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0785E" w14:textId="549BE60C" w:rsidR="00BF43A2" w:rsidRPr="004373E8" w:rsidRDefault="00BF43A2" w:rsidP="003E1B62">
      <w:pPr>
        <w:ind w:firstLine="0"/>
        <w:jc w:val="center"/>
        <w:rPr>
          <w:rFonts w:ascii="iCiel Avenir LT Std 35 Light" w:hAnsi="iCiel Avenir LT Std 35 Light"/>
          <w:b/>
          <w:bCs/>
          <w:sz w:val="32"/>
          <w:szCs w:val="32"/>
          <w:lang w:val="vi-VN"/>
        </w:rPr>
      </w:pPr>
      <w:bookmarkStart w:id="0" w:name="_Hlk92290032"/>
      <w:r w:rsidRPr="004373E8">
        <w:rPr>
          <w:rFonts w:ascii="iCiel Avenir LT Std 35 Light" w:hAnsi="iCiel Avenir LT Std 35 Light"/>
          <w:b/>
          <w:bCs/>
          <w:sz w:val="32"/>
          <w:szCs w:val="32"/>
          <w:lang w:val="vi-VN"/>
        </w:rPr>
        <w:t>STUDENTS AND PARENTS’ FREQUENTLY ASKED QUESTIONS</w:t>
      </w:r>
    </w:p>
    <w:p w14:paraId="017533B0" w14:textId="3A3A9F46" w:rsidR="00DB3E7A" w:rsidRPr="004373E8" w:rsidRDefault="00BF43A2" w:rsidP="003E1B62">
      <w:pPr>
        <w:ind w:left="-270"/>
        <w:jc w:val="center"/>
        <w:rPr>
          <w:rFonts w:ascii="iCiel Avenir LT Std 35 Light" w:hAnsi="iCiel Avenir LT Std 35 Light"/>
          <w:b/>
          <w:bCs/>
          <w:i/>
          <w:iCs/>
          <w:lang w:val="vi-VN"/>
        </w:rPr>
      </w:pPr>
      <w:r w:rsidRPr="004373E8">
        <w:rPr>
          <w:rFonts w:ascii="iCiel Avenir LT Std 35 Light" w:hAnsi="iCiel Avenir LT Std 35 Light"/>
          <w:b/>
          <w:bCs/>
          <w:i/>
          <w:iCs/>
          <w:lang w:val="vi-VN"/>
        </w:rPr>
        <w:t>CÁC CÂU HỎI THƯỜNG GẶP DÀNH CHO SINH VIÊN</w:t>
      </w:r>
      <w:r w:rsidR="002D64E7" w:rsidRPr="004373E8">
        <w:rPr>
          <w:rFonts w:ascii="iCiel Avenir LT Std 35 Light" w:hAnsi="iCiel Avenir LT Std 35 Light"/>
          <w:b/>
          <w:bCs/>
          <w:i/>
          <w:iCs/>
          <w:lang w:val="vi-VN"/>
        </w:rPr>
        <w:t xml:space="preserve"> </w:t>
      </w:r>
      <w:r w:rsidRPr="004373E8">
        <w:rPr>
          <w:rFonts w:ascii="iCiel Avenir LT Std 35 Light" w:hAnsi="iCiel Avenir LT Std 35 Light"/>
          <w:b/>
          <w:bCs/>
          <w:i/>
          <w:iCs/>
          <w:lang w:val="vi-VN"/>
        </w:rPr>
        <w:t>VÀ PHỤ HUYNH</w:t>
      </w:r>
      <w:bookmarkStart w:id="1" w:name="_Toc106291503"/>
      <w:bookmarkEnd w:id="0"/>
    </w:p>
    <w:bookmarkEnd w:id="1" w:displacedByCustomXml="next"/>
    <w:bookmarkStart w:id="2" w:name="_Hlk85186583" w:displacedByCustomXml="next"/>
    <w:sdt>
      <w:sdtPr>
        <w:rPr>
          <w:rFonts w:ascii="iCiel Avenir LT Std 35 Light" w:eastAsia="Times New Roman" w:hAnsi="iCiel Avenir LT Std 35 Light" w:cs="Times New Roman"/>
          <w:color w:val="auto"/>
          <w:sz w:val="24"/>
          <w:szCs w:val="24"/>
          <w:lang w:val="vi-VN" w:eastAsia="en-GB"/>
        </w:rPr>
        <w:id w:val="1329563488"/>
        <w:docPartObj>
          <w:docPartGallery w:val="Table of Contents"/>
          <w:docPartUnique/>
        </w:docPartObj>
      </w:sdtPr>
      <w:sdtEndPr>
        <w:rPr>
          <w:b/>
          <w:bCs/>
          <w:noProof/>
          <w:sz w:val="22"/>
          <w:szCs w:val="22"/>
        </w:rPr>
      </w:sdtEndPr>
      <w:sdtContent>
        <w:p w14:paraId="0BE30E4F" w14:textId="77777777" w:rsidR="00265A85" w:rsidRPr="004373E8" w:rsidRDefault="00265A85" w:rsidP="003E1B62">
          <w:pPr>
            <w:pStyle w:val="TOCHeading"/>
            <w:spacing w:before="100" w:after="100" w:line="400" w:lineRule="exact"/>
            <w:rPr>
              <w:rFonts w:ascii="iCiel Avenir LT Std 35 Light" w:hAnsi="iCiel Avenir LT Std 35 Light"/>
              <w:b/>
              <w:bCs/>
              <w:sz w:val="24"/>
              <w:szCs w:val="24"/>
              <w:lang w:val="vi-VN"/>
            </w:rPr>
          </w:pPr>
          <w:r w:rsidRPr="004373E8">
            <w:rPr>
              <w:rFonts w:ascii="iCiel Avenir LT Std 35 Light" w:hAnsi="iCiel Avenir LT Std 35 Light"/>
              <w:b/>
              <w:bCs/>
              <w:sz w:val="24"/>
              <w:szCs w:val="24"/>
              <w:lang w:val="vi-VN"/>
            </w:rPr>
            <w:t>CONTENTS/</w:t>
          </w:r>
          <w:r w:rsidRPr="004373E8">
            <w:rPr>
              <w:rFonts w:ascii="iCiel Avenir LT Std 35 Light" w:hAnsi="iCiel Avenir LT Std 35 Light"/>
              <w:b/>
              <w:bCs/>
              <w:i/>
              <w:iCs/>
              <w:sz w:val="24"/>
              <w:szCs w:val="24"/>
              <w:lang w:val="vi-VN"/>
            </w:rPr>
            <w:t>MỤC LỤC</w:t>
          </w:r>
        </w:p>
        <w:p w14:paraId="66547E30" w14:textId="6044CF6F" w:rsidR="00680D43" w:rsidRDefault="00265A85">
          <w:pPr>
            <w:pStyle w:val="TOC1"/>
            <w:rPr>
              <w:ins w:id="3" w:author="An Tran, ACA (BUV)" w:date="2024-09-12T23:46:00Z" w16du:dateUtc="2024-09-12T16:46:00Z"/>
              <w:rFonts w:asciiTheme="minorHAnsi" w:eastAsiaTheme="minorEastAsia" w:hAnsiTheme="minorHAnsi" w:cstheme="minorBidi"/>
              <w:b w:val="0"/>
              <w:bCs w:val="0"/>
              <w:kern w:val="2"/>
              <w:lang w:eastAsia="en-US"/>
              <w14:ligatures w14:val="standardContextual"/>
            </w:rPr>
          </w:pPr>
          <w:r w:rsidRPr="004373E8">
            <w:rPr>
              <w:rFonts w:ascii="iCiel Avenir LT Std 35 Light" w:hAnsi="iCiel Avenir LT Std 35 Light"/>
              <w:lang w:val="vi-VN"/>
            </w:rPr>
            <w:fldChar w:fldCharType="begin"/>
          </w:r>
          <w:r w:rsidRPr="004373E8">
            <w:rPr>
              <w:rFonts w:ascii="iCiel Avenir LT Std 35 Light" w:hAnsi="iCiel Avenir LT Std 35 Light"/>
              <w:lang w:val="vi-VN"/>
            </w:rPr>
            <w:instrText xml:space="preserve"> TOC \o "1-3" \h \z \u </w:instrText>
          </w:r>
          <w:r w:rsidRPr="004373E8">
            <w:rPr>
              <w:rFonts w:ascii="iCiel Avenir LT Std 35 Light" w:hAnsi="iCiel Avenir LT Std 35 Light"/>
              <w:lang w:val="vi-VN"/>
            </w:rPr>
            <w:fldChar w:fldCharType="separate"/>
          </w:r>
          <w:ins w:id="4" w:author="An Tran, ACA (BUV)" w:date="2024-09-12T23:46:00Z" w16du:dateUtc="2024-09-12T16:46:00Z">
            <w:r w:rsidR="00680D43" w:rsidRPr="006E62B6">
              <w:rPr>
                <w:rStyle w:val="Hyperlink"/>
              </w:rPr>
              <w:fldChar w:fldCharType="begin"/>
            </w:r>
            <w:r w:rsidR="00680D43" w:rsidRPr="006E62B6">
              <w:rPr>
                <w:rStyle w:val="Hyperlink"/>
              </w:rPr>
              <w:instrText xml:space="preserve"> </w:instrText>
            </w:r>
            <w:r w:rsidR="00680D43">
              <w:instrText>HYPERLINK \l "_Toc177077221"</w:instrText>
            </w:r>
            <w:r w:rsidR="00680D43" w:rsidRPr="006E62B6">
              <w:rPr>
                <w:rStyle w:val="Hyperlink"/>
              </w:rPr>
              <w:instrText xml:space="preserve"> </w:instrText>
            </w:r>
            <w:r w:rsidR="00680D43" w:rsidRPr="006E62B6">
              <w:rPr>
                <w:rStyle w:val="Hyperlink"/>
              </w:rPr>
            </w:r>
            <w:r w:rsidR="00680D43" w:rsidRPr="006E62B6">
              <w:rPr>
                <w:rStyle w:val="Hyperlink"/>
              </w:rPr>
              <w:fldChar w:fldCharType="separate"/>
            </w:r>
            <w:r w:rsidR="00680D43" w:rsidRPr="006E62B6">
              <w:rPr>
                <w:rStyle w:val="Hyperlink"/>
                <w:rFonts w:ascii="iCiel Avenir LT Std 35 Light" w:hAnsi="iCiel Avenir LT Std 35 Light"/>
                <w:lang w:val="vi-VN"/>
              </w:rPr>
              <w:t>I.</w:t>
            </w:r>
            <w:r w:rsidR="00680D43">
              <w:rPr>
                <w:rFonts w:asciiTheme="minorHAnsi" w:eastAsiaTheme="minorEastAsia" w:hAnsiTheme="minorHAnsi" w:cstheme="minorBidi"/>
                <w:b w:val="0"/>
                <w:bCs w:val="0"/>
                <w:kern w:val="2"/>
                <w:lang w:eastAsia="en-US"/>
                <w14:ligatures w14:val="standardContextual"/>
              </w:rPr>
              <w:tab/>
            </w:r>
            <w:r w:rsidR="00680D43" w:rsidRPr="006E62B6">
              <w:rPr>
                <w:rStyle w:val="Hyperlink"/>
                <w:rFonts w:ascii="iCiel Avenir LT Std 35 Light" w:hAnsi="iCiel Avenir LT Std 35 Light"/>
                <w:lang w:val="vi-VN"/>
              </w:rPr>
              <w:t>ACADEMIC AND STUDENT OPERATIONS</w:t>
            </w:r>
            <w:r w:rsidR="00680D43">
              <w:rPr>
                <w:webHidden/>
              </w:rPr>
              <w:tab/>
            </w:r>
            <w:r w:rsidR="00680D43">
              <w:rPr>
                <w:webHidden/>
              </w:rPr>
              <w:fldChar w:fldCharType="begin"/>
            </w:r>
            <w:r w:rsidR="00680D43">
              <w:rPr>
                <w:webHidden/>
              </w:rPr>
              <w:instrText xml:space="preserve"> PAGEREF _Toc177077221 \h </w:instrText>
            </w:r>
          </w:ins>
          <w:r w:rsidR="00680D43">
            <w:rPr>
              <w:webHidden/>
            </w:rPr>
          </w:r>
          <w:r w:rsidR="00680D43">
            <w:rPr>
              <w:webHidden/>
            </w:rPr>
            <w:fldChar w:fldCharType="separate"/>
          </w:r>
          <w:ins w:id="5" w:author="An Tran, ACA (BUV)" w:date="2024-09-12T23:46:00Z" w16du:dateUtc="2024-09-12T16:46:00Z">
            <w:r w:rsidR="00680D43">
              <w:rPr>
                <w:webHidden/>
              </w:rPr>
              <w:t>11</w:t>
            </w:r>
            <w:r w:rsidR="00680D43">
              <w:rPr>
                <w:webHidden/>
              </w:rPr>
              <w:fldChar w:fldCharType="end"/>
            </w:r>
            <w:r w:rsidR="00680D43" w:rsidRPr="006E62B6">
              <w:rPr>
                <w:rStyle w:val="Hyperlink"/>
              </w:rPr>
              <w:fldChar w:fldCharType="end"/>
            </w:r>
          </w:ins>
        </w:p>
        <w:p w14:paraId="5279F16C" w14:textId="686EE26F" w:rsidR="00680D43" w:rsidRDefault="00680D43">
          <w:pPr>
            <w:pStyle w:val="TOC2"/>
            <w:tabs>
              <w:tab w:val="left" w:pos="1540"/>
            </w:tabs>
            <w:rPr>
              <w:ins w:id="6" w:author="An Tran, ACA (BUV)" w:date="2024-09-12T23:46:00Z" w16du:dateUtc="2024-09-12T16:46:00Z"/>
              <w:rFonts w:asciiTheme="minorHAnsi" w:eastAsiaTheme="minorEastAsia" w:hAnsiTheme="minorHAnsi" w:cstheme="minorBidi"/>
              <w:kern w:val="2"/>
              <w:lang w:eastAsia="en-US"/>
              <w14:ligatures w14:val="standardContextual"/>
            </w:rPr>
          </w:pPr>
          <w:ins w:id="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can students/parents get a timetable? / </w:t>
            </w:r>
            <w:r w:rsidRPr="006E62B6">
              <w:rPr>
                <w:rStyle w:val="Hyperlink"/>
                <w:i/>
                <w:iCs/>
                <w:lang w:val="vi-VN"/>
              </w:rPr>
              <w:t>Sinh viên/phụ huynh có thể nhận thời khóa biểu ở đâu?</w:t>
            </w:r>
            <w:r>
              <w:rPr>
                <w:webHidden/>
              </w:rPr>
              <w:tab/>
            </w:r>
            <w:r>
              <w:rPr>
                <w:webHidden/>
              </w:rPr>
              <w:fldChar w:fldCharType="begin"/>
            </w:r>
            <w:r>
              <w:rPr>
                <w:webHidden/>
              </w:rPr>
              <w:instrText xml:space="preserve"> PAGEREF _Toc177077222 \h </w:instrText>
            </w:r>
          </w:ins>
          <w:r>
            <w:rPr>
              <w:webHidden/>
            </w:rPr>
          </w:r>
          <w:r>
            <w:rPr>
              <w:webHidden/>
            </w:rPr>
            <w:fldChar w:fldCharType="separate"/>
          </w:r>
          <w:ins w:id="8" w:author="An Tran, ACA (BUV)" w:date="2024-09-12T23:46:00Z" w16du:dateUtc="2024-09-12T16:46:00Z">
            <w:r>
              <w:rPr>
                <w:webHidden/>
              </w:rPr>
              <w:t>11</w:t>
            </w:r>
            <w:r>
              <w:rPr>
                <w:webHidden/>
              </w:rPr>
              <w:fldChar w:fldCharType="end"/>
            </w:r>
            <w:r w:rsidRPr="006E62B6">
              <w:rPr>
                <w:rStyle w:val="Hyperlink"/>
              </w:rPr>
              <w:fldChar w:fldCharType="end"/>
            </w:r>
          </w:ins>
        </w:p>
        <w:p w14:paraId="2B2F8AFC" w14:textId="012E8AB7" w:rsidR="00680D43" w:rsidRDefault="00680D43">
          <w:pPr>
            <w:pStyle w:val="TOC2"/>
            <w:tabs>
              <w:tab w:val="left" w:pos="1540"/>
            </w:tabs>
            <w:rPr>
              <w:ins w:id="9" w:author="An Tran, ACA (BUV)" w:date="2024-09-12T23:46:00Z" w16du:dateUtc="2024-09-12T16:46:00Z"/>
              <w:rFonts w:asciiTheme="minorHAnsi" w:eastAsiaTheme="minorEastAsia" w:hAnsiTheme="minorHAnsi" w:cstheme="minorBidi"/>
              <w:kern w:val="2"/>
              <w:lang w:eastAsia="en-US"/>
              <w14:ligatures w14:val="standardContextual"/>
            </w:rPr>
          </w:pPr>
          <w:ins w:id="1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2.</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does BUV record student attendance? / </w:t>
            </w:r>
            <w:r w:rsidRPr="006E62B6">
              <w:rPr>
                <w:rStyle w:val="Hyperlink"/>
                <w:i/>
                <w:iCs/>
                <w:lang w:val="vi-VN"/>
              </w:rPr>
              <w:t>Điểm chuyên cần của sinh viên được BUV quản lý như thế nào?</w:t>
            </w:r>
            <w:r>
              <w:rPr>
                <w:webHidden/>
              </w:rPr>
              <w:tab/>
            </w:r>
            <w:r>
              <w:rPr>
                <w:webHidden/>
              </w:rPr>
              <w:fldChar w:fldCharType="begin"/>
            </w:r>
            <w:r>
              <w:rPr>
                <w:webHidden/>
              </w:rPr>
              <w:instrText xml:space="preserve"> PAGEREF _Toc177077223 \h </w:instrText>
            </w:r>
          </w:ins>
          <w:r>
            <w:rPr>
              <w:webHidden/>
            </w:rPr>
          </w:r>
          <w:r>
            <w:rPr>
              <w:webHidden/>
            </w:rPr>
            <w:fldChar w:fldCharType="separate"/>
          </w:r>
          <w:ins w:id="11" w:author="An Tran, ACA (BUV)" w:date="2024-09-12T23:46:00Z" w16du:dateUtc="2024-09-12T16:46:00Z">
            <w:r>
              <w:rPr>
                <w:webHidden/>
              </w:rPr>
              <w:t>11</w:t>
            </w:r>
            <w:r>
              <w:rPr>
                <w:webHidden/>
              </w:rPr>
              <w:fldChar w:fldCharType="end"/>
            </w:r>
            <w:r w:rsidRPr="006E62B6">
              <w:rPr>
                <w:rStyle w:val="Hyperlink"/>
              </w:rPr>
              <w:fldChar w:fldCharType="end"/>
            </w:r>
          </w:ins>
        </w:p>
        <w:p w14:paraId="59F3BBB7" w14:textId="08EDB735" w:rsidR="00680D43" w:rsidRDefault="00680D43">
          <w:pPr>
            <w:pStyle w:val="TOC2"/>
            <w:tabs>
              <w:tab w:val="left" w:pos="1540"/>
            </w:tabs>
            <w:rPr>
              <w:ins w:id="12" w:author="An Tran, ACA (BUV)" w:date="2024-09-12T23:46:00Z" w16du:dateUtc="2024-09-12T16:46:00Z"/>
              <w:rFonts w:asciiTheme="minorHAnsi" w:eastAsiaTheme="minorEastAsia" w:hAnsiTheme="minorHAnsi" w:cstheme="minorBidi"/>
              <w:kern w:val="2"/>
              <w:lang w:eastAsia="en-US"/>
              <w14:ligatures w14:val="standardContextual"/>
            </w:rPr>
          </w:pPr>
          <w:ins w:id="1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3.</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What should students/parents do if students need to be absent from classes? / </w:t>
            </w:r>
            <w:r w:rsidRPr="006E62B6">
              <w:rPr>
                <w:rStyle w:val="Hyperlink"/>
                <w:i/>
                <w:iCs/>
                <w:lang w:val="vi-VN"/>
              </w:rPr>
              <w:t>Nếu sinh viên cần nghỉ học vì một lý do nào đó, sinh viên/phụ huynh cần phải làm gì?</w:t>
            </w:r>
            <w:r>
              <w:rPr>
                <w:webHidden/>
              </w:rPr>
              <w:tab/>
            </w:r>
            <w:r>
              <w:rPr>
                <w:webHidden/>
              </w:rPr>
              <w:fldChar w:fldCharType="begin"/>
            </w:r>
            <w:r>
              <w:rPr>
                <w:webHidden/>
              </w:rPr>
              <w:instrText xml:space="preserve"> PAGEREF _Toc177077224 \h </w:instrText>
            </w:r>
          </w:ins>
          <w:r>
            <w:rPr>
              <w:webHidden/>
            </w:rPr>
          </w:r>
          <w:r>
            <w:rPr>
              <w:webHidden/>
            </w:rPr>
            <w:fldChar w:fldCharType="separate"/>
          </w:r>
          <w:ins w:id="14" w:author="An Tran, ACA (BUV)" w:date="2024-09-12T23:46:00Z" w16du:dateUtc="2024-09-12T16:46:00Z">
            <w:r>
              <w:rPr>
                <w:webHidden/>
              </w:rPr>
              <w:t>15</w:t>
            </w:r>
            <w:r>
              <w:rPr>
                <w:webHidden/>
              </w:rPr>
              <w:fldChar w:fldCharType="end"/>
            </w:r>
            <w:r w:rsidRPr="006E62B6">
              <w:rPr>
                <w:rStyle w:val="Hyperlink"/>
              </w:rPr>
              <w:fldChar w:fldCharType="end"/>
            </w:r>
          </w:ins>
        </w:p>
        <w:p w14:paraId="767530F8" w14:textId="7A373C5F" w:rsidR="00680D43" w:rsidRDefault="00680D43">
          <w:pPr>
            <w:pStyle w:val="TOC2"/>
            <w:tabs>
              <w:tab w:val="left" w:pos="1540"/>
            </w:tabs>
            <w:rPr>
              <w:ins w:id="15" w:author="An Tran, ACA (BUV)" w:date="2024-09-12T23:46:00Z" w16du:dateUtc="2024-09-12T16:46:00Z"/>
              <w:rFonts w:asciiTheme="minorHAnsi" w:eastAsiaTheme="minorEastAsia" w:hAnsiTheme="minorHAnsi" w:cstheme="minorBidi"/>
              <w:kern w:val="2"/>
              <w:lang w:eastAsia="en-US"/>
              <w14:ligatures w14:val="standardContextual"/>
            </w:rPr>
          </w:pPr>
          <w:ins w:id="1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4.</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If the academic results of students are not good enough and students/parents are worried, what can BUV support to improve their performance? / </w:t>
            </w:r>
            <w:r w:rsidRPr="006E62B6">
              <w:rPr>
                <w:rStyle w:val="Hyperlink"/>
                <w:i/>
                <w:iCs/>
                <w:lang w:val="vi-VN"/>
              </w:rPr>
              <w:t>Sinh viên/phụ huynh lo rằng kết quả học tập của sinh viên không đủ tốt, liệu nhà trường có kế hoạch gì trong việc giúp đỡ sinh viên cải thiện kết quả học tập không?</w:t>
            </w:r>
            <w:r>
              <w:rPr>
                <w:webHidden/>
              </w:rPr>
              <w:tab/>
            </w:r>
            <w:r>
              <w:rPr>
                <w:webHidden/>
              </w:rPr>
              <w:fldChar w:fldCharType="begin"/>
            </w:r>
            <w:r>
              <w:rPr>
                <w:webHidden/>
              </w:rPr>
              <w:instrText xml:space="preserve"> PAGEREF _Toc177077225 \h </w:instrText>
            </w:r>
          </w:ins>
          <w:r>
            <w:rPr>
              <w:webHidden/>
            </w:rPr>
          </w:r>
          <w:r>
            <w:rPr>
              <w:webHidden/>
            </w:rPr>
            <w:fldChar w:fldCharType="separate"/>
          </w:r>
          <w:ins w:id="17" w:author="An Tran, ACA (BUV)" w:date="2024-09-12T23:46:00Z" w16du:dateUtc="2024-09-12T16:46:00Z">
            <w:r>
              <w:rPr>
                <w:webHidden/>
              </w:rPr>
              <w:t>19</w:t>
            </w:r>
            <w:r>
              <w:rPr>
                <w:webHidden/>
              </w:rPr>
              <w:fldChar w:fldCharType="end"/>
            </w:r>
            <w:r w:rsidRPr="006E62B6">
              <w:rPr>
                <w:rStyle w:val="Hyperlink"/>
              </w:rPr>
              <w:fldChar w:fldCharType="end"/>
            </w:r>
          </w:ins>
        </w:p>
        <w:p w14:paraId="08E4A3F7" w14:textId="14390BBB" w:rsidR="00680D43" w:rsidRDefault="00680D43">
          <w:pPr>
            <w:pStyle w:val="TOC2"/>
            <w:tabs>
              <w:tab w:val="left" w:pos="1540"/>
            </w:tabs>
            <w:rPr>
              <w:ins w:id="18" w:author="An Tran, ACA (BUV)" w:date="2024-09-12T23:46:00Z" w16du:dateUtc="2024-09-12T16:46:00Z"/>
              <w:rFonts w:asciiTheme="minorHAnsi" w:eastAsiaTheme="minorEastAsia" w:hAnsiTheme="minorHAnsi" w:cstheme="minorBidi"/>
              <w:kern w:val="2"/>
              <w:lang w:eastAsia="en-US"/>
              <w14:ligatures w14:val="standardContextual"/>
            </w:rPr>
          </w:pPr>
          <w:ins w:id="19"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5.</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In the students’ timetable, I have seen that the students study about 2-4 hours a day only. Should this be enough to ensure quality and what should students do besides class time? / </w:t>
            </w:r>
            <w:r w:rsidRPr="006E62B6">
              <w:rPr>
                <w:rStyle w:val="Hyperlink"/>
                <w:i/>
                <w:iCs/>
                <w:lang w:val="vi-VN"/>
              </w:rPr>
              <w:t>Trong thời khóa biểu của sinh viên, tôi thấy sinh viên chỉ học 2-4 giờ một ngày. Thời lượng học như vậy liệu có đủ để đảm bảo chất lượng học tập và sinh viên còn nên làm gì ngoài các giờ học trên lớp?</w:t>
            </w:r>
            <w:r>
              <w:rPr>
                <w:webHidden/>
              </w:rPr>
              <w:tab/>
            </w:r>
            <w:r>
              <w:rPr>
                <w:webHidden/>
              </w:rPr>
              <w:fldChar w:fldCharType="begin"/>
            </w:r>
            <w:r>
              <w:rPr>
                <w:webHidden/>
              </w:rPr>
              <w:instrText xml:space="preserve"> PAGEREF _Toc177077226 \h </w:instrText>
            </w:r>
          </w:ins>
          <w:r>
            <w:rPr>
              <w:webHidden/>
            </w:rPr>
          </w:r>
          <w:r>
            <w:rPr>
              <w:webHidden/>
            </w:rPr>
            <w:fldChar w:fldCharType="separate"/>
          </w:r>
          <w:ins w:id="20" w:author="An Tran, ACA (BUV)" w:date="2024-09-12T23:46:00Z" w16du:dateUtc="2024-09-12T16:46:00Z">
            <w:r>
              <w:rPr>
                <w:webHidden/>
              </w:rPr>
              <w:t>21</w:t>
            </w:r>
            <w:r>
              <w:rPr>
                <w:webHidden/>
              </w:rPr>
              <w:fldChar w:fldCharType="end"/>
            </w:r>
            <w:r w:rsidRPr="006E62B6">
              <w:rPr>
                <w:rStyle w:val="Hyperlink"/>
              </w:rPr>
              <w:fldChar w:fldCharType="end"/>
            </w:r>
          </w:ins>
        </w:p>
        <w:p w14:paraId="4672F699" w14:textId="2C3F50C9" w:rsidR="00680D43" w:rsidRDefault="00680D43">
          <w:pPr>
            <w:pStyle w:val="TOC2"/>
            <w:tabs>
              <w:tab w:val="left" w:pos="1540"/>
            </w:tabs>
            <w:rPr>
              <w:ins w:id="21" w:author="An Tran, ACA (BUV)" w:date="2024-09-12T23:46:00Z" w16du:dateUtc="2024-09-12T16:46:00Z"/>
              <w:rFonts w:asciiTheme="minorHAnsi" w:eastAsiaTheme="minorEastAsia" w:hAnsiTheme="minorHAnsi" w:cstheme="minorBidi"/>
              <w:kern w:val="2"/>
              <w:lang w:eastAsia="en-US"/>
              <w14:ligatures w14:val="standardContextual"/>
            </w:rPr>
          </w:pPr>
          <w:ins w:id="2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6.</w:t>
            </w:r>
            <w:r>
              <w:rPr>
                <w:rFonts w:asciiTheme="minorHAnsi" w:eastAsiaTheme="minorEastAsia" w:hAnsiTheme="minorHAnsi" w:cstheme="minorBidi"/>
                <w:kern w:val="2"/>
                <w:lang w:eastAsia="en-US"/>
                <w14:ligatures w14:val="standardContextual"/>
              </w:rPr>
              <w:tab/>
            </w:r>
            <w:r w:rsidRPr="006E62B6">
              <w:rPr>
                <w:rStyle w:val="Hyperlink"/>
                <w:lang w:val="vi-VN"/>
              </w:rPr>
              <w:t>How can students improve their English if students/parents would like to enhance their English skills? </w:t>
            </w:r>
            <w:r w:rsidRPr="006E62B6">
              <w:rPr>
                <w:rStyle w:val="Hyperlink"/>
                <w:i/>
                <w:iCs/>
                <w:lang w:val="vi-VN"/>
              </w:rPr>
              <w:t>/ Nhà trường có thể giúp gì nếu phụ huynh và sinh viên có nhu cầu cải thiện trình độ Tiếng Anh của sinh viên?</w:t>
            </w:r>
            <w:r>
              <w:rPr>
                <w:webHidden/>
              </w:rPr>
              <w:tab/>
            </w:r>
            <w:r>
              <w:rPr>
                <w:webHidden/>
              </w:rPr>
              <w:fldChar w:fldCharType="begin"/>
            </w:r>
            <w:r>
              <w:rPr>
                <w:webHidden/>
              </w:rPr>
              <w:instrText xml:space="preserve"> PAGEREF _Toc177077227 \h </w:instrText>
            </w:r>
          </w:ins>
          <w:r>
            <w:rPr>
              <w:webHidden/>
            </w:rPr>
          </w:r>
          <w:r>
            <w:rPr>
              <w:webHidden/>
            </w:rPr>
            <w:fldChar w:fldCharType="separate"/>
          </w:r>
          <w:ins w:id="23" w:author="An Tran, ACA (BUV)" w:date="2024-09-12T23:46:00Z" w16du:dateUtc="2024-09-12T16:46:00Z">
            <w:r>
              <w:rPr>
                <w:webHidden/>
              </w:rPr>
              <w:t>22</w:t>
            </w:r>
            <w:r>
              <w:rPr>
                <w:webHidden/>
              </w:rPr>
              <w:fldChar w:fldCharType="end"/>
            </w:r>
            <w:r w:rsidRPr="006E62B6">
              <w:rPr>
                <w:rStyle w:val="Hyperlink"/>
              </w:rPr>
              <w:fldChar w:fldCharType="end"/>
            </w:r>
          </w:ins>
        </w:p>
        <w:p w14:paraId="436B2A71" w14:textId="109875C8" w:rsidR="00680D43" w:rsidRDefault="00680D43">
          <w:pPr>
            <w:pStyle w:val="TOC2"/>
            <w:tabs>
              <w:tab w:val="left" w:pos="1540"/>
            </w:tabs>
            <w:rPr>
              <w:ins w:id="24" w:author="An Tran, ACA (BUV)" w:date="2024-09-12T23:46:00Z" w16du:dateUtc="2024-09-12T16:46:00Z"/>
              <w:rFonts w:asciiTheme="minorHAnsi" w:eastAsiaTheme="minorEastAsia" w:hAnsiTheme="minorHAnsi" w:cstheme="minorBidi"/>
              <w:kern w:val="2"/>
              <w:lang w:eastAsia="en-US"/>
              <w14:ligatures w14:val="standardContextual"/>
            </w:rPr>
          </w:pPr>
          <w:ins w:id="2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7.</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Students have been placed on academic probation, what does this mean? / </w:t>
            </w:r>
            <w:r w:rsidRPr="006E62B6">
              <w:rPr>
                <w:rStyle w:val="Hyperlink"/>
                <w:i/>
                <w:iCs/>
                <w:lang w:val="vi-VN"/>
              </w:rPr>
              <w:t>Sinh viên đang ở trong danh sách Theo dõi đặc biệt, điều này nghĩa là gì?</w:t>
            </w:r>
            <w:r>
              <w:rPr>
                <w:webHidden/>
              </w:rPr>
              <w:tab/>
            </w:r>
            <w:r>
              <w:rPr>
                <w:webHidden/>
              </w:rPr>
              <w:fldChar w:fldCharType="begin"/>
            </w:r>
            <w:r>
              <w:rPr>
                <w:webHidden/>
              </w:rPr>
              <w:instrText xml:space="preserve"> PAGEREF _Toc177077228 \h </w:instrText>
            </w:r>
          </w:ins>
          <w:r>
            <w:rPr>
              <w:webHidden/>
            </w:rPr>
          </w:r>
          <w:r>
            <w:rPr>
              <w:webHidden/>
            </w:rPr>
            <w:fldChar w:fldCharType="separate"/>
          </w:r>
          <w:ins w:id="26" w:author="An Tran, ACA (BUV)" w:date="2024-09-12T23:46:00Z" w16du:dateUtc="2024-09-12T16:46:00Z">
            <w:r>
              <w:rPr>
                <w:webHidden/>
              </w:rPr>
              <w:t>24</w:t>
            </w:r>
            <w:r>
              <w:rPr>
                <w:webHidden/>
              </w:rPr>
              <w:fldChar w:fldCharType="end"/>
            </w:r>
            <w:r w:rsidRPr="006E62B6">
              <w:rPr>
                <w:rStyle w:val="Hyperlink"/>
              </w:rPr>
              <w:fldChar w:fldCharType="end"/>
            </w:r>
          </w:ins>
        </w:p>
        <w:p w14:paraId="0148093F" w14:textId="1A766A61" w:rsidR="00680D43" w:rsidRDefault="00680D43">
          <w:pPr>
            <w:pStyle w:val="TOC2"/>
            <w:tabs>
              <w:tab w:val="left" w:pos="1540"/>
            </w:tabs>
            <w:rPr>
              <w:ins w:id="27" w:author="An Tran, ACA (BUV)" w:date="2024-09-12T23:46:00Z" w16du:dateUtc="2024-09-12T16:46:00Z"/>
              <w:rFonts w:asciiTheme="minorHAnsi" w:eastAsiaTheme="minorEastAsia" w:hAnsiTheme="minorHAnsi" w:cstheme="minorBidi"/>
              <w:kern w:val="2"/>
              <w:lang w:eastAsia="en-US"/>
              <w14:ligatures w14:val="standardContextual"/>
            </w:rPr>
          </w:pPr>
          <w:ins w:id="2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"_Toc177077229"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8.</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What if BUV students want to exchange or transfer to other Universities around the world? / </w:t>
            </w:r>
            <w:r w:rsidRPr="006E62B6">
              <w:rPr>
                <w:rStyle w:val="Hyperlink"/>
                <w:i/>
                <w:iCs/>
                <w:lang w:val="vi-VN"/>
              </w:rPr>
              <w:t>Nếu sinh viên BUV muốn tham gia chương trình Trao đổi và Chuyển tiếp sinh viên tới các trường Đại học trên thế giới thì sao?</w:t>
            </w:r>
            <w:r>
              <w:rPr>
                <w:webHidden/>
              </w:rPr>
              <w:tab/>
            </w:r>
            <w:r>
              <w:rPr>
                <w:webHidden/>
              </w:rPr>
              <w:fldChar w:fldCharType="begin"/>
            </w:r>
            <w:r>
              <w:rPr>
                <w:webHidden/>
              </w:rPr>
              <w:instrText xml:space="preserve"> PAGEREF _Toc177077229 \h </w:instrText>
            </w:r>
          </w:ins>
          <w:r>
            <w:rPr>
              <w:webHidden/>
            </w:rPr>
          </w:r>
          <w:r>
            <w:rPr>
              <w:webHidden/>
            </w:rPr>
            <w:fldChar w:fldCharType="separate"/>
          </w:r>
          <w:ins w:id="29" w:author="An Tran, ACA (BUV)" w:date="2024-09-12T23:46:00Z" w16du:dateUtc="2024-09-12T16:46:00Z">
            <w:r>
              <w:rPr>
                <w:webHidden/>
              </w:rPr>
              <w:t>25</w:t>
            </w:r>
            <w:r>
              <w:rPr>
                <w:webHidden/>
              </w:rPr>
              <w:fldChar w:fldCharType="end"/>
            </w:r>
            <w:r w:rsidRPr="006E62B6">
              <w:rPr>
                <w:rStyle w:val="Hyperlink"/>
              </w:rPr>
              <w:fldChar w:fldCharType="end"/>
            </w:r>
          </w:ins>
        </w:p>
        <w:p w14:paraId="43976158" w14:textId="37317B96" w:rsidR="00680D43" w:rsidRDefault="00680D43">
          <w:pPr>
            <w:pStyle w:val="TOC2"/>
            <w:tabs>
              <w:tab w:val="left" w:pos="1540"/>
            </w:tabs>
            <w:rPr>
              <w:ins w:id="30" w:author="An Tran, ACA (BUV)" w:date="2024-09-12T23:46:00Z" w16du:dateUtc="2024-09-12T16:46:00Z"/>
              <w:rFonts w:asciiTheme="minorHAnsi" w:eastAsiaTheme="minorEastAsia" w:hAnsiTheme="minorHAnsi" w:cstheme="minorBidi"/>
              <w:kern w:val="2"/>
              <w:lang w:eastAsia="en-US"/>
              <w14:ligatures w14:val="standardContextual"/>
            </w:rPr>
          </w:pPr>
          <w:ins w:id="3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"_Toc177077230"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9.</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What are the procedures and policy if things don’t go as planned and students have to defer from the university? How to apply for deferment? / </w:t>
            </w:r>
            <w:r w:rsidRPr="006E62B6">
              <w:rPr>
                <w:rStyle w:val="Hyperlink"/>
                <w:i/>
                <w:iCs/>
                <w:lang w:val="vi-VN"/>
              </w:rPr>
              <w:t>Trong trường hợp sinh viên cần bảo lưu kết quả và xin nghỉ học một thời gian, quy trình và chính sách của việc bảo lưu này như thế nào?</w:t>
            </w:r>
            <w:r>
              <w:rPr>
                <w:webHidden/>
              </w:rPr>
              <w:tab/>
            </w:r>
            <w:r>
              <w:rPr>
                <w:webHidden/>
              </w:rPr>
              <w:fldChar w:fldCharType="begin"/>
            </w:r>
            <w:r>
              <w:rPr>
                <w:webHidden/>
              </w:rPr>
              <w:instrText xml:space="preserve"> PAGEREF _Toc177077230 \h </w:instrText>
            </w:r>
          </w:ins>
          <w:r>
            <w:rPr>
              <w:webHidden/>
            </w:rPr>
          </w:r>
          <w:r>
            <w:rPr>
              <w:webHidden/>
            </w:rPr>
            <w:fldChar w:fldCharType="separate"/>
          </w:r>
          <w:ins w:id="32" w:author="An Tran, ACA (BUV)" w:date="2024-09-12T23:46:00Z" w16du:dateUtc="2024-09-12T16:46:00Z">
            <w:r>
              <w:rPr>
                <w:webHidden/>
              </w:rPr>
              <w:t>28</w:t>
            </w:r>
            <w:r>
              <w:rPr>
                <w:webHidden/>
              </w:rPr>
              <w:fldChar w:fldCharType="end"/>
            </w:r>
            <w:r w:rsidRPr="006E62B6">
              <w:rPr>
                <w:rStyle w:val="Hyperlink"/>
              </w:rPr>
              <w:fldChar w:fldCharType="end"/>
            </w:r>
          </w:ins>
        </w:p>
        <w:p w14:paraId="217E544C" w14:textId="1AA7E4A5" w:rsidR="00680D43" w:rsidRDefault="00680D43">
          <w:pPr>
            <w:pStyle w:val="TOC2"/>
            <w:tabs>
              <w:tab w:val="left" w:pos="1540"/>
            </w:tabs>
            <w:rPr>
              <w:ins w:id="33" w:author="An Tran, ACA (BUV)" w:date="2024-09-12T23:46:00Z" w16du:dateUtc="2024-09-12T16:46:00Z"/>
              <w:rFonts w:asciiTheme="minorHAnsi" w:eastAsiaTheme="minorEastAsia" w:hAnsiTheme="minorHAnsi" w:cstheme="minorBidi"/>
              <w:kern w:val="2"/>
              <w:lang w:eastAsia="en-US"/>
              <w14:ligatures w14:val="standardContextual"/>
            </w:rPr>
          </w:pPr>
          <w:ins w:id="3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"_Toc177077231"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10.</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can students change the programme if students/parents feel the programme is not suitable for students after a period of study? / </w:t>
            </w:r>
            <w:r w:rsidRPr="006E62B6">
              <w:rPr>
                <w:rStyle w:val="Hyperlink"/>
                <w:i/>
                <w:iCs/>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r>
              <w:rPr>
                <w:webHidden/>
              </w:rPr>
              <w:tab/>
            </w:r>
            <w:r>
              <w:rPr>
                <w:webHidden/>
              </w:rPr>
              <w:fldChar w:fldCharType="begin"/>
            </w:r>
            <w:r>
              <w:rPr>
                <w:webHidden/>
              </w:rPr>
              <w:instrText xml:space="preserve"> PAGEREF _Toc177077231 \h </w:instrText>
            </w:r>
          </w:ins>
          <w:r>
            <w:rPr>
              <w:webHidden/>
            </w:rPr>
          </w:r>
          <w:r>
            <w:rPr>
              <w:webHidden/>
            </w:rPr>
            <w:fldChar w:fldCharType="separate"/>
          </w:r>
          <w:ins w:id="35" w:author="An Tran, ACA (BUV)" w:date="2024-09-12T23:46:00Z" w16du:dateUtc="2024-09-12T16:46:00Z">
            <w:r>
              <w:rPr>
                <w:webHidden/>
              </w:rPr>
              <w:t>30</w:t>
            </w:r>
            <w:r>
              <w:rPr>
                <w:webHidden/>
              </w:rPr>
              <w:fldChar w:fldCharType="end"/>
            </w:r>
            <w:r w:rsidRPr="006E62B6">
              <w:rPr>
                <w:rStyle w:val="Hyperlink"/>
              </w:rPr>
              <w:fldChar w:fldCharType="end"/>
            </w:r>
          </w:ins>
        </w:p>
        <w:p w14:paraId="0674B90F" w14:textId="06F9DC03" w:rsidR="00680D43" w:rsidRDefault="00680D43">
          <w:pPr>
            <w:pStyle w:val="TOC2"/>
            <w:tabs>
              <w:tab w:val="left" w:pos="1540"/>
            </w:tabs>
            <w:rPr>
              <w:ins w:id="36" w:author="An Tran, ACA (BUV)" w:date="2024-09-12T23:46:00Z" w16du:dateUtc="2024-09-12T16:46:00Z"/>
              <w:rFonts w:asciiTheme="minorHAnsi" w:eastAsiaTheme="minorEastAsia" w:hAnsiTheme="minorHAnsi" w:cstheme="minorBidi"/>
              <w:kern w:val="2"/>
              <w:lang w:eastAsia="en-US"/>
              <w14:ligatures w14:val="standardContextual"/>
            </w:rPr>
          </w:pPr>
          <w:ins w:id="3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"_Toc177077232"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11.</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Why do students need to buy social medical insurance at BUV? Can students cancel that as they have purchased other health insurance? / </w:t>
            </w:r>
            <w:r w:rsidRPr="006E62B6">
              <w:rPr>
                <w:rStyle w:val="Hyperlink"/>
                <w:i/>
                <w:iCs/>
                <w:lang w:val="vi-VN"/>
              </w:rPr>
              <w:t>Tại sao việc mua bảo hiểm y tế tại BUV là điều cần thiết? Nếu sinh viên đã có bảo hiểm y tế, sinh viên có thể xin huỷ bảo hiểm y tế tại BUV hay không?</w:t>
            </w:r>
            <w:r>
              <w:rPr>
                <w:webHidden/>
              </w:rPr>
              <w:tab/>
            </w:r>
            <w:r>
              <w:rPr>
                <w:webHidden/>
              </w:rPr>
              <w:fldChar w:fldCharType="begin"/>
            </w:r>
            <w:r>
              <w:rPr>
                <w:webHidden/>
              </w:rPr>
              <w:instrText xml:space="preserve"> PAGEREF _Toc177077232 \h </w:instrText>
            </w:r>
          </w:ins>
          <w:r>
            <w:rPr>
              <w:webHidden/>
            </w:rPr>
          </w:r>
          <w:r>
            <w:rPr>
              <w:webHidden/>
            </w:rPr>
            <w:fldChar w:fldCharType="separate"/>
          </w:r>
          <w:ins w:id="38" w:author="An Tran, ACA (BUV)" w:date="2024-09-12T23:46:00Z" w16du:dateUtc="2024-09-12T16:46:00Z">
            <w:r>
              <w:rPr>
                <w:webHidden/>
              </w:rPr>
              <w:t>31</w:t>
            </w:r>
            <w:r>
              <w:rPr>
                <w:webHidden/>
              </w:rPr>
              <w:fldChar w:fldCharType="end"/>
            </w:r>
            <w:r w:rsidRPr="006E62B6">
              <w:rPr>
                <w:rStyle w:val="Hyperlink"/>
              </w:rPr>
              <w:fldChar w:fldCharType="end"/>
            </w:r>
          </w:ins>
        </w:p>
        <w:p w14:paraId="46EC38EF" w14:textId="34297838" w:rsidR="00680D43" w:rsidRDefault="00680D43">
          <w:pPr>
            <w:pStyle w:val="TOC2"/>
            <w:tabs>
              <w:tab w:val="left" w:pos="1540"/>
            </w:tabs>
            <w:rPr>
              <w:ins w:id="39" w:author="An Tran, ACA (BUV)" w:date="2024-09-12T23:46:00Z" w16du:dateUtc="2024-09-12T16:46:00Z"/>
              <w:rFonts w:asciiTheme="minorHAnsi" w:eastAsiaTheme="minorEastAsia" w:hAnsiTheme="minorHAnsi" w:cstheme="minorBidi"/>
              <w:kern w:val="2"/>
              <w:lang w:eastAsia="en-US"/>
              <w14:ligatures w14:val="standardContextual"/>
            </w:rPr>
          </w:pPr>
          <w:ins w:id="4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"_Toc177077233"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12.</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Why do parents and students get warning letters about scholarships? Does it mean the student’s scholarship is withdrawn? / </w:t>
            </w:r>
            <w:r w:rsidRPr="006E62B6">
              <w:rPr>
                <w:rStyle w:val="Hyperlink"/>
                <w:i/>
                <w:iCs/>
                <w:lang w:val="vi-VN"/>
              </w:rPr>
              <w:t>Tại sao phụ huynh và sinh viên nhận được Thư cảnh cáo về vấn đề học bổng? Có phải thư này có nghĩa là sinh viên đã mất học bổng hay không?</w:t>
            </w:r>
            <w:r>
              <w:rPr>
                <w:webHidden/>
              </w:rPr>
              <w:tab/>
            </w:r>
            <w:r>
              <w:rPr>
                <w:webHidden/>
              </w:rPr>
              <w:fldChar w:fldCharType="begin"/>
            </w:r>
            <w:r>
              <w:rPr>
                <w:webHidden/>
              </w:rPr>
              <w:instrText xml:space="preserve"> PAGEREF _Toc177077233 \h </w:instrText>
            </w:r>
          </w:ins>
          <w:r>
            <w:rPr>
              <w:webHidden/>
            </w:rPr>
          </w:r>
          <w:r>
            <w:rPr>
              <w:webHidden/>
            </w:rPr>
            <w:fldChar w:fldCharType="separate"/>
          </w:r>
          <w:ins w:id="41" w:author="An Tran, ACA (BUV)" w:date="2024-09-12T23:46:00Z" w16du:dateUtc="2024-09-12T16:46:00Z">
            <w:r>
              <w:rPr>
                <w:webHidden/>
              </w:rPr>
              <w:t>33</w:t>
            </w:r>
            <w:r>
              <w:rPr>
                <w:webHidden/>
              </w:rPr>
              <w:fldChar w:fldCharType="end"/>
            </w:r>
            <w:r w:rsidRPr="006E62B6">
              <w:rPr>
                <w:rStyle w:val="Hyperlink"/>
              </w:rPr>
              <w:fldChar w:fldCharType="end"/>
            </w:r>
          </w:ins>
        </w:p>
        <w:p w14:paraId="6F510369" w14:textId="5D7CF41D" w:rsidR="00680D43" w:rsidRDefault="00680D43">
          <w:pPr>
            <w:pStyle w:val="TOC2"/>
            <w:tabs>
              <w:tab w:val="left" w:pos="1540"/>
            </w:tabs>
            <w:rPr>
              <w:ins w:id="42" w:author="An Tran, ACA (BUV)" w:date="2024-09-12T23:46:00Z" w16du:dateUtc="2024-09-12T16:46:00Z"/>
              <w:rFonts w:asciiTheme="minorHAnsi" w:eastAsiaTheme="minorEastAsia" w:hAnsiTheme="minorHAnsi" w:cstheme="minorBidi"/>
              <w:kern w:val="2"/>
              <w:lang w:eastAsia="en-US"/>
              <w14:ligatures w14:val="standardContextual"/>
            </w:rPr>
          </w:pPr>
          <w:ins w:id="4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13.</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Where do I get student’s scholarship maintenance criteria? / </w:t>
            </w:r>
            <w:r w:rsidRPr="006E62B6">
              <w:rPr>
                <w:rStyle w:val="Hyperlink"/>
                <w:i/>
                <w:iCs/>
                <w:lang w:val="vi-VN"/>
              </w:rPr>
              <w:t>Phụ huynh và gia đình có thể xem điều kiện học bổng của sinh viên ở đâu?</w:t>
            </w:r>
            <w:r>
              <w:rPr>
                <w:webHidden/>
              </w:rPr>
              <w:tab/>
            </w:r>
            <w:r>
              <w:rPr>
                <w:webHidden/>
              </w:rPr>
              <w:fldChar w:fldCharType="begin"/>
            </w:r>
            <w:r>
              <w:rPr>
                <w:webHidden/>
              </w:rPr>
              <w:instrText xml:space="preserve"> PAGEREF _Toc177077250 \h </w:instrText>
            </w:r>
          </w:ins>
          <w:r>
            <w:rPr>
              <w:webHidden/>
            </w:rPr>
          </w:r>
          <w:r>
            <w:rPr>
              <w:webHidden/>
            </w:rPr>
            <w:fldChar w:fldCharType="separate"/>
          </w:r>
          <w:ins w:id="44" w:author="An Tran, ACA (BUV)" w:date="2024-09-12T23:46:00Z" w16du:dateUtc="2024-09-12T16:46:00Z">
            <w:r>
              <w:rPr>
                <w:webHidden/>
              </w:rPr>
              <w:t>33</w:t>
            </w:r>
            <w:r>
              <w:rPr>
                <w:webHidden/>
              </w:rPr>
              <w:fldChar w:fldCharType="end"/>
            </w:r>
            <w:r w:rsidRPr="006E62B6">
              <w:rPr>
                <w:rStyle w:val="Hyperlink"/>
              </w:rPr>
              <w:fldChar w:fldCharType="end"/>
            </w:r>
          </w:ins>
        </w:p>
        <w:p w14:paraId="11FCC424" w14:textId="5D73DFEE" w:rsidR="00680D43" w:rsidRDefault="00680D43">
          <w:pPr>
            <w:pStyle w:val="TOC2"/>
            <w:tabs>
              <w:tab w:val="left" w:pos="1540"/>
            </w:tabs>
            <w:rPr>
              <w:ins w:id="45" w:author="An Tran, ACA (BUV)" w:date="2024-09-12T23:46:00Z" w16du:dateUtc="2024-09-12T16:46:00Z"/>
              <w:rFonts w:asciiTheme="minorHAnsi" w:eastAsiaTheme="minorEastAsia" w:hAnsiTheme="minorHAnsi" w:cstheme="minorBidi"/>
              <w:kern w:val="2"/>
              <w:lang w:eastAsia="en-US"/>
              <w14:ligatures w14:val="standardContextual"/>
            </w:rPr>
          </w:pPr>
          <w:ins w:id="4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14.</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do students have lunch at BUV if they have to study a full day? / </w:t>
            </w:r>
            <w:r w:rsidRPr="006E62B6">
              <w:rPr>
                <w:rStyle w:val="Hyperlink"/>
                <w:i/>
                <w:iCs/>
                <w:lang w:val="vi-VN"/>
              </w:rPr>
              <w:t>Sinh viên có thể ăn trưa ở đâu trong những ngày có lịch học cả ngày tại trường?</w:t>
            </w:r>
            <w:r>
              <w:rPr>
                <w:webHidden/>
              </w:rPr>
              <w:tab/>
            </w:r>
            <w:r>
              <w:rPr>
                <w:webHidden/>
              </w:rPr>
              <w:fldChar w:fldCharType="begin"/>
            </w:r>
            <w:r>
              <w:rPr>
                <w:webHidden/>
              </w:rPr>
              <w:instrText xml:space="preserve"> PAGEREF _Toc177077251 \h </w:instrText>
            </w:r>
          </w:ins>
          <w:r>
            <w:rPr>
              <w:webHidden/>
            </w:rPr>
          </w:r>
          <w:r>
            <w:rPr>
              <w:webHidden/>
            </w:rPr>
            <w:fldChar w:fldCharType="separate"/>
          </w:r>
          <w:ins w:id="47" w:author="An Tran, ACA (BUV)" w:date="2024-09-12T23:46:00Z" w16du:dateUtc="2024-09-12T16:46:00Z">
            <w:r>
              <w:rPr>
                <w:webHidden/>
              </w:rPr>
              <w:t>34</w:t>
            </w:r>
            <w:r>
              <w:rPr>
                <w:webHidden/>
              </w:rPr>
              <w:fldChar w:fldCharType="end"/>
            </w:r>
            <w:r w:rsidRPr="006E62B6">
              <w:rPr>
                <w:rStyle w:val="Hyperlink"/>
              </w:rPr>
              <w:fldChar w:fldCharType="end"/>
            </w:r>
          </w:ins>
        </w:p>
        <w:p w14:paraId="28FD4942" w14:textId="556F9CA6" w:rsidR="00680D43" w:rsidRDefault="00680D43">
          <w:pPr>
            <w:pStyle w:val="TOC2"/>
            <w:tabs>
              <w:tab w:val="left" w:pos="1540"/>
            </w:tabs>
            <w:rPr>
              <w:ins w:id="48" w:author="An Tran, ACA (BUV)" w:date="2024-09-12T23:46:00Z" w16du:dateUtc="2024-09-12T16:46:00Z"/>
              <w:rFonts w:asciiTheme="minorHAnsi" w:eastAsiaTheme="minorEastAsia" w:hAnsiTheme="minorHAnsi" w:cstheme="minorBidi"/>
              <w:kern w:val="2"/>
              <w:lang w:eastAsia="en-US"/>
              <w14:ligatures w14:val="standardContextual"/>
            </w:rPr>
          </w:pPr>
          <w:ins w:id="49" w:author="An Tran, ACA (BUV)" w:date="2024-09-12T23:46:00Z" w16du:dateUtc="2024-09-12T16:46:00Z">
            <w:r w:rsidRPr="006E62B6">
              <w:rPr>
                <w:rStyle w:val="Hyperlink"/>
              </w:rPr>
              <w:lastRenderedPageBreak/>
              <w:fldChar w:fldCharType="begin"/>
            </w:r>
            <w:r w:rsidRPr="006E62B6">
              <w:rPr>
                <w:rStyle w:val="Hyperlink"/>
              </w:rPr>
              <w:instrText xml:space="preserve"> </w:instrText>
            </w:r>
            <w:r>
              <w:instrText>HYPERLINK \l "_Toc177077252"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15.</w:t>
            </w:r>
            <w:r>
              <w:rPr>
                <w:rFonts w:asciiTheme="minorHAnsi" w:eastAsiaTheme="minorEastAsia" w:hAnsiTheme="minorHAnsi" w:cstheme="minorBidi"/>
                <w:kern w:val="2"/>
                <w:lang w:eastAsia="en-US"/>
                <w14:ligatures w14:val="standardContextual"/>
              </w:rPr>
              <w:tab/>
            </w:r>
            <w:r w:rsidRPr="006E62B6">
              <w:rPr>
                <w:rStyle w:val="Hyperlink"/>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r>
              <w:rPr>
                <w:webHidden/>
              </w:rPr>
              <w:tab/>
            </w:r>
            <w:r>
              <w:rPr>
                <w:webHidden/>
              </w:rPr>
              <w:fldChar w:fldCharType="begin"/>
            </w:r>
            <w:r>
              <w:rPr>
                <w:webHidden/>
              </w:rPr>
              <w:instrText xml:space="preserve"> PAGEREF _Toc177077252 \h </w:instrText>
            </w:r>
          </w:ins>
          <w:r>
            <w:rPr>
              <w:webHidden/>
            </w:rPr>
          </w:r>
          <w:r>
            <w:rPr>
              <w:webHidden/>
            </w:rPr>
            <w:fldChar w:fldCharType="separate"/>
          </w:r>
          <w:ins w:id="50" w:author="An Tran, ACA (BUV)" w:date="2024-09-12T23:46:00Z" w16du:dateUtc="2024-09-12T16:46:00Z">
            <w:r>
              <w:rPr>
                <w:webHidden/>
              </w:rPr>
              <w:t>36</w:t>
            </w:r>
            <w:r>
              <w:rPr>
                <w:webHidden/>
              </w:rPr>
              <w:fldChar w:fldCharType="end"/>
            </w:r>
            <w:r w:rsidRPr="006E62B6">
              <w:rPr>
                <w:rStyle w:val="Hyperlink"/>
              </w:rPr>
              <w:fldChar w:fldCharType="end"/>
            </w:r>
          </w:ins>
        </w:p>
        <w:p w14:paraId="17F03AF3" w14:textId="00E27E55" w:rsidR="00680D43" w:rsidRDefault="00680D43">
          <w:pPr>
            <w:pStyle w:val="TOC2"/>
            <w:tabs>
              <w:tab w:val="left" w:pos="1540"/>
            </w:tabs>
            <w:rPr>
              <w:ins w:id="51" w:author="An Tran, ACA (BUV)" w:date="2024-09-12T23:46:00Z" w16du:dateUtc="2024-09-12T16:46:00Z"/>
              <w:rFonts w:asciiTheme="minorHAnsi" w:eastAsiaTheme="minorEastAsia" w:hAnsiTheme="minorHAnsi" w:cstheme="minorBidi"/>
              <w:kern w:val="2"/>
              <w:lang w:eastAsia="en-US"/>
              <w14:ligatures w14:val="standardContextual"/>
            </w:rPr>
          </w:pPr>
          <w:ins w:id="5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16.</w:t>
            </w:r>
            <w:r>
              <w:rPr>
                <w:rFonts w:asciiTheme="minorHAnsi" w:eastAsiaTheme="minorEastAsia" w:hAnsiTheme="minorHAnsi" w:cstheme="minorBidi"/>
                <w:kern w:val="2"/>
                <w:lang w:eastAsia="en-US"/>
                <w14:ligatures w14:val="standardContextual"/>
              </w:rPr>
              <w:tab/>
            </w:r>
            <w:r w:rsidRPr="006E62B6">
              <w:rPr>
                <w:rStyle w:val="Hyperlink"/>
                <w:lang w:val="vi-VN"/>
              </w:rPr>
              <w:t>What forms of payment are accepted</w:t>
            </w:r>
            <w:r w:rsidRPr="006E62B6">
              <w:rPr>
                <w:rStyle w:val="Hyperlink"/>
              </w:rPr>
              <w:t xml:space="preserve"> for meals</w:t>
            </w:r>
            <w:r w:rsidRPr="006E62B6">
              <w:rPr>
                <w:rStyle w:val="Hyperlink"/>
                <w:lang w:val="vi-VN"/>
              </w:rPr>
              <w:t>? / Những hình thức thanh toán nào được chấp nhận</w:t>
            </w:r>
            <w:r w:rsidRPr="006E62B6">
              <w:rPr>
                <w:rStyle w:val="Hyperlink"/>
              </w:rPr>
              <w:t xml:space="preserve"> cho dịch vụ ăn uống</w:t>
            </w:r>
            <w:r w:rsidRPr="006E62B6">
              <w:rPr>
                <w:rStyle w:val="Hyperlink"/>
                <w:lang w:val="vi-VN"/>
              </w:rPr>
              <w:t>?</w:t>
            </w:r>
            <w:r>
              <w:rPr>
                <w:webHidden/>
              </w:rPr>
              <w:tab/>
            </w:r>
            <w:r>
              <w:rPr>
                <w:webHidden/>
              </w:rPr>
              <w:fldChar w:fldCharType="begin"/>
            </w:r>
            <w:r>
              <w:rPr>
                <w:webHidden/>
              </w:rPr>
              <w:instrText xml:space="preserve"> PAGEREF _Toc177077253 \h </w:instrText>
            </w:r>
          </w:ins>
          <w:r>
            <w:rPr>
              <w:webHidden/>
            </w:rPr>
          </w:r>
          <w:r>
            <w:rPr>
              <w:webHidden/>
            </w:rPr>
            <w:fldChar w:fldCharType="separate"/>
          </w:r>
          <w:ins w:id="53" w:author="An Tran, ACA (BUV)" w:date="2024-09-12T23:46:00Z" w16du:dateUtc="2024-09-12T16:46:00Z">
            <w:r>
              <w:rPr>
                <w:webHidden/>
              </w:rPr>
              <w:t>37</w:t>
            </w:r>
            <w:r>
              <w:rPr>
                <w:webHidden/>
              </w:rPr>
              <w:fldChar w:fldCharType="end"/>
            </w:r>
            <w:r w:rsidRPr="006E62B6">
              <w:rPr>
                <w:rStyle w:val="Hyperlink"/>
              </w:rPr>
              <w:fldChar w:fldCharType="end"/>
            </w:r>
          </w:ins>
        </w:p>
        <w:p w14:paraId="76124B2D" w14:textId="4CB4ACB2" w:rsidR="00680D43" w:rsidRDefault="00680D43">
          <w:pPr>
            <w:pStyle w:val="TOC2"/>
            <w:tabs>
              <w:tab w:val="left" w:pos="1540"/>
            </w:tabs>
            <w:rPr>
              <w:ins w:id="54" w:author="An Tran, ACA (BUV)" w:date="2024-09-12T23:46:00Z" w16du:dateUtc="2024-09-12T16:46:00Z"/>
              <w:rFonts w:asciiTheme="minorHAnsi" w:eastAsiaTheme="minorEastAsia" w:hAnsiTheme="minorHAnsi" w:cstheme="minorBidi"/>
              <w:kern w:val="2"/>
              <w:lang w:eastAsia="en-US"/>
              <w14:ligatures w14:val="standardContextual"/>
            </w:rPr>
          </w:pPr>
          <w:ins w:id="5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17.</w:t>
            </w:r>
            <w:r>
              <w:rPr>
                <w:rFonts w:asciiTheme="minorHAnsi" w:eastAsiaTheme="minorEastAsia" w:hAnsiTheme="minorHAnsi" w:cstheme="minorBidi"/>
                <w:kern w:val="2"/>
                <w:lang w:eastAsia="en-US"/>
                <w14:ligatures w14:val="standardContextual"/>
              </w:rPr>
              <w:tab/>
            </w:r>
            <w:r w:rsidRPr="006E62B6">
              <w:rPr>
                <w:rStyle w:val="Hyperlink"/>
                <w:lang w:val="vi-VN"/>
              </w:rPr>
              <w:t>Where can students put their belongings during class time? / Sinh viên có thể để đồ cá nhân ở đâu trong giờ học?</w:t>
            </w:r>
            <w:r>
              <w:rPr>
                <w:webHidden/>
              </w:rPr>
              <w:tab/>
            </w:r>
            <w:r>
              <w:rPr>
                <w:webHidden/>
              </w:rPr>
              <w:fldChar w:fldCharType="begin"/>
            </w:r>
            <w:r>
              <w:rPr>
                <w:webHidden/>
              </w:rPr>
              <w:instrText xml:space="preserve"> PAGEREF _Toc177077254 \h </w:instrText>
            </w:r>
          </w:ins>
          <w:r>
            <w:rPr>
              <w:webHidden/>
            </w:rPr>
          </w:r>
          <w:r>
            <w:rPr>
              <w:webHidden/>
            </w:rPr>
            <w:fldChar w:fldCharType="separate"/>
          </w:r>
          <w:ins w:id="56" w:author="An Tran, ACA (BUV)" w:date="2024-09-12T23:46:00Z" w16du:dateUtc="2024-09-12T16:46:00Z">
            <w:r>
              <w:rPr>
                <w:webHidden/>
              </w:rPr>
              <w:t>39</w:t>
            </w:r>
            <w:r>
              <w:rPr>
                <w:webHidden/>
              </w:rPr>
              <w:fldChar w:fldCharType="end"/>
            </w:r>
            <w:r w:rsidRPr="006E62B6">
              <w:rPr>
                <w:rStyle w:val="Hyperlink"/>
              </w:rPr>
              <w:fldChar w:fldCharType="end"/>
            </w:r>
          </w:ins>
        </w:p>
        <w:p w14:paraId="36DAE174" w14:textId="0B41F12E" w:rsidR="00680D43" w:rsidRDefault="00680D43">
          <w:pPr>
            <w:pStyle w:val="TOC2"/>
            <w:tabs>
              <w:tab w:val="left" w:pos="1540"/>
            </w:tabs>
            <w:rPr>
              <w:ins w:id="57" w:author="An Tran, ACA (BUV)" w:date="2024-09-12T23:46:00Z" w16du:dateUtc="2024-09-12T16:46:00Z"/>
              <w:rFonts w:asciiTheme="minorHAnsi" w:eastAsiaTheme="minorEastAsia" w:hAnsiTheme="minorHAnsi" w:cstheme="minorBidi"/>
              <w:kern w:val="2"/>
              <w:lang w:eastAsia="en-US"/>
              <w14:ligatures w14:val="standardContextual"/>
            </w:rPr>
          </w:pPr>
          <w:ins w:id="5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18.</w:t>
            </w:r>
            <w:r>
              <w:rPr>
                <w:rFonts w:asciiTheme="minorHAnsi" w:eastAsiaTheme="minorEastAsia" w:hAnsiTheme="minorHAnsi" w:cstheme="minorBidi"/>
                <w:kern w:val="2"/>
                <w:lang w:eastAsia="en-US"/>
                <w14:ligatures w14:val="standardContextual"/>
              </w:rPr>
              <w:tab/>
            </w:r>
            <w:r w:rsidRPr="006E62B6">
              <w:rPr>
                <w:rStyle w:val="Hyperlink"/>
              </w:rPr>
              <w:t xml:space="preserve">Can students book campus facilities for self-studying during both operating hours and out-of-hours (study late)? What is the booking process? / </w:t>
            </w:r>
            <w:r w:rsidRPr="006E62B6">
              <w:rPr>
                <w:rStyle w:val="Hyperlink"/>
                <w:i/>
                <w:iCs/>
                <w:lang w:val="vi-VN"/>
              </w:rPr>
              <w:t>Sinh viên có thể đăng kí học tập tại trường ngoài giờ học (tự học) không? Quy trình đăng kí như thế nào?</w:t>
            </w:r>
            <w:r>
              <w:rPr>
                <w:webHidden/>
              </w:rPr>
              <w:tab/>
            </w:r>
            <w:r>
              <w:rPr>
                <w:webHidden/>
              </w:rPr>
              <w:fldChar w:fldCharType="begin"/>
            </w:r>
            <w:r>
              <w:rPr>
                <w:webHidden/>
              </w:rPr>
              <w:instrText xml:space="preserve"> PAGEREF _Toc177077255 \h </w:instrText>
            </w:r>
          </w:ins>
          <w:r>
            <w:rPr>
              <w:webHidden/>
            </w:rPr>
          </w:r>
          <w:r>
            <w:rPr>
              <w:webHidden/>
            </w:rPr>
            <w:fldChar w:fldCharType="separate"/>
          </w:r>
          <w:ins w:id="59" w:author="An Tran, ACA (BUV)" w:date="2024-09-12T23:46:00Z" w16du:dateUtc="2024-09-12T16:46:00Z">
            <w:r>
              <w:rPr>
                <w:webHidden/>
              </w:rPr>
              <w:t>40</w:t>
            </w:r>
            <w:r>
              <w:rPr>
                <w:webHidden/>
              </w:rPr>
              <w:fldChar w:fldCharType="end"/>
            </w:r>
            <w:r w:rsidRPr="006E62B6">
              <w:rPr>
                <w:rStyle w:val="Hyperlink"/>
              </w:rPr>
              <w:fldChar w:fldCharType="end"/>
            </w:r>
          </w:ins>
        </w:p>
        <w:p w14:paraId="0607EC65" w14:textId="4761E650" w:rsidR="00680D43" w:rsidRDefault="00680D43">
          <w:pPr>
            <w:pStyle w:val="TOC2"/>
            <w:tabs>
              <w:tab w:val="left" w:pos="1540"/>
            </w:tabs>
            <w:rPr>
              <w:ins w:id="60" w:author="An Tran, ACA (BUV)" w:date="2024-09-12T23:46:00Z" w16du:dateUtc="2024-09-12T16:46:00Z"/>
              <w:rFonts w:asciiTheme="minorHAnsi" w:eastAsiaTheme="minorEastAsia" w:hAnsiTheme="minorHAnsi" w:cstheme="minorBidi"/>
              <w:kern w:val="2"/>
              <w:lang w:eastAsia="en-US"/>
              <w14:ligatures w14:val="standardContextual"/>
            </w:rPr>
          </w:pPr>
          <w:ins w:id="6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19.</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can I obtain a confirmation letter? How long does the confirmation letter issuance process take? / </w:t>
            </w:r>
            <w:r w:rsidRPr="006E62B6">
              <w:rPr>
                <w:rStyle w:val="Hyperlink"/>
                <w:i/>
                <w:iCs/>
                <w:lang w:val="vi-VN"/>
              </w:rPr>
              <w:t>Làm thế nào để tôi có thể nhận được thư xác nhận sinh viên? Quy trình cấp thư xác nhận mất bao lâu?</w:t>
            </w:r>
            <w:r>
              <w:rPr>
                <w:webHidden/>
              </w:rPr>
              <w:tab/>
            </w:r>
            <w:r>
              <w:rPr>
                <w:webHidden/>
              </w:rPr>
              <w:fldChar w:fldCharType="begin"/>
            </w:r>
            <w:r>
              <w:rPr>
                <w:webHidden/>
              </w:rPr>
              <w:instrText xml:space="preserve"> PAGEREF _Toc177077256 \h </w:instrText>
            </w:r>
          </w:ins>
          <w:r>
            <w:rPr>
              <w:webHidden/>
            </w:rPr>
          </w:r>
          <w:r>
            <w:rPr>
              <w:webHidden/>
            </w:rPr>
            <w:fldChar w:fldCharType="separate"/>
          </w:r>
          <w:ins w:id="62" w:author="An Tran, ACA (BUV)" w:date="2024-09-12T23:46:00Z" w16du:dateUtc="2024-09-12T16:46:00Z">
            <w:r>
              <w:rPr>
                <w:webHidden/>
              </w:rPr>
              <w:t>42</w:t>
            </w:r>
            <w:r>
              <w:rPr>
                <w:webHidden/>
              </w:rPr>
              <w:fldChar w:fldCharType="end"/>
            </w:r>
            <w:r w:rsidRPr="006E62B6">
              <w:rPr>
                <w:rStyle w:val="Hyperlink"/>
              </w:rPr>
              <w:fldChar w:fldCharType="end"/>
            </w:r>
          </w:ins>
        </w:p>
        <w:p w14:paraId="79049C94" w14:textId="4B337560" w:rsidR="00680D43" w:rsidRDefault="00680D43">
          <w:pPr>
            <w:pStyle w:val="TOC2"/>
            <w:tabs>
              <w:tab w:val="left" w:pos="1540"/>
            </w:tabs>
            <w:rPr>
              <w:ins w:id="63" w:author="An Tran, ACA (BUV)" w:date="2024-09-12T23:46:00Z" w16du:dateUtc="2024-09-12T16:46:00Z"/>
              <w:rFonts w:asciiTheme="minorHAnsi" w:eastAsiaTheme="minorEastAsia" w:hAnsiTheme="minorHAnsi" w:cstheme="minorBidi"/>
              <w:kern w:val="2"/>
              <w:lang w:eastAsia="en-US"/>
              <w14:ligatures w14:val="standardContextual"/>
            </w:rPr>
          </w:pPr>
          <w:ins w:id="6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20.</w:t>
            </w:r>
            <w:r>
              <w:rPr>
                <w:rFonts w:asciiTheme="minorHAnsi" w:eastAsiaTheme="minorEastAsia" w:hAnsiTheme="minorHAnsi" w:cstheme="minorBidi"/>
                <w:kern w:val="2"/>
                <w:lang w:eastAsia="en-US"/>
                <w14:ligatures w14:val="standardContextual"/>
              </w:rPr>
              <w:tab/>
            </w:r>
            <w:r w:rsidRPr="006E62B6">
              <w:rPr>
                <w:rStyle w:val="Hyperlink"/>
              </w:rPr>
              <w:t xml:space="preserve">If students forgot/lost the student card during the exam period, are they allowed to use other documents as a replacement? / </w:t>
            </w:r>
            <w:r w:rsidRPr="006E62B6">
              <w:rPr>
                <w:rStyle w:val="Hyperlink"/>
                <w:i/>
                <w:iCs/>
              </w:rPr>
              <w:t>Trong trường hợp quên/mất thẻ sinh viên khi thi và kiểm tra, sinh viên có được phép sử dụng giấy tờ tùy thân khác để thay thế không?</w:t>
            </w:r>
            <w:r>
              <w:rPr>
                <w:webHidden/>
              </w:rPr>
              <w:tab/>
            </w:r>
            <w:r>
              <w:rPr>
                <w:webHidden/>
              </w:rPr>
              <w:fldChar w:fldCharType="begin"/>
            </w:r>
            <w:r>
              <w:rPr>
                <w:webHidden/>
              </w:rPr>
              <w:instrText xml:space="preserve"> PAGEREF _Toc177077257 \h </w:instrText>
            </w:r>
          </w:ins>
          <w:r>
            <w:rPr>
              <w:webHidden/>
            </w:rPr>
          </w:r>
          <w:r>
            <w:rPr>
              <w:webHidden/>
            </w:rPr>
            <w:fldChar w:fldCharType="separate"/>
          </w:r>
          <w:ins w:id="65" w:author="An Tran, ACA (BUV)" w:date="2024-09-12T23:46:00Z" w16du:dateUtc="2024-09-12T16:46:00Z">
            <w:r>
              <w:rPr>
                <w:webHidden/>
              </w:rPr>
              <w:t>42</w:t>
            </w:r>
            <w:r>
              <w:rPr>
                <w:webHidden/>
              </w:rPr>
              <w:fldChar w:fldCharType="end"/>
            </w:r>
            <w:r w:rsidRPr="006E62B6">
              <w:rPr>
                <w:rStyle w:val="Hyperlink"/>
              </w:rPr>
              <w:fldChar w:fldCharType="end"/>
            </w:r>
          </w:ins>
        </w:p>
        <w:p w14:paraId="40F7DB51" w14:textId="53258C38" w:rsidR="00680D43" w:rsidRDefault="00680D43">
          <w:pPr>
            <w:pStyle w:val="TOC1"/>
            <w:rPr>
              <w:ins w:id="66" w:author="An Tran, ACA (BUV)" w:date="2024-09-12T23:46:00Z" w16du:dateUtc="2024-09-12T16:46:00Z"/>
              <w:rFonts w:asciiTheme="minorHAnsi" w:eastAsiaTheme="minorEastAsia" w:hAnsiTheme="minorHAnsi" w:cstheme="minorBidi"/>
              <w:b w:val="0"/>
              <w:bCs w:val="0"/>
              <w:kern w:val="2"/>
              <w:lang w:eastAsia="en-US"/>
              <w14:ligatures w14:val="standardContextual"/>
            </w:rPr>
          </w:pPr>
          <w:ins w:id="6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rFonts w:ascii="iCiel Avenir LT Std 35 Light" w:hAnsi="iCiel Avenir LT Std 35 Light"/>
                <w:lang w:val="vi-VN"/>
              </w:rPr>
              <w:t>II.</w:t>
            </w:r>
            <w:r>
              <w:rPr>
                <w:rFonts w:asciiTheme="minorHAnsi" w:eastAsiaTheme="minorEastAsia" w:hAnsiTheme="minorHAnsi" w:cstheme="minorBidi"/>
                <w:b w:val="0"/>
                <w:bCs w:val="0"/>
                <w:kern w:val="2"/>
                <w:lang w:eastAsia="en-US"/>
                <w14:ligatures w14:val="standardContextual"/>
              </w:rPr>
              <w:tab/>
            </w:r>
            <w:r w:rsidRPr="006E62B6">
              <w:rPr>
                <w:rStyle w:val="Hyperlink"/>
                <w:rFonts w:ascii="iCiel Avenir LT Std 35 Light" w:hAnsi="iCiel Avenir LT Std 35 Light"/>
                <w:lang w:val="vi-VN"/>
              </w:rPr>
              <w:t>BUS SERVICE</w:t>
            </w:r>
            <w:r>
              <w:rPr>
                <w:webHidden/>
              </w:rPr>
              <w:tab/>
            </w:r>
            <w:r>
              <w:rPr>
                <w:webHidden/>
              </w:rPr>
              <w:fldChar w:fldCharType="begin"/>
            </w:r>
            <w:r>
              <w:rPr>
                <w:webHidden/>
              </w:rPr>
              <w:instrText xml:space="preserve"> PAGEREF _Toc177077258 \h </w:instrText>
            </w:r>
          </w:ins>
          <w:r>
            <w:rPr>
              <w:webHidden/>
            </w:rPr>
          </w:r>
          <w:r>
            <w:rPr>
              <w:webHidden/>
            </w:rPr>
            <w:fldChar w:fldCharType="separate"/>
          </w:r>
          <w:ins w:id="68" w:author="An Tran, ACA (BUV)" w:date="2024-09-12T23:46:00Z" w16du:dateUtc="2024-09-12T16:46:00Z">
            <w:r>
              <w:rPr>
                <w:webHidden/>
              </w:rPr>
              <w:t>43</w:t>
            </w:r>
            <w:r>
              <w:rPr>
                <w:webHidden/>
              </w:rPr>
              <w:fldChar w:fldCharType="end"/>
            </w:r>
            <w:r w:rsidRPr="006E62B6">
              <w:rPr>
                <w:rStyle w:val="Hyperlink"/>
              </w:rPr>
              <w:fldChar w:fldCharType="end"/>
            </w:r>
          </w:ins>
        </w:p>
        <w:p w14:paraId="7FA58E82" w14:textId="3BEE9805" w:rsidR="00680D43" w:rsidRDefault="00680D43">
          <w:pPr>
            <w:pStyle w:val="TOC2"/>
            <w:tabs>
              <w:tab w:val="left" w:pos="1540"/>
            </w:tabs>
            <w:rPr>
              <w:ins w:id="69" w:author="An Tran, ACA (BUV)" w:date="2024-09-12T23:46:00Z" w16du:dateUtc="2024-09-12T16:46:00Z"/>
              <w:rFonts w:asciiTheme="minorHAnsi" w:eastAsiaTheme="minorEastAsia" w:hAnsiTheme="minorHAnsi" w:cstheme="minorBidi"/>
              <w:kern w:val="2"/>
              <w:lang w:eastAsia="en-US"/>
              <w14:ligatures w14:val="standardContextual"/>
            </w:rPr>
          </w:pPr>
          <w:ins w:id="7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"_Toc177077259"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w:t>
            </w:r>
            <w:r>
              <w:rPr>
                <w:rFonts w:asciiTheme="minorHAnsi" w:eastAsiaTheme="minorEastAsia" w:hAnsiTheme="minorHAnsi" w:cstheme="minorBidi"/>
                <w:kern w:val="2"/>
                <w:lang w:eastAsia="en-US"/>
                <w14:ligatures w14:val="standardContextual"/>
              </w:rPr>
              <w:tab/>
            </w:r>
            <w:r w:rsidRPr="006E62B6">
              <w:rPr>
                <w:rStyle w:val="Hyperlink"/>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r>
              <w:rPr>
                <w:webHidden/>
              </w:rPr>
              <w:tab/>
            </w:r>
            <w:r>
              <w:rPr>
                <w:webHidden/>
              </w:rPr>
              <w:fldChar w:fldCharType="begin"/>
            </w:r>
            <w:r>
              <w:rPr>
                <w:webHidden/>
              </w:rPr>
              <w:instrText xml:space="preserve"> PAGEREF _Toc177077259 \h </w:instrText>
            </w:r>
          </w:ins>
          <w:r>
            <w:rPr>
              <w:webHidden/>
            </w:rPr>
          </w:r>
          <w:r>
            <w:rPr>
              <w:webHidden/>
            </w:rPr>
            <w:fldChar w:fldCharType="separate"/>
          </w:r>
          <w:ins w:id="71" w:author="An Tran, ACA (BUV)" w:date="2024-09-12T23:46:00Z" w16du:dateUtc="2024-09-12T16:46:00Z">
            <w:r>
              <w:rPr>
                <w:webHidden/>
              </w:rPr>
              <w:t>43</w:t>
            </w:r>
            <w:r>
              <w:rPr>
                <w:webHidden/>
              </w:rPr>
              <w:fldChar w:fldCharType="end"/>
            </w:r>
            <w:r w:rsidRPr="006E62B6">
              <w:rPr>
                <w:rStyle w:val="Hyperlink"/>
              </w:rPr>
              <w:fldChar w:fldCharType="end"/>
            </w:r>
          </w:ins>
        </w:p>
        <w:p w14:paraId="0D591A80" w14:textId="7A1C72E8" w:rsidR="00680D43" w:rsidRDefault="00680D43">
          <w:pPr>
            <w:pStyle w:val="TOC2"/>
            <w:tabs>
              <w:tab w:val="left" w:pos="1540"/>
            </w:tabs>
            <w:rPr>
              <w:ins w:id="72" w:author="An Tran, ACA (BUV)" w:date="2024-09-12T23:46:00Z" w16du:dateUtc="2024-09-12T16:46:00Z"/>
              <w:rFonts w:asciiTheme="minorHAnsi" w:eastAsiaTheme="minorEastAsia" w:hAnsiTheme="minorHAnsi" w:cstheme="minorBidi"/>
              <w:kern w:val="2"/>
              <w:lang w:eastAsia="en-US"/>
              <w14:ligatures w14:val="standardContextual"/>
            </w:rPr>
          </w:pPr>
          <w:ins w:id="7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"_Toc177077260"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2.</w:t>
            </w:r>
            <w:r>
              <w:rPr>
                <w:rFonts w:asciiTheme="minorHAnsi" w:eastAsiaTheme="minorEastAsia" w:hAnsiTheme="minorHAnsi" w:cstheme="minorBidi"/>
                <w:kern w:val="2"/>
                <w:lang w:eastAsia="en-US"/>
                <w14:ligatures w14:val="standardContextual"/>
              </w:rPr>
              <w:tab/>
            </w:r>
            <w:r w:rsidRPr="006E62B6">
              <w:rPr>
                <w:rStyle w:val="Hyperlink"/>
                <w:lang w:val="vi-VN"/>
              </w:rPr>
              <w:t>How can I receive bus schedule? / Làm thế nào để tôi có thể nhận được lịch xe bus.</w:t>
            </w:r>
            <w:r>
              <w:rPr>
                <w:webHidden/>
              </w:rPr>
              <w:tab/>
            </w:r>
            <w:r>
              <w:rPr>
                <w:webHidden/>
              </w:rPr>
              <w:fldChar w:fldCharType="begin"/>
            </w:r>
            <w:r>
              <w:rPr>
                <w:webHidden/>
              </w:rPr>
              <w:instrText xml:space="preserve"> PAGEREF _Toc177077260 \h </w:instrText>
            </w:r>
          </w:ins>
          <w:r>
            <w:rPr>
              <w:webHidden/>
            </w:rPr>
          </w:r>
          <w:r>
            <w:rPr>
              <w:webHidden/>
            </w:rPr>
            <w:fldChar w:fldCharType="separate"/>
          </w:r>
          <w:ins w:id="74" w:author="An Tran, ACA (BUV)" w:date="2024-09-12T23:46:00Z" w16du:dateUtc="2024-09-12T16:46:00Z">
            <w:r>
              <w:rPr>
                <w:webHidden/>
              </w:rPr>
              <w:t>43</w:t>
            </w:r>
            <w:r>
              <w:rPr>
                <w:webHidden/>
              </w:rPr>
              <w:fldChar w:fldCharType="end"/>
            </w:r>
            <w:r w:rsidRPr="006E62B6">
              <w:rPr>
                <w:rStyle w:val="Hyperlink"/>
              </w:rPr>
              <w:fldChar w:fldCharType="end"/>
            </w:r>
          </w:ins>
        </w:p>
        <w:p w14:paraId="2E5A4AFC" w14:textId="221AF8D0" w:rsidR="00680D43" w:rsidRDefault="00680D43">
          <w:pPr>
            <w:pStyle w:val="TOC2"/>
            <w:tabs>
              <w:tab w:val="left" w:pos="1540"/>
            </w:tabs>
            <w:rPr>
              <w:ins w:id="75" w:author="An Tran, ACA (BUV)" w:date="2024-09-12T23:46:00Z" w16du:dateUtc="2024-09-12T16:46:00Z"/>
              <w:rFonts w:asciiTheme="minorHAnsi" w:eastAsiaTheme="minorEastAsia" w:hAnsiTheme="minorHAnsi" w:cstheme="minorBidi"/>
              <w:kern w:val="2"/>
              <w:lang w:eastAsia="en-US"/>
              <w14:ligatures w14:val="standardContextual"/>
            </w:rPr>
          </w:pPr>
          <w:ins w:id="7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"_Toc177077261"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3.</w:t>
            </w:r>
            <w:r>
              <w:rPr>
                <w:rFonts w:asciiTheme="minorHAnsi" w:eastAsiaTheme="minorEastAsia" w:hAnsiTheme="minorHAnsi" w:cstheme="minorBidi"/>
                <w:kern w:val="2"/>
                <w:lang w:eastAsia="en-US"/>
                <w14:ligatures w14:val="standardContextual"/>
              </w:rPr>
              <w:tab/>
            </w:r>
            <w:r w:rsidRPr="006E62B6">
              <w:rPr>
                <w:rStyle w:val="Hyperlink"/>
                <w:lang w:val="vi-VN"/>
              </w:rPr>
              <w:t>What should students do if the bus does not arrive on time at the pick-up point? / Sinh viên cần làm gì nếu xe buýt không đến đúng giờ tại điểm đón?</w:t>
            </w:r>
            <w:r>
              <w:rPr>
                <w:webHidden/>
              </w:rPr>
              <w:tab/>
            </w:r>
            <w:r>
              <w:rPr>
                <w:webHidden/>
              </w:rPr>
              <w:fldChar w:fldCharType="begin"/>
            </w:r>
            <w:r>
              <w:rPr>
                <w:webHidden/>
              </w:rPr>
              <w:instrText xml:space="preserve"> PAGEREF _Toc177077261 \h </w:instrText>
            </w:r>
          </w:ins>
          <w:r>
            <w:rPr>
              <w:webHidden/>
            </w:rPr>
          </w:r>
          <w:r>
            <w:rPr>
              <w:webHidden/>
            </w:rPr>
            <w:fldChar w:fldCharType="separate"/>
          </w:r>
          <w:ins w:id="77" w:author="An Tran, ACA (BUV)" w:date="2024-09-12T23:46:00Z" w16du:dateUtc="2024-09-12T16:46:00Z">
            <w:r>
              <w:rPr>
                <w:webHidden/>
              </w:rPr>
              <w:t>44</w:t>
            </w:r>
            <w:r>
              <w:rPr>
                <w:webHidden/>
              </w:rPr>
              <w:fldChar w:fldCharType="end"/>
            </w:r>
            <w:r w:rsidRPr="006E62B6">
              <w:rPr>
                <w:rStyle w:val="Hyperlink"/>
              </w:rPr>
              <w:fldChar w:fldCharType="end"/>
            </w:r>
          </w:ins>
        </w:p>
        <w:p w14:paraId="58FB7F03" w14:textId="1779AFC6" w:rsidR="00680D43" w:rsidRDefault="00680D43">
          <w:pPr>
            <w:pStyle w:val="TOC2"/>
            <w:tabs>
              <w:tab w:val="left" w:pos="1540"/>
            </w:tabs>
            <w:rPr>
              <w:ins w:id="78" w:author="An Tran, ACA (BUV)" w:date="2024-09-12T23:46:00Z" w16du:dateUtc="2024-09-12T16:46:00Z"/>
              <w:rFonts w:asciiTheme="minorHAnsi" w:eastAsiaTheme="minorEastAsia" w:hAnsiTheme="minorHAnsi" w:cstheme="minorBidi"/>
              <w:kern w:val="2"/>
              <w:lang w:eastAsia="en-US"/>
              <w14:ligatures w14:val="standardContextual"/>
            </w:rPr>
          </w:pPr>
          <w:ins w:id="79" w:author="An Tran, ACA (BUV)" w:date="2024-09-12T23:46:00Z" w16du:dateUtc="2024-09-12T16:46:00Z">
            <w:r w:rsidRPr="006E62B6">
              <w:rPr>
                <w:rStyle w:val="Hyperlink"/>
              </w:rPr>
              <w:lastRenderedPageBreak/>
              <w:fldChar w:fldCharType="begin"/>
            </w:r>
            <w:r w:rsidRPr="006E62B6">
              <w:rPr>
                <w:rStyle w:val="Hyperlink"/>
              </w:rPr>
              <w:instrText xml:space="preserve"> </w:instrText>
            </w:r>
            <w:r>
              <w:instrText>HYPERLINK \l "_Toc177077262"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4.</w:t>
            </w:r>
            <w:r>
              <w:rPr>
                <w:rFonts w:asciiTheme="minorHAnsi" w:eastAsiaTheme="minorEastAsia" w:hAnsiTheme="minorHAnsi" w:cstheme="minorBidi"/>
                <w:kern w:val="2"/>
                <w:lang w:eastAsia="en-US"/>
                <w14:ligatures w14:val="standardContextual"/>
              </w:rPr>
              <w:tab/>
            </w:r>
            <w:r w:rsidRPr="006E62B6">
              <w:rPr>
                <w:rStyle w:val="Hyperlink"/>
                <w:lang w:val="vi-VN"/>
              </w:rPr>
              <w:t>Can BUV adjust the bus schedule to suit the student's classes? / Nhà trường có thể điều chỉnh lịch trình xe buýt theo lịch học của sinh viên?</w:t>
            </w:r>
            <w:r>
              <w:rPr>
                <w:webHidden/>
              </w:rPr>
              <w:tab/>
            </w:r>
            <w:r>
              <w:rPr>
                <w:webHidden/>
              </w:rPr>
              <w:fldChar w:fldCharType="begin"/>
            </w:r>
            <w:r>
              <w:rPr>
                <w:webHidden/>
              </w:rPr>
              <w:instrText xml:space="preserve"> PAGEREF _Toc177077262 \h </w:instrText>
            </w:r>
          </w:ins>
          <w:r>
            <w:rPr>
              <w:webHidden/>
            </w:rPr>
          </w:r>
          <w:r>
            <w:rPr>
              <w:webHidden/>
            </w:rPr>
            <w:fldChar w:fldCharType="separate"/>
          </w:r>
          <w:ins w:id="80" w:author="An Tran, ACA (BUV)" w:date="2024-09-12T23:46:00Z" w16du:dateUtc="2024-09-12T16:46:00Z">
            <w:r>
              <w:rPr>
                <w:webHidden/>
              </w:rPr>
              <w:t>45</w:t>
            </w:r>
            <w:r>
              <w:rPr>
                <w:webHidden/>
              </w:rPr>
              <w:fldChar w:fldCharType="end"/>
            </w:r>
            <w:r w:rsidRPr="006E62B6">
              <w:rPr>
                <w:rStyle w:val="Hyperlink"/>
              </w:rPr>
              <w:fldChar w:fldCharType="end"/>
            </w:r>
          </w:ins>
        </w:p>
        <w:p w14:paraId="43446B49" w14:textId="095C9707" w:rsidR="00680D43" w:rsidRDefault="00680D43">
          <w:pPr>
            <w:pStyle w:val="TOC2"/>
            <w:tabs>
              <w:tab w:val="left" w:pos="1540"/>
            </w:tabs>
            <w:rPr>
              <w:ins w:id="81" w:author="An Tran, ACA (BUV)" w:date="2024-09-12T23:46:00Z" w16du:dateUtc="2024-09-12T16:46:00Z"/>
              <w:rFonts w:asciiTheme="minorHAnsi" w:eastAsiaTheme="minorEastAsia" w:hAnsiTheme="minorHAnsi" w:cstheme="minorBidi"/>
              <w:kern w:val="2"/>
              <w:lang w:eastAsia="en-US"/>
              <w14:ligatures w14:val="standardContextual"/>
            </w:rPr>
          </w:pPr>
          <w:ins w:id="8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"_Toc177077263"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5.</w:t>
            </w:r>
            <w:r>
              <w:rPr>
                <w:rFonts w:asciiTheme="minorHAnsi" w:eastAsiaTheme="minorEastAsia" w:hAnsiTheme="minorHAnsi" w:cstheme="minorBidi"/>
                <w:kern w:val="2"/>
                <w:lang w:eastAsia="en-US"/>
                <w14:ligatures w14:val="standardContextual"/>
              </w:rPr>
              <w:tab/>
            </w:r>
            <w:r w:rsidRPr="006E62B6">
              <w:rPr>
                <w:rStyle w:val="Hyperlink"/>
                <w:lang w:val="vi-VN"/>
              </w:rPr>
              <w:t>What should I do in the event of “inclement weather”? / Tôi nên làm gì khi gặp phải thời tiết khác nghiệt khi đứng chờ xe buýt.</w:t>
            </w:r>
            <w:r>
              <w:rPr>
                <w:webHidden/>
              </w:rPr>
              <w:tab/>
            </w:r>
            <w:r>
              <w:rPr>
                <w:webHidden/>
              </w:rPr>
              <w:fldChar w:fldCharType="begin"/>
            </w:r>
            <w:r>
              <w:rPr>
                <w:webHidden/>
              </w:rPr>
              <w:instrText xml:space="preserve"> PAGEREF _Toc177077263 \h </w:instrText>
            </w:r>
          </w:ins>
          <w:r>
            <w:rPr>
              <w:webHidden/>
            </w:rPr>
          </w:r>
          <w:r>
            <w:rPr>
              <w:webHidden/>
            </w:rPr>
            <w:fldChar w:fldCharType="separate"/>
          </w:r>
          <w:ins w:id="83" w:author="An Tran, ACA (BUV)" w:date="2024-09-12T23:46:00Z" w16du:dateUtc="2024-09-12T16:46:00Z">
            <w:r>
              <w:rPr>
                <w:webHidden/>
              </w:rPr>
              <w:t>46</w:t>
            </w:r>
            <w:r>
              <w:rPr>
                <w:webHidden/>
              </w:rPr>
              <w:fldChar w:fldCharType="end"/>
            </w:r>
            <w:r w:rsidRPr="006E62B6">
              <w:rPr>
                <w:rStyle w:val="Hyperlink"/>
              </w:rPr>
              <w:fldChar w:fldCharType="end"/>
            </w:r>
          </w:ins>
        </w:p>
        <w:p w14:paraId="32D49727" w14:textId="444AF02C" w:rsidR="00680D43" w:rsidRDefault="00680D43">
          <w:pPr>
            <w:pStyle w:val="TOC2"/>
            <w:tabs>
              <w:tab w:val="left" w:pos="1540"/>
            </w:tabs>
            <w:rPr>
              <w:ins w:id="84" w:author="An Tran, ACA (BUV)" w:date="2024-09-12T23:46:00Z" w16du:dateUtc="2024-09-12T16:46:00Z"/>
              <w:rFonts w:asciiTheme="minorHAnsi" w:eastAsiaTheme="minorEastAsia" w:hAnsiTheme="minorHAnsi" w:cstheme="minorBidi"/>
              <w:kern w:val="2"/>
              <w:lang w:eastAsia="en-US"/>
              <w14:ligatures w14:val="standardContextual"/>
            </w:rPr>
          </w:pPr>
          <w:ins w:id="8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"_Toc177077264"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6.</w:t>
            </w:r>
            <w:r>
              <w:rPr>
                <w:rFonts w:asciiTheme="minorHAnsi" w:eastAsiaTheme="minorEastAsia" w:hAnsiTheme="minorHAnsi" w:cstheme="minorBidi"/>
                <w:kern w:val="2"/>
                <w:lang w:eastAsia="en-US"/>
                <w14:ligatures w14:val="standardContextual"/>
              </w:rPr>
              <w:tab/>
            </w:r>
            <w:r w:rsidRPr="006E62B6">
              <w:rPr>
                <w:rStyle w:val="Hyperlink"/>
                <w:lang w:val="vi-VN"/>
              </w:rPr>
              <w:t>If I have left an item on the bus, how do I get it returned? / Nếu tôi để quên đồ trên xe buýt, làm sao để có thể lấy lại?</w:t>
            </w:r>
            <w:r>
              <w:rPr>
                <w:webHidden/>
              </w:rPr>
              <w:tab/>
            </w:r>
            <w:r>
              <w:rPr>
                <w:webHidden/>
              </w:rPr>
              <w:fldChar w:fldCharType="begin"/>
            </w:r>
            <w:r>
              <w:rPr>
                <w:webHidden/>
              </w:rPr>
              <w:instrText xml:space="preserve"> PAGEREF _Toc177077264 \h </w:instrText>
            </w:r>
          </w:ins>
          <w:r>
            <w:rPr>
              <w:webHidden/>
            </w:rPr>
          </w:r>
          <w:r>
            <w:rPr>
              <w:webHidden/>
            </w:rPr>
            <w:fldChar w:fldCharType="separate"/>
          </w:r>
          <w:ins w:id="86" w:author="An Tran, ACA (BUV)" w:date="2024-09-12T23:46:00Z" w16du:dateUtc="2024-09-12T16:46:00Z">
            <w:r>
              <w:rPr>
                <w:webHidden/>
              </w:rPr>
              <w:t>47</w:t>
            </w:r>
            <w:r>
              <w:rPr>
                <w:webHidden/>
              </w:rPr>
              <w:fldChar w:fldCharType="end"/>
            </w:r>
            <w:r w:rsidRPr="006E62B6">
              <w:rPr>
                <w:rStyle w:val="Hyperlink"/>
              </w:rPr>
              <w:fldChar w:fldCharType="end"/>
            </w:r>
          </w:ins>
        </w:p>
        <w:p w14:paraId="20B77F86" w14:textId="78AFF65C" w:rsidR="00680D43" w:rsidRDefault="00680D43">
          <w:pPr>
            <w:pStyle w:val="TOC1"/>
            <w:rPr>
              <w:ins w:id="87" w:author="An Tran, ACA (BUV)" w:date="2024-09-12T23:46:00Z" w16du:dateUtc="2024-09-12T16:46:00Z"/>
              <w:rFonts w:asciiTheme="minorHAnsi" w:eastAsiaTheme="minorEastAsia" w:hAnsiTheme="minorHAnsi" w:cstheme="minorBidi"/>
              <w:b w:val="0"/>
              <w:bCs w:val="0"/>
              <w:kern w:val="2"/>
              <w:lang w:eastAsia="en-US"/>
              <w14:ligatures w14:val="standardContextual"/>
            </w:rPr>
          </w:pPr>
          <w:ins w:id="8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"_Toc177077265"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rFonts w:ascii="iCiel Avenir LT Std 35 Light" w:hAnsi="iCiel Avenir LT Std 35 Light"/>
                <w:lang w:val="vi-VN"/>
              </w:rPr>
              <w:t>III.</w:t>
            </w:r>
            <w:r>
              <w:rPr>
                <w:rFonts w:asciiTheme="minorHAnsi" w:eastAsiaTheme="minorEastAsia" w:hAnsiTheme="minorHAnsi" w:cstheme="minorBidi"/>
                <w:b w:val="0"/>
                <w:bCs w:val="0"/>
                <w:kern w:val="2"/>
                <w:lang w:eastAsia="en-US"/>
                <w14:ligatures w14:val="standardContextual"/>
              </w:rPr>
              <w:tab/>
            </w:r>
            <w:r w:rsidRPr="006E62B6">
              <w:rPr>
                <w:rStyle w:val="Hyperlink"/>
                <w:rFonts w:ascii="iCiel Avenir LT Std 35 Light" w:hAnsi="iCiel Avenir LT Std 35 Light"/>
                <w:lang w:val="vi-VN"/>
              </w:rPr>
              <w:t>REGISTRY</w:t>
            </w:r>
            <w:r>
              <w:rPr>
                <w:webHidden/>
              </w:rPr>
              <w:tab/>
            </w:r>
            <w:r>
              <w:rPr>
                <w:webHidden/>
              </w:rPr>
              <w:fldChar w:fldCharType="begin"/>
            </w:r>
            <w:r>
              <w:rPr>
                <w:webHidden/>
              </w:rPr>
              <w:instrText xml:space="preserve"> PAGEREF _Toc177077265 \h </w:instrText>
            </w:r>
          </w:ins>
          <w:r>
            <w:rPr>
              <w:webHidden/>
            </w:rPr>
          </w:r>
          <w:r>
            <w:rPr>
              <w:webHidden/>
            </w:rPr>
            <w:fldChar w:fldCharType="separate"/>
          </w:r>
          <w:ins w:id="89" w:author="An Tran, ACA (BUV)" w:date="2024-09-12T23:46:00Z" w16du:dateUtc="2024-09-12T16:46:00Z">
            <w:r>
              <w:rPr>
                <w:webHidden/>
              </w:rPr>
              <w:t>48</w:t>
            </w:r>
            <w:r>
              <w:rPr>
                <w:webHidden/>
              </w:rPr>
              <w:fldChar w:fldCharType="end"/>
            </w:r>
            <w:r w:rsidRPr="006E62B6">
              <w:rPr>
                <w:rStyle w:val="Hyperlink"/>
              </w:rPr>
              <w:fldChar w:fldCharType="end"/>
            </w:r>
          </w:ins>
        </w:p>
        <w:p w14:paraId="3AA3EEAD" w14:textId="4B94FF77" w:rsidR="00680D43" w:rsidRDefault="00680D43">
          <w:pPr>
            <w:pStyle w:val="TOC2"/>
            <w:tabs>
              <w:tab w:val="left" w:pos="1540"/>
            </w:tabs>
            <w:rPr>
              <w:ins w:id="90" w:author="An Tran, ACA (BUV)" w:date="2024-09-12T23:46:00Z" w16du:dateUtc="2024-09-12T16:46:00Z"/>
              <w:rFonts w:asciiTheme="minorHAnsi" w:eastAsiaTheme="minorEastAsia" w:hAnsiTheme="minorHAnsi" w:cstheme="minorBidi"/>
              <w:kern w:val="2"/>
              <w:lang w:eastAsia="en-US"/>
              <w14:ligatures w14:val="standardContextual"/>
            </w:rPr>
          </w:pPr>
          <w:ins w:id="9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"_Toc177077272"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Can the undergraduate students request an official transcript?/ </w:t>
            </w:r>
            <w:r w:rsidRPr="006E62B6">
              <w:rPr>
                <w:rStyle w:val="Hyperlink"/>
                <w:i/>
                <w:iCs/>
                <w:lang w:val="vi-VN"/>
              </w:rPr>
              <w:t>Sinh viên chưa tốt nghiệp có thể xin cấp bảng điểm chính thức không?</w:t>
            </w:r>
            <w:r>
              <w:rPr>
                <w:webHidden/>
              </w:rPr>
              <w:tab/>
            </w:r>
            <w:r>
              <w:rPr>
                <w:webHidden/>
              </w:rPr>
              <w:fldChar w:fldCharType="begin"/>
            </w:r>
            <w:r>
              <w:rPr>
                <w:webHidden/>
              </w:rPr>
              <w:instrText xml:space="preserve"> PAGEREF _Toc177077272 \h </w:instrText>
            </w:r>
          </w:ins>
          <w:r>
            <w:rPr>
              <w:webHidden/>
            </w:rPr>
          </w:r>
          <w:r>
            <w:rPr>
              <w:webHidden/>
            </w:rPr>
            <w:fldChar w:fldCharType="separate"/>
          </w:r>
          <w:ins w:id="92" w:author="An Tran, ACA (BUV)" w:date="2024-09-12T23:46:00Z" w16du:dateUtc="2024-09-12T16:46:00Z">
            <w:r>
              <w:rPr>
                <w:webHidden/>
              </w:rPr>
              <w:t>48</w:t>
            </w:r>
            <w:r>
              <w:rPr>
                <w:webHidden/>
              </w:rPr>
              <w:fldChar w:fldCharType="end"/>
            </w:r>
            <w:r w:rsidRPr="006E62B6">
              <w:rPr>
                <w:rStyle w:val="Hyperlink"/>
              </w:rPr>
              <w:fldChar w:fldCharType="end"/>
            </w:r>
          </w:ins>
        </w:p>
        <w:p w14:paraId="3E084920" w14:textId="273C1873" w:rsidR="00680D43" w:rsidRDefault="00680D43">
          <w:pPr>
            <w:pStyle w:val="TOC2"/>
            <w:tabs>
              <w:tab w:val="left" w:pos="1540"/>
            </w:tabs>
            <w:rPr>
              <w:ins w:id="93" w:author="An Tran, ACA (BUV)" w:date="2024-09-12T23:46:00Z" w16du:dateUtc="2024-09-12T16:46:00Z"/>
              <w:rFonts w:asciiTheme="minorHAnsi" w:eastAsiaTheme="minorEastAsia" w:hAnsiTheme="minorHAnsi" w:cstheme="minorBidi"/>
              <w:kern w:val="2"/>
              <w:lang w:eastAsia="en-US"/>
              <w14:ligatures w14:val="standardContextual"/>
            </w:rPr>
          </w:pPr>
          <w:ins w:id="9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"_Toc177077273"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2.</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What is the progression condition at BUV? / </w:t>
            </w:r>
            <w:r w:rsidRPr="006E62B6">
              <w:rPr>
                <w:rStyle w:val="Hyperlink"/>
                <w:i/>
                <w:iCs/>
                <w:lang w:val="vi-VN"/>
              </w:rPr>
              <w:t>Điều kiện được lên lớp ở BUV là gì?</w:t>
            </w:r>
            <w:r>
              <w:rPr>
                <w:webHidden/>
              </w:rPr>
              <w:tab/>
            </w:r>
            <w:r>
              <w:rPr>
                <w:webHidden/>
              </w:rPr>
              <w:fldChar w:fldCharType="begin"/>
            </w:r>
            <w:r>
              <w:rPr>
                <w:webHidden/>
              </w:rPr>
              <w:instrText xml:space="preserve"> PAGEREF _Toc177077273 \h </w:instrText>
            </w:r>
          </w:ins>
          <w:r>
            <w:rPr>
              <w:webHidden/>
            </w:rPr>
          </w:r>
          <w:r>
            <w:rPr>
              <w:webHidden/>
            </w:rPr>
            <w:fldChar w:fldCharType="separate"/>
          </w:r>
          <w:ins w:id="95" w:author="An Tran, ACA (BUV)" w:date="2024-09-12T23:46:00Z" w16du:dateUtc="2024-09-12T16:46:00Z">
            <w:r>
              <w:rPr>
                <w:webHidden/>
              </w:rPr>
              <w:t>48</w:t>
            </w:r>
            <w:r>
              <w:rPr>
                <w:webHidden/>
              </w:rPr>
              <w:fldChar w:fldCharType="end"/>
            </w:r>
            <w:r w:rsidRPr="006E62B6">
              <w:rPr>
                <w:rStyle w:val="Hyperlink"/>
              </w:rPr>
              <w:fldChar w:fldCharType="end"/>
            </w:r>
          </w:ins>
        </w:p>
        <w:p w14:paraId="5EEA2824" w14:textId="7545D60D" w:rsidR="00680D43" w:rsidRDefault="00680D43">
          <w:pPr>
            <w:pStyle w:val="TOC2"/>
            <w:tabs>
              <w:tab w:val="left" w:pos="1540"/>
            </w:tabs>
            <w:rPr>
              <w:ins w:id="96" w:author="An Tran, ACA (BUV)" w:date="2024-09-12T23:46:00Z" w16du:dateUtc="2024-09-12T16:46:00Z"/>
              <w:rFonts w:asciiTheme="minorHAnsi" w:eastAsiaTheme="minorEastAsia" w:hAnsiTheme="minorHAnsi" w:cstheme="minorBidi"/>
              <w:kern w:val="2"/>
              <w:lang w:eastAsia="en-US"/>
              <w14:ligatures w14:val="standardContextual"/>
            </w:rPr>
          </w:pPr>
          <w:ins w:id="9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"_Toc177077274"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3.</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w:t>
            </w:r>
            <w:r w:rsidRPr="006E62B6">
              <w:rPr>
                <w:rStyle w:val="Hyperlink"/>
              </w:rPr>
              <w:t>are</w:t>
            </w:r>
            <w:r w:rsidRPr="006E62B6">
              <w:rPr>
                <w:rStyle w:val="Hyperlink"/>
                <w:lang w:val="vi-VN"/>
              </w:rPr>
              <w:t xml:space="preserve"> resits at BUV regulated? / </w:t>
            </w:r>
            <w:r w:rsidRPr="006E62B6">
              <w:rPr>
                <w:rStyle w:val="Hyperlink"/>
                <w:i/>
                <w:iCs/>
                <w:lang w:val="vi-VN"/>
              </w:rPr>
              <w:t>Quy định cho việc thi lại ở BUV như thế nào?</w:t>
            </w:r>
            <w:r>
              <w:rPr>
                <w:webHidden/>
              </w:rPr>
              <w:tab/>
            </w:r>
            <w:r>
              <w:rPr>
                <w:webHidden/>
              </w:rPr>
              <w:fldChar w:fldCharType="begin"/>
            </w:r>
            <w:r>
              <w:rPr>
                <w:webHidden/>
              </w:rPr>
              <w:instrText xml:space="preserve"> PAGEREF _Toc177077274 \h </w:instrText>
            </w:r>
          </w:ins>
          <w:r>
            <w:rPr>
              <w:webHidden/>
            </w:rPr>
          </w:r>
          <w:r>
            <w:rPr>
              <w:webHidden/>
            </w:rPr>
            <w:fldChar w:fldCharType="separate"/>
          </w:r>
          <w:ins w:id="98" w:author="An Tran, ACA (BUV)" w:date="2024-09-12T23:46:00Z" w16du:dateUtc="2024-09-12T16:46:00Z">
            <w:r>
              <w:rPr>
                <w:webHidden/>
              </w:rPr>
              <w:t>49</w:t>
            </w:r>
            <w:r>
              <w:rPr>
                <w:webHidden/>
              </w:rPr>
              <w:fldChar w:fldCharType="end"/>
            </w:r>
            <w:r w:rsidRPr="006E62B6">
              <w:rPr>
                <w:rStyle w:val="Hyperlink"/>
              </w:rPr>
              <w:fldChar w:fldCharType="end"/>
            </w:r>
          </w:ins>
        </w:p>
        <w:p w14:paraId="5812CCE9" w14:textId="11CE2145" w:rsidR="00680D43" w:rsidRDefault="00680D43">
          <w:pPr>
            <w:pStyle w:val="TOC2"/>
            <w:tabs>
              <w:tab w:val="left" w:pos="1540"/>
            </w:tabs>
            <w:rPr>
              <w:ins w:id="99" w:author="An Tran, ACA (BUV)" w:date="2024-09-12T23:46:00Z" w16du:dateUtc="2024-09-12T16:46:00Z"/>
              <w:rFonts w:asciiTheme="minorHAnsi" w:eastAsiaTheme="minorEastAsia" w:hAnsiTheme="minorHAnsi" w:cstheme="minorBidi"/>
              <w:kern w:val="2"/>
              <w:lang w:eastAsia="en-US"/>
              <w14:ligatures w14:val="standardContextual"/>
            </w:rPr>
          </w:pPr>
          <w:ins w:id="10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"_Toc177077275"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4.</w:t>
            </w:r>
            <w:r>
              <w:rPr>
                <w:rFonts w:asciiTheme="minorHAnsi" w:eastAsiaTheme="minorEastAsia" w:hAnsiTheme="minorHAnsi" w:cstheme="minorBidi"/>
                <w:kern w:val="2"/>
                <w:lang w:eastAsia="en-US"/>
                <w14:ligatures w14:val="standardContextual"/>
              </w:rPr>
              <w:tab/>
            </w:r>
            <w:r w:rsidRPr="006E62B6">
              <w:rPr>
                <w:rStyle w:val="Hyperlink"/>
                <w:lang w:val="vi-VN"/>
              </w:rPr>
              <w:t>How can students have a copy or a re-issued version of the transcript/degree certificate? / Làm thế nào để sinh viên có thể xin bản sao hoặc xin cấp lại bảng điểm chính thức hoặc bằng tốt nghiệp</w:t>
            </w:r>
            <w:r w:rsidRPr="006E62B6">
              <w:rPr>
                <w:rStyle w:val="Hyperlink"/>
                <w:i/>
                <w:iCs/>
                <w:lang w:val="vi-VN"/>
              </w:rPr>
              <w:t>?</w:t>
            </w:r>
            <w:r>
              <w:rPr>
                <w:webHidden/>
              </w:rPr>
              <w:tab/>
            </w:r>
            <w:r>
              <w:rPr>
                <w:webHidden/>
              </w:rPr>
              <w:fldChar w:fldCharType="begin"/>
            </w:r>
            <w:r>
              <w:rPr>
                <w:webHidden/>
              </w:rPr>
              <w:instrText xml:space="preserve"> PAGEREF _Toc177077275 \h </w:instrText>
            </w:r>
          </w:ins>
          <w:r>
            <w:rPr>
              <w:webHidden/>
            </w:rPr>
          </w:r>
          <w:r>
            <w:rPr>
              <w:webHidden/>
            </w:rPr>
            <w:fldChar w:fldCharType="separate"/>
          </w:r>
          <w:ins w:id="101" w:author="An Tran, ACA (BUV)" w:date="2024-09-12T23:46:00Z" w16du:dateUtc="2024-09-12T16:46:00Z">
            <w:r>
              <w:rPr>
                <w:webHidden/>
              </w:rPr>
              <w:t>54</w:t>
            </w:r>
            <w:r>
              <w:rPr>
                <w:webHidden/>
              </w:rPr>
              <w:fldChar w:fldCharType="end"/>
            </w:r>
            <w:r w:rsidRPr="006E62B6">
              <w:rPr>
                <w:rStyle w:val="Hyperlink"/>
              </w:rPr>
              <w:fldChar w:fldCharType="end"/>
            </w:r>
          </w:ins>
        </w:p>
        <w:p w14:paraId="644BECB2" w14:textId="698625F3" w:rsidR="00680D43" w:rsidRDefault="00680D43">
          <w:pPr>
            <w:pStyle w:val="TOC2"/>
            <w:tabs>
              <w:tab w:val="left" w:pos="1540"/>
            </w:tabs>
            <w:rPr>
              <w:ins w:id="102" w:author="An Tran, ACA (BUV)" w:date="2024-09-12T23:46:00Z" w16du:dateUtc="2024-09-12T16:46:00Z"/>
              <w:rFonts w:asciiTheme="minorHAnsi" w:eastAsiaTheme="minorEastAsia" w:hAnsiTheme="minorHAnsi" w:cstheme="minorBidi"/>
              <w:kern w:val="2"/>
              <w:lang w:eastAsia="en-US"/>
              <w14:ligatures w14:val="standardContextual"/>
            </w:rPr>
          </w:pPr>
          <w:ins w:id="10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"_Toc177077276"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5.</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is classification regulated at BUV? / </w:t>
            </w:r>
            <w:r w:rsidRPr="006E62B6">
              <w:rPr>
                <w:rStyle w:val="Hyperlink"/>
                <w:i/>
                <w:iCs/>
                <w:lang w:val="vi-VN"/>
              </w:rPr>
              <w:t>Quy định xếp hạng bằng ở BUV là như thế nào?</w:t>
            </w:r>
            <w:r>
              <w:rPr>
                <w:webHidden/>
              </w:rPr>
              <w:tab/>
            </w:r>
            <w:r>
              <w:rPr>
                <w:webHidden/>
              </w:rPr>
              <w:fldChar w:fldCharType="begin"/>
            </w:r>
            <w:r>
              <w:rPr>
                <w:webHidden/>
              </w:rPr>
              <w:instrText xml:space="preserve"> PAGEREF _Toc177077276 \h </w:instrText>
            </w:r>
          </w:ins>
          <w:r>
            <w:rPr>
              <w:webHidden/>
            </w:rPr>
          </w:r>
          <w:r>
            <w:rPr>
              <w:webHidden/>
            </w:rPr>
            <w:fldChar w:fldCharType="separate"/>
          </w:r>
          <w:ins w:id="104" w:author="An Tran, ACA (BUV)" w:date="2024-09-12T23:46:00Z" w16du:dateUtc="2024-09-12T16:46:00Z">
            <w:r>
              <w:rPr>
                <w:webHidden/>
              </w:rPr>
              <w:t>55</w:t>
            </w:r>
            <w:r>
              <w:rPr>
                <w:webHidden/>
              </w:rPr>
              <w:fldChar w:fldCharType="end"/>
            </w:r>
            <w:r w:rsidRPr="006E62B6">
              <w:rPr>
                <w:rStyle w:val="Hyperlink"/>
              </w:rPr>
              <w:fldChar w:fldCharType="end"/>
            </w:r>
          </w:ins>
        </w:p>
        <w:p w14:paraId="4FC451A3" w14:textId="349A1015" w:rsidR="00680D43" w:rsidRDefault="00680D43">
          <w:pPr>
            <w:pStyle w:val="TOC2"/>
            <w:tabs>
              <w:tab w:val="left" w:pos="1540"/>
            </w:tabs>
            <w:rPr>
              <w:ins w:id="105" w:author="An Tran, ACA (BUV)" w:date="2024-09-12T23:46:00Z" w16du:dateUtc="2024-09-12T16:46:00Z"/>
              <w:rFonts w:asciiTheme="minorHAnsi" w:eastAsiaTheme="minorEastAsia" w:hAnsiTheme="minorHAnsi" w:cstheme="minorBidi"/>
              <w:kern w:val="2"/>
              <w:lang w:eastAsia="en-US"/>
              <w14:ligatures w14:val="standardContextual"/>
            </w:rPr>
          </w:pPr>
          <w:ins w:id="10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"_Toc177077277"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6.</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How can students maintain their scholarship/bursary? If students fail any modules, how’s that going to affect their scholarship? / </w:t>
            </w:r>
            <w:r w:rsidRPr="006E62B6">
              <w:rPr>
                <w:rStyle w:val="Hyperlink"/>
                <w:i/>
                <w:iCs/>
                <w:lang w:val="vi-VN"/>
              </w:rPr>
              <w:t>Làm thế nào để sinh viên duy trì học bổng? Nếu sinh viên trượt môn thì có ảnh hưởng đến học bổng của con hay không?</w:t>
            </w:r>
            <w:r>
              <w:rPr>
                <w:webHidden/>
              </w:rPr>
              <w:tab/>
            </w:r>
            <w:r>
              <w:rPr>
                <w:webHidden/>
              </w:rPr>
              <w:fldChar w:fldCharType="begin"/>
            </w:r>
            <w:r>
              <w:rPr>
                <w:webHidden/>
              </w:rPr>
              <w:instrText xml:space="preserve"> PAGEREF _Toc177077277 \h </w:instrText>
            </w:r>
          </w:ins>
          <w:r>
            <w:rPr>
              <w:webHidden/>
            </w:rPr>
          </w:r>
          <w:r>
            <w:rPr>
              <w:webHidden/>
            </w:rPr>
            <w:fldChar w:fldCharType="separate"/>
          </w:r>
          <w:ins w:id="107" w:author="An Tran, ACA (BUV)" w:date="2024-09-12T23:46:00Z" w16du:dateUtc="2024-09-12T16:46:00Z">
            <w:r>
              <w:rPr>
                <w:webHidden/>
              </w:rPr>
              <w:t>58</w:t>
            </w:r>
            <w:r>
              <w:rPr>
                <w:webHidden/>
              </w:rPr>
              <w:fldChar w:fldCharType="end"/>
            </w:r>
            <w:r w:rsidRPr="006E62B6">
              <w:rPr>
                <w:rStyle w:val="Hyperlink"/>
              </w:rPr>
              <w:fldChar w:fldCharType="end"/>
            </w:r>
          </w:ins>
        </w:p>
        <w:p w14:paraId="397CC669" w14:textId="6961603E" w:rsidR="00680D43" w:rsidRDefault="00680D43">
          <w:pPr>
            <w:pStyle w:val="TOC2"/>
            <w:tabs>
              <w:tab w:val="left" w:pos="1540"/>
            </w:tabs>
            <w:rPr>
              <w:ins w:id="108" w:author="An Tran, ACA (BUV)" w:date="2024-09-12T23:46:00Z" w16du:dateUtc="2024-09-12T16:46:00Z"/>
              <w:rFonts w:asciiTheme="minorHAnsi" w:eastAsiaTheme="minorEastAsia" w:hAnsiTheme="minorHAnsi" w:cstheme="minorBidi"/>
              <w:kern w:val="2"/>
              <w:lang w:eastAsia="en-US"/>
              <w14:ligatures w14:val="standardContextual"/>
            </w:rPr>
          </w:pPr>
          <w:ins w:id="109"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"_Toc177077334"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7.</w:t>
            </w:r>
            <w:r>
              <w:rPr>
                <w:rFonts w:asciiTheme="minorHAnsi" w:eastAsiaTheme="minorEastAsia" w:hAnsiTheme="minorHAnsi" w:cstheme="minorBidi"/>
                <w:kern w:val="2"/>
                <w:lang w:eastAsia="en-US"/>
                <w14:ligatures w14:val="standardContextual"/>
              </w:rPr>
              <w:tab/>
            </w:r>
            <w:r w:rsidRPr="006E62B6">
              <w:rPr>
                <w:rStyle w:val="Hyperlink"/>
              </w:rPr>
              <w:t xml:space="preserve">What are the criteria for Course Excellence Award and Dean’s List at BUV? / </w:t>
            </w:r>
            <w:r w:rsidRPr="006E62B6">
              <w:rPr>
                <w:rStyle w:val="Hyperlink"/>
                <w:i/>
                <w:iCs/>
              </w:rPr>
              <w:t>Tiêu chí trao thưởng về thành tích học tập xuất sắc ở BUV là gì?</w:t>
            </w:r>
            <w:r>
              <w:rPr>
                <w:webHidden/>
              </w:rPr>
              <w:tab/>
            </w:r>
            <w:r>
              <w:rPr>
                <w:webHidden/>
              </w:rPr>
              <w:fldChar w:fldCharType="begin"/>
            </w:r>
            <w:r>
              <w:rPr>
                <w:webHidden/>
              </w:rPr>
              <w:instrText xml:space="preserve"> PAGEREF _Toc177077334 \h </w:instrText>
            </w:r>
          </w:ins>
          <w:r>
            <w:rPr>
              <w:webHidden/>
            </w:rPr>
          </w:r>
          <w:r>
            <w:rPr>
              <w:webHidden/>
            </w:rPr>
            <w:fldChar w:fldCharType="separate"/>
          </w:r>
          <w:ins w:id="110" w:author="An Tran, ACA (BUV)" w:date="2024-09-12T23:46:00Z" w16du:dateUtc="2024-09-12T16:46:00Z">
            <w:r>
              <w:rPr>
                <w:webHidden/>
              </w:rPr>
              <w:t>59</w:t>
            </w:r>
            <w:r>
              <w:rPr>
                <w:webHidden/>
              </w:rPr>
              <w:fldChar w:fldCharType="end"/>
            </w:r>
            <w:r w:rsidRPr="006E62B6">
              <w:rPr>
                <w:rStyle w:val="Hyperlink"/>
              </w:rPr>
              <w:fldChar w:fldCharType="end"/>
            </w:r>
          </w:ins>
        </w:p>
        <w:p w14:paraId="02D48F14" w14:textId="7413C4A0" w:rsidR="00680D43" w:rsidRDefault="00680D43">
          <w:pPr>
            <w:pStyle w:val="TOC2"/>
            <w:tabs>
              <w:tab w:val="left" w:pos="1540"/>
            </w:tabs>
            <w:rPr>
              <w:ins w:id="111" w:author="An Tran, ACA (BUV)" w:date="2024-09-12T23:46:00Z" w16du:dateUtc="2024-09-12T16:46:00Z"/>
              <w:rFonts w:asciiTheme="minorHAnsi" w:eastAsiaTheme="minorEastAsia" w:hAnsiTheme="minorHAnsi" w:cstheme="minorBidi"/>
              <w:kern w:val="2"/>
              <w:lang w:eastAsia="en-US"/>
              <w14:ligatures w14:val="standardContextual"/>
            </w:rPr>
          </w:pPr>
          <w:ins w:id="112" w:author="An Tran, ACA (BUV)" w:date="2024-09-12T23:46:00Z" w16du:dateUtc="2024-09-12T16:46:00Z">
            <w:r w:rsidRPr="006E62B6">
              <w:rPr>
                <w:rStyle w:val="Hyperlink"/>
              </w:rPr>
              <w:lastRenderedPageBreak/>
              <w:fldChar w:fldCharType="begin"/>
            </w:r>
            <w:r w:rsidRPr="006E62B6">
              <w:rPr>
                <w:rStyle w:val="Hyperlink"/>
              </w:rPr>
              <w:instrText xml:space="preserve"> </w:instrText>
            </w:r>
            <w:r>
              <w:instrText>HYPERLINK \l "_Toc177077335"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8.</w:t>
            </w:r>
            <w:r>
              <w:rPr>
                <w:rFonts w:asciiTheme="minorHAnsi" w:eastAsiaTheme="minorEastAsia" w:hAnsiTheme="minorHAnsi" w:cstheme="minorBidi"/>
                <w:kern w:val="2"/>
                <w:lang w:eastAsia="en-US"/>
                <w14:ligatures w14:val="standardContextual"/>
              </w:rPr>
              <w:tab/>
            </w:r>
            <w:r w:rsidRPr="006E62B6">
              <w:rPr>
                <w:rStyle w:val="Hyperlink"/>
              </w:rPr>
              <w:t xml:space="preserve">Do the students need to re-submit the assessment if the student has Exceptional Circumstance Upheld? When? / </w:t>
            </w:r>
            <w:r w:rsidRPr="006E62B6">
              <w:rPr>
                <w:rStyle w:val="Hyperlink"/>
                <w:i/>
                <w:iCs/>
              </w:rPr>
              <w:t>Sau khi đơn xin xét ngoại lệ của sinh viên được chấp thuận, sinh viên có phải nộp lại bài không và bao giờ nộp lại bài?</w:t>
            </w:r>
            <w:r>
              <w:rPr>
                <w:webHidden/>
              </w:rPr>
              <w:tab/>
            </w:r>
            <w:r>
              <w:rPr>
                <w:webHidden/>
              </w:rPr>
              <w:fldChar w:fldCharType="begin"/>
            </w:r>
            <w:r>
              <w:rPr>
                <w:webHidden/>
              </w:rPr>
              <w:instrText xml:space="preserve"> PAGEREF _Toc177077335 \h </w:instrText>
            </w:r>
          </w:ins>
          <w:r>
            <w:rPr>
              <w:webHidden/>
            </w:rPr>
          </w:r>
          <w:r>
            <w:rPr>
              <w:webHidden/>
            </w:rPr>
            <w:fldChar w:fldCharType="separate"/>
          </w:r>
          <w:ins w:id="113" w:author="An Tran, ACA (BUV)" w:date="2024-09-12T23:46:00Z" w16du:dateUtc="2024-09-12T16:46:00Z">
            <w:r>
              <w:rPr>
                <w:webHidden/>
              </w:rPr>
              <w:t>60</w:t>
            </w:r>
            <w:r>
              <w:rPr>
                <w:webHidden/>
              </w:rPr>
              <w:fldChar w:fldCharType="end"/>
            </w:r>
            <w:r w:rsidRPr="006E62B6">
              <w:rPr>
                <w:rStyle w:val="Hyperlink"/>
              </w:rPr>
              <w:fldChar w:fldCharType="end"/>
            </w:r>
          </w:ins>
        </w:p>
        <w:p w14:paraId="2F819914" w14:textId="57DF5C53" w:rsidR="00680D43" w:rsidRDefault="00680D43">
          <w:pPr>
            <w:pStyle w:val="TOC2"/>
            <w:tabs>
              <w:tab w:val="left" w:pos="1540"/>
            </w:tabs>
            <w:rPr>
              <w:ins w:id="114" w:author="An Tran, ACA (BUV)" w:date="2024-09-12T23:46:00Z" w16du:dateUtc="2024-09-12T16:46:00Z"/>
              <w:rFonts w:asciiTheme="minorHAnsi" w:eastAsiaTheme="minorEastAsia" w:hAnsiTheme="minorHAnsi" w:cstheme="minorBidi"/>
              <w:kern w:val="2"/>
              <w:lang w:eastAsia="en-US"/>
              <w14:ligatures w14:val="standardContextual"/>
            </w:rPr>
          </w:pPr>
          <w:ins w:id="11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"_Toc177077336"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9.</w:t>
            </w:r>
            <w:r>
              <w:rPr>
                <w:rFonts w:asciiTheme="minorHAnsi" w:eastAsiaTheme="minorEastAsia" w:hAnsiTheme="minorHAnsi" w:cstheme="minorBidi"/>
                <w:kern w:val="2"/>
                <w:lang w:eastAsia="en-US"/>
                <w14:ligatures w14:val="standardContextual"/>
              </w:rPr>
              <w:tab/>
            </w:r>
            <w:r w:rsidRPr="006E62B6">
              <w:rPr>
                <w:rStyle w:val="Hyperlink"/>
              </w:rPr>
              <w:t xml:space="preserve">What does suffix “C” on the transcript means? Can the students ask for resit to improve the grade? / </w:t>
            </w:r>
            <w:r w:rsidRPr="006E62B6">
              <w:rPr>
                <w:rStyle w:val="Hyperlink"/>
                <w:i/>
                <w:iCs/>
              </w:rPr>
              <w:t>Ký hiệu “C” trong bảng điểm nghĩa là gì? Sinh viên có thể thi lại để cả thiện điểm không?</w:t>
            </w:r>
            <w:r>
              <w:rPr>
                <w:webHidden/>
              </w:rPr>
              <w:tab/>
            </w:r>
            <w:r>
              <w:rPr>
                <w:webHidden/>
              </w:rPr>
              <w:fldChar w:fldCharType="begin"/>
            </w:r>
            <w:r>
              <w:rPr>
                <w:webHidden/>
              </w:rPr>
              <w:instrText xml:space="preserve"> PAGEREF _Toc177077336 \h </w:instrText>
            </w:r>
          </w:ins>
          <w:r>
            <w:rPr>
              <w:webHidden/>
            </w:rPr>
          </w:r>
          <w:r>
            <w:rPr>
              <w:webHidden/>
            </w:rPr>
            <w:fldChar w:fldCharType="separate"/>
          </w:r>
          <w:ins w:id="116" w:author="An Tran, ACA (BUV)" w:date="2024-09-12T23:46:00Z" w16du:dateUtc="2024-09-12T16:46:00Z">
            <w:r>
              <w:rPr>
                <w:webHidden/>
              </w:rPr>
              <w:t>61</w:t>
            </w:r>
            <w:r>
              <w:rPr>
                <w:webHidden/>
              </w:rPr>
              <w:fldChar w:fldCharType="end"/>
            </w:r>
            <w:r w:rsidRPr="006E62B6">
              <w:rPr>
                <w:rStyle w:val="Hyperlink"/>
              </w:rPr>
              <w:fldChar w:fldCharType="end"/>
            </w:r>
          </w:ins>
        </w:p>
        <w:p w14:paraId="19DA718E" w14:textId="0BDBA82F" w:rsidR="00680D43" w:rsidRDefault="00680D43">
          <w:pPr>
            <w:pStyle w:val="TOC2"/>
            <w:tabs>
              <w:tab w:val="left" w:pos="1540"/>
            </w:tabs>
            <w:rPr>
              <w:ins w:id="117" w:author="An Tran, ACA (BUV)" w:date="2024-09-12T23:46:00Z" w16du:dateUtc="2024-09-12T16:46:00Z"/>
              <w:rFonts w:asciiTheme="minorHAnsi" w:eastAsiaTheme="minorEastAsia" w:hAnsiTheme="minorHAnsi" w:cstheme="minorBidi"/>
              <w:kern w:val="2"/>
              <w:lang w:eastAsia="en-US"/>
              <w14:ligatures w14:val="standardContextual"/>
            </w:rPr>
          </w:pPr>
          <w:ins w:id="11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"_Toc177077337"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10.</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Can the student take the resit instead of restudying? / </w:t>
            </w:r>
            <w:r w:rsidRPr="006E62B6">
              <w:rPr>
                <w:rStyle w:val="Hyperlink"/>
                <w:i/>
                <w:iCs/>
                <w:lang w:val="vi-VN"/>
              </w:rPr>
              <w:t>Sinh viên có thể thi lại thay vì học lại không?</w:t>
            </w:r>
            <w:r>
              <w:rPr>
                <w:webHidden/>
              </w:rPr>
              <w:tab/>
            </w:r>
            <w:r>
              <w:rPr>
                <w:webHidden/>
              </w:rPr>
              <w:fldChar w:fldCharType="begin"/>
            </w:r>
            <w:r>
              <w:rPr>
                <w:webHidden/>
              </w:rPr>
              <w:instrText xml:space="preserve"> PAGEREF _Toc177077337 \h </w:instrText>
            </w:r>
          </w:ins>
          <w:r>
            <w:rPr>
              <w:webHidden/>
            </w:rPr>
          </w:r>
          <w:r>
            <w:rPr>
              <w:webHidden/>
            </w:rPr>
            <w:fldChar w:fldCharType="separate"/>
          </w:r>
          <w:ins w:id="119" w:author="An Tran, ACA (BUV)" w:date="2024-09-12T23:46:00Z" w16du:dateUtc="2024-09-12T16:46:00Z">
            <w:r>
              <w:rPr>
                <w:webHidden/>
              </w:rPr>
              <w:t>62</w:t>
            </w:r>
            <w:r>
              <w:rPr>
                <w:webHidden/>
              </w:rPr>
              <w:fldChar w:fldCharType="end"/>
            </w:r>
            <w:r w:rsidRPr="006E62B6">
              <w:rPr>
                <w:rStyle w:val="Hyperlink"/>
              </w:rPr>
              <w:fldChar w:fldCharType="end"/>
            </w:r>
          </w:ins>
        </w:p>
        <w:p w14:paraId="6C432488" w14:textId="671DE1E6" w:rsidR="00680D43" w:rsidRDefault="00680D43">
          <w:pPr>
            <w:pStyle w:val="TOC2"/>
            <w:tabs>
              <w:tab w:val="left" w:pos="1540"/>
            </w:tabs>
            <w:rPr>
              <w:ins w:id="120" w:author="An Tran, ACA (BUV)" w:date="2024-09-12T23:46:00Z" w16du:dateUtc="2024-09-12T16:46:00Z"/>
              <w:rFonts w:asciiTheme="minorHAnsi" w:eastAsiaTheme="minorEastAsia" w:hAnsiTheme="minorHAnsi" w:cstheme="minorBidi"/>
              <w:kern w:val="2"/>
              <w:lang w:eastAsia="en-US"/>
              <w14:ligatures w14:val="standardContextual"/>
            </w:rPr>
          </w:pPr>
          <w:ins w:id="12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"_Toc177077338"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11.</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Why the grades are only available around 10 weeks after the final examinations? Why do the students who failed 45 credits in a year cannot attend first 2 – 3 weeks of the new semester? / </w:t>
            </w:r>
            <w:r w:rsidRPr="006E62B6">
              <w:rPr>
                <w:rStyle w:val="Hyperlink"/>
                <w:i/>
                <w:iCs/>
                <w:lang w:val="vi-VN"/>
              </w:rPr>
              <w:t>Tại sao điểm của sinh viên có khoảng 10 tuần sau đợt thi cuối kỳ của sinh viên và sinh viên đang nợ từ 45 tín chỉ của 1 năm không được tham gia 2 - 3 tuần đầu tiên của kỳ học mới?</w:t>
            </w:r>
            <w:r>
              <w:rPr>
                <w:webHidden/>
              </w:rPr>
              <w:tab/>
            </w:r>
            <w:r>
              <w:rPr>
                <w:webHidden/>
              </w:rPr>
              <w:fldChar w:fldCharType="begin"/>
            </w:r>
            <w:r>
              <w:rPr>
                <w:webHidden/>
              </w:rPr>
              <w:instrText xml:space="preserve"> PAGEREF _Toc177077338 \h </w:instrText>
            </w:r>
          </w:ins>
          <w:r>
            <w:rPr>
              <w:webHidden/>
            </w:rPr>
          </w:r>
          <w:r>
            <w:rPr>
              <w:webHidden/>
            </w:rPr>
            <w:fldChar w:fldCharType="separate"/>
          </w:r>
          <w:ins w:id="122" w:author="An Tran, ACA (BUV)" w:date="2024-09-12T23:46:00Z" w16du:dateUtc="2024-09-12T16:46:00Z">
            <w:r>
              <w:rPr>
                <w:webHidden/>
              </w:rPr>
              <w:t>63</w:t>
            </w:r>
            <w:r>
              <w:rPr>
                <w:webHidden/>
              </w:rPr>
              <w:fldChar w:fldCharType="end"/>
            </w:r>
            <w:r w:rsidRPr="006E62B6">
              <w:rPr>
                <w:rStyle w:val="Hyperlink"/>
              </w:rPr>
              <w:fldChar w:fldCharType="end"/>
            </w:r>
          </w:ins>
        </w:p>
        <w:p w14:paraId="66DD6E57" w14:textId="02775ACA" w:rsidR="00680D43" w:rsidRDefault="00680D43">
          <w:pPr>
            <w:pStyle w:val="TOC2"/>
            <w:tabs>
              <w:tab w:val="left" w:pos="1540"/>
            </w:tabs>
            <w:rPr>
              <w:ins w:id="123" w:author="An Tran, ACA (BUV)" w:date="2024-09-12T23:46:00Z" w16du:dateUtc="2024-09-12T16:46:00Z"/>
              <w:rFonts w:asciiTheme="minorHAnsi" w:eastAsiaTheme="minorEastAsia" w:hAnsiTheme="minorHAnsi" w:cstheme="minorBidi"/>
              <w:kern w:val="2"/>
              <w:lang w:eastAsia="en-US"/>
              <w14:ligatures w14:val="standardContextual"/>
            </w:rPr>
          </w:pPr>
          <w:ins w:id="12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"_Toc177077339"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12.</w:t>
            </w:r>
            <w:r>
              <w:rPr>
                <w:rFonts w:asciiTheme="minorHAnsi" w:eastAsiaTheme="minorEastAsia" w:hAnsiTheme="minorHAnsi" w:cstheme="minorBidi"/>
                <w:kern w:val="2"/>
                <w:lang w:eastAsia="en-US"/>
                <w14:ligatures w14:val="standardContextual"/>
              </w:rPr>
              <w:tab/>
            </w:r>
            <w:r w:rsidRPr="006E62B6">
              <w:rPr>
                <w:rStyle w:val="Hyperlink"/>
                <w:lang w:val="vi-VN"/>
              </w:rPr>
              <w:t xml:space="preserve">What are the differences in the rights/priorities of top students and Dean award students compared to the other students? / </w:t>
            </w:r>
            <w:r w:rsidRPr="006E62B6">
              <w:rPr>
                <w:rStyle w:val="Hyperlink"/>
                <w:i/>
                <w:iCs/>
                <w:lang w:val="vi-VN"/>
              </w:rPr>
              <w:t>Sự khác biệt về quyền/ưu tiên của học sinh giỏi so với các học sinh khác là gì?</w:t>
            </w:r>
            <w:r>
              <w:rPr>
                <w:webHidden/>
              </w:rPr>
              <w:tab/>
            </w:r>
            <w:r>
              <w:rPr>
                <w:webHidden/>
              </w:rPr>
              <w:fldChar w:fldCharType="begin"/>
            </w:r>
            <w:r>
              <w:rPr>
                <w:webHidden/>
              </w:rPr>
              <w:instrText xml:space="preserve"> PAGEREF _Toc177077339 \h </w:instrText>
            </w:r>
          </w:ins>
          <w:r>
            <w:rPr>
              <w:webHidden/>
            </w:rPr>
          </w:r>
          <w:r>
            <w:rPr>
              <w:webHidden/>
            </w:rPr>
            <w:fldChar w:fldCharType="separate"/>
          </w:r>
          <w:ins w:id="125" w:author="An Tran, ACA (BUV)" w:date="2024-09-12T23:46:00Z" w16du:dateUtc="2024-09-12T16:46:00Z">
            <w:r>
              <w:rPr>
                <w:webHidden/>
              </w:rPr>
              <w:t>65</w:t>
            </w:r>
            <w:r>
              <w:rPr>
                <w:webHidden/>
              </w:rPr>
              <w:fldChar w:fldCharType="end"/>
            </w:r>
            <w:r w:rsidRPr="006E62B6">
              <w:rPr>
                <w:rStyle w:val="Hyperlink"/>
              </w:rPr>
              <w:fldChar w:fldCharType="end"/>
            </w:r>
          </w:ins>
        </w:p>
        <w:p w14:paraId="57DEE009" w14:textId="3794F0CC" w:rsidR="00680D43" w:rsidRDefault="00680D43">
          <w:pPr>
            <w:pStyle w:val="TOC2"/>
            <w:tabs>
              <w:tab w:val="left" w:pos="1540"/>
            </w:tabs>
            <w:rPr>
              <w:ins w:id="126" w:author="An Tran, ACA (BUV)" w:date="2024-09-12T23:46:00Z" w16du:dateUtc="2024-09-12T16:46:00Z"/>
              <w:rFonts w:asciiTheme="minorHAnsi" w:eastAsiaTheme="minorEastAsia" w:hAnsiTheme="minorHAnsi" w:cstheme="minorBidi"/>
              <w:kern w:val="2"/>
              <w:lang w:eastAsia="en-US"/>
              <w14:ligatures w14:val="standardContextual"/>
            </w:rPr>
          </w:pPr>
          <w:ins w:id="12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"_Toc177077340"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13.</w:t>
            </w:r>
            <w:r>
              <w:rPr>
                <w:rFonts w:asciiTheme="minorHAnsi" w:eastAsiaTheme="minorEastAsia" w:hAnsiTheme="minorHAnsi" w:cstheme="minorBidi"/>
                <w:kern w:val="2"/>
                <w:lang w:eastAsia="en-US"/>
                <w14:ligatures w14:val="standardContextual"/>
              </w:rPr>
              <w:tab/>
            </w:r>
            <w:r w:rsidRPr="006E62B6">
              <w:rPr>
                <w:rStyle w:val="Hyperlink"/>
              </w:rPr>
              <w:t xml:space="preserve">When will the continuing students/ progression students resit if they fail the module? / </w:t>
            </w:r>
            <w:r w:rsidRPr="006E62B6">
              <w:rPr>
                <w:rStyle w:val="Hyperlink"/>
                <w:i/>
                <w:iCs/>
              </w:rPr>
              <w:t>Khi nào thì sinh viên thi lại nếu trượt môn học?</w:t>
            </w:r>
            <w:r>
              <w:rPr>
                <w:webHidden/>
              </w:rPr>
              <w:tab/>
            </w:r>
            <w:r>
              <w:rPr>
                <w:webHidden/>
              </w:rPr>
              <w:fldChar w:fldCharType="begin"/>
            </w:r>
            <w:r>
              <w:rPr>
                <w:webHidden/>
              </w:rPr>
              <w:instrText xml:space="preserve"> PAGEREF _Toc177077340 \h </w:instrText>
            </w:r>
          </w:ins>
          <w:r>
            <w:rPr>
              <w:webHidden/>
            </w:rPr>
          </w:r>
          <w:r>
            <w:rPr>
              <w:webHidden/>
            </w:rPr>
            <w:fldChar w:fldCharType="separate"/>
          </w:r>
          <w:ins w:id="128" w:author="An Tran, ACA (BUV)" w:date="2024-09-12T23:46:00Z" w16du:dateUtc="2024-09-12T16:46:00Z">
            <w:r>
              <w:rPr>
                <w:webHidden/>
              </w:rPr>
              <w:t>66</w:t>
            </w:r>
            <w:r>
              <w:rPr>
                <w:webHidden/>
              </w:rPr>
              <w:fldChar w:fldCharType="end"/>
            </w:r>
            <w:r w:rsidRPr="006E62B6">
              <w:rPr>
                <w:rStyle w:val="Hyperlink"/>
              </w:rPr>
              <w:fldChar w:fldCharType="end"/>
            </w:r>
          </w:ins>
        </w:p>
        <w:p w14:paraId="1C45B0B5" w14:textId="59BCA6CC" w:rsidR="00680D43" w:rsidRDefault="00680D43">
          <w:pPr>
            <w:pStyle w:val="TOC2"/>
            <w:tabs>
              <w:tab w:val="left" w:pos="1540"/>
            </w:tabs>
            <w:rPr>
              <w:ins w:id="129" w:author="An Tran, ACA (BUV)" w:date="2024-09-12T23:46:00Z" w16du:dateUtc="2024-09-12T16:46:00Z"/>
              <w:rFonts w:asciiTheme="minorHAnsi" w:eastAsiaTheme="minorEastAsia" w:hAnsiTheme="minorHAnsi" w:cstheme="minorBidi"/>
              <w:kern w:val="2"/>
              <w:lang w:eastAsia="en-US"/>
              <w14:ligatures w14:val="standardContextual"/>
            </w:rPr>
          </w:pPr>
          <w:ins w:id="13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"_Toc177077341"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14.</w:t>
            </w:r>
            <w:r>
              <w:rPr>
                <w:rFonts w:asciiTheme="minorHAnsi" w:eastAsiaTheme="minorEastAsia" w:hAnsiTheme="minorHAnsi" w:cstheme="minorBidi"/>
                <w:kern w:val="2"/>
                <w:lang w:eastAsia="en-US"/>
                <w14:ligatures w14:val="standardContextual"/>
              </w:rPr>
              <w:tab/>
            </w:r>
            <w:r w:rsidRPr="006E62B6">
              <w:rPr>
                <w:rStyle w:val="Hyperlink"/>
              </w:rPr>
              <w:t xml:space="preserve">What is the late submission regulation at the University?/ </w:t>
            </w:r>
            <w:r w:rsidRPr="006E62B6">
              <w:rPr>
                <w:rStyle w:val="Hyperlink"/>
                <w:i/>
                <w:iCs/>
              </w:rPr>
              <w:t>Quy định nộp bài muộn ở Trường là gì?</w:t>
            </w:r>
            <w:r>
              <w:rPr>
                <w:webHidden/>
              </w:rPr>
              <w:tab/>
            </w:r>
            <w:r>
              <w:rPr>
                <w:webHidden/>
              </w:rPr>
              <w:fldChar w:fldCharType="begin"/>
            </w:r>
            <w:r>
              <w:rPr>
                <w:webHidden/>
              </w:rPr>
              <w:instrText xml:space="preserve"> PAGEREF _Toc177077341 \h </w:instrText>
            </w:r>
          </w:ins>
          <w:r>
            <w:rPr>
              <w:webHidden/>
            </w:rPr>
          </w:r>
          <w:r>
            <w:rPr>
              <w:webHidden/>
            </w:rPr>
            <w:fldChar w:fldCharType="separate"/>
          </w:r>
          <w:ins w:id="131" w:author="An Tran, ACA (BUV)" w:date="2024-09-12T23:46:00Z" w16du:dateUtc="2024-09-12T16:46:00Z">
            <w:r>
              <w:rPr>
                <w:webHidden/>
              </w:rPr>
              <w:t>66</w:t>
            </w:r>
            <w:r>
              <w:rPr>
                <w:webHidden/>
              </w:rPr>
              <w:fldChar w:fldCharType="end"/>
            </w:r>
            <w:r w:rsidRPr="006E62B6">
              <w:rPr>
                <w:rStyle w:val="Hyperlink"/>
              </w:rPr>
              <w:fldChar w:fldCharType="end"/>
            </w:r>
          </w:ins>
        </w:p>
        <w:p w14:paraId="3898D7C3" w14:textId="10DE5440" w:rsidR="00680D43" w:rsidRDefault="00680D43">
          <w:pPr>
            <w:pStyle w:val="TOC2"/>
            <w:tabs>
              <w:tab w:val="left" w:pos="1540"/>
            </w:tabs>
            <w:rPr>
              <w:ins w:id="132" w:author="An Tran, ACA (BUV)" w:date="2024-09-12T23:46:00Z" w16du:dateUtc="2024-09-12T16:46:00Z"/>
              <w:rFonts w:asciiTheme="minorHAnsi" w:eastAsiaTheme="minorEastAsia" w:hAnsiTheme="minorHAnsi" w:cstheme="minorBidi"/>
              <w:kern w:val="2"/>
              <w:lang w:eastAsia="en-US"/>
              <w14:ligatures w14:val="standardContextual"/>
            </w:rPr>
          </w:pPr>
          <w:ins w:id="13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"_Toc177077342"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15.</w:t>
            </w:r>
            <w:r>
              <w:rPr>
                <w:rFonts w:asciiTheme="minorHAnsi" w:eastAsiaTheme="minorEastAsia" w:hAnsiTheme="minorHAnsi" w:cstheme="minorBidi"/>
                <w:kern w:val="2"/>
                <w:lang w:eastAsia="en-US"/>
                <w14:ligatures w14:val="standardContextual"/>
              </w:rPr>
              <w:tab/>
            </w:r>
            <w:r w:rsidRPr="006E62B6">
              <w:rPr>
                <w:rStyle w:val="Hyperlink"/>
              </w:rPr>
              <w:t xml:space="preserve">Does the University provide information of graduation ranking? / </w:t>
            </w:r>
            <w:r w:rsidRPr="006E62B6">
              <w:rPr>
                <w:rStyle w:val="Hyperlink"/>
                <w:i/>
                <w:iCs/>
              </w:rPr>
              <w:t>Trường có cung cấp thông tin xếp hạng điểm tốt nghiệp của sinh viên không?</w:t>
            </w:r>
            <w:r>
              <w:rPr>
                <w:webHidden/>
              </w:rPr>
              <w:tab/>
            </w:r>
            <w:r>
              <w:rPr>
                <w:webHidden/>
              </w:rPr>
              <w:fldChar w:fldCharType="begin"/>
            </w:r>
            <w:r>
              <w:rPr>
                <w:webHidden/>
              </w:rPr>
              <w:instrText xml:space="preserve"> PAGEREF _Toc177077342 \h </w:instrText>
            </w:r>
          </w:ins>
          <w:r>
            <w:rPr>
              <w:webHidden/>
            </w:rPr>
          </w:r>
          <w:r>
            <w:rPr>
              <w:webHidden/>
            </w:rPr>
            <w:fldChar w:fldCharType="separate"/>
          </w:r>
          <w:ins w:id="134" w:author="An Tran, ACA (BUV)" w:date="2024-09-12T23:46:00Z" w16du:dateUtc="2024-09-12T16:46:00Z">
            <w:r>
              <w:rPr>
                <w:webHidden/>
              </w:rPr>
              <w:t>68</w:t>
            </w:r>
            <w:r>
              <w:rPr>
                <w:webHidden/>
              </w:rPr>
              <w:fldChar w:fldCharType="end"/>
            </w:r>
            <w:r w:rsidRPr="006E62B6">
              <w:rPr>
                <w:rStyle w:val="Hyperlink"/>
              </w:rPr>
              <w:fldChar w:fldCharType="end"/>
            </w:r>
          </w:ins>
        </w:p>
        <w:p w14:paraId="5A9A1CAB" w14:textId="72EF6D0C" w:rsidR="00680D43" w:rsidRDefault="00680D43">
          <w:pPr>
            <w:pStyle w:val="TOC2"/>
            <w:tabs>
              <w:tab w:val="left" w:pos="1540"/>
            </w:tabs>
            <w:rPr>
              <w:ins w:id="135" w:author="An Tran, ACA (BUV)" w:date="2024-09-12T23:46:00Z" w16du:dateUtc="2024-09-12T16:46:00Z"/>
              <w:rFonts w:asciiTheme="minorHAnsi" w:eastAsiaTheme="minorEastAsia" w:hAnsiTheme="minorHAnsi" w:cstheme="minorBidi"/>
              <w:kern w:val="2"/>
              <w:lang w:eastAsia="en-US"/>
              <w14:ligatures w14:val="standardContextual"/>
            </w:rPr>
          </w:pPr>
          <w:ins w:id="13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16.</w:t>
            </w:r>
            <w:r>
              <w:rPr>
                <w:rFonts w:asciiTheme="minorHAnsi" w:eastAsiaTheme="minorEastAsia" w:hAnsiTheme="minorHAnsi" w:cstheme="minorBidi"/>
                <w:kern w:val="2"/>
                <w:lang w:eastAsia="en-US"/>
                <w14:ligatures w14:val="standardContextual"/>
              </w:rPr>
              <w:tab/>
            </w:r>
            <w:r w:rsidRPr="006E62B6">
              <w:rPr>
                <w:rStyle w:val="Hyperlink"/>
              </w:rPr>
              <w:t xml:space="preserve">The student has been asked to attend an academic conduct meeting. What does this mean? / </w:t>
            </w:r>
            <w:r w:rsidRPr="006E62B6">
              <w:rPr>
                <w:rStyle w:val="Hyperlink"/>
                <w:i/>
                <w:iCs/>
              </w:rPr>
              <w:t>Sinh viên được mời tham dự cuộc họp về vi phạm học thuật, như vậy có nghĩa là gì?</w:t>
            </w:r>
            <w:r>
              <w:rPr>
                <w:webHidden/>
              </w:rPr>
              <w:tab/>
            </w:r>
            <w:r>
              <w:rPr>
                <w:webHidden/>
              </w:rPr>
              <w:fldChar w:fldCharType="begin"/>
            </w:r>
            <w:r>
              <w:rPr>
                <w:webHidden/>
              </w:rPr>
              <w:instrText xml:space="preserve"> PAGEREF _Toc177077351 \h </w:instrText>
            </w:r>
          </w:ins>
          <w:r>
            <w:rPr>
              <w:webHidden/>
            </w:rPr>
          </w:r>
          <w:r>
            <w:rPr>
              <w:webHidden/>
            </w:rPr>
            <w:fldChar w:fldCharType="separate"/>
          </w:r>
          <w:ins w:id="137" w:author="An Tran, ACA (BUV)" w:date="2024-09-12T23:46:00Z" w16du:dateUtc="2024-09-12T16:46:00Z">
            <w:r>
              <w:rPr>
                <w:webHidden/>
              </w:rPr>
              <w:t>68</w:t>
            </w:r>
            <w:r>
              <w:rPr>
                <w:webHidden/>
              </w:rPr>
              <w:fldChar w:fldCharType="end"/>
            </w:r>
            <w:r w:rsidRPr="006E62B6">
              <w:rPr>
                <w:rStyle w:val="Hyperlink"/>
              </w:rPr>
              <w:fldChar w:fldCharType="end"/>
            </w:r>
          </w:ins>
        </w:p>
        <w:p w14:paraId="654ABB3D" w14:textId="41338FC6" w:rsidR="00680D43" w:rsidRDefault="00680D43">
          <w:pPr>
            <w:pStyle w:val="TOC2"/>
            <w:tabs>
              <w:tab w:val="left" w:pos="1540"/>
            </w:tabs>
            <w:rPr>
              <w:ins w:id="138" w:author="An Tran, ACA (BUV)" w:date="2024-09-12T23:46:00Z" w16du:dateUtc="2024-09-12T16:46:00Z"/>
              <w:rFonts w:asciiTheme="minorHAnsi" w:eastAsiaTheme="minorEastAsia" w:hAnsiTheme="minorHAnsi" w:cstheme="minorBidi"/>
              <w:kern w:val="2"/>
              <w:lang w:eastAsia="en-US"/>
              <w14:ligatures w14:val="standardContextual"/>
            </w:rPr>
          </w:pPr>
          <w:ins w:id="139" w:author="An Tran, ACA (BUV)" w:date="2024-09-12T23:46:00Z" w16du:dateUtc="2024-09-12T16:46:00Z">
            <w:r w:rsidRPr="006E62B6">
              <w:rPr>
                <w:rStyle w:val="Hyperlink"/>
              </w:rPr>
              <w:lastRenderedPageBreak/>
              <w:fldChar w:fldCharType="begin"/>
            </w:r>
            <w:r w:rsidRPr="006E62B6">
              <w:rPr>
                <w:rStyle w:val="Hyperlink"/>
              </w:rPr>
              <w:instrText xml:space="preserve"> </w:instrText>
            </w:r>
            <w:r>
              <w:instrText>HYPERLINK \l "_Toc177077352"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17.</w:t>
            </w:r>
            <w:r>
              <w:rPr>
                <w:rFonts w:asciiTheme="minorHAnsi" w:eastAsiaTheme="minorEastAsia" w:hAnsiTheme="minorHAnsi" w:cstheme="minorBidi"/>
                <w:kern w:val="2"/>
                <w:lang w:eastAsia="en-US"/>
                <w14:ligatures w14:val="standardContextual"/>
              </w:rPr>
              <w:tab/>
            </w:r>
            <w:r w:rsidRPr="006E62B6">
              <w:rPr>
                <w:rStyle w:val="Hyperlink"/>
              </w:rPr>
              <w:t xml:space="preserve">What is a safe similarity index when students submit assignment on Turnitin? </w:t>
            </w:r>
            <w:r w:rsidRPr="006E62B6">
              <w:rPr>
                <w:rStyle w:val="Hyperlink"/>
                <w:i/>
                <w:iCs/>
              </w:rPr>
              <w:t>/ Số phần trăm độ tương đồng như thế nào là an toàn khi sinh viên nộp bài trên hệ thống Turnitin?</w:t>
            </w:r>
            <w:r>
              <w:rPr>
                <w:webHidden/>
              </w:rPr>
              <w:tab/>
            </w:r>
            <w:r>
              <w:rPr>
                <w:webHidden/>
              </w:rPr>
              <w:fldChar w:fldCharType="begin"/>
            </w:r>
            <w:r>
              <w:rPr>
                <w:webHidden/>
              </w:rPr>
              <w:instrText xml:space="preserve"> PAGEREF _Toc177077352 \h </w:instrText>
            </w:r>
          </w:ins>
          <w:r>
            <w:rPr>
              <w:webHidden/>
            </w:rPr>
          </w:r>
          <w:r>
            <w:rPr>
              <w:webHidden/>
            </w:rPr>
            <w:fldChar w:fldCharType="separate"/>
          </w:r>
          <w:ins w:id="140" w:author="An Tran, ACA (BUV)" w:date="2024-09-12T23:46:00Z" w16du:dateUtc="2024-09-12T16:46:00Z">
            <w:r>
              <w:rPr>
                <w:webHidden/>
              </w:rPr>
              <w:t>69</w:t>
            </w:r>
            <w:r>
              <w:rPr>
                <w:webHidden/>
              </w:rPr>
              <w:fldChar w:fldCharType="end"/>
            </w:r>
            <w:r w:rsidRPr="006E62B6">
              <w:rPr>
                <w:rStyle w:val="Hyperlink"/>
              </w:rPr>
              <w:fldChar w:fldCharType="end"/>
            </w:r>
          </w:ins>
        </w:p>
        <w:p w14:paraId="7EFDFB4F" w14:textId="1AFA2483" w:rsidR="00680D43" w:rsidRDefault="00680D43">
          <w:pPr>
            <w:pStyle w:val="TOC2"/>
            <w:tabs>
              <w:tab w:val="left" w:pos="1540"/>
            </w:tabs>
            <w:rPr>
              <w:ins w:id="141" w:author="An Tran, ACA (BUV)" w:date="2024-09-12T23:46:00Z" w16du:dateUtc="2024-09-12T16:46:00Z"/>
              <w:rFonts w:asciiTheme="minorHAnsi" w:eastAsiaTheme="minorEastAsia" w:hAnsiTheme="minorHAnsi" w:cstheme="minorBidi"/>
              <w:kern w:val="2"/>
              <w:lang w:eastAsia="en-US"/>
              <w14:ligatures w14:val="standardContextual"/>
            </w:rPr>
          </w:pPr>
          <w:ins w:id="14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18.</w:t>
            </w:r>
            <w:r>
              <w:rPr>
                <w:rFonts w:asciiTheme="minorHAnsi" w:eastAsiaTheme="minorEastAsia" w:hAnsiTheme="minorHAnsi" w:cstheme="minorBidi"/>
                <w:kern w:val="2"/>
                <w:lang w:eastAsia="en-US"/>
                <w14:ligatures w14:val="standardContextual"/>
              </w:rPr>
              <w:tab/>
            </w:r>
            <w:r w:rsidRPr="006E62B6">
              <w:rPr>
                <w:rStyle w:val="Hyperlink"/>
              </w:rPr>
              <w:t>Students submit assignments on Turnitin system and have low similarity % but later this % increase, is this an error? /</w:t>
            </w:r>
            <w:r w:rsidRPr="006E62B6">
              <w:rPr>
                <w:rStyle w:val="Hyperlink"/>
                <w:i/>
                <w:iCs/>
              </w:rPr>
              <w:t xml:space="preserve"> Sinh viên nộp bài trên hệ thống Turnitin và nhận được số phần trăm độ tương đồng thấp, nhưng sau đó số phần trăm này lại tăng lên. Liệu đây có phải là lỗi hệ thống hay không?</w:t>
            </w:r>
            <w:r>
              <w:rPr>
                <w:webHidden/>
              </w:rPr>
              <w:tab/>
            </w:r>
            <w:r>
              <w:rPr>
                <w:webHidden/>
              </w:rPr>
              <w:fldChar w:fldCharType="begin"/>
            </w:r>
            <w:r>
              <w:rPr>
                <w:webHidden/>
              </w:rPr>
              <w:instrText xml:space="preserve"> PAGEREF _Toc177077353 \h </w:instrText>
            </w:r>
          </w:ins>
          <w:r>
            <w:rPr>
              <w:webHidden/>
            </w:rPr>
          </w:r>
          <w:r>
            <w:rPr>
              <w:webHidden/>
            </w:rPr>
            <w:fldChar w:fldCharType="separate"/>
          </w:r>
          <w:ins w:id="143" w:author="An Tran, ACA (BUV)" w:date="2024-09-12T23:46:00Z" w16du:dateUtc="2024-09-12T16:46:00Z">
            <w:r>
              <w:rPr>
                <w:webHidden/>
              </w:rPr>
              <w:t>70</w:t>
            </w:r>
            <w:r>
              <w:rPr>
                <w:webHidden/>
              </w:rPr>
              <w:fldChar w:fldCharType="end"/>
            </w:r>
            <w:r w:rsidRPr="006E62B6">
              <w:rPr>
                <w:rStyle w:val="Hyperlink"/>
              </w:rPr>
              <w:fldChar w:fldCharType="end"/>
            </w:r>
          </w:ins>
        </w:p>
        <w:p w14:paraId="709EF1F8" w14:textId="3789D5E5" w:rsidR="00680D43" w:rsidRDefault="00680D43">
          <w:pPr>
            <w:pStyle w:val="TOC2"/>
            <w:tabs>
              <w:tab w:val="left" w:pos="1540"/>
            </w:tabs>
            <w:rPr>
              <w:ins w:id="144" w:author="An Tran, ACA (BUV)" w:date="2024-09-12T23:46:00Z" w16du:dateUtc="2024-09-12T16:46:00Z"/>
              <w:rFonts w:asciiTheme="minorHAnsi" w:eastAsiaTheme="minorEastAsia" w:hAnsiTheme="minorHAnsi" w:cstheme="minorBidi"/>
              <w:kern w:val="2"/>
              <w:lang w:eastAsia="en-US"/>
              <w14:ligatures w14:val="standardContextual"/>
            </w:rPr>
          </w:pPr>
          <w:ins w:id="14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19.</w:t>
            </w:r>
            <w:r>
              <w:rPr>
                <w:rFonts w:asciiTheme="minorHAnsi" w:eastAsiaTheme="minorEastAsia" w:hAnsiTheme="minorHAnsi" w:cstheme="minorBidi"/>
                <w:kern w:val="2"/>
                <w:lang w:eastAsia="en-US"/>
                <w14:ligatures w14:val="standardContextual"/>
              </w:rPr>
              <w:tab/>
            </w:r>
            <w:r w:rsidRPr="006E62B6">
              <w:rPr>
                <w:rStyle w:val="Hyperlink"/>
              </w:rPr>
              <w:t xml:space="preserve">Does student have to take responsibility for an academic misconduct in group submission? </w:t>
            </w:r>
            <w:r w:rsidRPr="006E62B6">
              <w:rPr>
                <w:rStyle w:val="Hyperlink"/>
                <w:i/>
                <w:iCs/>
              </w:rPr>
              <w:t>/ Sinh viên liệu có phải chịu trách nhiệm cho vi phạm học thuật trong bài nộp nhóm hay không?</w:t>
            </w:r>
            <w:r>
              <w:rPr>
                <w:webHidden/>
              </w:rPr>
              <w:tab/>
            </w:r>
            <w:r>
              <w:rPr>
                <w:webHidden/>
              </w:rPr>
              <w:fldChar w:fldCharType="begin"/>
            </w:r>
            <w:r>
              <w:rPr>
                <w:webHidden/>
              </w:rPr>
              <w:instrText xml:space="preserve"> PAGEREF _Toc177077354 \h </w:instrText>
            </w:r>
          </w:ins>
          <w:r>
            <w:rPr>
              <w:webHidden/>
            </w:rPr>
          </w:r>
          <w:r>
            <w:rPr>
              <w:webHidden/>
            </w:rPr>
            <w:fldChar w:fldCharType="separate"/>
          </w:r>
          <w:ins w:id="146" w:author="An Tran, ACA (BUV)" w:date="2024-09-12T23:46:00Z" w16du:dateUtc="2024-09-12T16:46:00Z">
            <w:r>
              <w:rPr>
                <w:webHidden/>
              </w:rPr>
              <w:t>70</w:t>
            </w:r>
            <w:r>
              <w:rPr>
                <w:webHidden/>
              </w:rPr>
              <w:fldChar w:fldCharType="end"/>
            </w:r>
            <w:r w:rsidRPr="006E62B6">
              <w:rPr>
                <w:rStyle w:val="Hyperlink"/>
              </w:rPr>
              <w:fldChar w:fldCharType="end"/>
            </w:r>
          </w:ins>
        </w:p>
        <w:p w14:paraId="1CB5A311" w14:textId="48317E76" w:rsidR="00680D43" w:rsidRDefault="00680D43">
          <w:pPr>
            <w:pStyle w:val="TOC2"/>
            <w:tabs>
              <w:tab w:val="left" w:pos="1540"/>
            </w:tabs>
            <w:rPr>
              <w:ins w:id="147" w:author="An Tran, ACA (BUV)" w:date="2024-09-12T23:46:00Z" w16du:dateUtc="2024-09-12T16:46:00Z"/>
              <w:rFonts w:asciiTheme="minorHAnsi" w:eastAsiaTheme="minorEastAsia" w:hAnsiTheme="minorHAnsi" w:cstheme="minorBidi"/>
              <w:kern w:val="2"/>
              <w:lang w:eastAsia="en-US"/>
              <w14:ligatures w14:val="standardContextual"/>
            </w:rPr>
          </w:pPr>
          <w:ins w:id="14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20.</w:t>
            </w:r>
            <w:r>
              <w:rPr>
                <w:rFonts w:asciiTheme="minorHAnsi" w:eastAsiaTheme="minorEastAsia" w:hAnsiTheme="minorHAnsi" w:cstheme="minorBidi"/>
                <w:kern w:val="2"/>
                <w:lang w:eastAsia="en-US"/>
                <w14:ligatures w14:val="standardContextual"/>
              </w:rPr>
              <w:tab/>
            </w:r>
            <w:r w:rsidRPr="006E62B6">
              <w:rPr>
                <w:rStyle w:val="Hyperlink"/>
              </w:rPr>
              <w:t xml:space="preserve">How does academic misconduct affect the student’s academic performance &amp; studying progress? </w:t>
            </w:r>
            <w:r w:rsidRPr="006E62B6">
              <w:rPr>
                <w:rStyle w:val="Hyperlink"/>
                <w:i/>
                <w:iCs/>
              </w:rPr>
              <w:t>/ Việc vi phạm học thuật có thể ảnh hưởng thế nào đến kết quả học tập và lên lớp của sinh viên?</w:t>
            </w:r>
            <w:r>
              <w:rPr>
                <w:webHidden/>
              </w:rPr>
              <w:tab/>
            </w:r>
            <w:r>
              <w:rPr>
                <w:webHidden/>
              </w:rPr>
              <w:fldChar w:fldCharType="begin"/>
            </w:r>
            <w:r>
              <w:rPr>
                <w:webHidden/>
              </w:rPr>
              <w:instrText xml:space="preserve"> PAGEREF _Toc177077355 \h </w:instrText>
            </w:r>
          </w:ins>
          <w:r>
            <w:rPr>
              <w:webHidden/>
            </w:rPr>
          </w:r>
          <w:r>
            <w:rPr>
              <w:webHidden/>
            </w:rPr>
            <w:fldChar w:fldCharType="separate"/>
          </w:r>
          <w:ins w:id="149" w:author="An Tran, ACA (BUV)" w:date="2024-09-12T23:46:00Z" w16du:dateUtc="2024-09-12T16:46:00Z">
            <w:r>
              <w:rPr>
                <w:webHidden/>
              </w:rPr>
              <w:t>71</w:t>
            </w:r>
            <w:r>
              <w:rPr>
                <w:webHidden/>
              </w:rPr>
              <w:fldChar w:fldCharType="end"/>
            </w:r>
            <w:r w:rsidRPr="006E62B6">
              <w:rPr>
                <w:rStyle w:val="Hyperlink"/>
              </w:rPr>
              <w:fldChar w:fldCharType="end"/>
            </w:r>
          </w:ins>
        </w:p>
        <w:p w14:paraId="7F3D9345" w14:textId="6DA9E182" w:rsidR="00680D43" w:rsidRDefault="00680D43">
          <w:pPr>
            <w:pStyle w:val="TOC2"/>
            <w:tabs>
              <w:tab w:val="left" w:pos="1540"/>
            </w:tabs>
            <w:rPr>
              <w:ins w:id="150" w:author="An Tran, ACA (BUV)" w:date="2024-09-12T23:46:00Z" w16du:dateUtc="2024-09-12T16:46:00Z"/>
              <w:rFonts w:asciiTheme="minorHAnsi" w:eastAsiaTheme="minorEastAsia" w:hAnsiTheme="minorHAnsi" w:cstheme="minorBidi"/>
              <w:kern w:val="2"/>
              <w:lang w:eastAsia="en-US"/>
              <w14:ligatures w14:val="standardContextual"/>
            </w:rPr>
          </w:pPr>
          <w:ins w:id="15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21.</w:t>
            </w:r>
            <w:r>
              <w:rPr>
                <w:rFonts w:asciiTheme="minorHAnsi" w:eastAsiaTheme="minorEastAsia" w:hAnsiTheme="minorHAnsi" w:cstheme="minorBidi"/>
                <w:kern w:val="2"/>
                <w:lang w:eastAsia="en-US"/>
                <w14:ligatures w14:val="standardContextual"/>
              </w:rPr>
              <w:tab/>
            </w:r>
            <w:r w:rsidRPr="006E62B6">
              <w:rPr>
                <w:rStyle w:val="Hyperlink"/>
              </w:rPr>
              <w:t xml:space="preserve">Students have academic misconduct; will this be displayed in transcript or degree certificate? / </w:t>
            </w:r>
            <w:r w:rsidRPr="006E62B6">
              <w:rPr>
                <w:rStyle w:val="Hyperlink"/>
                <w:i/>
                <w:iCs/>
              </w:rPr>
              <w:t>Sinh viên đã vi phạm quy định học thuật của nhà trường, liệu việc vi phạm này có bị ghi trong hồ sơ, học bạ, bảng điểm hoặc bằng tốt nghiệp hay không?</w:t>
            </w:r>
            <w:r>
              <w:rPr>
                <w:webHidden/>
              </w:rPr>
              <w:tab/>
            </w:r>
            <w:r>
              <w:rPr>
                <w:webHidden/>
              </w:rPr>
              <w:fldChar w:fldCharType="begin"/>
            </w:r>
            <w:r>
              <w:rPr>
                <w:webHidden/>
              </w:rPr>
              <w:instrText xml:space="preserve"> PAGEREF _Toc177077356 \h </w:instrText>
            </w:r>
          </w:ins>
          <w:r>
            <w:rPr>
              <w:webHidden/>
            </w:rPr>
          </w:r>
          <w:r>
            <w:rPr>
              <w:webHidden/>
            </w:rPr>
            <w:fldChar w:fldCharType="separate"/>
          </w:r>
          <w:ins w:id="152" w:author="An Tran, ACA (BUV)" w:date="2024-09-12T23:46:00Z" w16du:dateUtc="2024-09-12T16:46:00Z">
            <w:r>
              <w:rPr>
                <w:webHidden/>
              </w:rPr>
              <w:t>72</w:t>
            </w:r>
            <w:r>
              <w:rPr>
                <w:webHidden/>
              </w:rPr>
              <w:fldChar w:fldCharType="end"/>
            </w:r>
            <w:r w:rsidRPr="006E62B6">
              <w:rPr>
                <w:rStyle w:val="Hyperlink"/>
              </w:rPr>
              <w:fldChar w:fldCharType="end"/>
            </w:r>
          </w:ins>
        </w:p>
        <w:p w14:paraId="7847C4EF" w14:textId="49C5C9A1" w:rsidR="00680D43" w:rsidRDefault="00680D43">
          <w:pPr>
            <w:pStyle w:val="TOC2"/>
            <w:tabs>
              <w:tab w:val="left" w:pos="1540"/>
            </w:tabs>
            <w:rPr>
              <w:ins w:id="153" w:author="An Tran, ACA (BUV)" w:date="2024-09-12T23:46:00Z" w16du:dateUtc="2024-09-12T16:46:00Z"/>
              <w:rFonts w:asciiTheme="minorHAnsi" w:eastAsiaTheme="minorEastAsia" w:hAnsiTheme="minorHAnsi" w:cstheme="minorBidi"/>
              <w:kern w:val="2"/>
              <w:lang w:eastAsia="en-US"/>
              <w14:ligatures w14:val="standardContextual"/>
            </w:rPr>
          </w:pPr>
          <w:ins w:id="15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22.</w:t>
            </w:r>
            <w:r>
              <w:rPr>
                <w:rFonts w:asciiTheme="minorHAnsi" w:eastAsiaTheme="minorEastAsia" w:hAnsiTheme="minorHAnsi" w:cstheme="minorBidi"/>
                <w:kern w:val="2"/>
                <w:lang w:eastAsia="en-US"/>
                <w14:ligatures w14:val="standardContextual"/>
              </w:rPr>
              <w:tab/>
            </w:r>
            <w:r w:rsidRPr="006E62B6">
              <w:rPr>
                <w:rStyle w:val="Hyperlink"/>
              </w:rPr>
              <w:t xml:space="preserve">If students transfer to a different programme, what will happen to their academic misconduct records? / </w:t>
            </w:r>
            <w:r w:rsidRPr="006E62B6">
              <w:rPr>
                <w:rStyle w:val="Hyperlink"/>
                <w:i/>
                <w:iCs/>
              </w:rPr>
              <w:t>Nếu sinh viên chuyển ngành học thì những vi phạm học thuật cũ của sinh viên sẽ được tính ra sao?</w:t>
            </w:r>
            <w:r>
              <w:rPr>
                <w:webHidden/>
              </w:rPr>
              <w:tab/>
            </w:r>
            <w:r>
              <w:rPr>
                <w:webHidden/>
              </w:rPr>
              <w:fldChar w:fldCharType="begin"/>
            </w:r>
            <w:r>
              <w:rPr>
                <w:webHidden/>
              </w:rPr>
              <w:instrText xml:space="preserve"> PAGEREF _Toc177077357 \h </w:instrText>
            </w:r>
          </w:ins>
          <w:r>
            <w:rPr>
              <w:webHidden/>
            </w:rPr>
          </w:r>
          <w:r>
            <w:rPr>
              <w:webHidden/>
            </w:rPr>
            <w:fldChar w:fldCharType="separate"/>
          </w:r>
          <w:ins w:id="155" w:author="An Tran, ACA (BUV)" w:date="2024-09-12T23:46:00Z" w16du:dateUtc="2024-09-12T16:46:00Z">
            <w:r>
              <w:rPr>
                <w:webHidden/>
              </w:rPr>
              <w:t>72</w:t>
            </w:r>
            <w:r>
              <w:rPr>
                <w:webHidden/>
              </w:rPr>
              <w:fldChar w:fldCharType="end"/>
            </w:r>
            <w:r w:rsidRPr="006E62B6">
              <w:rPr>
                <w:rStyle w:val="Hyperlink"/>
              </w:rPr>
              <w:fldChar w:fldCharType="end"/>
            </w:r>
          </w:ins>
        </w:p>
        <w:p w14:paraId="745B033A" w14:textId="5A738775" w:rsidR="00680D43" w:rsidRDefault="00680D43">
          <w:pPr>
            <w:pStyle w:val="TOC2"/>
            <w:tabs>
              <w:tab w:val="left" w:pos="1540"/>
            </w:tabs>
            <w:rPr>
              <w:ins w:id="156" w:author="An Tran, ACA (BUV)" w:date="2024-09-12T23:46:00Z" w16du:dateUtc="2024-09-12T16:46:00Z"/>
              <w:rFonts w:asciiTheme="minorHAnsi" w:eastAsiaTheme="minorEastAsia" w:hAnsiTheme="minorHAnsi" w:cstheme="minorBidi"/>
              <w:kern w:val="2"/>
              <w:lang w:eastAsia="en-US"/>
              <w14:ligatures w14:val="standardContextual"/>
            </w:rPr>
          </w:pPr>
          <w:ins w:id="15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23.</w:t>
            </w:r>
            <w:r>
              <w:rPr>
                <w:rFonts w:asciiTheme="minorHAnsi" w:eastAsiaTheme="minorEastAsia" w:hAnsiTheme="minorHAnsi" w:cstheme="minorBidi"/>
                <w:kern w:val="2"/>
                <w:lang w:eastAsia="en-US"/>
                <w14:ligatures w14:val="standardContextual"/>
              </w:rPr>
              <w:tab/>
            </w:r>
            <w:r w:rsidRPr="006E62B6">
              <w:rPr>
                <w:rStyle w:val="Hyperlink"/>
              </w:rPr>
              <w:t xml:space="preserve">Can BUV do anything to reduce the academic misconduct of students? / </w:t>
            </w:r>
            <w:r w:rsidRPr="006E62B6">
              <w:rPr>
                <w:rStyle w:val="Hyperlink"/>
                <w:i/>
                <w:iCs/>
              </w:rPr>
              <w:t>Liệu BUV có thể giảm nhẹ việc vi phạm học thuật cho sinh viên?</w:t>
            </w:r>
            <w:r>
              <w:rPr>
                <w:webHidden/>
              </w:rPr>
              <w:tab/>
            </w:r>
            <w:r>
              <w:rPr>
                <w:webHidden/>
              </w:rPr>
              <w:fldChar w:fldCharType="begin"/>
            </w:r>
            <w:r>
              <w:rPr>
                <w:webHidden/>
              </w:rPr>
              <w:instrText xml:space="preserve"> PAGEREF _Toc177077358 \h </w:instrText>
            </w:r>
          </w:ins>
          <w:r>
            <w:rPr>
              <w:webHidden/>
            </w:rPr>
          </w:r>
          <w:r>
            <w:rPr>
              <w:webHidden/>
            </w:rPr>
            <w:fldChar w:fldCharType="separate"/>
          </w:r>
          <w:ins w:id="158" w:author="An Tran, ACA (BUV)" w:date="2024-09-12T23:46:00Z" w16du:dateUtc="2024-09-12T16:46:00Z">
            <w:r>
              <w:rPr>
                <w:webHidden/>
              </w:rPr>
              <w:t>72</w:t>
            </w:r>
            <w:r>
              <w:rPr>
                <w:webHidden/>
              </w:rPr>
              <w:fldChar w:fldCharType="end"/>
            </w:r>
            <w:r w:rsidRPr="006E62B6">
              <w:rPr>
                <w:rStyle w:val="Hyperlink"/>
              </w:rPr>
              <w:fldChar w:fldCharType="end"/>
            </w:r>
          </w:ins>
        </w:p>
        <w:p w14:paraId="6297B264" w14:textId="7741EE0D" w:rsidR="00680D43" w:rsidRDefault="00680D43">
          <w:pPr>
            <w:pStyle w:val="TOC2"/>
            <w:tabs>
              <w:tab w:val="left" w:pos="1540"/>
            </w:tabs>
            <w:rPr>
              <w:ins w:id="159" w:author="An Tran, ACA (BUV)" w:date="2024-09-12T23:46:00Z" w16du:dateUtc="2024-09-12T16:46:00Z"/>
              <w:rFonts w:asciiTheme="minorHAnsi" w:eastAsiaTheme="minorEastAsia" w:hAnsiTheme="minorHAnsi" w:cstheme="minorBidi"/>
              <w:kern w:val="2"/>
              <w:lang w:eastAsia="en-US"/>
              <w14:ligatures w14:val="standardContextual"/>
            </w:rPr>
          </w:pPr>
          <w:ins w:id="16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"_Toc177077359"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24.</w:t>
            </w:r>
            <w:r>
              <w:rPr>
                <w:rFonts w:asciiTheme="minorHAnsi" w:eastAsiaTheme="minorEastAsia" w:hAnsiTheme="minorHAnsi" w:cstheme="minorBidi"/>
                <w:kern w:val="2"/>
                <w:lang w:eastAsia="en-US"/>
                <w14:ligatures w14:val="standardContextual"/>
              </w:rPr>
              <w:tab/>
            </w:r>
            <w:r w:rsidRPr="006E62B6">
              <w:rPr>
                <w:rStyle w:val="Hyperlink"/>
              </w:rPr>
              <w:t xml:space="preserve">Can students appeal the Poor Academic Practice (PAP) decision? / </w:t>
            </w:r>
            <w:r w:rsidRPr="006E62B6">
              <w:rPr>
                <w:rStyle w:val="Hyperlink"/>
                <w:i/>
                <w:iCs/>
              </w:rPr>
              <w:t>Sinh viên có thể xin phúc tra quyết định Thực hành học thuật kém (PAP) không?</w:t>
            </w:r>
            <w:r>
              <w:rPr>
                <w:webHidden/>
              </w:rPr>
              <w:tab/>
            </w:r>
            <w:r>
              <w:rPr>
                <w:webHidden/>
              </w:rPr>
              <w:fldChar w:fldCharType="begin"/>
            </w:r>
            <w:r>
              <w:rPr>
                <w:webHidden/>
              </w:rPr>
              <w:instrText xml:space="preserve"> PAGEREF _Toc177077359 \h </w:instrText>
            </w:r>
          </w:ins>
          <w:r>
            <w:rPr>
              <w:webHidden/>
            </w:rPr>
          </w:r>
          <w:r>
            <w:rPr>
              <w:webHidden/>
            </w:rPr>
            <w:fldChar w:fldCharType="separate"/>
          </w:r>
          <w:ins w:id="161" w:author="An Tran, ACA (BUV)" w:date="2024-09-12T23:46:00Z" w16du:dateUtc="2024-09-12T16:46:00Z">
            <w:r>
              <w:rPr>
                <w:webHidden/>
              </w:rPr>
              <w:t>73</w:t>
            </w:r>
            <w:r>
              <w:rPr>
                <w:webHidden/>
              </w:rPr>
              <w:fldChar w:fldCharType="end"/>
            </w:r>
            <w:r w:rsidRPr="006E62B6">
              <w:rPr>
                <w:rStyle w:val="Hyperlink"/>
              </w:rPr>
              <w:fldChar w:fldCharType="end"/>
            </w:r>
          </w:ins>
        </w:p>
        <w:p w14:paraId="70A39CF0" w14:textId="3F0B7E96" w:rsidR="00680D43" w:rsidRDefault="00680D43">
          <w:pPr>
            <w:pStyle w:val="TOC2"/>
            <w:tabs>
              <w:tab w:val="left" w:pos="1540"/>
            </w:tabs>
            <w:rPr>
              <w:ins w:id="162" w:author="An Tran, ACA (BUV)" w:date="2024-09-12T23:46:00Z" w16du:dateUtc="2024-09-12T16:46:00Z"/>
              <w:rFonts w:asciiTheme="minorHAnsi" w:eastAsiaTheme="minorEastAsia" w:hAnsiTheme="minorHAnsi" w:cstheme="minorBidi"/>
              <w:kern w:val="2"/>
              <w:lang w:eastAsia="en-US"/>
              <w14:ligatures w14:val="standardContextual"/>
            </w:rPr>
          </w:pPr>
          <w:ins w:id="16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"_Toc177077364"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25.</w:t>
            </w:r>
            <w:r>
              <w:rPr>
                <w:rFonts w:asciiTheme="minorHAnsi" w:eastAsiaTheme="minorEastAsia" w:hAnsiTheme="minorHAnsi" w:cstheme="minorBidi"/>
                <w:kern w:val="2"/>
                <w:lang w:eastAsia="en-US"/>
                <w14:ligatures w14:val="standardContextual"/>
              </w:rPr>
              <w:tab/>
            </w:r>
            <w:r w:rsidRPr="006E62B6">
              <w:rPr>
                <w:rStyle w:val="Hyperlink"/>
              </w:rPr>
              <w:t xml:space="preserve">If students is in a special situation while doing &amp; submitting their assessments, what should we do? / </w:t>
            </w:r>
            <w:r w:rsidRPr="006E62B6">
              <w:rPr>
                <w:rStyle w:val="Hyperlink"/>
                <w:i/>
                <w:iCs/>
              </w:rPr>
              <w:t>Nếu sinh viên không may gặp tình huống đặc biệt khi làm và nộp bài, chúng tôi nên làm gì?</w:t>
            </w:r>
            <w:r>
              <w:rPr>
                <w:webHidden/>
              </w:rPr>
              <w:tab/>
            </w:r>
            <w:r>
              <w:rPr>
                <w:webHidden/>
              </w:rPr>
              <w:fldChar w:fldCharType="begin"/>
            </w:r>
            <w:r>
              <w:rPr>
                <w:webHidden/>
              </w:rPr>
              <w:instrText xml:space="preserve"> PAGEREF _Toc177077364 \h </w:instrText>
            </w:r>
          </w:ins>
          <w:r>
            <w:rPr>
              <w:webHidden/>
            </w:rPr>
          </w:r>
          <w:r>
            <w:rPr>
              <w:webHidden/>
            </w:rPr>
            <w:fldChar w:fldCharType="separate"/>
          </w:r>
          <w:ins w:id="164" w:author="An Tran, ACA (BUV)" w:date="2024-09-12T23:46:00Z" w16du:dateUtc="2024-09-12T16:46:00Z">
            <w:r>
              <w:rPr>
                <w:webHidden/>
              </w:rPr>
              <w:t>73</w:t>
            </w:r>
            <w:r>
              <w:rPr>
                <w:webHidden/>
              </w:rPr>
              <w:fldChar w:fldCharType="end"/>
            </w:r>
            <w:r w:rsidRPr="006E62B6">
              <w:rPr>
                <w:rStyle w:val="Hyperlink"/>
              </w:rPr>
              <w:fldChar w:fldCharType="end"/>
            </w:r>
          </w:ins>
        </w:p>
        <w:p w14:paraId="4FC891A2" w14:textId="30F35A13" w:rsidR="00680D43" w:rsidRDefault="00680D43">
          <w:pPr>
            <w:pStyle w:val="TOC2"/>
            <w:tabs>
              <w:tab w:val="left" w:pos="1540"/>
            </w:tabs>
            <w:rPr>
              <w:ins w:id="165" w:author="An Tran, ACA (BUV)" w:date="2024-09-12T23:46:00Z" w16du:dateUtc="2024-09-12T16:46:00Z"/>
              <w:rFonts w:asciiTheme="minorHAnsi" w:eastAsiaTheme="minorEastAsia" w:hAnsiTheme="minorHAnsi" w:cstheme="minorBidi"/>
              <w:kern w:val="2"/>
              <w:lang w:eastAsia="en-US"/>
              <w14:ligatures w14:val="standardContextual"/>
            </w:rPr>
          </w:pPr>
          <w:ins w:id="166" w:author="An Tran, ACA (BUV)" w:date="2024-09-12T23:46:00Z" w16du:dateUtc="2024-09-12T16:46:00Z">
            <w:r w:rsidRPr="006E62B6">
              <w:rPr>
                <w:rStyle w:val="Hyperlink"/>
              </w:rPr>
              <w:lastRenderedPageBreak/>
              <w:fldChar w:fldCharType="begin"/>
            </w:r>
            <w:r w:rsidRPr="006E62B6">
              <w:rPr>
                <w:rStyle w:val="Hyperlink"/>
              </w:rPr>
              <w:instrText xml:space="preserve"> </w:instrText>
            </w:r>
            <w:r>
              <w:instrText>HYPERLINK \l "_Toc177077365"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26.</w:t>
            </w:r>
            <w:r>
              <w:rPr>
                <w:rFonts w:asciiTheme="minorHAnsi" w:eastAsiaTheme="minorEastAsia" w:hAnsiTheme="minorHAnsi" w:cstheme="minorBidi"/>
                <w:kern w:val="2"/>
                <w:lang w:eastAsia="en-US"/>
                <w14:ligatures w14:val="standardContextual"/>
              </w:rPr>
              <w:tab/>
            </w:r>
            <w:r w:rsidRPr="006E62B6">
              <w:rPr>
                <w:rStyle w:val="Hyperlink"/>
              </w:rPr>
              <w:t xml:space="preserve">Can I have confirmation from my family, friends, or even myself as evidence for their Exceptional Circumstance claim? / </w:t>
            </w:r>
            <w:r w:rsidRPr="006E62B6">
              <w:rPr>
                <w:rStyle w:val="Hyperlink"/>
                <w:i/>
                <w:iCs/>
              </w:rPr>
              <w:t>Liệu xác nhận từ người thân, bạn bè hay thậm chí từ chính bản thân sinh viên có được chấp nhận như một bằng chứng hỗ trợ cho đơn xem xét Trường hợp Ngoại lệ không?</w:t>
            </w:r>
            <w:r>
              <w:rPr>
                <w:webHidden/>
              </w:rPr>
              <w:tab/>
            </w:r>
            <w:r>
              <w:rPr>
                <w:webHidden/>
              </w:rPr>
              <w:fldChar w:fldCharType="begin"/>
            </w:r>
            <w:r>
              <w:rPr>
                <w:webHidden/>
              </w:rPr>
              <w:instrText xml:space="preserve"> PAGEREF _Toc177077365 \h </w:instrText>
            </w:r>
          </w:ins>
          <w:r>
            <w:rPr>
              <w:webHidden/>
            </w:rPr>
          </w:r>
          <w:r>
            <w:rPr>
              <w:webHidden/>
            </w:rPr>
            <w:fldChar w:fldCharType="separate"/>
          </w:r>
          <w:ins w:id="167" w:author="An Tran, ACA (BUV)" w:date="2024-09-12T23:46:00Z" w16du:dateUtc="2024-09-12T16:46:00Z">
            <w:r>
              <w:rPr>
                <w:webHidden/>
              </w:rPr>
              <w:t>74</w:t>
            </w:r>
            <w:r>
              <w:rPr>
                <w:webHidden/>
              </w:rPr>
              <w:fldChar w:fldCharType="end"/>
            </w:r>
            <w:r w:rsidRPr="006E62B6">
              <w:rPr>
                <w:rStyle w:val="Hyperlink"/>
              </w:rPr>
              <w:fldChar w:fldCharType="end"/>
            </w:r>
          </w:ins>
        </w:p>
        <w:p w14:paraId="5C87C3CC" w14:textId="732A3C59" w:rsidR="00680D43" w:rsidRDefault="00680D43">
          <w:pPr>
            <w:pStyle w:val="TOC2"/>
            <w:tabs>
              <w:tab w:val="left" w:pos="1540"/>
            </w:tabs>
            <w:rPr>
              <w:ins w:id="168" w:author="An Tran, ACA (BUV)" w:date="2024-09-12T23:46:00Z" w16du:dateUtc="2024-09-12T16:46:00Z"/>
              <w:rFonts w:asciiTheme="minorHAnsi" w:eastAsiaTheme="minorEastAsia" w:hAnsiTheme="minorHAnsi" w:cstheme="minorBidi"/>
              <w:kern w:val="2"/>
              <w:lang w:eastAsia="en-US"/>
              <w14:ligatures w14:val="standardContextual"/>
            </w:rPr>
          </w:pPr>
          <w:ins w:id="169"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"_Toc177077366"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27.</w:t>
            </w:r>
            <w:r>
              <w:rPr>
                <w:rFonts w:asciiTheme="minorHAnsi" w:eastAsiaTheme="minorEastAsia" w:hAnsiTheme="minorHAnsi" w:cstheme="minorBidi"/>
                <w:kern w:val="2"/>
                <w:lang w:eastAsia="en-US"/>
                <w14:ligatures w14:val="standardContextual"/>
              </w:rPr>
              <w:tab/>
            </w:r>
            <w:r w:rsidRPr="006E62B6">
              <w:rPr>
                <w:rStyle w:val="Hyperlink"/>
              </w:rPr>
              <w:t xml:space="preserve">My Exceptional Circumstance claim got upheld. What is the next step? / </w:t>
            </w:r>
            <w:r w:rsidRPr="006E62B6">
              <w:rPr>
                <w:rStyle w:val="Hyperlink"/>
                <w:i/>
                <w:iCs/>
              </w:rPr>
              <w:t>Sinh viên cần làm gì sau khi đơn xin xem xét Trường hợp Ngoại lệ được chấp thuận?</w:t>
            </w:r>
            <w:r>
              <w:rPr>
                <w:webHidden/>
              </w:rPr>
              <w:tab/>
            </w:r>
            <w:r>
              <w:rPr>
                <w:webHidden/>
              </w:rPr>
              <w:fldChar w:fldCharType="begin"/>
            </w:r>
            <w:r>
              <w:rPr>
                <w:webHidden/>
              </w:rPr>
              <w:instrText xml:space="preserve"> PAGEREF _Toc177077366 \h </w:instrText>
            </w:r>
          </w:ins>
          <w:r>
            <w:rPr>
              <w:webHidden/>
            </w:rPr>
          </w:r>
          <w:r>
            <w:rPr>
              <w:webHidden/>
            </w:rPr>
            <w:fldChar w:fldCharType="separate"/>
          </w:r>
          <w:ins w:id="170" w:author="An Tran, ACA (BUV)" w:date="2024-09-12T23:46:00Z" w16du:dateUtc="2024-09-12T16:46:00Z">
            <w:r>
              <w:rPr>
                <w:webHidden/>
              </w:rPr>
              <w:t>75</w:t>
            </w:r>
            <w:r>
              <w:rPr>
                <w:webHidden/>
              </w:rPr>
              <w:fldChar w:fldCharType="end"/>
            </w:r>
            <w:r w:rsidRPr="006E62B6">
              <w:rPr>
                <w:rStyle w:val="Hyperlink"/>
              </w:rPr>
              <w:fldChar w:fldCharType="end"/>
            </w:r>
          </w:ins>
        </w:p>
        <w:p w14:paraId="5F6F620B" w14:textId="375E0F73" w:rsidR="00680D43" w:rsidRDefault="00680D43">
          <w:pPr>
            <w:pStyle w:val="TOC1"/>
            <w:rPr>
              <w:ins w:id="171" w:author="An Tran, ACA (BUV)" w:date="2024-09-12T23:46:00Z" w16du:dateUtc="2024-09-12T16:46:00Z"/>
              <w:rFonts w:asciiTheme="minorHAnsi" w:eastAsiaTheme="minorEastAsia" w:hAnsiTheme="minorHAnsi" w:cstheme="minorBidi"/>
              <w:b w:val="0"/>
              <w:bCs w:val="0"/>
              <w:kern w:val="2"/>
              <w:lang w:eastAsia="en-US"/>
              <w14:ligatures w14:val="standardContextual"/>
            </w:rPr>
          </w:pPr>
          <w:ins w:id="17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"_Toc177077396"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rFonts w:ascii="iCiel Avenir LT Std 35 Light" w:hAnsi="iCiel Avenir LT Std 35 Light"/>
                <w:lang w:val="vi-VN"/>
              </w:rPr>
              <w:t>IV.</w:t>
            </w:r>
            <w:r>
              <w:rPr>
                <w:rFonts w:asciiTheme="minorHAnsi" w:eastAsiaTheme="minorEastAsia" w:hAnsiTheme="minorHAnsi" w:cstheme="minorBidi"/>
                <w:b w:val="0"/>
                <w:bCs w:val="0"/>
                <w:kern w:val="2"/>
                <w:lang w:eastAsia="en-US"/>
                <w14:ligatures w14:val="standardContextual"/>
              </w:rPr>
              <w:tab/>
            </w:r>
            <w:r w:rsidRPr="006E62B6">
              <w:rPr>
                <w:rStyle w:val="Hyperlink"/>
                <w:rFonts w:ascii="iCiel Avenir LT Std 35 Light" w:hAnsi="iCiel Avenir LT Std 35 Light"/>
                <w:lang w:val="vi-VN"/>
              </w:rPr>
              <w:t>STUDENT EXPERIENCE</w:t>
            </w:r>
            <w:r>
              <w:rPr>
                <w:webHidden/>
              </w:rPr>
              <w:tab/>
            </w:r>
            <w:r>
              <w:rPr>
                <w:webHidden/>
              </w:rPr>
              <w:fldChar w:fldCharType="begin"/>
            </w:r>
            <w:r>
              <w:rPr>
                <w:webHidden/>
              </w:rPr>
              <w:instrText xml:space="preserve"> PAGEREF _Toc177077396 \h </w:instrText>
            </w:r>
          </w:ins>
          <w:r>
            <w:rPr>
              <w:webHidden/>
            </w:rPr>
          </w:r>
          <w:r>
            <w:rPr>
              <w:webHidden/>
            </w:rPr>
            <w:fldChar w:fldCharType="separate"/>
          </w:r>
          <w:ins w:id="173" w:author="An Tran, ACA (BUV)" w:date="2024-09-12T23:46:00Z" w16du:dateUtc="2024-09-12T16:46:00Z">
            <w:r>
              <w:rPr>
                <w:webHidden/>
              </w:rPr>
              <w:t>76</w:t>
            </w:r>
            <w:r>
              <w:rPr>
                <w:webHidden/>
              </w:rPr>
              <w:fldChar w:fldCharType="end"/>
            </w:r>
            <w:r w:rsidRPr="006E62B6">
              <w:rPr>
                <w:rStyle w:val="Hyperlink"/>
              </w:rPr>
              <w:fldChar w:fldCharType="end"/>
            </w:r>
          </w:ins>
        </w:p>
        <w:p w14:paraId="4F112047" w14:textId="148BF49E" w:rsidR="00680D43" w:rsidRDefault="00680D43">
          <w:pPr>
            <w:pStyle w:val="TOC2"/>
            <w:tabs>
              <w:tab w:val="left" w:pos="1540"/>
            </w:tabs>
            <w:rPr>
              <w:ins w:id="174" w:author="An Tran, ACA (BUV)" w:date="2024-09-12T23:46:00Z" w16du:dateUtc="2024-09-12T16:46:00Z"/>
              <w:rFonts w:asciiTheme="minorHAnsi" w:eastAsiaTheme="minorEastAsia" w:hAnsiTheme="minorHAnsi" w:cstheme="minorBidi"/>
              <w:kern w:val="2"/>
              <w:lang w:eastAsia="en-US"/>
              <w14:ligatures w14:val="standardContextual"/>
            </w:rPr>
          </w:pPr>
          <w:ins w:id="17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"_Toc177077397"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w:t>
            </w:r>
            <w:r>
              <w:rPr>
                <w:rFonts w:asciiTheme="minorHAnsi" w:eastAsiaTheme="minorEastAsia" w:hAnsiTheme="minorHAnsi" w:cstheme="minorBidi"/>
                <w:kern w:val="2"/>
                <w:lang w:eastAsia="en-US"/>
                <w14:ligatures w14:val="standardContextual"/>
              </w:rPr>
              <w:tab/>
            </w:r>
            <w:r w:rsidRPr="006E62B6">
              <w:rPr>
                <w:rStyle w:val="Hyperlink"/>
                <w:bCs/>
              </w:rPr>
              <w:t xml:space="preserve">Where do students seek support related to career, jobs, and internships? / </w:t>
            </w:r>
            <w:r w:rsidRPr="006E62B6">
              <w:rPr>
                <w:rStyle w:val="Hyperlink"/>
                <w:bCs/>
                <w:i/>
                <w:iCs/>
              </w:rPr>
              <w:t>Sinh viên tìm kiếm sự hỗ trợ liên quan đến hướng nghiệp, việc làm và thực tập ở đâu?</w:t>
            </w:r>
            <w:r>
              <w:rPr>
                <w:webHidden/>
              </w:rPr>
              <w:tab/>
            </w:r>
            <w:r>
              <w:rPr>
                <w:webHidden/>
              </w:rPr>
              <w:fldChar w:fldCharType="begin"/>
            </w:r>
            <w:r>
              <w:rPr>
                <w:webHidden/>
              </w:rPr>
              <w:instrText xml:space="preserve"> PAGEREF _Toc177077397 \h </w:instrText>
            </w:r>
          </w:ins>
          <w:r>
            <w:rPr>
              <w:webHidden/>
            </w:rPr>
          </w:r>
          <w:r>
            <w:rPr>
              <w:webHidden/>
            </w:rPr>
            <w:fldChar w:fldCharType="separate"/>
          </w:r>
          <w:ins w:id="176" w:author="An Tran, ACA (BUV)" w:date="2024-09-12T23:46:00Z" w16du:dateUtc="2024-09-12T16:46:00Z">
            <w:r>
              <w:rPr>
                <w:webHidden/>
              </w:rPr>
              <w:t>76</w:t>
            </w:r>
            <w:r>
              <w:rPr>
                <w:webHidden/>
              </w:rPr>
              <w:fldChar w:fldCharType="end"/>
            </w:r>
            <w:r w:rsidRPr="006E62B6">
              <w:rPr>
                <w:rStyle w:val="Hyperlink"/>
              </w:rPr>
              <w:fldChar w:fldCharType="end"/>
            </w:r>
          </w:ins>
        </w:p>
        <w:p w14:paraId="5F102D4A" w14:textId="4A13E025" w:rsidR="00680D43" w:rsidRDefault="00680D43">
          <w:pPr>
            <w:pStyle w:val="TOC2"/>
            <w:tabs>
              <w:tab w:val="left" w:pos="1540"/>
            </w:tabs>
            <w:rPr>
              <w:ins w:id="177" w:author="An Tran, ACA (BUV)" w:date="2024-09-12T23:46:00Z" w16du:dateUtc="2024-09-12T16:46:00Z"/>
              <w:rFonts w:asciiTheme="minorHAnsi" w:eastAsiaTheme="minorEastAsia" w:hAnsiTheme="minorHAnsi" w:cstheme="minorBidi"/>
              <w:kern w:val="2"/>
              <w:lang w:eastAsia="en-US"/>
              <w14:ligatures w14:val="standardContextual"/>
            </w:rPr>
          </w:pPr>
          <w:ins w:id="17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"_Toc177077398"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w:t>
            </w:r>
            <w:r>
              <w:rPr>
                <w:rFonts w:asciiTheme="minorHAnsi" w:eastAsiaTheme="minorEastAsia" w:hAnsiTheme="minorHAnsi" w:cstheme="minorBidi"/>
                <w:kern w:val="2"/>
                <w:lang w:eastAsia="en-US"/>
                <w14:ligatures w14:val="standardContextual"/>
              </w:rPr>
              <w:tab/>
            </w:r>
            <w:r w:rsidRPr="006E62B6">
              <w:rPr>
                <w:rStyle w:val="Hyperlink"/>
                <w:bCs/>
              </w:rPr>
              <w:t xml:space="preserve">What are BUV Career Centre, BUV Career Platform, BUV Career Centre Platform, BUV Job Portal? Why should students use this platform? / </w:t>
            </w:r>
            <w:r w:rsidRPr="006E62B6">
              <w:rPr>
                <w:rStyle w:val="Hyperlink"/>
                <w:bCs/>
                <w:i/>
                <w:iCs/>
              </w:rPr>
              <w:t>“BUV Career Centre”, “BUV Career Platform”, “BUV Career Centre Platform”, “BUV Job Portal” là gì? Vì sao sinh viên nên sử dụng nền tảng này?</w:t>
            </w:r>
            <w:r>
              <w:rPr>
                <w:webHidden/>
              </w:rPr>
              <w:tab/>
            </w:r>
            <w:r>
              <w:rPr>
                <w:webHidden/>
              </w:rPr>
              <w:fldChar w:fldCharType="begin"/>
            </w:r>
            <w:r>
              <w:rPr>
                <w:webHidden/>
              </w:rPr>
              <w:instrText xml:space="preserve"> PAGEREF _Toc177077398 \h </w:instrText>
            </w:r>
          </w:ins>
          <w:r>
            <w:rPr>
              <w:webHidden/>
            </w:rPr>
          </w:r>
          <w:r>
            <w:rPr>
              <w:webHidden/>
            </w:rPr>
            <w:fldChar w:fldCharType="separate"/>
          </w:r>
          <w:ins w:id="179" w:author="An Tran, ACA (BUV)" w:date="2024-09-12T23:46:00Z" w16du:dateUtc="2024-09-12T16:46:00Z">
            <w:r>
              <w:rPr>
                <w:webHidden/>
              </w:rPr>
              <w:t>78</w:t>
            </w:r>
            <w:r>
              <w:rPr>
                <w:webHidden/>
              </w:rPr>
              <w:fldChar w:fldCharType="end"/>
            </w:r>
            <w:r w:rsidRPr="006E62B6">
              <w:rPr>
                <w:rStyle w:val="Hyperlink"/>
              </w:rPr>
              <w:fldChar w:fldCharType="end"/>
            </w:r>
          </w:ins>
        </w:p>
        <w:p w14:paraId="0AA6667F" w14:textId="5818524E" w:rsidR="00680D43" w:rsidRDefault="00680D43">
          <w:pPr>
            <w:pStyle w:val="TOC2"/>
            <w:tabs>
              <w:tab w:val="left" w:pos="1540"/>
            </w:tabs>
            <w:rPr>
              <w:ins w:id="180" w:author="An Tran, ACA (BUV)" w:date="2024-09-12T23:46:00Z" w16du:dateUtc="2024-09-12T16:46:00Z"/>
              <w:rFonts w:asciiTheme="minorHAnsi" w:eastAsiaTheme="minorEastAsia" w:hAnsiTheme="minorHAnsi" w:cstheme="minorBidi"/>
              <w:kern w:val="2"/>
              <w:lang w:eastAsia="en-US"/>
              <w14:ligatures w14:val="standardContextual"/>
            </w:rPr>
          </w:pPr>
          <w:ins w:id="18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"_Toc177077399"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3.</w:t>
            </w:r>
            <w:r>
              <w:rPr>
                <w:rFonts w:asciiTheme="minorHAnsi" w:eastAsiaTheme="minorEastAsia" w:hAnsiTheme="minorHAnsi" w:cstheme="minorBidi"/>
                <w:kern w:val="2"/>
                <w:lang w:eastAsia="en-US"/>
                <w14:ligatures w14:val="standardContextual"/>
              </w:rPr>
              <w:tab/>
            </w:r>
            <w:r w:rsidRPr="006E62B6">
              <w:rPr>
                <w:rStyle w:val="Hyperlink"/>
              </w:rPr>
              <w:t xml:space="preserve">Is the Internship programme at BUV compulsory to students? / </w:t>
            </w:r>
            <w:r w:rsidRPr="006E62B6">
              <w:rPr>
                <w:rStyle w:val="Hyperlink"/>
                <w:i/>
                <w:iCs/>
              </w:rPr>
              <w:t>Ch</w:t>
            </w:r>
            <w:r w:rsidRPr="006E62B6">
              <w:rPr>
                <w:rStyle w:val="Hyperlink"/>
                <w:rFonts w:cs="Calibri"/>
                <w:i/>
                <w:iCs/>
              </w:rPr>
              <w:t>ươ</w:t>
            </w:r>
            <w:r w:rsidRPr="006E62B6">
              <w:rPr>
                <w:rStyle w:val="Hyperlink"/>
                <w:i/>
                <w:iCs/>
              </w:rPr>
              <w:t>ng tr</w:t>
            </w:r>
            <w:r w:rsidRPr="006E62B6">
              <w:rPr>
                <w:rStyle w:val="Hyperlink"/>
                <w:rFonts w:cs="Avenir Next LT Pro"/>
                <w:i/>
                <w:iCs/>
              </w:rPr>
              <w:t>ì</w:t>
            </w:r>
            <w:r w:rsidRPr="006E62B6">
              <w:rPr>
                <w:rStyle w:val="Hyperlink"/>
                <w:i/>
                <w:iCs/>
              </w:rPr>
              <w:t>nh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t</w:t>
            </w:r>
            <w:r w:rsidRPr="006E62B6">
              <w:rPr>
                <w:rStyle w:val="Hyperlink"/>
                <w:rFonts w:cs="Calibri"/>
                <w:i/>
                <w:iCs/>
              </w:rPr>
              <w:t>ạ</w:t>
            </w:r>
            <w:r w:rsidRPr="006E62B6">
              <w:rPr>
                <w:rStyle w:val="Hyperlink"/>
                <w:i/>
                <w:iCs/>
              </w:rPr>
              <w:t>i BUV có b</w:t>
            </w:r>
            <w:r w:rsidRPr="006E62B6">
              <w:rPr>
                <w:rStyle w:val="Hyperlink"/>
                <w:rFonts w:cs="Calibri"/>
                <w:i/>
                <w:iCs/>
              </w:rPr>
              <w:t>ắ</w:t>
            </w:r>
            <w:r w:rsidRPr="006E62B6">
              <w:rPr>
                <w:rStyle w:val="Hyperlink"/>
                <w:i/>
                <w:iCs/>
              </w:rPr>
              <w:t>t bu</w:t>
            </w:r>
            <w:r w:rsidRPr="006E62B6">
              <w:rPr>
                <w:rStyle w:val="Hyperlink"/>
                <w:rFonts w:cs="Calibri"/>
                <w:i/>
                <w:iCs/>
              </w:rPr>
              <w:t>ộ</w:t>
            </w:r>
            <w:r w:rsidRPr="006E62B6">
              <w:rPr>
                <w:rStyle w:val="Hyperlink"/>
                <w:i/>
                <w:iCs/>
              </w:rPr>
              <w:t>c đ</w:t>
            </w:r>
            <w:r w:rsidRPr="006E62B6">
              <w:rPr>
                <w:rStyle w:val="Hyperlink"/>
                <w:rFonts w:cs="Calibri"/>
                <w:i/>
                <w:iCs/>
              </w:rPr>
              <w:t>ố</w:t>
            </w:r>
            <w:r w:rsidRPr="006E62B6">
              <w:rPr>
                <w:rStyle w:val="Hyperlink"/>
                <w:i/>
                <w:iCs/>
              </w:rPr>
              <w:t>i v</w:t>
            </w:r>
            <w:r w:rsidRPr="006E62B6">
              <w:rPr>
                <w:rStyle w:val="Hyperlink"/>
                <w:rFonts w:cs="Calibri"/>
                <w:i/>
                <w:iCs/>
              </w:rPr>
              <w:t>ớ</w:t>
            </w:r>
            <w:r w:rsidRPr="006E62B6">
              <w:rPr>
                <w:rStyle w:val="Hyperlink"/>
                <w:i/>
                <w:iCs/>
              </w:rPr>
              <w:t>i sinh viên không?</w:t>
            </w:r>
            <w:r>
              <w:rPr>
                <w:webHidden/>
              </w:rPr>
              <w:tab/>
            </w:r>
            <w:r>
              <w:rPr>
                <w:webHidden/>
              </w:rPr>
              <w:fldChar w:fldCharType="begin"/>
            </w:r>
            <w:r>
              <w:rPr>
                <w:webHidden/>
              </w:rPr>
              <w:instrText xml:space="preserve"> PAGEREF _Toc177077399 \h </w:instrText>
            </w:r>
          </w:ins>
          <w:r>
            <w:rPr>
              <w:webHidden/>
            </w:rPr>
          </w:r>
          <w:r>
            <w:rPr>
              <w:webHidden/>
            </w:rPr>
            <w:fldChar w:fldCharType="separate"/>
          </w:r>
          <w:ins w:id="182" w:author="An Tran, ACA (BUV)" w:date="2024-09-12T23:46:00Z" w16du:dateUtc="2024-09-12T16:46:00Z">
            <w:r>
              <w:rPr>
                <w:webHidden/>
              </w:rPr>
              <w:t>80</w:t>
            </w:r>
            <w:r>
              <w:rPr>
                <w:webHidden/>
              </w:rPr>
              <w:fldChar w:fldCharType="end"/>
            </w:r>
            <w:r w:rsidRPr="006E62B6">
              <w:rPr>
                <w:rStyle w:val="Hyperlink"/>
              </w:rPr>
              <w:fldChar w:fldCharType="end"/>
            </w:r>
          </w:ins>
        </w:p>
        <w:p w14:paraId="2CB6DE38" w14:textId="57F1E7B0" w:rsidR="00680D43" w:rsidRDefault="00680D43">
          <w:pPr>
            <w:pStyle w:val="TOC2"/>
            <w:tabs>
              <w:tab w:val="left" w:pos="1540"/>
            </w:tabs>
            <w:rPr>
              <w:ins w:id="183" w:author="An Tran, ACA (BUV)" w:date="2024-09-12T23:46:00Z" w16du:dateUtc="2024-09-12T16:46:00Z"/>
              <w:rFonts w:asciiTheme="minorHAnsi" w:eastAsiaTheme="minorEastAsia" w:hAnsiTheme="minorHAnsi" w:cstheme="minorBidi"/>
              <w:kern w:val="2"/>
              <w:lang w:eastAsia="en-US"/>
              <w14:ligatures w14:val="standardContextual"/>
            </w:rPr>
          </w:pPr>
          <w:ins w:id="18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4.</w:t>
            </w:r>
            <w:r>
              <w:rPr>
                <w:rFonts w:asciiTheme="minorHAnsi" w:eastAsiaTheme="minorEastAsia" w:hAnsiTheme="minorHAnsi" w:cstheme="minorBidi"/>
                <w:kern w:val="2"/>
                <w:lang w:eastAsia="en-US"/>
                <w14:ligatures w14:val="standardContextual"/>
              </w:rPr>
              <w:tab/>
            </w:r>
            <w:r w:rsidRPr="006E62B6">
              <w:rPr>
                <w:rStyle w:val="Hyperlink"/>
              </w:rPr>
              <w:t xml:space="preserve">How does BUV support students with their internships? / </w:t>
            </w:r>
            <w:r w:rsidRPr="006E62B6">
              <w:rPr>
                <w:rStyle w:val="Hyperlink"/>
                <w:i/>
                <w:iCs/>
              </w:rPr>
              <w:t>Sinh viên đ</w:t>
            </w:r>
            <w:r w:rsidRPr="006E62B6">
              <w:rPr>
                <w:rStyle w:val="Hyperlink"/>
                <w:rFonts w:cs="Calibri"/>
                <w:i/>
                <w:iCs/>
              </w:rPr>
              <w:t>ượ</w:t>
            </w:r>
            <w:r w:rsidRPr="006E62B6">
              <w:rPr>
                <w:rStyle w:val="Hyperlink"/>
                <w:i/>
                <w:iCs/>
              </w:rPr>
              <w:t>c BUV h</w:t>
            </w:r>
            <w:r w:rsidRPr="006E62B6">
              <w:rPr>
                <w:rStyle w:val="Hyperlink"/>
                <w:rFonts w:cs="Calibri"/>
                <w:i/>
                <w:iCs/>
              </w:rPr>
              <w:t>ỗ</w:t>
            </w:r>
            <w:r w:rsidRPr="006E62B6">
              <w:rPr>
                <w:rStyle w:val="Hyperlink"/>
                <w:i/>
                <w:iCs/>
              </w:rPr>
              <w:t xml:space="preserve"> tr</w:t>
            </w:r>
            <w:r w:rsidRPr="006E62B6">
              <w:rPr>
                <w:rStyle w:val="Hyperlink"/>
                <w:rFonts w:cs="Calibri"/>
                <w:i/>
                <w:iCs/>
              </w:rPr>
              <w:t>ợ</w:t>
            </w:r>
            <w:r w:rsidRPr="006E62B6">
              <w:rPr>
                <w:rStyle w:val="Hyperlink"/>
                <w:i/>
                <w:iCs/>
              </w:rPr>
              <w:t xml:space="preserve"> trong công tác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nh</w:t>
            </w:r>
            <w:r w:rsidRPr="006E62B6">
              <w:rPr>
                <w:rStyle w:val="Hyperlink"/>
                <w:rFonts w:cs="Calibri"/>
                <w:i/>
                <w:iCs/>
              </w:rPr>
              <w:t>ư</w:t>
            </w:r>
            <w:r w:rsidRPr="006E62B6">
              <w:rPr>
                <w:rStyle w:val="Hyperlink"/>
                <w:i/>
                <w:iCs/>
              </w:rPr>
              <w:t xml:space="preserve"> th</w:t>
            </w:r>
            <w:r w:rsidRPr="006E62B6">
              <w:rPr>
                <w:rStyle w:val="Hyperlink"/>
                <w:rFonts w:cs="Calibri"/>
                <w:i/>
                <w:iCs/>
              </w:rPr>
              <w:t>ế</w:t>
            </w:r>
            <w:r w:rsidRPr="006E62B6">
              <w:rPr>
                <w:rStyle w:val="Hyperlink"/>
                <w:i/>
                <w:iCs/>
              </w:rPr>
              <w:t xml:space="preserve"> nào?</w:t>
            </w:r>
            <w:r>
              <w:rPr>
                <w:webHidden/>
              </w:rPr>
              <w:tab/>
            </w:r>
            <w:r>
              <w:rPr>
                <w:webHidden/>
              </w:rPr>
              <w:fldChar w:fldCharType="begin"/>
            </w:r>
            <w:r>
              <w:rPr>
                <w:webHidden/>
              </w:rPr>
              <w:instrText xml:space="preserve"> PAGEREF _Toc177077400 \h </w:instrText>
            </w:r>
          </w:ins>
          <w:r>
            <w:rPr>
              <w:webHidden/>
            </w:rPr>
          </w:r>
          <w:r>
            <w:rPr>
              <w:webHidden/>
            </w:rPr>
            <w:fldChar w:fldCharType="separate"/>
          </w:r>
          <w:ins w:id="185" w:author="An Tran, ACA (BUV)" w:date="2024-09-12T23:46:00Z" w16du:dateUtc="2024-09-12T16:46:00Z">
            <w:r>
              <w:rPr>
                <w:webHidden/>
              </w:rPr>
              <w:t>82</w:t>
            </w:r>
            <w:r>
              <w:rPr>
                <w:webHidden/>
              </w:rPr>
              <w:fldChar w:fldCharType="end"/>
            </w:r>
            <w:r w:rsidRPr="006E62B6">
              <w:rPr>
                <w:rStyle w:val="Hyperlink"/>
              </w:rPr>
              <w:fldChar w:fldCharType="end"/>
            </w:r>
          </w:ins>
        </w:p>
        <w:p w14:paraId="7E77DA24" w14:textId="2EC237A7" w:rsidR="00680D43" w:rsidRDefault="00680D43">
          <w:pPr>
            <w:pStyle w:val="TOC2"/>
            <w:tabs>
              <w:tab w:val="left" w:pos="1540"/>
            </w:tabs>
            <w:rPr>
              <w:ins w:id="186" w:author="An Tran, ACA (BUV)" w:date="2024-09-12T23:46:00Z" w16du:dateUtc="2024-09-12T16:46:00Z"/>
              <w:rFonts w:asciiTheme="minorHAnsi" w:eastAsiaTheme="minorEastAsia" w:hAnsiTheme="minorHAnsi" w:cstheme="minorBidi"/>
              <w:kern w:val="2"/>
              <w:lang w:eastAsia="en-US"/>
              <w14:ligatures w14:val="standardContextual"/>
            </w:rPr>
          </w:pPr>
          <w:ins w:id="18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5.</w:t>
            </w:r>
            <w:r>
              <w:rPr>
                <w:rFonts w:asciiTheme="minorHAnsi" w:eastAsiaTheme="minorEastAsia" w:hAnsiTheme="minorHAnsi" w:cstheme="minorBidi"/>
                <w:kern w:val="2"/>
                <w:lang w:eastAsia="en-US"/>
                <w14:ligatures w14:val="standardContextual"/>
              </w:rPr>
              <w:tab/>
            </w:r>
            <w:r w:rsidRPr="006E62B6">
              <w:rPr>
                <w:rStyle w:val="Hyperlink"/>
              </w:rPr>
              <w:t xml:space="preserve">Can first year students go for internships? / </w:t>
            </w:r>
            <w:r w:rsidRPr="006E62B6">
              <w:rPr>
                <w:rStyle w:val="Hyperlink"/>
                <w:i/>
                <w:iCs/>
              </w:rPr>
              <w:t>Sinh viên năm nh</w:t>
            </w:r>
            <w:r w:rsidRPr="006E62B6">
              <w:rPr>
                <w:rStyle w:val="Hyperlink"/>
                <w:rFonts w:cs="Calibri"/>
                <w:i/>
                <w:iCs/>
              </w:rPr>
              <w:t>ấ</w:t>
            </w:r>
            <w:r w:rsidRPr="006E62B6">
              <w:rPr>
                <w:rStyle w:val="Hyperlink"/>
                <w:i/>
                <w:iCs/>
              </w:rPr>
              <w:t>t có th</w:t>
            </w:r>
            <w:r w:rsidRPr="006E62B6">
              <w:rPr>
                <w:rStyle w:val="Hyperlink"/>
                <w:rFonts w:cs="Calibri"/>
                <w:i/>
                <w:iCs/>
              </w:rPr>
              <w:t>ể</w:t>
            </w:r>
            <w:r w:rsidRPr="006E62B6">
              <w:rPr>
                <w:rStyle w:val="Hyperlink"/>
                <w:i/>
                <w:iCs/>
              </w:rPr>
              <w:t xml:space="preserve"> đi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đ</w:t>
            </w:r>
            <w:r w:rsidRPr="006E62B6">
              <w:rPr>
                <w:rStyle w:val="Hyperlink"/>
                <w:rFonts w:cs="Calibri"/>
                <w:i/>
                <w:iCs/>
              </w:rPr>
              <w:t>ượ</w:t>
            </w:r>
            <w:r w:rsidRPr="006E62B6">
              <w:rPr>
                <w:rStyle w:val="Hyperlink"/>
                <w:i/>
                <w:iCs/>
              </w:rPr>
              <w:t>c không?</w:t>
            </w:r>
            <w:r>
              <w:rPr>
                <w:webHidden/>
              </w:rPr>
              <w:tab/>
            </w:r>
            <w:r>
              <w:rPr>
                <w:webHidden/>
              </w:rPr>
              <w:fldChar w:fldCharType="begin"/>
            </w:r>
            <w:r>
              <w:rPr>
                <w:webHidden/>
              </w:rPr>
              <w:instrText xml:space="preserve"> PAGEREF _Toc177077401 \h </w:instrText>
            </w:r>
          </w:ins>
          <w:r>
            <w:rPr>
              <w:webHidden/>
            </w:rPr>
          </w:r>
          <w:r>
            <w:rPr>
              <w:webHidden/>
            </w:rPr>
            <w:fldChar w:fldCharType="separate"/>
          </w:r>
          <w:ins w:id="188" w:author="An Tran, ACA (BUV)" w:date="2024-09-12T23:46:00Z" w16du:dateUtc="2024-09-12T16:46:00Z">
            <w:r>
              <w:rPr>
                <w:webHidden/>
              </w:rPr>
              <w:t>84</w:t>
            </w:r>
            <w:r>
              <w:rPr>
                <w:webHidden/>
              </w:rPr>
              <w:fldChar w:fldCharType="end"/>
            </w:r>
            <w:r w:rsidRPr="006E62B6">
              <w:rPr>
                <w:rStyle w:val="Hyperlink"/>
              </w:rPr>
              <w:fldChar w:fldCharType="end"/>
            </w:r>
          </w:ins>
        </w:p>
        <w:p w14:paraId="56F88213" w14:textId="43FC7F7F" w:rsidR="00680D43" w:rsidRDefault="00680D43">
          <w:pPr>
            <w:pStyle w:val="TOC2"/>
            <w:tabs>
              <w:tab w:val="left" w:pos="1540"/>
            </w:tabs>
            <w:rPr>
              <w:ins w:id="189" w:author="An Tran, ACA (BUV)" w:date="2024-09-12T23:46:00Z" w16du:dateUtc="2024-09-12T16:46:00Z"/>
              <w:rFonts w:asciiTheme="minorHAnsi" w:eastAsiaTheme="minorEastAsia" w:hAnsiTheme="minorHAnsi" w:cstheme="minorBidi"/>
              <w:kern w:val="2"/>
              <w:lang w:eastAsia="en-US"/>
              <w14:ligatures w14:val="standardContextual"/>
            </w:rPr>
          </w:pPr>
          <w:ins w:id="19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6.</w:t>
            </w:r>
            <w:r>
              <w:rPr>
                <w:rFonts w:asciiTheme="minorHAnsi" w:eastAsiaTheme="minorEastAsia" w:hAnsiTheme="minorHAnsi" w:cstheme="minorBidi"/>
                <w:kern w:val="2"/>
                <w:lang w:eastAsia="en-US"/>
                <w14:ligatures w14:val="standardContextual"/>
              </w:rPr>
              <w:tab/>
            </w:r>
            <w:r w:rsidRPr="006E62B6">
              <w:rPr>
                <w:rStyle w:val="Hyperlink"/>
              </w:rPr>
              <w:t xml:space="preserve">Can BUV guarantee that every student will have an internship during the semester break? / </w:t>
            </w:r>
            <w:r w:rsidRPr="006E62B6">
              <w:rPr>
                <w:rStyle w:val="Hyperlink"/>
                <w:i/>
                <w:iCs/>
              </w:rPr>
              <w:t>Nhà tr</w:t>
            </w:r>
            <w:r w:rsidRPr="006E62B6">
              <w:rPr>
                <w:rStyle w:val="Hyperlink"/>
                <w:rFonts w:cs="Calibri"/>
                <w:i/>
                <w:iCs/>
              </w:rPr>
              <w:t>ườ</w:t>
            </w:r>
            <w:r w:rsidRPr="006E62B6">
              <w:rPr>
                <w:rStyle w:val="Hyperlink"/>
                <w:i/>
                <w:iCs/>
              </w:rPr>
              <w:t>ng có th</w:t>
            </w:r>
            <w:r w:rsidRPr="006E62B6">
              <w:rPr>
                <w:rStyle w:val="Hyperlink"/>
                <w:rFonts w:cs="Calibri"/>
                <w:i/>
                <w:iCs/>
              </w:rPr>
              <w:t>ể</w:t>
            </w:r>
            <w:r w:rsidRPr="006E62B6">
              <w:rPr>
                <w:rStyle w:val="Hyperlink"/>
                <w:i/>
                <w:iCs/>
              </w:rPr>
              <w:t xml:space="preserve"> đ</w:t>
            </w:r>
            <w:r w:rsidRPr="006E62B6">
              <w:rPr>
                <w:rStyle w:val="Hyperlink"/>
                <w:rFonts w:cs="Calibri"/>
                <w:i/>
                <w:iCs/>
              </w:rPr>
              <w:t>ả</w:t>
            </w:r>
            <w:r w:rsidRPr="006E62B6">
              <w:rPr>
                <w:rStyle w:val="Hyperlink"/>
                <w:i/>
                <w:iCs/>
              </w:rPr>
              <w:t>m b</w:t>
            </w:r>
            <w:r w:rsidRPr="006E62B6">
              <w:rPr>
                <w:rStyle w:val="Hyperlink"/>
                <w:rFonts w:cs="Calibri"/>
                <w:i/>
                <w:iCs/>
              </w:rPr>
              <w:t>ả</w:t>
            </w:r>
            <w:r w:rsidRPr="006E62B6">
              <w:rPr>
                <w:rStyle w:val="Hyperlink"/>
                <w:i/>
                <w:iCs/>
              </w:rPr>
              <w:t>o r</w:t>
            </w:r>
            <w:r w:rsidRPr="006E62B6">
              <w:rPr>
                <w:rStyle w:val="Hyperlink"/>
                <w:rFonts w:cs="Calibri"/>
                <w:i/>
                <w:iCs/>
              </w:rPr>
              <w:t>ằ</w:t>
            </w:r>
            <w:r w:rsidRPr="006E62B6">
              <w:rPr>
                <w:rStyle w:val="Hyperlink"/>
                <w:i/>
                <w:iCs/>
              </w:rPr>
              <w:t>ng t</w:t>
            </w:r>
            <w:r w:rsidRPr="006E62B6">
              <w:rPr>
                <w:rStyle w:val="Hyperlink"/>
                <w:rFonts w:cs="Calibri"/>
                <w:i/>
                <w:iCs/>
              </w:rPr>
              <w:t>ấ</w:t>
            </w:r>
            <w:r w:rsidRPr="006E62B6">
              <w:rPr>
                <w:rStyle w:val="Hyperlink"/>
                <w:i/>
                <w:iCs/>
              </w:rPr>
              <w:t>t c</w:t>
            </w:r>
            <w:r w:rsidRPr="006E62B6">
              <w:rPr>
                <w:rStyle w:val="Hyperlink"/>
                <w:rFonts w:cs="Calibri"/>
                <w:i/>
                <w:iCs/>
              </w:rPr>
              <w:t>ả</w:t>
            </w:r>
            <w:r w:rsidRPr="006E62B6">
              <w:rPr>
                <w:rStyle w:val="Hyperlink"/>
                <w:i/>
                <w:iCs/>
              </w:rPr>
              <w:t xml:space="preserve"> các sinh viên đ</w:t>
            </w:r>
            <w:r w:rsidRPr="006E62B6">
              <w:rPr>
                <w:rStyle w:val="Hyperlink"/>
                <w:rFonts w:cs="Calibri"/>
                <w:i/>
                <w:iCs/>
              </w:rPr>
              <w:t>ề</w:t>
            </w:r>
            <w:r w:rsidRPr="006E62B6">
              <w:rPr>
                <w:rStyle w:val="Hyperlink"/>
                <w:i/>
                <w:iCs/>
              </w:rPr>
              <w:t>u đ</w:t>
            </w:r>
            <w:r w:rsidRPr="006E62B6">
              <w:rPr>
                <w:rStyle w:val="Hyperlink"/>
                <w:rFonts w:cs="Calibri"/>
                <w:i/>
                <w:iCs/>
              </w:rPr>
              <w:t>ượ</w:t>
            </w:r>
            <w:r w:rsidRPr="006E62B6">
              <w:rPr>
                <w:rStyle w:val="Hyperlink"/>
                <w:i/>
                <w:iCs/>
              </w:rPr>
              <w:t>c đi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vào k</w:t>
            </w:r>
            <w:r w:rsidRPr="006E62B6">
              <w:rPr>
                <w:rStyle w:val="Hyperlink"/>
                <w:rFonts w:cs="Calibri"/>
                <w:i/>
                <w:iCs/>
              </w:rPr>
              <w:t>ỳ</w:t>
            </w:r>
            <w:r w:rsidRPr="006E62B6">
              <w:rPr>
                <w:rStyle w:val="Hyperlink"/>
                <w:i/>
                <w:iCs/>
              </w:rPr>
              <w:t xml:space="preserve"> ngh</w:t>
            </w:r>
            <w:r w:rsidRPr="006E62B6">
              <w:rPr>
                <w:rStyle w:val="Hyperlink"/>
                <w:rFonts w:cs="Calibri"/>
                <w:i/>
                <w:iCs/>
              </w:rPr>
              <w:t>ỉ</w:t>
            </w:r>
            <w:r w:rsidRPr="006E62B6">
              <w:rPr>
                <w:rStyle w:val="Hyperlink"/>
                <w:i/>
                <w:iCs/>
              </w:rPr>
              <w:t xml:space="preserve"> gi</w:t>
            </w:r>
            <w:r w:rsidRPr="006E62B6">
              <w:rPr>
                <w:rStyle w:val="Hyperlink"/>
                <w:rFonts w:cs="Calibri"/>
                <w:i/>
                <w:iCs/>
              </w:rPr>
              <w:t>ữ</w:t>
            </w:r>
            <w:r w:rsidRPr="006E62B6">
              <w:rPr>
                <w:rStyle w:val="Hyperlink"/>
                <w:i/>
                <w:iCs/>
              </w:rPr>
              <w:t>a h</w:t>
            </w:r>
            <w:r w:rsidRPr="006E62B6">
              <w:rPr>
                <w:rStyle w:val="Hyperlink"/>
                <w:rFonts w:cs="Calibri"/>
                <w:i/>
                <w:iCs/>
              </w:rPr>
              <w:t>ọ</w:t>
            </w:r>
            <w:r w:rsidRPr="006E62B6">
              <w:rPr>
                <w:rStyle w:val="Hyperlink"/>
                <w:i/>
                <w:iCs/>
              </w:rPr>
              <w:t>c k</w:t>
            </w:r>
            <w:r w:rsidRPr="006E62B6">
              <w:rPr>
                <w:rStyle w:val="Hyperlink"/>
                <w:rFonts w:cs="Calibri"/>
                <w:i/>
                <w:iCs/>
              </w:rPr>
              <w:t>ỳ</w:t>
            </w:r>
            <w:r w:rsidRPr="006E62B6">
              <w:rPr>
                <w:rStyle w:val="Hyperlink"/>
                <w:i/>
                <w:iCs/>
              </w:rPr>
              <w:t xml:space="preserve"> không?</w:t>
            </w:r>
            <w:r>
              <w:rPr>
                <w:webHidden/>
              </w:rPr>
              <w:tab/>
            </w:r>
            <w:r>
              <w:rPr>
                <w:webHidden/>
              </w:rPr>
              <w:fldChar w:fldCharType="begin"/>
            </w:r>
            <w:r>
              <w:rPr>
                <w:webHidden/>
              </w:rPr>
              <w:instrText xml:space="preserve"> PAGEREF _Toc177077402 \h </w:instrText>
            </w:r>
          </w:ins>
          <w:r>
            <w:rPr>
              <w:webHidden/>
            </w:rPr>
          </w:r>
          <w:r>
            <w:rPr>
              <w:webHidden/>
            </w:rPr>
            <w:fldChar w:fldCharType="separate"/>
          </w:r>
          <w:ins w:id="191" w:author="An Tran, ACA (BUV)" w:date="2024-09-12T23:46:00Z" w16du:dateUtc="2024-09-12T16:46:00Z">
            <w:r>
              <w:rPr>
                <w:webHidden/>
              </w:rPr>
              <w:t>87</w:t>
            </w:r>
            <w:r>
              <w:rPr>
                <w:webHidden/>
              </w:rPr>
              <w:fldChar w:fldCharType="end"/>
            </w:r>
            <w:r w:rsidRPr="006E62B6">
              <w:rPr>
                <w:rStyle w:val="Hyperlink"/>
              </w:rPr>
              <w:fldChar w:fldCharType="end"/>
            </w:r>
          </w:ins>
        </w:p>
        <w:p w14:paraId="16A2FB6E" w14:textId="79890F5B" w:rsidR="00680D43" w:rsidRDefault="00680D43">
          <w:pPr>
            <w:pStyle w:val="TOC2"/>
            <w:tabs>
              <w:tab w:val="left" w:pos="1540"/>
            </w:tabs>
            <w:rPr>
              <w:ins w:id="192" w:author="An Tran, ACA (BUV)" w:date="2024-09-12T23:46:00Z" w16du:dateUtc="2024-09-12T16:46:00Z"/>
              <w:rFonts w:asciiTheme="minorHAnsi" w:eastAsiaTheme="minorEastAsia" w:hAnsiTheme="minorHAnsi" w:cstheme="minorBidi"/>
              <w:kern w:val="2"/>
              <w:lang w:eastAsia="en-US"/>
              <w14:ligatures w14:val="standardContextual"/>
            </w:rPr>
          </w:pPr>
          <w:ins w:id="19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7.</w:t>
            </w:r>
            <w:r>
              <w:rPr>
                <w:rFonts w:asciiTheme="minorHAnsi" w:eastAsiaTheme="minorEastAsia" w:hAnsiTheme="minorHAnsi" w:cstheme="minorBidi"/>
                <w:kern w:val="2"/>
                <w:lang w:eastAsia="en-US"/>
                <w14:ligatures w14:val="standardContextual"/>
              </w:rPr>
              <w:tab/>
            </w:r>
            <w:r w:rsidRPr="006E62B6">
              <w:rPr>
                <w:rStyle w:val="Hyperlink"/>
              </w:rPr>
              <w:t xml:space="preserve">What can students do during 3 months break if they do not go for internships? / </w:t>
            </w:r>
            <w:r w:rsidRPr="006E62B6">
              <w:rPr>
                <w:rStyle w:val="Hyperlink"/>
                <w:i/>
                <w:iCs/>
              </w:rPr>
              <w:t>N</w:t>
            </w:r>
            <w:r w:rsidRPr="006E62B6">
              <w:rPr>
                <w:rStyle w:val="Hyperlink"/>
                <w:rFonts w:cs="Calibri"/>
                <w:i/>
                <w:iCs/>
              </w:rPr>
              <w:t>ế</w:t>
            </w:r>
            <w:r w:rsidRPr="006E62B6">
              <w:rPr>
                <w:rStyle w:val="Hyperlink"/>
                <w:i/>
                <w:iCs/>
              </w:rPr>
              <w:t>u trong 3 tháng ngh</w:t>
            </w:r>
            <w:r w:rsidRPr="006E62B6">
              <w:rPr>
                <w:rStyle w:val="Hyperlink"/>
                <w:rFonts w:cs="Calibri"/>
                <w:i/>
                <w:iCs/>
              </w:rPr>
              <w:t>ỉ</w:t>
            </w:r>
            <w:r w:rsidRPr="006E62B6">
              <w:rPr>
                <w:rStyle w:val="Hyperlink"/>
                <w:i/>
                <w:iCs/>
              </w:rPr>
              <w:t xml:space="preserve"> gi</w:t>
            </w:r>
            <w:r w:rsidRPr="006E62B6">
              <w:rPr>
                <w:rStyle w:val="Hyperlink"/>
                <w:rFonts w:cs="Calibri"/>
                <w:i/>
                <w:iCs/>
              </w:rPr>
              <w:t>ữ</w:t>
            </w:r>
            <w:r w:rsidRPr="006E62B6">
              <w:rPr>
                <w:rStyle w:val="Hyperlink"/>
                <w:i/>
                <w:iCs/>
              </w:rPr>
              <w:t>a k</w:t>
            </w:r>
            <w:r w:rsidRPr="006E62B6">
              <w:rPr>
                <w:rStyle w:val="Hyperlink"/>
                <w:rFonts w:cs="Calibri"/>
                <w:i/>
                <w:iCs/>
              </w:rPr>
              <w:t>ỳ</w:t>
            </w:r>
            <w:r w:rsidRPr="006E62B6">
              <w:rPr>
                <w:rStyle w:val="Hyperlink"/>
                <w:i/>
                <w:iCs/>
              </w:rPr>
              <w:t xml:space="preserve"> sinh viên không đi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thì có th</w:t>
            </w:r>
            <w:r w:rsidRPr="006E62B6">
              <w:rPr>
                <w:rStyle w:val="Hyperlink"/>
                <w:rFonts w:cs="Calibri"/>
                <w:i/>
                <w:iCs/>
              </w:rPr>
              <w:t>ể</w:t>
            </w:r>
            <w:r w:rsidRPr="006E62B6">
              <w:rPr>
                <w:rStyle w:val="Hyperlink"/>
                <w:i/>
                <w:iCs/>
              </w:rPr>
              <w:t xml:space="preserve"> làm gì?</w:t>
            </w:r>
            <w:r>
              <w:rPr>
                <w:webHidden/>
              </w:rPr>
              <w:tab/>
            </w:r>
            <w:r>
              <w:rPr>
                <w:webHidden/>
              </w:rPr>
              <w:fldChar w:fldCharType="begin"/>
            </w:r>
            <w:r>
              <w:rPr>
                <w:webHidden/>
              </w:rPr>
              <w:instrText xml:space="preserve"> PAGEREF _Toc177077403 \h </w:instrText>
            </w:r>
          </w:ins>
          <w:r>
            <w:rPr>
              <w:webHidden/>
            </w:rPr>
          </w:r>
          <w:r>
            <w:rPr>
              <w:webHidden/>
            </w:rPr>
            <w:fldChar w:fldCharType="separate"/>
          </w:r>
          <w:ins w:id="194" w:author="An Tran, ACA (BUV)" w:date="2024-09-12T23:46:00Z" w16du:dateUtc="2024-09-12T16:46:00Z">
            <w:r>
              <w:rPr>
                <w:webHidden/>
              </w:rPr>
              <w:t>89</w:t>
            </w:r>
            <w:r>
              <w:rPr>
                <w:webHidden/>
              </w:rPr>
              <w:fldChar w:fldCharType="end"/>
            </w:r>
            <w:r w:rsidRPr="006E62B6">
              <w:rPr>
                <w:rStyle w:val="Hyperlink"/>
              </w:rPr>
              <w:fldChar w:fldCharType="end"/>
            </w:r>
          </w:ins>
        </w:p>
        <w:p w14:paraId="05946D5A" w14:textId="5283FA50" w:rsidR="00680D43" w:rsidRDefault="00680D43">
          <w:pPr>
            <w:pStyle w:val="TOC2"/>
            <w:tabs>
              <w:tab w:val="left" w:pos="1540"/>
            </w:tabs>
            <w:rPr>
              <w:ins w:id="195" w:author="An Tran, ACA (BUV)" w:date="2024-09-12T23:46:00Z" w16du:dateUtc="2024-09-12T16:46:00Z"/>
              <w:rFonts w:asciiTheme="minorHAnsi" w:eastAsiaTheme="minorEastAsia" w:hAnsiTheme="minorHAnsi" w:cstheme="minorBidi"/>
              <w:kern w:val="2"/>
              <w:lang w:eastAsia="en-US"/>
              <w14:ligatures w14:val="standardContextual"/>
            </w:rPr>
          </w:pPr>
          <w:ins w:id="19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8.</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Where can I get the information about the internships, extra-curricular activities, short courses that BUV is offering? / </w:t>
            </w:r>
            <w:r w:rsidRPr="006E62B6">
              <w:rPr>
                <w:rStyle w:val="Hyperlink"/>
                <w:i/>
                <w:iCs/>
                <w:lang w:val="en-GB"/>
              </w:rPr>
              <w:t>Chúng tôi có th</w:t>
            </w:r>
            <w:r w:rsidRPr="006E62B6">
              <w:rPr>
                <w:rStyle w:val="Hyperlink"/>
                <w:rFonts w:cs="Calibri"/>
                <w:i/>
                <w:iCs/>
                <w:lang w:val="en-GB"/>
              </w:rPr>
              <w:t>ể</w:t>
            </w:r>
            <w:r w:rsidRPr="006E62B6">
              <w:rPr>
                <w:rStyle w:val="Hyperlink"/>
                <w:i/>
                <w:iCs/>
                <w:lang w:val="en-GB"/>
              </w:rPr>
              <w:t xml:space="preserve"> c</w:t>
            </w:r>
            <w:r w:rsidRPr="006E62B6">
              <w:rPr>
                <w:rStyle w:val="Hyperlink"/>
                <w:rFonts w:cs="Calibri"/>
                <w:i/>
                <w:iCs/>
                <w:lang w:val="en-GB"/>
              </w:rPr>
              <w:t>ậ</w:t>
            </w:r>
            <w:r w:rsidRPr="006E62B6">
              <w:rPr>
                <w:rStyle w:val="Hyperlink"/>
                <w:i/>
                <w:iCs/>
                <w:lang w:val="en-GB"/>
              </w:rPr>
              <w:t>p nh</w:t>
            </w:r>
            <w:r w:rsidRPr="006E62B6">
              <w:rPr>
                <w:rStyle w:val="Hyperlink"/>
                <w:rFonts w:cs="Calibri"/>
                <w:i/>
                <w:iCs/>
                <w:lang w:val="en-GB"/>
              </w:rPr>
              <w:t>ậ</w:t>
            </w:r>
            <w:r w:rsidRPr="006E62B6">
              <w:rPr>
                <w:rStyle w:val="Hyperlink"/>
                <w:i/>
                <w:iCs/>
                <w:lang w:val="en-GB"/>
              </w:rPr>
              <w:t>t các thông tin v</w:t>
            </w:r>
            <w:r w:rsidRPr="006E62B6">
              <w:rPr>
                <w:rStyle w:val="Hyperlink"/>
                <w:rFonts w:cs="Calibri"/>
                <w:i/>
                <w:iCs/>
                <w:lang w:val="en-GB"/>
              </w:rPr>
              <w:t>ề</w:t>
            </w:r>
            <w:r w:rsidRPr="006E62B6">
              <w:rPr>
                <w:rStyle w:val="Hyperlink"/>
                <w:i/>
                <w:iCs/>
                <w:lang w:val="en-GB"/>
              </w:rPr>
              <w:t xml:space="preserve"> c</w:t>
            </w:r>
            <w:r w:rsidRPr="006E62B6">
              <w:rPr>
                <w:rStyle w:val="Hyperlink"/>
                <w:rFonts w:cs="Calibri"/>
                <w:i/>
                <w:iCs/>
                <w:lang w:val="en-GB"/>
              </w:rPr>
              <w:t>ơ</w:t>
            </w:r>
            <w:r w:rsidRPr="006E62B6">
              <w:rPr>
                <w:rStyle w:val="Hyperlink"/>
                <w:i/>
                <w:iCs/>
                <w:lang w:val="en-GB"/>
              </w:rPr>
              <w:t xml:space="preserve"> h</w:t>
            </w:r>
            <w:r w:rsidRPr="006E62B6">
              <w:rPr>
                <w:rStyle w:val="Hyperlink"/>
                <w:rFonts w:cs="Calibri"/>
                <w:i/>
                <w:iCs/>
                <w:lang w:val="en-GB"/>
              </w:rPr>
              <w:t>ộ</w:t>
            </w:r>
            <w:r w:rsidRPr="006E62B6">
              <w:rPr>
                <w:rStyle w:val="Hyperlink"/>
                <w:i/>
                <w:iCs/>
                <w:lang w:val="en-GB"/>
              </w:rPr>
              <w:t>i th</w:t>
            </w:r>
            <w:r w:rsidRPr="006E62B6">
              <w:rPr>
                <w:rStyle w:val="Hyperlink"/>
                <w:rFonts w:cs="Calibri"/>
                <w:i/>
                <w:iCs/>
                <w:lang w:val="en-GB"/>
              </w:rPr>
              <w:t>ự</w:t>
            </w:r>
            <w:r w:rsidRPr="006E62B6">
              <w:rPr>
                <w:rStyle w:val="Hyperlink"/>
                <w:i/>
                <w:iCs/>
                <w:lang w:val="en-GB"/>
              </w:rPr>
              <w:t>c t</w:t>
            </w:r>
            <w:r w:rsidRPr="006E62B6">
              <w:rPr>
                <w:rStyle w:val="Hyperlink"/>
                <w:rFonts w:cs="Calibri"/>
                <w:i/>
                <w:iCs/>
                <w:lang w:val="en-GB"/>
              </w:rPr>
              <w:t>ậ</w:t>
            </w:r>
            <w:r w:rsidRPr="006E62B6">
              <w:rPr>
                <w:rStyle w:val="Hyperlink"/>
                <w:i/>
                <w:iCs/>
                <w:lang w:val="en-GB"/>
              </w:rPr>
              <w:t>p, ho</w:t>
            </w:r>
            <w:r w:rsidRPr="006E62B6">
              <w:rPr>
                <w:rStyle w:val="Hyperlink"/>
                <w:rFonts w:cs="Calibri"/>
                <w:i/>
                <w:iCs/>
                <w:lang w:val="en-GB"/>
              </w:rPr>
              <w:t>ạ</w:t>
            </w:r>
            <w:r w:rsidRPr="006E62B6">
              <w:rPr>
                <w:rStyle w:val="Hyperlink"/>
                <w:i/>
                <w:iCs/>
                <w:lang w:val="en-GB"/>
              </w:rPr>
              <w:t xml:space="preserve">t </w:t>
            </w:r>
            <w:r w:rsidRPr="006E62B6">
              <w:rPr>
                <w:rStyle w:val="Hyperlink"/>
                <w:rFonts w:cs="Calibri"/>
                <w:i/>
                <w:iCs/>
                <w:lang w:val="en-GB"/>
              </w:rPr>
              <w:t>độ</w:t>
            </w:r>
            <w:r w:rsidRPr="006E62B6">
              <w:rPr>
                <w:rStyle w:val="Hyperlink"/>
                <w:i/>
                <w:iCs/>
                <w:lang w:val="en-GB"/>
              </w:rPr>
              <w:t>ng ngo</w:t>
            </w:r>
            <w:r w:rsidRPr="006E62B6">
              <w:rPr>
                <w:rStyle w:val="Hyperlink"/>
                <w:rFonts w:cs="Calibri"/>
                <w:i/>
                <w:iCs/>
                <w:lang w:val="en-GB"/>
              </w:rPr>
              <w:t>ạ</w:t>
            </w:r>
            <w:r w:rsidRPr="006E62B6">
              <w:rPr>
                <w:rStyle w:val="Hyperlink"/>
                <w:i/>
                <w:iCs/>
                <w:lang w:val="en-GB"/>
              </w:rPr>
              <w:t>i khóa và các khóa h</w:t>
            </w:r>
            <w:r w:rsidRPr="006E62B6">
              <w:rPr>
                <w:rStyle w:val="Hyperlink"/>
                <w:rFonts w:cs="Calibri"/>
                <w:i/>
                <w:iCs/>
                <w:lang w:val="en-GB"/>
              </w:rPr>
              <w:t>ọ</w:t>
            </w:r>
            <w:r w:rsidRPr="006E62B6">
              <w:rPr>
                <w:rStyle w:val="Hyperlink"/>
                <w:i/>
                <w:iCs/>
                <w:lang w:val="en-GB"/>
              </w:rPr>
              <w:t>c ng</w:t>
            </w:r>
            <w:r w:rsidRPr="006E62B6">
              <w:rPr>
                <w:rStyle w:val="Hyperlink"/>
                <w:rFonts w:cs="Calibri"/>
                <w:i/>
                <w:iCs/>
                <w:lang w:val="en-GB"/>
              </w:rPr>
              <w:t>ắ</w:t>
            </w:r>
            <w:r w:rsidRPr="006E62B6">
              <w:rPr>
                <w:rStyle w:val="Hyperlink"/>
                <w:i/>
                <w:iCs/>
                <w:lang w:val="en-GB"/>
              </w:rPr>
              <w:t>n h</w:t>
            </w:r>
            <w:r w:rsidRPr="006E62B6">
              <w:rPr>
                <w:rStyle w:val="Hyperlink"/>
                <w:rFonts w:cs="Calibri"/>
                <w:i/>
                <w:iCs/>
                <w:lang w:val="en-GB"/>
              </w:rPr>
              <w:t>ạ</w:t>
            </w:r>
            <w:r w:rsidRPr="006E62B6">
              <w:rPr>
                <w:rStyle w:val="Hyperlink"/>
                <w:i/>
                <w:iCs/>
                <w:lang w:val="en-GB"/>
              </w:rPr>
              <w:t xml:space="preserve">n BUV </w:t>
            </w:r>
            <w:r w:rsidRPr="006E62B6">
              <w:rPr>
                <w:rStyle w:val="Hyperlink"/>
                <w:rFonts w:cs="Calibri"/>
                <w:i/>
                <w:iCs/>
                <w:lang w:val="en-GB"/>
              </w:rPr>
              <w:t>đ</w:t>
            </w:r>
            <w:r w:rsidRPr="006E62B6">
              <w:rPr>
                <w:rStyle w:val="Hyperlink"/>
                <w:i/>
                <w:iCs/>
                <w:lang w:val="en-GB"/>
              </w:rPr>
              <w:t>ang cung c</w:t>
            </w:r>
            <w:r w:rsidRPr="006E62B6">
              <w:rPr>
                <w:rStyle w:val="Hyperlink"/>
                <w:rFonts w:cs="Calibri"/>
                <w:i/>
                <w:iCs/>
                <w:lang w:val="en-GB"/>
              </w:rPr>
              <w:t>ấ</w:t>
            </w:r>
            <w:r w:rsidRPr="006E62B6">
              <w:rPr>
                <w:rStyle w:val="Hyperlink"/>
                <w:i/>
                <w:iCs/>
                <w:lang w:val="en-GB"/>
              </w:rPr>
              <w:t xml:space="preserve">p </w:t>
            </w:r>
            <w:r w:rsidRPr="006E62B6">
              <w:rPr>
                <w:rStyle w:val="Hyperlink"/>
                <w:rFonts w:cs="Calibri"/>
                <w:i/>
                <w:iCs/>
                <w:lang w:val="en-GB"/>
              </w:rPr>
              <w:t>ở</w:t>
            </w:r>
            <w:r w:rsidRPr="006E62B6">
              <w:rPr>
                <w:rStyle w:val="Hyperlink"/>
                <w:i/>
                <w:iCs/>
                <w:lang w:val="en-GB"/>
              </w:rPr>
              <w:t xml:space="preserve"> </w:t>
            </w:r>
            <w:r w:rsidRPr="006E62B6">
              <w:rPr>
                <w:rStyle w:val="Hyperlink"/>
                <w:rFonts w:cs="Calibri"/>
                <w:i/>
                <w:iCs/>
                <w:lang w:val="en-GB"/>
              </w:rPr>
              <w:t>đ</w:t>
            </w:r>
            <w:r w:rsidRPr="006E62B6">
              <w:rPr>
                <w:rStyle w:val="Hyperlink"/>
                <w:rFonts w:cs="Avenir LT Std 35 Light"/>
                <w:i/>
                <w:iCs/>
                <w:lang w:val="en-GB"/>
              </w:rPr>
              <w:t>â</w:t>
            </w:r>
            <w:r w:rsidRPr="006E62B6">
              <w:rPr>
                <w:rStyle w:val="Hyperlink"/>
                <w:i/>
                <w:iCs/>
                <w:lang w:val="en-GB"/>
              </w:rPr>
              <w:t>u?</w:t>
            </w:r>
            <w:r>
              <w:rPr>
                <w:webHidden/>
              </w:rPr>
              <w:tab/>
            </w:r>
            <w:r>
              <w:rPr>
                <w:webHidden/>
              </w:rPr>
              <w:fldChar w:fldCharType="begin"/>
            </w:r>
            <w:r>
              <w:rPr>
                <w:webHidden/>
              </w:rPr>
              <w:instrText xml:space="preserve"> PAGEREF _Toc177077404 \h </w:instrText>
            </w:r>
          </w:ins>
          <w:r>
            <w:rPr>
              <w:webHidden/>
            </w:rPr>
          </w:r>
          <w:r>
            <w:rPr>
              <w:webHidden/>
            </w:rPr>
            <w:fldChar w:fldCharType="separate"/>
          </w:r>
          <w:ins w:id="197" w:author="An Tran, ACA (BUV)" w:date="2024-09-12T23:46:00Z" w16du:dateUtc="2024-09-12T16:46:00Z">
            <w:r>
              <w:rPr>
                <w:webHidden/>
              </w:rPr>
              <w:t>90</w:t>
            </w:r>
            <w:r>
              <w:rPr>
                <w:webHidden/>
              </w:rPr>
              <w:fldChar w:fldCharType="end"/>
            </w:r>
            <w:r w:rsidRPr="006E62B6">
              <w:rPr>
                <w:rStyle w:val="Hyperlink"/>
              </w:rPr>
              <w:fldChar w:fldCharType="end"/>
            </w:r>
          </w:ins>
        </w:p>
        <w:p w14:paraId="2A33C6A0" w14:textId="41557410" w:rsidR="00680D43" w:rsidRDefault="00680D43">
          <w:pPr>
            <w:pStyle w:val="TOC2"/>
            <w:tabs>
              <w:tab w:val="left" w:pos="1540"/>
            </w:tabs>
            <w:rPr>
              <w:ins w:id="198" w:author="An Tran, ACA (BUV)" w:date="2024-09-12T23:46:00Z" w16du:dateUtc="2024-09-12T16:46:00Z"/>
              <w:rFonts w:asciiTheme="minorHAnsi" w:eastAsiaTheme="minorEastAsia" w:hAnsiTheme="minorHAnsi" w:cstheme="minorBidi"/>
              <w:kern w:val="2"/>
              <w:lang w:eastAsia="en-US"/>
              <w14:ligatures w14:val="standardContextual"/>
            </w:rPr>
          </w:pPr>
          <w:ins w:id="199"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9.</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What is the point of going for an internship which is not relevant to student’s major? / </w:t>
            </w:r>
            <w:r w:rsidRPr="006E62B6">
              <w:rPr>
                <w:rStyle w:val="Hyperlink"/>
                <w:i/>
                <w:iCs/>
                <w:lang w:val="en-GB"/>
              </w:rPr>
              <w:t>N</w:t>
            </w:r>
            <w:r w:rsidRPr="006E62B6">
              <w:rPr>
                <w:rStyle w:val="Hyperlink"/>
                <w:rFonts w:cs="Calibri"/>
                <w:i/>
                <w:iCs/>
                <w:lang w:val="en-GB"/>
              </w:rPr>
              <w:t>ế</w:t>
            </w:r>
            <w:r w:rsidRPr="006E62B6">
              <w:rPr>
                <w:rStyle w:val="Hyperlink"/>
                <w:i/>
                <w:iCs/>
                <w:lang w:val="en-GB"/>
              </w:rPr>
              <w:t xml:space="preserve">u sinh viên </w:t>
            </w:r>
            <w:r w:rsidRPr="006E62B6">
              <w:rPr>
                <w:rStyle w:val="Hyperlink"/>
                <w:rFonts w:cs="Calibri"/>
                <w:i/>
                <w:iCs/>
                <w:lang w:val="en-GB"/>
              </w:rPr>
              <w:t>đ</w:t>
            </w:r>
            <w:r w:rsidRPr="006E62B6">
              <w:rPr>
                <w:rStyle w:val="Hyperlink"/>
                <w:i/>
                <w:iCs/>
                <w:lang w:val="en-GB"/>
              </w:rPr>
              <w:t>i th</w:t>
            </w:r>
            <w:r w:rsidRPr="006E62B6">
              <w:rPr>
                <w:rStyle w:val="Hyperlink"/>
                <w:rFonts w:cs="Calibri"/>
                <w:i/>
                <w:iCs/>
                <w:lang w:val="en-GB"/>
              </w:rPr>
              <w:t>ự</w:t>
            </w:r>
            <w:r w:rsidRPr="006E62B6">
              <w:rPr>
                <w:rStyle w:val="Hyperlink"/>
                <w:i/>
                <w:iCs/>
                <w:lang w:val="en-GB"/>
              </w:rPr>
              <w:t>c t</w:t>
            </w:r>
            <w:r w:rsidRPr="006E62B6">
              <w:rPr>
                <w:rStyle w:val="Hyperlink"/>
                <w:rFonts w:cs="Calibri"/>
                <w:i/>
                <w:iCs/>
                <w:lang w:val="en-GB"/>
              </w:rPr>
              <w:t>ậ</w:t>
            </w:r>
            <w:r w:rsidRPr="006E62B6">
              <w:rPr>
                <w:rStyle w:val="Hyperlink"/>
                <w:i/>
                <w:iCs/>
                <w:lang w:val="en-GB"/>
              </w:rPr>
              <w:t>p trong m</w:t>
            </w:r>
            <w:r w:rsidRPr="006E62B6">
              <w:rPr>
                <w:rStyle w:val="Hyperlink"/>
                <w:rFonts w:cs="Calibri"/>
                <w:i/>
                <w:iCs/>
                <w:lang w:val="en-GB"/>
              </w:rPr>
              <w:t>ả</w:t>
            </w:r>
            <w:r w:rsidRPr="006E62B6">
              <w:rPr>
                <w:rStyle w:val="Hyperlink"/>
                <w:i/>
                <w:iCs/>
                <w:lang w:val="en-GB"/>
              </w:rPr>
              <w:t>ng không liên quan t</w:t>
            </w:r>
            <w:r w:rsidRPr="006E62B6">
              <w:rPr>
                <w:rStyle w:val="Hyperlink"/>
                <w:rFonts w:cs="Calibri"/>
                <w:i/>
                <w:iCs/>
                <w:lang w:val="en-GB"/>
              </w:rPr>
              <w:t>ớ</w:t>
            </w:r>
            <w:r w:rsidRPr="006E62B6">
              <w:rPr>
                <w:rStyle w:val="Hyperlink"/>
                <w:i/>
                <w:iCs/>
                <w:lang w:val="en-GB"/>
              </w:rPr>
              <w:t>i ngành h</w:t>
            </w:r>
            <w:r w:rsidRPr="006E62B6">
              <w:rPr>
                <w:rStyle w:val="Hyperlink"/>
                <w:rFonts w:cs="Calibri"/>
                <w:i/>
                <w:iCs/>
                <w:lang w:val="en-GB"/>
              </w:rPr>
              <w:t>ọ</w:t>
            </w:r>
            <w:r w:rsidRPr="006E62B6">
              <w:rPr>
                <w:rStyle w:val="Hyperlink"/>
                <w:i/>
                <w:iCs/>
                <w:lang w:val="en-GB"/>
              </w:rPr>
              <w:t>c thì có tác d</w:t>
            </w:r>
            <w:r w:rsidRPr="006E62B6">
              <w:rPr>
                <w:rStyle w:val="Hyperlink"/>
                <w:rFonts w:cs="Calibri"/>
                <w:i/>
                <w:iCs/>
                <w:lang w:val="en-GB"/>
              </w:rPr>
              <w:t>ụ</w:t>
            </w:r>
            <w:r w:rsidRPr="006E62B6">
              <w:rPr>
                <w:rStyle w:val="Hyperlink"/>
                <w:i/>
                <w:iCs/>
                <w:lang w:val="en-GB"/>
              </w:rPr>
              <w:t>ng gì?</w:t>
            </w:r>
            <w:r>
              <w:rPr>
                <w:webHidden/>
              </w:rPr>
              <w:tab/>
            </w:r>
            <w:r>
              <w:rPr>
                <w:webHidden/>
              </w:rPr>
              <w:fldChar w:fldCharType="begin"/>
            </w:r>
            <w:r>
              <w:rPr>
                <w:webHidden/>
              </w:rPr>
              <w:instrText xml:space="preserve"> PAGEREF _Toc177077405 \h </w:instrText>
            </w:r>
          </w:ins>
          <w:r>
            <w:rPr>
              <w:webHidden/>
            </w:rPr>
          </w:r>
          <w:r>
            <w:rPr>
              <w:webHidden/>
            </w:rPr>
            <w:fldChar w:fldCharType="separate"/>
          </w:r>
          <w:ins w:id="200" w:author="An Tran, ACA (BUV)" w:date="2024-09-12T23:46:00Z" w16du:dateUtc="2024-09-12T16:46:00Z">
            <w:r>
              <w:rPr>
                <w:webHidden/>
              </w:rPr>
              <w:t>92</w:t>
            </w:r>
            <w:r>
              <w:rPr>
                <w:webHidden/>
              </w:rPr>
              <w:fldChar w:fldCharType="end"/>
            </w:r>
            <w:r w:rsidRPr="006E62B6">
              <w:rPr>
                <w:rStyle w:val="Hyperlink"/>
              </w:rPr>
              <w:fldChar w:fldCharType="end"/>
            </w:r>
          </w:ins>
        </w:p>
        <w:p w14:paraId="1F57B30E" w14:textId="56BFEB00" w:rsidR="00680D43" w:rsidRDefault="00680D43">
          <w:pPr>
            <w:pStyle w:val="TOC2"/>
            <w:tabs>
              <w:tab w:val="left" w:pos="1540"/>
            </w:tabs>
            <w:rPr>
              <w:ins w:id="201" w:author="An Tran, ACA (BUV)" w:date="2024-09-12T23:46:00Z" w16du:dateUtc="2024-09-12T16:46:00Z"/>
              <w:rFonts w:asciiTheme="minorHAnsi" w:eastAsiaTheme="minorEastAsia" w:hAnsiTheme="minorHAnsi" w:cstheme="minorBidi"/>
              <w:kern w:val="2"/>
              <w:lang w:eastAsia="en-US"/>
              <w14:ligatures w14:val="standardContextual"/>
            </w:rPr>
          </w:pPr>
          <w:ins w:id="20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10.</w:t>
            </w:r>
            <w:r>
              <w:rPr>
                <w:rFonts w:asciiTheme="minorHAnsi" w:eastAsiaTheme="minorEastAsia" w:hAnsiTheme="minorHAnsi" w:cstheme="minorBidi"/>
                <w:kern w:val="2"/>
                <w:lang w:eastAsia="en-US"/>
                <w14:ligatures w14:val="standardContextual"/>
              </w:rPr>
              <w:tab/>
            </w:r>
            <w:r w:rsidRPr="006E62B6">
              <w:rPr>
                <w:rStyle w:val="Hyperlink"/>
              </w:rPr>
              <w:t xml:space="preserve">Does BUV have any solutions if students </w:t>
            </w:r>
            <w:r w:rsidRPr="006E62B6">
              <w:rPr>
                <w:rStyle w:val="Hyperlink"/>
                <w:bCs/>
              </w:rPr>
              <w:t>cannot</w:t>
            </w:r>
            <w:r w:rsidRPr="006E62B6">
              <w:rPr>
                <w:rStyle w:val="Hyperlink"/>
              </w:rPr>
              <w:t xml:space="preserve"> pass internship interviews many times? / </w:t>
            </w:r>
            <w:r w:rsidRPr="006E62B6">
              <w:rPr>
                <w:rStyle w:val="Hyperlink"/>
                <w:i/>
                <w:iCs/>
              </w:rPr>
              <w:t>Nhà tr</w:t>
            </w:r>
            <w:r w:rsidRPr="006E62B6">
              <w:rPr>
                <w:rStyle w:val="Hyperlink"/>
                <w:rFonts w:cs="Calibri"/>
                <w:i/>
                <w:iCs/>
              </w:rPr>
              <w:t>ườ</w:t>
            </w:r>
            <w:r w:rsidRPr="006E62B6">
              <w:rPr>
                <w:rStyle w:val="Hyperlink"/>
                <w:i/>
                <w:iCs/>
              </w:rPr>
              <w:t>ng có ph</w:t>
            </w:r>
            <w:r w:rsidRPr="006E62B6">
              <w:rPr>
                <w:rStyle w:val="Hyperlink"/>
                <w:rFonts w:cs="Calibri"/>
                <w:i/>
                <w:iCs/>
              </w:rPr>
              <w:t>ươ</w:t>
            </w:r>
            <w:r w:rsidRPr="006E62B6">
              <w:rPr>
                <w:rStyle w:val="Hyperlink"/>
                <w:i/>
                <w:iCs/>
              </w:rPr>
              <w:t xml:space="preserve">ng </w:t>
            </w:r>
            <w:r w:rsidRPr="006E62B6">
              <w:rPr>
                <w:rStyle w:val="Hyperlink"/>
                <w:rFonts w:cs="Avenir Next LT Pro"/>
                <w:i/>
                <w:iCs/>
              </w:rPr>
              <w:t>á</w:t>
            </w:r>
            <w:r w:rsidRPr="006E62B6">
              <w:rPr>
                <w:rStyle w:val="Hyperlink"/>
                <w:i/>
                <w:iCs/>
              </w:rPr>
              <w:t>n g</w:t>
            </w:r>
            <w:r w:rsidRPr="006E62B6">
              <w:rPr>
                <w:rStyle w:val="Hyperlink"/>
                <w:rFonts w:cs="Avenir Next LT Pro"/>
                <w:i/>
                <w:iCs/>
              </w:rPr>
              <w:t>ì</w:t>
            </w:r>
            <w:r w:rsidRPr="006E62B6">
              <w:rPr>
                <w:rStyle w:val="Hyperlink"/>
                <w:i/>
                <w:iCs/>
              </w:rPr>
              <w:t xml:space="preserve"> n</w:t>
            </w:r>
            <w:r w:rsidRPr="006E62B6">
              <w:rPr>
                <w:rStyle w:val="Hyperlink"/>
                <w:rFonts w:cs="Calibri"/>
                <w:i/>
                <w:iCs/>
              </w:rPr>
              <w:t>ế</w:t>
            </w:r>
            <w:r w:rsidRPr="006E62B6">
              <w:rPr>
                <w:rStyle w:val="Hyperlink"/>
                <w:i/>
                <w:iCs/>
              </w:rPr>
              <w:t>u sinh viên liên t</w:t>
            </w:r>
            <w:r w:rsidRPr="006E62B6">
              <w:rPr>
                <w:rStyle w:val="Hyperlink"/>
                <w:rFonts w:cs="Calibri"/>
                <w:i/>
                <w:iCs/>
              </w:rPr>
              <w:t>ụ</w:t>
            </w:r>
            <w:r w:rsidRPr="006E62B6">
              <w:rPr>
                <w:rStyle w:val="Hyperlink"/>
                <w:i/>
                <w:iCs/>
              </w:rPr>
              <w:t>c không đ</w:t>
            </w:r>
            <w:r w:rsidRPr="006E62B6">
              <w:rPr>
                <w:rStyle w:val="Hyperlink"/>
                <w:rFonts w:cs="Calibri"/>
                <w:i/>
                <w:iCs/>
              </w:rPr>
              <w:t>ỗ</w:t>
            </w:r>
            <w:r w:rsidRPr="006E62B6">
              <w:rPr>
                <w:rStyle w:val="Hyperlink"/>
                <w:i/>
                <w:iCs/>
              </w:rPr>
              <w:t xml:space="preserve"> các vòng ph</w:t>
            </w:r>
            <w:r w:rsidRPr="006E62B6">
              <w:rPr>
                <w:rStyle w:val="Hyperlink"/>
                <w:rFonts w:cs="Calibri"/>
                <w:i/>
                <w:iCs/>
              </w:rPr>
              <w:t>ỏ</w:t>
            </w:r>
            <w:r w:rsidRPr="006E62B6">
              <w:rPr>
                <w:rStyle w:val="Hyperlink"/>
                <w:i/>
                <w:iCs/>
              </w:rPr>
              <w:t>ng v</w:t>
            </w:r>
            <w:r w:rsidRPr="006E62B6">
              <w:rPr>
                <w:rStyle w:val="Hyperlink"/>
                <w:rFonts w:cs="Calibri"/>
                <w:i/>
                <w:iCs/>
              </w:rPr>
              <w:t>ấ</w:t>
            </w:r>
            <w:r w:rsidRPr="006E62B6">
              <w:rPr>
                <w:rStyle w:val="Hyperlink"/>
                <w:i/>
                <w:iCs/>
              </w:rPr>
              <w:t>n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v</w:t>
            </w:r>
            <w:r w:rsidRPr="006E62B6">
              <w:rPr>
                <w:rStyle w:val="Hyperlink"/>
                <w:rFonts w:cs="Calibri"/>
                <w:i/>
                <w:iCs/>
              </w:rPr>
              <w:t>ớ</w:t>
            </w:r>
            <w:r w:rsidRPr="006E62B6">
              <w:rPr>
                <w:rStyle w:val="Hyperlink"/>
                <w:i/>
                <w:iCs/>
              </w:rPr>
              <w:t>i công ty?</w:t>
            </w:r>
            <w:r>
              <w:rPr>
                <w:webHidden/>
              </w:rPr>
              <w:tab/>
            </w:r>
            <w:r>
              <w:rPr>
                <w:webHidden/>
              </w:rPr>
              <w:fldChar w:fldCharType="begin"/>
            </w:r>
            <w:r>
              <w:rPr>
                <w:webHidden/>
              </w:rPr>
              <w:instrText xml:space="preserve"> PAGEREF _Toc177077406 \h </w:instrText>
            </w:r>
          </w:ins>
          <w:r>
            <w:rPr>
              <w:webHidden/>
            </w:rPr>
          </w:r>
          <w:r>
            <w:rPr>
              <w:webHidden/>
            </w:rPr>
            <w:fldChar w:fldCharType="separate"/>
          </w:r>
          <w:ins w:id="203" w:author="An Tran, ACA (BUV)" w:date="2024-09-12T23:46:00Z" w16du:dateUtc="2024-09-12T16:46:00Z">
            <w:r>
              <w:rPr>
                <w:webHidden/>
              </w:rPr>
              <w:t>93</w:t>
            </w:r>
            <w:r>
              <w:rPr>
                <w:webHidden/>
              </w:rPr>
              <w:fldChar w:fldCharType="end"/>
            </w:r>
            <w:r w:rsidRPr="006E62B6">
              <w:rPr>
                <w:rStyle w:val="Hyperlink"/>
              </w:rPr>
              <w:fldChar w:fldCharType="end"/>
            </w:r>
          </w:ins>
        </w:p>
        <w:p w14:paraId="027CEC24" w14:textId="00A84CB9" w:rsidR="00680D43" w:rsidRDefault="00680D43">
          <w:pPr>
            <w:pStyle w:val="TOC2"/>
            <w:tabs>
              <w:tab w:val="left" w:pos="1540"/>
            </w:tabs>
            <w:rPr>
              <w:ins w:id="204" w:author="An Tran, ACA (BUV)" w:date="2024-09-12T23:46:00Z" w16du:dateUtc="2024-09-12T16:46:00Z"/>
              <w:rFonts w:asciiTheme="minorHAnsi" w:eastAsiaTheme="minorEastAsia" w:hAnsiTheme="minorHAnsi" w:cstheme="minorBidi"/>
              <w:kern w:val="2"/>
              <w:lang w:eastAsia="en-US"/>
              <w14:ligatures w14:val="standardContextual"/>
            </w:rPr>
          </w:pPr>
          <w:ins w:id="20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11.</w:t>
            </w:r>
            <w:r>
              <w:rPr>
                <w:rFonts w:asciiTheme="minorHAnsi" w:eastAsiaTheme="minorEastAsia" w:hAnsiTheme="minorHAnsi" w:cstheme="minorBidi"/>
                <w:kern w:val="2"/>
                <w:lang w:eastAsia="en-US"/>
                <w14:ligatures w14:val="standardContextual"/>
              </w:rPr>
              <w:tab/>
            </w:r>
            <w:r w:rsidRPr="006E62B6">
              <w:rPr>
                <w:rStyle w:val="Hyperlink"/>
              </w:rPr>
              <w:t xml:space="preserve">Are the internships that BUV support students paid or unpaid? / </w:t>
            </w:r>
            <w:r w:rsidRPr="006E62B6">
              <w:rPr>
                <w:rStyle w:val="Hyperlink"/>
                <w:i/>
                <w:iCs/>
              </w:rPr>
              <w:t>Các c</w:t>
            </w:r>
            <w:r w:rsidRPr="006E62B6">
              <w:rPr>
                <w:rStyle w:val="Hyperlink"/>
                <w:rFonts w:cs="Calibri"/>
                <w:i/>
                <w:iCs/>
              </w:rPr>
              <w:t>ơ</w:t>
            </w:r>
            <w:r w:rsidRPr="006E62B6">
              <w:rPr>
                <w:rStyle w:val="Hyperlink"/>
                <w:i/>
                <w:iCs/>
              </w:rPr>
              <w:t xml:space="preserve"> h</w:t>
            </w:r>
            <w:r w:rsidRPr="006E62B6">
              <w:rPr>
                <w:rStyle w:val="Hyperlink"/>
                <w:rFonts w:cs="Calibri"/>
                <w:i/>
                <w:iCs/>
              </w:rPr>
              <w:t>ộ</w:t>
            </w:r>
            <w:r w:rsidRPr="006E62B6">
              <w:rPr>
                <w:rStyle w:val="Hyperlink"/>
                <w:i/>
                <w:iCs/>
              </w:rPr>
              <w:t>i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đ</w:t>
            </w:r>
            <w:r w:rsidRPr="006E62B6">
              <w:rPr>
                <w:rStyle w:val="Hyperlink"/>
                <w:rFonts w:cs="Calibri"/>
                <w:i/>
                <w:iCs/>
              </w:rPr>
              <w:t>ượ</w:t>
            </w:r>
            <w:r w:rsidRPr="006E62B6">
              <w:rPr>
                <w:rStyle w:val="Hyperlink"/>
                <w:i/>
                <w:iCs/>
              </w:rPr>
              <w:t>c cung c</w:t>
            </w:r>
            <w:r w:rsidRPr="006E62B6">
              <w:rPr>
                <w:rStyle w:val="Hyperlink"/>
                <w:rFonts w:cs="Calibri"/>
                <w:i/>
                <w:iCs/>
              </w:rPr>
              <w:t>ấ</w:t>
            </w:r>
            <w:r w:rsidRPr="006E62B6">
              <w:rPr>
                <w:rStyle w:val="Hyperlink"/>
                <w:i/>
                <w:iCs/>
              </w:rPr>
              <w:t>p t</w:t>
            </w:r>
            <w:r w:rsidRPr="006E62B6">
              <w:rPr>
                <w:rStyle w:val="Hyperlink"/>
                <w:rFonts w:cs="Calibri"/>
                <w:i/>
                <w:iCs/>
              </w:rPr>
              <w:t>ạ</w:t>
            </w:r>
            <w:r w:rsidRPr="006E62B6">
              <w:rPr>
                <w:rStyle w:val="Hyperlink"/>
                <w:i/>
                <w:iCs/>
              </w:rPr>
              <w:t>i BUV có ph</w:t>
            </w:r>
            <w:r w:rsidRPr="006E62B6">
              <w:rPr>
                <w:rStyle w:val="Hyperlink"/>
                <w:rFonts w:cs="Calibri"/>
                <w:i/>
                <w:iCs/>
              </w:rPr>
              <w:t>ụ</w:t>
            </w:r>
            <w:r w:rsidRPr="006E62B6">
              <w:rPr>
                <w:rStyle w:val="Hyperlink"/>
                <w:i/>
                <w:iCs/>
              </w:rPr>
              <w:t xml:space="preserve"> c</w:t>
            </w:r>
            <w:r w:rsidRPr="006E62B6">
              <w:rPr>
                <w:rStyle w:val="Hyperlink"/>
                <w:rFonts w:cs="Calibri"/>
                <w:i/>
                <w:iCs/>
              </w:rPr>
              <w:t>ấ</w:t>
            </w:r>
            <w:r w:rsidRPr="006E62B6">
              <w:rPr>
                <w:rStyle w:val="Hyperlink"/>
                <w:i/>
                <w:iCs/>
              </w:rPr>
              <w:t>p hay không?</w:t>
            </w:r>
            <w:r>
              <w:rPr>
                <w:webHidden/>
              </w:rPr>
              <w:tab/>
            </w:r>
            <w:r>
              <w:rPr>
                <w:webHidden/>
              </w:rPr>
              <w:fldChar w:fldCharType="begin"/>
            </w:r>
            <w:r>
              <w:rPr>
                <w:webHidden/>
              </w:rPr>
              <w:instrText xml:space="preserve"> PAGEREF _Toc177077407 \h </w:instrText>
            </w:r>
          </w:ins>
          <w:r>
            <w:rPr>
              <w:webHidden/>
            </w:rPr>
          </w:r>
          <w:r>
            <w:rPr>
              <w:webHidden/>
            </w:rPr>
            <w:fldChar w:fldCharType="separate"/>
          </w:r>
          <w:ins w:id="206" w:author="An Tran, ACA (BUV)" w:date="2024-09-12T23:46:00Z" w16du:dateUtc="2024-09-12T16:46:00Z">
            <w:r>
              <w:rPr>
                <w:webHidden/>
              </w:rPr>
              <w:t>95</w:t>
            </w:r>
            <w:r>
              <w:rPr>
                <w:webHidden/>
              </w:rPr>
              <w:fldChar w:fldCharType="end"/>
            </w:r>
            <w:r w:rsidRPr="006E62B6">
              <w:rPr>
                <w:rStyle w:val="Hyperlink"/>
              </w:rPr>
              <w:fldChar w:fldCharType="end"/>
            </w:r>
          </w:ins>
        </w:p>
        <w:p w14:paraId="0D7BE292" w14:textId="36A415BE" w:rsidR="00680D43" w:rsidRDefault="00680D43">
          <w:pPr>
            <w:pStyle w:val="TOC2"/>
            <w:tabs>
              <w:tab w:val="left" w:pos="1540"/>
            </w:tabs>
            <w:rPr>
              <w:ins w:id="207" w:author="An Tran, ACA (BUV)" w:date="2024-09-12T23:46:00Z" w16du:dateUtc="2024-09-12T16:46:00Z"/>
              <w:rFonts w:asciiTheme="minorHAnsi" w:eastAsiaTheme="minorEastAsia" w:hAnsiTheme="minorHAnsi" w:cstheme="minorBidi"/>
              <w:kern w:val="2"/>
              <w:lang w:eastAsia="en-US"/>
              <w14:ligatures w14:val="standardContextual"/>
            </w:rPr>
          </w:pPr>
          <w:ins w:id="20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12.</w:t>
            </w:r>
            <w:r>
              <w:rPr>
                <w:rFonts w:asciiTheme="minorHAnsi" w:eastAsiaTheme="minorEastAsia" w:hAnsiTheme="minorHAnsi" w:cstheme="minorBidi"/>
                <w:kern w:val="2"/>
                <w:lang w:eastAsia="en-US"/>
                <w14:ligatures w14:val="standardContextual"/>
              </w:rPr>
              <w:tab/>
            </w:r>
            <w:r w:rsidRPr="006E62B6">
              <w:rPr>
                <w:rStyle w:val="Hyperlink"/>
              </w:rPr>
              <w:t xml:space="preserve">How does BUV evaluate students’ internship? Is any post-internship report required from students to prove they have done it? / </w:t>
            </w:r>
            <w:r w:rsidRPr="006E62B6">
              <w:rPr>
                <w:rStyle w:val="Hyperlink"/>
                <w:i/>
                <w:iCs/>
              </w:rPr>
              <w:t>Nhà tr</w:t>
            </w:r>
            <w:r w:rsidRPr="006E62B6">
              <w:rPr>
                <w:rStyle w:val="Hyperlink"/>
                <w:rFonts w:cs="Calibri"/>
                <w:i/>
                <w:iCs/>
              </w:rPr>
              <w:t>ườ</w:t>
            </w:r>
            <w:r w:rsidRPr="006E62B6">
              <w:rPr>
                <w:rStyle w:val="Hyperlink"/>
                <w:i/>
                <w:iCs/>
              </w:rPr>
              <w:t>ng đánh giá k</w:t>
            </w:r>
            <w:r w:rsidRPr="006E62B6">
              <w:rPr>
                <w:rStyle w:val="Hyperlink"/>
                <w:rFonts w:cs="Calibri"/>
                <w:i/>
                <w:iCs/>
              </w:rPr>
              <w:t>ế</w:t>
            </w:r>
            <w:r w:rsidRPr="006E62B6">
              <w:rPr>
                <w:rStyle w:val="Hyperlink"/>
                <w:i/>
                <w:iCs/>
              </w:rPr>
              <w:t>t qu</w:t>
            </w:r>
            <w:r w:rsidRPr="006E62B6">
              <w:rPr>
                <w:rStyle w:val="Hyperlink"/>
                <w:rFonts w:cs="Calibri"/>
                <w:i/>
                <w:iCs/>
              </w:rPr>
              <w:t>ả</w:t>
            </w:r>
            <w:r w:rsidRPr="006E62B6">
              <w:rPr>
                <w:rStyle w:val="Hyperlink"/>
                <w:i/>
                <w:iCs/>
              </w:rPr>
              <w:t xml:space="preserve">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c</w:t>
            </w:r>
            <w:r w:rsidRPr="006E62B6">
              <w:rPr>
                <w:rStyle w:val="Hyperlink"/>
                <w:rFonts w:cs="Calibri"/>
                <w:i/>
                <w:iCs/>
              </w:rPr>
              <w:t>ủ</w:t>
            </w:r>
            <w:r w:rsidRPr="006E62B6">
              <w:rPr>
                <w:rStyle w:val="Hyperlink"/>
                <w:i/>
                <w:iCs/>
              </w:rPr>
              <w:t>a sinh viên th</w:t>
            </w:r>
            <w:r w:rsidRPr="006E62B6">
              <w:rPr>
                <w:rStyle w:val="Hyperlink"/>
                <w:rFonts w:cs="Calibri"/>
                <w:i/>
                <w:iCs/>
              </w:rPr>
              <w:t>ế</w:t>
            </w:r>
            <w:r w:rsidRPr="006E62B6">
              <w:rPr>
                <w:rStyle w:val="Hyperlink"/>
                <w:i/>
                <w:iCs/>
              </w:rPr>
              <w:t xml:space="preserve"> nào? Nhà tr</w:t>
            </w:r>
            <w:r w:rsidRPr="006E62B6">
              <w:rPr>
                <w:rStyle w:val="Hyperlink"/>
                <w:rFonts w:cs="Calibri"/>
                <w:i/>
                <w:iCs/>
              </w:rPr>
              <w:t>ườ</w:t>
            </w:r>
            <w:r w:rsidRPr="006E62B6">
              <w:rPr>
                <w:rStyle w:val="Hyperlink"/>
                <w:i/>
                <w:iCs/>
              </w:rPr>
              <w:t>ng có yêu c</w:t>
            </w:r>
            <w:r w:rsidRPr="006E62B6">
              <w:rPr>
                <w:rStyle w:val="Hyperlink"/>
                <w:rFonts w:cs="Calibri"/>
                <w:i/>
                <w:iCs/>
              </w:rPr>
              <w:t>ầ</w:t>
            </w:r>
            <w:r w:rsidRPr="006E62B6">
              <w:rPr>
                <w:rStyle w:val="Hyperlink"/>
                <w:i/>
                <w:iCs/>
              </w:rPr>
              <w:t>u báo cáo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cu</w:t>
            </w:r>
            <w:r w:rsidRPr="006E62B6">
              <w:rPr>
                <w:rStyle w:val="Hyperlink"/>
                <w:rFonts w:cs="Calibri"/>
                <w:i/>
                <w:iCs/>
              </w:rPr>
              <w:t>ố</w:t>
            </w:r>
            <w:r w:rsidRPr="006E62B6">
              <w:rPr>
                <w:rStyle w:val="Hyperlink"/>
                <w:i/>
                <w:iCs/>
              </w:rPr>
              <w:t>i k</w:t>
            </w:r>
            <w:r w:rsidRPr="006E62B6">
              <w:rPr>
                <w:rStyle w:val="Hyperlink"/>
                <w:rFonts w:cs="Calibri"/>
                <w:i/>
                <w:iCs/>
              </w:rPr>
              <w:t>ỳ</w:t>
            </w:r>
            <w:r w:rsidRPr="006E62B6">
              <w:rPr>
                <w:rStyle w:val="Hyperlink"/>
                <w:i/>
                <w:iCs/>
              </w:rPr>
              <w:t xml:space="preserve"> t</w:t>
            </w:r>
            <w:r w:rsidRPr="006E62B6">
              <w:rPr>
                <w:rStyle w:val="Hyperlink"/>
                <w:rFonts w:cs="Calibri"/>
                <w:i/>
                <w:iCs/>
              </w:rPr>
              <w:t>ừ</w:t>
            </w:r>
            <w:r w:rsidRPr="006E62B6">
              <w:rPr>
                <w:rStyle w:val="Hyperlink"/>
                <w:i/>
                <w:iCs/>
              </w:rPr>
              <w:t xml:space="preserve"> sinh viên đ</w:t>
            </w:r>
            <w:r w:rsidRPr="006E62B6">
              <w:rPr>
                <w:rStyle w:val="Hyperlink"/>
                <w:rFonts w:cs="Calibri"/>
                <w:i/>
                <w:iCs/>
              </w:rPr>
              <w:t>ể</w:t>
            </w:r>
            <w:r w:rsidRPr="006E62B6">
              <w:rPr>
                <w:rStyle w:val="Hyperlink"/>
                <w:i/>
                <w:iCs/>
              </w:rPr>
              <w:t xml:space="preserve"> có b</w:t>
            </w:r>
            <w:r w:rsidRPr="006E62B6">
              <w:rPr>
                <w:rStyle w:val="Hyperlink"/>
                <w:rFonts w:cs="Calibri"/>
                <w:i/>
                <w:iCs/>
              </w:rPr>
              <w:t>ằ</w:t>
            </w:r>
            <w:r w:rsidRPr="006E62B6">
              <w:rPr>
                <w:rStyle w:val="Hyperlink"/>
                <w:i/>
                <w:iCs/>
              </w:rPr>
              <w:t>ng ch</w:t>
            </w:r>
            <w:r w:rsidRPr="006E62B6">
              <w:rPr>
                <w:rStyle w:val="Hyperlink"/>
                <w:rFonts w:cs="Calibri"/>
                <w:i/>
                <w:iCs/>
              </w:rPr>
              <w:t>ứ</w:t>
            </w:r>
            <w:r w:rsidRPr="006E62B6">
              <w:rPr>
                <w:rStyle w:val="Hyperlink"/>
                <w:i/>
                <w:iCs/>
              </w:rPr>
              <w:t>ng đã hoàn thành th</w:t>
            </w:r>
            <w:r w:rsidRPr="006E62B6">
              <w:rPr>
                <w:rStyle w:val="Hyperlink"/>
                <w:rFonts w:cs="Calibri"/>
                <w:i/>
                <w:iCs/>
              </w:rPr>
              <w:t>ự</w:t>
            </w:r>
            <w:r w:rsidRPr="006E62B6">
              <w:rPr>
                <w:rStyle w:val="Hyperlink"/>
                <w:i/>
                <w:iCs/>
              </w:rPr>
              <w:t>c t</w:t>
            </w:r>
            <w:r w:rsidRPr="006E62B6">
              <w:rPr>
                <w:rStyle w:val="Hyperlink"/>
                <w:rFonts w:cs="Calibri"/>
                <w:i/>
                <w:iCs/>
              </w:rPr>
              <w:t>ậ</w:t>
            </w:r>
            <w:r w:rsidRPr="006E62B6">
              <w:rPr>
                <w:rStyle w:val="Hyperlink"/>
                <w:i/>
                <w:iCs/>
              </w:rPr>
              <w:t>p không?</w:t>
            </w:r>
            <w:r>
              <w:rPr>
                <w:webHidden/>
              </w:rPr>
              <w:tab/>
            </w:r>
            <w:r>
              <w:rPr>
                <w:webHidden/>
              </w:rPr>
              <w:fldChar w:fldCharType="begin"/>
            </w:r>
            <w:r>
              <w:rPr>
                <w:webHidden/>
              </w:rPr>
              <w:instrText xml:space="preserve"> PAGEREF _Toc177077408 \h </w:instrText>
            </w:r>
          </w:ins>
          <w:r>
            <w:rPr>
              <w:webHidden/>
            </w:rPr>
          </w:r>
          <w:r>
            <w:rPr>
              <w:webHidden/>
            </w:rPr>
            <w:fldChar w:fldCharType="separate"/>
          </w:r>
          <w:ins w:id="209" w:author="An Tran, ACA (BUV)" w:date="2024-09-12T23:46:00Z" w16du:dateUtc="2024-09-12T16:46:00Z">
            <w:r>
              <w:rPr>
                <w:webHidden/>
              </w:rPr>
              <w:t>97</w:t>
            </w:r>
            <w:r>
              <w:rPr>
                <w:webHidden/>
              </w:rPr>
              <w:fldChar w:fldCharType="end"/>
            </w:r>
            <w:r w:rsidRPr="006E62B6">
              <w:rPr>
                <w:rStyle w:val="Hyperlink"/>
              </w:rPr>
              <w:fldChar w:fldCharType="end"/>
            </w:r>
          </w:ins>
        </w:p>
        <w:p w14:paraId="64AFA513" w14:textId="3873FFD5" w:rsidR="00680D43" w:rsidRDefault="00680D43">
          <w:pPr>
            <w:pStyle w:val="TOC2"/>
            <w:tabs>
              <w:tab w:val="left" w:pos="1540"/>
            </w:tabs>
            <w:rPr>
              <w:ins w:id="210" w:author="An Tran, ACA (BUV)" w:date="2024-09-12T23:46:00Z" w16du:dateUtc="2024-09-12T16:46:00Z"/>
              <w:rFonts w:asciiTheme="minorHAnsi" w:eastAsiaTheme="minorEastAsia" w:hAnsiTheme="minorHAnsi" w:cstheme="minorBidi"/>
              <w:kern w:val="2"/>
              <w:lang w:eastAsia="en-US"/>
              <w14:ligatures w14:val="standardContextual"/>
            </w:rPr>
          </w:pPr>
          <w:ins w:id="21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"_Toc177077409"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13.</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Who are normally the companies that host BUV students for internships? How can internships take place if companies continue to work from home with social distancing? / </w:t>
            </w:r>
            <w:r w:rsidRPr="006E62B6">
              <w:rPr>
                <w:rStyle w:val="Hyperlink"/>
                <w:i/>
                <w:iCs/>
                <w:lang w:val="en-GB"/>
              </w:rPr>
              <w:t>Các công ty nh</w:t>
            </w:r>
            <w:r w:rsidRPr="006E62B6">
              <w:rPr>
                <w:rStyle w:val="Hyperlink"/>
                <w:rFonts w:cs="Calibri"/>
                <w:i/>
                <w:iCs/>
                <w:lang w:val="en-GB"/>
              </w:rPr>
              <w:t>ậ</w:t>
            </w:r>
            <w:r w:rsidRPr="006E62B6">
              <w:rPr>
                <w:rStyle w:val="Hyperlink"/>
                <w:i/>
                <w:iCs/>
                <w:lang w:val="en-GB"/>
              </w:rPr>
              <w:t>n sinh viên th</w:t>
            </w:r>
            <w:r w:rsidRPr="006E62B6">
              <w:rPr>
                <w:rStyle w:val="Hyperlink"/>
                <w:rFonts w:cs="Calibri"/>
                <w:i/>
                <w:iCs/>
                <w:lang w:val="en-GB"/>
              </w:rPr>
              <w:t>ự</w:t>
            </w:r>
            <w:r w:rsidRPr="006E62B6">
              <w:rPr>
                <w:rStyle w:val="Hyperlink"/>
                <w:i/>
                <w:iCs/>
                <w:lang w:val="en-GB"/>
              </w:rPr>
              <w:t>c t</w:t>
            </w:r>
            <w:r w:rsidRPr="006E62B6">
              <w:rPr>
                <w:rStyle w:val="Hyperlink"/>
                <w:rFonts w:cs="Calibri"/>
                <w:i/>
                <w:iCs/>
                <w:lang w:val="en-GB"/>
              </w:rPr>
              <w:t>ậ</w:t>
            </w:r>
            <w:r w:rsidRPr="006E62B6">
              <w:rPr>
                <w:rStyle w:val="Hyperlink"/>
                <w:i/>
                <w:iCs/>
                <w:lang w:val="en-GB"/>
              </w:rPr>
              <w:t>p t</w:t>
            </w:r>
            <w:r w:rsidRPr="006E62B6">
              <w:rPr>
                <w:rStyle w:val="Hyperlink"/>
                <w:rFonts w:cs="Calibri"/>
                <w:i/>
                <w:iCs/>
                <w:lang w:val="en-GB"/>
              </w:rPr>
              <w:t>ừ</w:t>
            </w:r>
            <w:r w:rsidRPr="006E62B6">
              <w:rPr>
                <w:rStyle w:val="Hyperlink"/>
                <w:i/>
                <w:iCs/>
                <w:lang w:val="en-GB"/>
              </w:rPr>
              <w:t xml:space="preserve"> BUV th</w:t>
            </w:r>
            <w:r w:rsidRPr="006E62B6">
              <w:rPr>
                <w:rStyle w:val="Hyperlink"/>
                <w:rFonts w:cs="Calibri"/>
                <w:i/>
                <w:iCs/>
                <w:lang w:val="en-GB"/>
              </w:rPr>
              <w:t>ườ</w:t>
            </w:r>
            <w:r w:rsidRPr="006E62B6">
              <w:rPr>
                <w:rStyle w:val="Hyperlink"/>
                <w:i/>
                <w:iCs/>
                <w:lang w:val="en-GB"/>
              </w:rPr>
              <w:t>ng là nh</w:t>
            </w:r>
            <w:r w:rsidRPr="006E62B6">
              <w:rPr>
                <w:rStyle w:val="Hyperlink"/>
                <w:rFonts w:cs="Calibri"/>
                <w:i/>
                <w:iCs/>
                <w:lang w:val="en-GB"/>
              </w:rPr>
              <w:t>ữ</w:t>
            </w:r>
            <w:r w:rsidRPr="006E62B6">
              <w:rPr>
                <w:rStyle w:val="Hyperlink"/>
                <w:i/>
                <w:iCs/>
                <w:lang w:val="en-GB"/>
              </w:rPr>
              <w:t>ng công ty nào? N</w:t>
            </w:r>
            <w:r w:rsidRPr="006E62B6">
              <w:rPr>
                <w:rStyle w:val="Hyperlink"/>
                <w:rFonts w:cs="Calibri"/>
                <w:i/>
                <w:iCs/>
                <w:lang w:val="en-GB"/>
              </w:rPr>
              <w:t>ế</w:t>
            </w:r>
            <w:r w:rsidRPr="006E62B6">
              <w:rPr>
                <w:rStyle w:val="Hyperlink"/>
                <w:i/>
                <w:iCs/>
                <w:lang w:val="en-GB"/>
              </w:rPr>
              <w:t>u các công ty ti</w:t>
            </w:r>
            <w:r w:rsidRPr="006E62B6">
              <w:rPr>
                <w:rStyle w:val="Hyperlink"/>
                <w:rFonts w:cs="Calibri"/>
                <w:i/>
                <w:iCs/>
                <w:lang w:val="en-GB"/>
              </w:rPr>
              <w:t>ế</w:t>
            </w:r>
            <w:r w:rsidRPr="006E62B6">
              <w:rPr>
                <w:rStyle w:val="Hyperlink"/>
                <w:i/>
                <w:iCs/>
                <w:lang w:val="en-GB"/>
              </w:rPr>
              <w:t>p t</w:t>
            </w:r>
            <w:r w:rsidRPr="006E62B6">
              <w:rPr>
                <w:rStyle w:val="Hyperlink"/>
                <w:rFonts w:cs="Calibri"/>
                <w:i/>
                <w:iCs/>
                <w:lang w:val="en-GB"/>
              </w:rPr>
              <w:t>ụ</w:t>
            </w:r>
            <w:r w:rsidRPr="006E62B6">
              <w:rPr>
                <w:rStyle w:val="Hyperlink"/>
                <w:i/>
                <w:iCs/>
                <w:lang w:val="en-GB"/>
              </w:rPr>
              <w:t>c làm vi</w:t>
            </w:r>
            <w:r w:rsidRPr="006E62B6">
              <w:rPr>
                <w:rStyle w:val="Hyperlink"/>
                <w:rFonts w:cs="Calibri"/>
                <w:i/>
                <w:iCs/>
                <w:lang w:val="en-GB"/>
              </w:rPr>
              <w:t>ệ</w:t>
            </w:r>
            <w:r w:rsidRPr="006E62B6">
              <w:rPr>
                <w:rStyle w:val="Hyperlink"/>
                <w:i/>
                <w:iCs/>
                <w:lang w:val="en-GB"/>
              </w:rPr>
              <w:t>c t</w:t>
            </w:r>
            <w:r w:rsidRPr="006E62B6">
              <w:rPr>
                <w:rStyle w:val="Hyperlink"/>
                <w:rFonts w:cs="Calibri"/>
                <w:i/>
                <w:iCs/>
                <w:lang w:val="en-GB"/>
              </w:rPr>
              <w:t>ừ</w:t>
            </w:r>
            <w:r w:rsidRPr="006E62B6">
              <w:rPr>
                <w:rStyle w:val="Hyperlink"/>
                <w:i/>
                <w:iCs/>
                <w:lang w:val="en-GB"/>
              </w:rPr>
              <w:t xml:space="preserve"> xa do giãn cách thì sinh viên có th</w:t>
            </w:r>
            <w:r w:rsidRPr="006E62B6">
              <w:rPr>
                <w:rStyle w:val="Hyperlink"/>
                <w:rFonts w:cs="Calibri"/>
                <w:i/>
                <w:iCs/>
                <w:lang w:val="en-GB"/>
              </w:rPr>
              <w:t>ể</w:t>
            </w:r>
            <w:r w:rsidRPr="006E62B6">
              <w:rPr>
                <w:rStyle w:val="Hyperlink"/>
                <w:i/>
                <w:iCs/>
                <w:lang w:val="en-GB"/>
              </w:rPr>
              <w:t xml:space="preserve"> </w:t>
            </w:r>
            <w:r w:rsidRPr="006E62B6">
              <w:rPr>
                <w:rStyle w:val="Hyperlink"/>
                <w:rFonts w:cs="Calibri"/>
                <w:i/>
                <w:iCs/>
                <w:lang w:val="en-GB"/>
              </w:rPr>
              <w:t>đ</w:t>
            </w:r>
            <w:r w:rsidRPr="006E62B6">
              <w:rPr>
                <w:rStyle w:val="Hyperlink"/>
                <w:i/>
                <w:iCs/>
                <w:lang w:val="en-GB"/>
              </w:rPr>
              <w:t>i th</w:t>
            </w:r>
            <w:r w:rsidRPr="006E62B6">
              <w:rPr>
                <w:rStyle w:val="Hyperlink"/>
                <w:rFonts w:cs="Calibri"/>
                <w:i/>
                <w:iCs/>
                <w:lang w:val="en-GB"/>
              </w:rPr>
              <w:t>ự</w:t>
            </w:r>
            <w:r w:rsidRPr="006E62B6">
              <w:rPr>
                <w:rStyle w:val="Hyperlink"/>
                <w:i/>
                <w:iCs/>
                <w:lang w:val="en-GB"/>
              </w:rPr>
              <w:t>c t</w:t>
            </w:r>
            <w:r w:rsidRPr="006E62B6">
              <w:rPr>
                <w:rStyle w:val="Hyperlink"/>
                <w:rFonts w:cs="Calibri"/>
                <w:i/>
                <w:iCs/>
                <w:lang w:val="en-GB"/>
              </w:rPr>
              <w:t>ậ</w:t>
            </w:r>
            <w:r w:rsidRPr="006E62B6">
              <w:rPr>
                <w:rStyle w:val="Hyperlink"/>
                <w:i/>
                <w:iCs/>
                <w:lang w:val="en-GB"/>
              </w:rPr>
              <w:t>p không?</w:t>
            </w:r>
            <w:r>
              <w:rPr>
                <w:webHidden/>
              </w:rPr>
              <w:tab/>
            </w:r>
            <w:r>
              <w:rPr>
                <w:webHidden/>
              </w:rPr>
              <w:fldChar w:fldCharType="begin"/>
            </w:r>
            <w:r>
              <w:rPr>
                <w:webHidden/>
              </w:rPr>
              <w:instrText xml:space="preserve"> PAGEREF _Toc177077409 \h </w:instrText>
            </w:r>
          </w:ins>
          <w:r>
            <w:rPr>
              <w:webHidden/>
            </w:rPr>
          </w:r>
          <w:r>
            <w:rPr>
              <w:webHidden/>
            </w:rPr>
            <w:fldChar w:fldCharType="separate"/>
          </w:r>
          <w:ins w:id="212" w:author="An Tran, ACA (BUV)" w:date="2024-09-12T23:46:00Z" w16du:dateUtc="2024-09-12T16:46:00Z">
            <w:r>
              <w:rPr>
                <w:webHidden/>
              </w:rPr>
              <w:t>101</w:t>
            </w:r>
            <w:r>
              <w:rPr>
                <w:webHidden/>
              </w:rPr>
              <w:fldChar w:fldCharType="end"/>
            </w:r>
            <w:r w:rsidRPr="006E62B6">
              <w:rPr>
                <w:rStyle w:val="Hyperlink"/>
              </w:rPr>
              <w:fldChar w:fldCharType="end"/>
            </w:r>
          </w:ins>
        </w:p>
        <w:p w14:paraId="415CB6EC" w14:textId="52BBB2FD" w:rsidR="00680D43" w:rsidRDefault="00680D43">
          <w:pPr>
            <w:pStyle w:val="TOC2"/>
            <w:tabs>
              <w:tab w:val="left" w:pos="1540"/>
            </w:tabs>
            <w:rPr>
              <w:ins w:id="213" w:author="An Tran, ACA (BUV)" w:date="2024-09-12T23:46:00Z" w16du:dateUtc="2024-09-12T16:46:00Z"/>
              <w:rFonts w:asciiTheme="minorHAnsi" w:eastAsiaTheme="minorEastAsia" w:hAnsiTheme="minorHAnsi" w:cstheme="minorBidi"/>
              <w:kern w:val="2"/>
              <w:lang w:eastAsia="en-US"/>
              <w14:ligatures w14:val="standardContextual"/>
            </w:rPr>
          </w:pPr>
          <w:ins w:id="21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14.</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How does BUV evaluate companies/organisations to send students for internship? Will BUV check in on students' performance &amp; working environment during their internship to ensure fairness and safety? / </w:t>
            </w:r>
            <w:r w:rsidRPr="006E62B6">
              <w:rPr>
                <w:rStyle w:val="Hyperlink"/>
                <w:i/>
                <w:iCs/>
                <w:lang w:val="en-GB"/>
              </w:rPr>
              <w:t>BUV đánh giá các doanh nghiệp như thế nào trước khi gửi sinh viên đi thực tập. BUV có kiểm tra môi trường làm việc của sinh viên trong quá trình thực tập hay không?</w:t>
            </w:r>
            <w:r>
              <w:rPr>
                <w:webHidden/>
              </w:rPr>
              <w:tab/>
            </w:r>
            <w:r>
              <w:rPr>
                <w:webHidden/>
              </w:rPr>
              <w:fldChar w:fldCharType="begin"/>
            </w:r>
            <w:r>
              <w:rPr>
                <w:webHidden/>
              </w:rPr>
              <w:instrText xml:space="preserve"> PAGEREF _Toc177077410 \h </w:instrText>
            </w:r>
          </w:ins>
          <w:r>
            <w:rPr>
              <w:webHidden/>
            </w:rPr>
          </w:r>
          <w:r>
            <w:rPr>
              <w:webHidden/>
            </w:rPr>
            <w:fldChar w:fldCharType="separate"/>
          </w:r>
          <w:ins w:id="215" w:author="An Tran, ACA (BUV)" w:date="2024-09-12T23:46:00Z" w16du:dateUtc="2024-09-12T16:46:00Z">
            <w:r>
              <w:rPr>
                <w:webHidden/>
              </w:rPr>
              <w:t>104</w:t>
            </w:r>
            <w:r>
              <w:rPr>
                <w:webHidden/>
              </w:rPr>
              <w:fldChar w:fldCharType="end"/>
            </w:r>
            <w:r w:rsidRPr="006E62B6">
              <w:rPr>
                <w:rStyle w:val="Hyperlink"/>
              </w:rPr>
              <w:fldChar w:fldCharType="end"/>
            </w:r>
          </w:ins>
        </w:p>
        <w:p w14:paraId="1CE26097" w14:textId="6A237648" w:rsidR="00680D43" w:rsidRDefault="00680D43">
          <w:pPr>
            <w:pStyle w:val="TOC2"/>
            <w:tabs>
              <w:tab w:val="left" w:pos="1540"/>
            </w:tabs>
            <w:rPr>
              <w:ins w:id="216" w:author="An Tran, ACA (BUV)" w:date="2024-09-12T23:46:00Z" w16du:dateUtc="2024-09-12T16:46:00Z"/>
              <w:rFonts w:asciiTheme="minorHAnsi" w:eastAsiaTheme="minorEastAsia" w:hAnsiTheme="minorHAnsi" w:cstheme="minorBidi"/>
              <w:kern w:val="2"/>
              <w:lang w:eastAsia="en-US"/>
              <w14:ligatures w14:val="standardContextual"/>
            </w:rPr>
          </w:pPr>
          <w:ins w:id="217"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"_Toc177077411"</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vi-VN"/>
              </w:rPr>
              <w:t>15.</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Does BUV and partnered companies/organisations have plans to conduct the internship and training programme to offer full-time recruitment for students after graduation? / </w:t>
            </w:r>
            <w:r w:rsidRPr="006E62B6">
              <w:rPr>
                <w:rStyle w:val="Hyperlink"/>
                <w:i/>
                <w:iCs/>
                <w:lang w:val="en-GB"/>
              </w:rPr>
              <w:t>BUV và các đối tác có quan hệ chiến lược lâu dài trong kế hoạch tuyển thực tập sinh và sau đó là tuyển dụng các vị trí chính thức cho sinh viên sau khi tốt nghiệp hay không?</w:t>
            </w:r>
            <w:r>
              <w:rPr>
                <w:webHidden/>
              </w:rPr>
              <w:tab/>
            </w:r>
            <w:r>
              <w:rPr>
                <w:webHidden/>
              </w:rPr>
              <w:fldChar w:fldCharType="begin"/>
            </w:r>
            <w:r>
              <w:rPr>
                <w:webHidden/>
              </w:rPr>
              <w:instrText xml:space="preserve"> PAGEREF _Toc177077411 \h </w:instrText>
            </w:r>
          </w:ins>
          <w:r>
            <w:rPr>
              <w:webHidden/>
            </w:rPr>
          </w:r>
          <w:r>
            <w:rPr>
              <w:webHidden/>
            </w:rPr>
            <w:fldChar w:fldCharType="separate"/>
          </w:r>
          <w:ins w:id="218" w:author="An Tran, ACA (BUV)" w:date="2024-09-12T23:46:00Z" w16du:dateUtc="2024-09-12T16:46:00Z">
            <w:r>
              <w:rPr>
                <w:webHidden/>
              </w:rPr>
              <w:t>105</w:t>
            </w:r>
            <w:r>
              <w:rPr>
                <w:webHidden/>
              </w:rPr>
              <w:fldChar w:fldCharType="end"/>
            </w:r>
            <w:r w:rsidRPr="006E62B6">
              <w:rPr>
                <w:rStyle w:val="Hyperlink"/>
              </w:rPr>
              <w:fldChar w:fldCharType="end"/>
            </w:r>
          </w:ins>
        </w:p>
        <w:p w14:paraId="33A04710" w14:textId="15BBB868" w:rsidR="00680D43" w:rsidRDefault="00680D43">
          <w:pPr>
            <w:pStyle w:val="TOC2"/>
            <w:tabs>
              <w:tab w:val="left" w:pos="1540"/>
            </w:tabs>
            <w:rPr>
              <w:ins w:id="219" w:author="An Tran, ACA (BUV)" w:date="2024-09-12T23:46:00Z" w16du:dateUtc="2024-09-12T16:46:00Z"/>
              <w:rFonts w:asciiTheme="minorHAnsi" w:eastAsiaTheme="minorEastAsia" w:hAnsiTheme="minorHAnsi" w:cstheme="minorBidi"/>
              <w:kern w:val="2"/>
              <w:lang w:eastAsia="en-US"/>
              <w14:ligatures w14:val="standardContextual"/>
            </w:rPr>
          </w:pPr>
          <w:ins w:id="220"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"_Toc177077412"</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16.</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What kind of extra-curricular classes and short courses can students register and when? Do we have to pay course fee for those? / </w:t>
            </w:r>
            <w:r w:rsidRPr="006E62B6">
              <w:rPr>
                <w:rStyle w:val="Hyperlink"/>
                <w:i/>
                <w:iCs/>
                <w:lang w:val="en-GB"/>
              </w:rPr>
              <w:t>BUV cung cấp các lớp học ngoại khóa và khóa học ngắn nào và vào lúc nào? Sinh viên có cần trả học phí cho các khóa học này không?</w:t>
            </w:r>
            <w:r>
              <w:rPr>
                <w:webHidden/>
              </w:rPr>
              <w:tab/>
            </w:r>
            <w:r>
              <w:rPr>
                <w:webHidden/>
              </w:rPr>
              <w:fldChar w:fldCharType="begin"/>
            </w:r>
            <w:r>
              <w:rPr>
                <w:webHidden/>
              </w:rPr>
              <w:instrText xml:space="preserve"> PAGEREF _Toc177077412 \h </w:instrText>
            </w:r>
          </w:ins>
          <w:r>
            <w:rPr>
              <w:webHidden/>
            </w:rPr>
          </w:r>
          <w:r>
            <w:rPr>
              <w:webHidden/>
            </w:rPr>
            <w:fldChar w:fldCharType="separate"/>
          </w:r>
          <w:ins w:id="221" w:author="An Tran, ACA (BUV)" w:date="2024-09-12T23:46:00Z" w16du:dateUtc="2024-09-12T16:46:00Z">
            <w:r>
              <w:rPr>
                <w:webHidden/>
              </w:rPr>
              <w:t>106</w:t>
            </w:r>
            <w:r>
              <w:rPr>
                <w:webHidden/>
              </w:rPr>
              <w:fldChar w:fldCharType="end"/>
            </w:r>
            <w:r w:rsidRPr="006E62B6">
              <w:rPr>
                <w:rStyle w:val="Hyperlink"/>
              </w:rPr>
              <w:fldChar w:fldCharType="end"/>
            </w:r>
          </w:ins>
        </w:p>
        <w:p w14:paraId="26D31239" w14:textId="31902AA7" w:rsidR="00680D43" w:rsidRDefault="00680D43">
          <w:pPr>
            <w:pStyle w:val="TOC2"/>
            <w:tabs>
              <w:tab w:val="left" w:pos="1540"/>
            </w:tabs>
            <w:rPr>
              <w:ins w:id="222" w:author="An Tran, ACA (BUV)" w:date="2024-09-12T23:46:00Z" w16du:dateUtc="2024-09-12T16:46:00Z"/>
              <w:rFonts w:asciiTheme="minorHAnsi" w:eastAsiaTheme="minorEastAsia" w:hAnsiTheme="minorHAnsi" w:cstheme="minorBidi"/>
              <w:kern w:val="2"/>
              <w:lang w:eastAsia="en-US"/>
              <w14:ligatures w14:val="standardContextual"/>
            </w:rPr>
          </w:pPr>
          <w:ins w:id="223"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"_Toc177077413"</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17.</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Where to get support when students have concerns about their wellbeing and personal life? Who can parents/students contact if students need help with stress and anxiety at school? / </w:t>
            </w:r>
            <w:r w:rsidRPr="006E62B6">
              <w:rPr>
                <w:rStyle w:val="Hyperlink"/>
                <w:i/>
                <w:iCs/>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r>
              <w:rPr>
                <w:webHidden/>
              </w:rPr>
              <w:tab/>
            </w:r>
            <w:r>
              <w:rPr>
                <w:webHidden/>
              </w:rPr>
              <w:fldChar w:fldCharType="begin"/>
            </w:r>
            <w:r>
              <w:rPr>
                <w:webHidden/>
              </w:rPr>
              <w:instrText xml:space="preserve"> PAGEREF _Toc177077413 \h </w:instrText>
            </w:r>
          </w:ins>
          <w:r>
            <w:rPr>
              <w:webHidden/>
            </w:rPr>
          </w:r>
          <w:r>
            <w:rPr>
              <w:webHidden/>
            </w:rPr>
            <w:fldChar w:fldCharType="separate"/>
          </w:r>
          <w:ins w:id="224" w:author="An Tran, ACA (BUV)" w:date="2024-09-12T23:46:00Z" w16du:dateUtc="2024-09-12T16:46:00Z">
            <w:r>
              <w:rPr>
                <w:webHidden/>
              </w:rPr>
              <w:t>109</w:t>
            </w:r>
            <w:r>
              <w:rPr>
                <w:webHidden/>
              </w:rPr>
              <w:fldChar w:fldCharType="end"/>
            </w:r>
            <w:r w:rsidRPr="006E62B6">
              <w:rPr>
                <w:rStyle w:val="Hyperlink"/>
              </w:rPr>
              <w:fldChar w:fldCharType="end"/>
            </w:r>
          </w:ins>
        </w:p>
        <w:p w14:paraId="0A6ECD48" w14:textId="16619CA9" w:rsidR="00680D43" w:rsidRDefault="00680D43">
          <w:pPr>
            <w:pStyle w:val="TOC2"/>
            <w:tabs>
              <w:tab w:val="left" w:pos="1540"/>
            </w:tabs>
            <w:rPr>
              <w:ins w:id="225" w:author="An Tran, ACA (BUV)" w:date="2024-09-12T23:46:00Z" w16du:dateUtc="2024-09-12T16:46:00Z"/>
              <w:rFonts w:asciiTheme="minorHAnsi" w:eastAsiaTheme="minorEastAsia" w:hAnsiTheme="minorHAnsi" w:cstheme="minorBidi"/>
              <w:kern w:val="2"/>
              <w:lang w:eastAsia="en-US"/>
              <w14:ligatures w14:val="standardContextual"/>
            </w:rPr>
          </w:pPr>
          <w:ins w:id="226"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"_Toc177077414"</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18.</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What is the Personal and Social Growth (PSG) Programme and what are the criteria to complete the programme?  / </w:t>
            </w:r>
            <w:r w:rsidRPr="006E62B6">
              <w:rPr>
                <w:rStyle w:val="Hyperlink"/>
                <w:i/>
                <w:iCs/>
                <w:lang w:val="en-GB"/>
              </w:rPr>
              <w:t>Chương trình Nâng cao Năng lực Cá nhân và Kỹ năng Xã hội (PSG) là gì và các điều kiện hoàn thành chương trình là gì?</w:t>
            </w:r>
            <w:r>
              <w:rPr>
                <w:webHidden/>
              </w:rPr>
              <w:tab/>
            </w:r>
            <w:r>
              <w:rPr>
                <w:webHidden/>
              </w:rPr>
              <w:fldChar w:fldCharType="begin"/>
            </w:r>
            <w:r>
              <w:rPr>
                <w:webHidden/>
              </w:rPr>
              <w:instrText xml:space="preserve"> PAGEREF _Toc177077414 \h </w:instrText>
            </w:r>
          </w:ins>
          <w:r>
            <w:rPr>
              <w:webHidden/>
            </w:rPr>
          </w:r>
          <w:r>
            <w:rPr>
              <w:webHidden/>
            </w:rPr>
            <w:fldChar w:fldCharType="separate"/>
          </w:r>
          <w:ins w:id="227" w:author="An Tran, ACA (BUV)" w:date="2024-09-12T23:46:00Z" w16du:dateUtc="2024-09-12T16:46:00Z">
            <w:r>
              <w:rPr>
                <w:webHidden/>
              </w:rPr>
              <w:t>110</w:t>
            </w:r>
            <w:r>
              <w:rPr>
                <w:webHidden/>
              </w:rPr>
              <w:fldChar w:fldCharType="end"/>
            </w:r>
            <w:r w:rsidRPr="006E62B6">
              <w:rPr>
                <w:rStyle w:val="Hyperlink"/>
              </w:rPr>
              <w:fldChar w:fldCharType="end"/>
            </w:r>
          </w:ins>
        </w:p>
        <w:p w14:paraId="57C5FBF3" w14:textId="239704F3" w:rsidR="00680D43" w:rsidRDefault="00680D43">
          <w:pPr>
            <w:pStyle w:val="TOC2"/>
            <w:tabs>
              <w:tab w:val="left" w:pos="1540"/>
            </w:tabs>
            <w:rPr>
              <w:ins w:id="228" w:author="An Tran, ACA (BUV)" w:date="2024-09-12T23:46:00Z" w16du:dateUtc="2024-09-12T16:46:00Z"/>
              <w:rFonts w:asciiTheme="minorHAnsi" w:eastAsiaTheme="minorEastAsia" w:hAnsiTheme="minorHAnsi" w:cstheme="minorBidi"/>
              <w:kern w:val="2"/>
              <w:lang w:eastAsia="en-US"/>
              <w14:ligatures w14:val="standardContextual"/>
            </w:rPr>
          </w:pPr>
          <w:ins w:id="229"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"_Toc177077415"</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lang w:val="en-GB"/>
              </w:rPr>
              <w:t>19.</w:t>
            </w:r>
            <w:r>
              <w:rPr>
                <w:rFonts w:asciiTheme="minorHAnsi" w:eastAsiaTheme="minorEastAsia" w:hAnsiTheme="minorHAnsi" w:cstheme="minorBidi"/>
                <w:kern w:val="2"/>
                <w:lang w:eastAsia="en-US"/>
                <w14:ligatures w14:val="standardContextual"/>
              </w:rPr>
              <w:tab/>
            </w:r>
            <w:r w:rsidRPr="006E62B6">
              <w:rPr>
                <w:rStyle w:val="Hyperlink"/>
                <w:lang w:val="en-GB"/>
              </w:rPr>
              <w:t xml:space="preserve">How can students track my PSG activity records and PSG points? / </w:t>
            </w:r>
            <w:r w:rsidRPr="006E62B6">
              <w:rPr>
                <w:rStyle w:val="Hyperlink"/>
                <w:i/>
                <w:iCs/>
                <w:lang w:val="en-GB"/>
              </w:rPr>
              <w:t>Làm thế nào để sinh viên theo dõi lịch sử hoạt động PSG đã tham gia và điểm PSG?</w:t>
            </w:r>
            <w:r>
              <w:rPr>
                <w:webHidden/>
              </w:rPr>
              <w:tab/>
            </w:r>
            <w:r>
              <w:rPr>
                <w:webHidden/>
              </w:rPr>
              <w:fldChar w:fldCharType="begin"/>
            </w:r>
            <w:r>
              <w:rPr>
                <w:webHidden/>
              </w:rPr>
              <w:instrText xml:space="preserve"> PAGEREF _Toc177077415 \h </w:instrText>
            </w:r>
          </w:ins>
          <w:r>
            <w:rPr>
              <w:webHidden/>
            </w:rPr>
          </w:r>
          <w:r>
            <w:rPr>
              <w:webHidden/>
            </w:rPr>
            <w:fldChar w:fldCharType="separate"/>
          </w:r>
          <w:ins w:id="230" w:author="An Tran, ACA (BUV)" w:date="2024-09-12T23:46:00Z" w16du:dateUtc="2024-09-12T16:46:00Z">
            <w:r>
              <w:rPr>
                <w:webHidden/>
              </w:rPr>
              <w:t>113</w:t>
            </w:r>
            <w:r>
              <w:rPr>
                <w:webHidden/>
              </w:rPr>
              <w:fldChar w:fldCharType="end"/>
            </w:r>
            <w:r w:rsidRPr="006E62B6">
              <w:rPr>
                <w:rStyle w:val="Hyperlink"/>
              </w:rPr>
              <w:fldChar w:fldCharType="end"/>
            </w:r>
          </w:ins>
        </w:p>
        <w:p w14:paraId="615F8D57" w14:textId="43A9F949" w:rsidR="00680D43" w:rsidRDefault="00680D43">
          <w:pPr>
            <w:pStyle w:val="TOC2"/>
            <w:tabs>
              <w:tab w:val="left" w:pos="1540"/>
            </w:tabs>
            <w:rPr>
              <w:ins w:id="231" w:author="An Tran, ACA (BUV)" w:date="2024-09-12T23:46:00Z" w16du:dateUtc="2024-09-12T16:46:00Z"/>
              <w:rFonts w:asciiTheme="minorHAnsi" w:eastAsiaTheme="minorEastAsia" w:hAnsiTheme="minorHAnsi" w:cstheme="minorBidi"/>
              <w:kern w:val="2"/>
              <w:lang w:eastAsia="en-US"/>
              <w14:ligatures w14:val="standardContextual"/>
            </w:rPr>
          </w:pPr>
          <w:ins w:id="232"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"_Toc177077416"</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20.</w:t>
            </w:r>
            <w:r>
              <w:rPr>
                <w:rFonts w:asciiTheme="minorHAnsi" w:eastAsiaTheme="minorEastAsia" w:hAnsiTheme="minorHAnsi" w:cstheme="minorBidi"/>
                <w:kern w:val="2"/>
                <w:lang w:eastAsia="en-US"/>
                <w14:ligatures w14:val="standardContextual"/>
              </w:rPr>
              <w:tab/>
            </w:r>
            <w:r w:rsidRPr="006E62B6">
              <w:rPr>
                <w:rStyle w:val="Hyperlink"/>
                <w:bCs/>
              </w:rPr>
              <w:t xml:space="preserve">What clubs does BUV offer, and how can students join them? / </w:t>
            </w:r>
            <w:r w:rsidRPr="006E62B6">
              <w:rPr>
                <w:rStyle w:val="Hyperlink"/>
                <w:bCs/>
                <w:i/>
                <w:iCs/>
              </w:rPr>
              <w:t xml:space="preserve">BUV </w:t>
            </w:r>
            <w:r w:rsidRPr="006E62B6">
              <w:rPr>
                <w:rStyle w:val="Hyperlink"/>
                <w:rFonts w:cs="Calibri"/>
                <w:bCs/>
                <w:i/>
                <w:iCs/>
              </w:rPr>
              <w:t>đ</w:t>
            </w:r>
            <w:r w:rsidRPr="006E62B6">
              <w:rPr>
                <w:rStyle w:val="Hyperlink"/>
                <w:bCs/>
                <w:i/>
                <w:iCs/>
              </w:rPr>
              <w:t>ang c</w:t>
            </w:r>
            <w:r w:rsidRPr="006E62B6">
              <w:rPr>
                <w:rStyle w:val="Hyperlink"/>
                <w:rFonts w:cs="Avenir LT Std 35 Light"/>
                <w:bCs/>
                <w:i/>
                <w:iCs/>
              </w:rPr>
              <w:t>ó</w:t>
            </w:r>
            <w:r w:rsidRPr="006E62B6">
              <w:rPr>
                <w:rStyle w:val="Hyperlink"/>
                <w:bCs/>
                <w:i/>
                <w:iCs/>
              </w:rPr>
              <w:t xml:space="preserve"> nh</w:t>
            </w:r>
            <w:r w:rsidRPr="006E62B6">
              <w:rPr>
                <w:rStyle w:val="Hyperlink"/>
                <w:rFonts w:cs="Calibri"/>
                <w:bCs/>
                <w:i/>
                <w:iCs/>
              </w:rPr>
              <w:t>ữ</w:t>
            </w:r>
            <w:r w:rsidRPr="006E62B6">
              <w:rPr>
                <w:rStyle w:val="Hyperlink"/>
                <w:bCs/>
                <w:i/>
                <w:iCs/>
              </w:rPr>
              <w:t>ng Câu l</w:t>
            </w:r>
            <w:r w:rsidRPr="006E62B6">
              <w:rPr>
                <w:rStyle w:val="Hyperlink"/>
                <w:rFonts w:cs="Calibri"/>
                <w:bCs/>
                <w:i/>
                <w:iCs/>
              </w:rPr>
              <w:t>ạ</w:t>
            </w:r>
            <w:r w:rsidRPr="006E62B6">
              <w:rPr>
                <w:rStyle w:val="Hyperlink"/>
                <w:bCs/>
                <w:i/>
                <w:iCs/>
              </w:rPr>
              <w:t>c b</w:t>
            </w:r>
            <w:r w:rsidRPr="006E62B6">
              <w:rPr>
                <w:rStyle w:val="Hyperlink"/>
                <w:rFonts w:cs="Calibri"/>
                <w:bCs/>
                <w:i/>
                <w:iCs/>
              </w:rPr>
              <w:t>ộ</w:t>
            </w:r>
            <w:r w:rsidRPr="006E62B6">
              <w:rPr>
                <w:rStyle w:val="Hyperlink"/>
                <w:bCs/>
                <w:i/>
                <w:iCs/>
              </w:rPr>
              <w:t xml:space="preserve"> nào và làm th</w:t>
            </w:r>
            <w:r w:rsidRPr="006E62B6">
              <w:rPr>
                <w:rStyle w:val="Hyperlink"/>
                <w:rFonts w:cs="Calibri"/>
                <w:bCs/>
                <w:i/>
                <w:iCs/>
              </w:rPr>
              <w:t>ế</w:t>
            </w:r>
            <w:r w:rsidRPr="006E62B6">
              <w:rPr>
                <w:rStyle w:val="Hyperlink"/>
                <w:bCs/>
                <w:i/>
                <w:iCs/>
              </w:rPr>
              <w:t xml:space="preserve"> nào </w:t>
            </w:r>
            <w:r w:rsidRPr="006E62B6">
              <w:rPr>
                <w:rStyle w:val="Hyperlink"/>
                <w:rFonts w:cs="Calibri"/>
                <w:bCs/>
                <w:i/>
                <w:iCs/>
              </w:rPr>
              <w:t>để</w:t>
            </w:r>
            <w:r w:rsidRPr="006E62B6">
              <w:rPr>
                <w:rStyle w:val="Hyperlink"/>
                <w:bCs/>
                <w:i/>
                <w:iCs/>
              </w:rPr>
              <w:t xml:space="preserve"> sinh viên có th</w:t>
            </w:r>
            <w:r w:rsidRPr="006E62B6">
              <w:rPr>
                <w:rStyle w:val="Hyperlink"/>
                <w:rFonts w:cs="Calibri"/>
                <w:bCs/>
                <w:i/>
                <w:iCs/>
              </w:rPr>
              <w:t>ể</w:t>
            </w:r>
            <w:r w:rsidRPr="006E62B6">
              <w:rPr>
                <w:rStyle w:val="Hyperlink"/>
                <w:bCs/>
                <w:i/>
                <w:iCs/>
              </w:rPr>
              <w:t xml:space="preserve"> tham gia vào các Câu l</w:t>
            </w:r>
            <w:r w:rsidRPr="006E62B6">
              <w:rPr>
                <w:rStyle w:val="Hyperlink"/>
                <w:rFonts w:cs="Calibri"/>
                <w:bCs/>
                <w:i/>
                <w:iCs/>
              </w:rPr>
              <w:t>ạ</w:t>
            </w:r>
            <w:r w:rsidRPr="006E62B6">
              <w:rPr>
                <w:rStyle w:val="Hyperlink"/>
                <w:bCs/>
                <w:i/>
                <w:iCs/>
              </w:rPr>
              <w:t>c b</w:t>
            </w:r>
            <w:r w:rsidRPr="006E62B6">
              <w:rPr>
                <w:rStyle w:val="Hyperlink"/>
                <w:rFonts w:cs="Calibri"/>
                <w:bCs/>
                <w:i/>
                <w:iCs/>
              </w:rPr>
              <w:t>ộ</w:t>
            </w:r>
            <w:r w:rsidRPr="006E62B6">
              <w:rPr>
                <w:rStyle w:val="Hyperlink"/>
                <w:bCs/>
                <w:i/>
                <w:iCs/>
              </w:rPr>
              <w:t xml:space="preserve"> </w:t>
            </w:r>
            <w:r w:rsidRPr="006E62B6">
              <w:rPr>
                <w:rStyle w:val="Hyperlink"/>
                <w:rFonts w:cs="Calibri"/>
                <w:bCs/>
                <w:i/>
                <w:iCs/>
              </w:rPr>
              <w:t>đ</w:t>
            </w:r>
            <w:r w:rsidRPr="006E62B6">
              <w:rPr>
                <w:rStyle w:val="Hyperlink"/>
                <w:bCs/>
                <w:i/>
                <w:iCs/>
              </w:rPr>
              <w:t>ó?</w:t>
            </w:r>
            <w:r>
              <w:rPr>
                <w:webHidden/>
              </w:rPr>
              <w:tab/>
            </w:r>
            <w:r>
              <w:rPr>
                <w:webHidden/>
              </w:rPr>
              <w:fldChar w:fldCharType="begin"/>
            </w:r>
            <w:r>
              <w:rPr>
                <w:webHidden/>
              </w:rPr>
              <w:instrText xml:space="preserve"> PAGEREF _Toc177077416 \h </w:instrText>
            </w:r>
          </w:ins>
          <w:r>
            <w:rPr>
              <w:webHidden/>
            </w:rPr>
          </w:r>
          <w:r>
            <w:rPr>
              <w:webHidden/>
            </w:rPr>
            <w:fldChar w:fldCharType="separate"/>
          </w:r>
          <w:ins w:id="233" w:author="An Tran, ACA (BUV)" w:date="2024-09-12T23:46:00Z" w16du:dateUtc="2024-09-12T16:46:00Z">
            <w:r>
              <w:rPr>
                <w:webHidden/>
              </w:rPr>
              <w:t>114</w:t>
            </w:r>
            <w:r>
              <w:rPr>
                <w:webHidden/>
              </w:rPr>
              <w:fldChar w:fldCharType="end"/>
            </w:r>
            <w:r w:rsidRPr="006E62B6">
              <w:rPr>
                <w:rStyle w:val="Hyperlink"/>
              </w:rPr>
              <w:fldChar w:fldCharType="end"/>
            </w:r>
          </w:ins>
        </w:p>
        <w:p w14:paraId="29BE2A4F" w14:textId="69AE44F3" w:rsidR="00680D43" w:rsidRDefault="00680D43">
          <w:pPr>
            <w:pStyle w:val="TOC2"/>
            <w:tabs>
              <w:tab w:val="left" w:pos="1540"/>
            </w:tabs>
            <w:rPr>
              <w:ins w:id="234" w:author="An Tran, ACA (BUV)" w:date="2024-09-12T23:46:00Z" w16du:dateUtc="2024-09-12T16:46:00Z"/>
              <w:rFonts w:asciiTheme="minorHAnsi" w:eastAsiaTheme="minorEastAsia" w:hAnsiTheme="minorHAnsi" w:cstheme="minorBidi"/>
              <w:kern w:val="2"/>
              <w:lang w:eastAsia="en-US"/>
              <w14:ligatures w14:val="standardContextual"/>
            </w:rPr>
          </w:pPr>
          <w:ins w:id="235"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"_Toc177077417"</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21.</w:t>
            </w:r>
            <w:r>
              <w:rPr>
                <w:rFonts w:asciiTheme="minorHAnsi" w:eastAsiaTheme="minorEastAsia" w:hAnsiTheme="minorHAnsi" w:cstheme="minorBidi"/>
                <w:kern w:val="2"/>
                <w:lang w:eastAsia="en-US"/>
                <w14:ligatures w14:val="standardContextual"/>
              </w:rPr>
              <w:tab/>
            </w:r>
            <w:r w:rsidRPr="006E62B6">
              <w:rPr>
                <w:rStyle w:val="Hyperlink"/>
              </w:rPr>
              <w:t xml:space="preserve">How can students start a new club at BUV? / </w:t>
            </w:r>
            <w:r w:rsidRPr="006E62B6">
              <w:rPr>
                <w:rStyle w:val="Hyperlink"/>
                <w:i/>
                <w:iCs/>
              </w:rPr>
              <w:t>Sinh viên mu</w:t>
            </w:r>
            <w:r w:rsidRPr="006E62B6">
              <w:rPr>
                <w:rStyle w:val="Hyperlink"/>
                <w:rFonts w:cs="Calibri"/>
                <w:i/>
                <w:iCs/>
              </w:rPr>
              <w:t>ố</w:t>
            </w:r>
            <w:r w:rsidRPr="006E62B6">
              <w:rPr>
                <w:rStyle w:val="Hyperlink"/>
                <w:i/>
                <w:iCs/>
              </w:rPr>
              <w:t>n m</w:t>
            </w:r>
            <w:r w:rsidRPr="006E62B6">
              <w:rPr>
                <w:rStyle w:val="Hyperlink"/>
                <w:rFonts w:cs="Calibri"/>
                <w:i/>
                <w:iCs/>
              </w:rPr>
              <w:t>ở</w:t>
            </w:r>
            <w:r w:rsidRPr="006E62B6">
              <w:rPr>
                <w:rStyle w:val="Hyperlink"/>
                <w:i/>
                <w:iCs/>
              </w:rPr>
              <w:t xml:space="preserve"> C</w:t>
            </w:r>
            <w:r w:rsidRPr="006E62B6">
              <w:rPr>
                <w:rStyle w:val="Hyperlink"/>
                <w:rFonts w:cs="Avenir LT Std 35 Light"/>
                <w:i/>
                <w:iCs/>
              </w:rPr>
              <w:t>â</w:t>
            </w:r>
            <w:r w:rsidRPr="006E62B6">
              <w:rPr>
                <w:rStyle w:val="Hyperlink"/>
                <w:i/>
                <w:iCs/>
              </w:rPr>
              <w:t>u l</w:t>
            </w:r>
            <w:r w:rsidRPr="006E62B6">
              <w:rPr>
                <w:rStyle w:val="Hyperlink"/>
                <w:rFonts w:cs="Calibri"/>
                <w:i/>
                <w:iCs/>
              </w:rPr>
              <w:t>ạ</w:t>
            </w:r>
            <w:r w:rsidRPr="006E62B6">
              <w:rPr>
                <w:rStyle w:val="Hyperlink"/>
                <w:i/>
                <w:iCs/>
              </w:rPr>
              <w:t>c b</w:t>
            </w:r>
            <w:r w:rsidRPr="006E62B6">
              <w:rPr>
                <w:rStyle w:val="Hyperlink"/>
                <w:rFonts w:cs="Calibri"/>
                <w:i/>
                <w:iCs/>
              </w:rPr>
              <w:t>ộ</w:t>
            </w:r>
            <w:r w:rsidRPr="006E62B6">
              <w:rPr>
                <w:rStyle w:val="Hyperlink"/>
                <w:i/>
                <w:iCs/>
              </w:rPr>
              <w:t xml:space="preserve"> m</w:t>
            </w:r>
            <w:r w:rsidRPr="006E62B6">
              <w:rPr>
                <w:rStyle w:val="Hyperlink"/>
                <w:rFonts w:cs="Calibri"/>
                <w:i/>
                <w:iCs/>
              </w:rPr>
              <w:t>ớ</w:t>
            </w:r>
            <w:r w:rsidRPr="006E62B6">
              <w:rPr>
                <w:rStyle w:val="Hyperlink"/>
                <w:i/>
                <w:iCs/>
              </w:rPr>
              <w:t>i t</w:t>
            </w:r>
            <w:r w:rsidRPr="006E62B6">
              <w:rPr>
                <w:rStyle w:val="Hyperlink"/>
                <w:rFonts w:cs="Calibri"/>
                <w:i/>
                <w:iCs/>
              </w:rPr>
              <w:t>ạ</w:t>
            </w:r>
            <w:r w:rsidRPr="006E62B6">
              <w:rPr>
                <w:rStyle w:val="Hyperlink"/>
                <w:i/>
                <w:iCs/>
              </w:rPr>
              <w:t>i BUV th</w:t>
            </w:r>
            <w:r w:rsidRPr="006E62B6">
              <w:rPr>
                <w:rStyle w:val="Hyperlink"/>
                <w:rFonts w:cs="Avenir LT Std 35 Light"/>
                <w:i/>
                <w:iCs/>
              </w:rPr>
              <w:t>ì</w:t>
            </w:r>
            <w:r w:rsidRPr="006E62B6">
              <w:rPr>
                <w:rStyle w:val="Hyperlink"/>
                <w:i/>
                <w:iCs/>
              </w:rPr>
              <w:t xml:space="preserve"> ph</w:t>
            </w:r>
            <w:r w:rsidRPr="006E62B6">
              <w:rPr>
                <w:rStyle w:val="Hyperlink"/>
                <w:rFonts w:cs="Calibri"/>
                <w:i/>
                <w:iCs/>
              </w:rPr>
              <w:t>ả</w:t>
            </w:r>
            <w:r w:rsidRPr="006E62B6">
              <w:rPr>
                <w:rStyle w:val="Hyperlink"/>
                <w:i/>
                <w:iCs/>
              </w:rPr>
              <w:t>i l</w:t>
            </w:r>
            <w:r w:rsidRPr="006E62B6">
              <w:rPr>
                <w:rStyle w:val="Hyperlink"/>
                <w:rFonts w:cs="Avenir LT Std 35 Light"/>
                <w:i/>
                <w:iCs/>
              </w:rPr>
              <w:t>à</w:t>
            </w:r>
            <w:r w:rsidRPr="006E62B6">
              <w:rPr>
                <w:rStyle w:val="Hyperlink"/>
                <w:i/>
                <w:iCs/>
              </w:rPr>
              <w:t>m nh</w:t>
            </w:r>
            <w:r w:rsidRPr="006E62B6">
              <w:rPr>
                <w:rStyle w:val="Hyperlink"/>
                <w:rFonts w:cs="Calibri"/>
                <w:i/>
                <w:iCs/>
              </w:rPr>
              <w:t>ư</w:t>
            </w:r>
            <w:r w:rsidRPr="006E62B6">
              <w:rPr>
                <w:rStyle w:val="Hyperlink"/>
                <w:i/>
                <w:iCs/>
              </w:rPr>
              <w:t xml:space="preserve"> nào?</w:t>
            </w:r>
            <w:r>
              <w:rPr>
                <w:webHidden/>
              </w:rPr>
              <w:tab/>
            </w:r>
            <w:r>
              <w:rPr>
                <w:webHidden/>
              </w:rPr>
              <w:fldChar w:fldCharType="begin"/>
            </w:r>
            <w:r>
              <w:rPr>
                <w:webHidden/>
              </w:rPr>
              <w:instrText xml:space="preserve"> PAGEREF _Toc177077417 \h </w:instrText>
            </w:r>
          </w:ins>
          <w:r>
            <w:rPr>
              <w:webHidden/>
            </w:rPr>
          </w:r>
          <w:r>
            <w:rPr>
              <w:webHidden/>
            </w:rPr>
            <w:fldChar w:fldCharType="separate"/>
          </w:r>
          <w:ins w:id="236" w:author="An Tran, ACA (BUV)" w:date="2024-09-12T23:46:00Z" w16du:dateUtc="2024-09-12T16:46:00Z">
            <w:r>
              <w:rPr>
                <w:webHidden/>
              </w:rPr>
              <w:t>114</w:t>
            </w:r>
            <w:r>
              <w:rPr>
                <w:webHidden/>
              </w:rPr>
              <w:fldChar w:fldCharType="end"/>
            </w:r>
            <w:r w:rsidRPr="006E62B6">
              <w:rPr>
                <w:rStyle w:val="Hyperlink"/>
              </w:rPr>
              <w:fldChar w:fldCharType="end"/>
            </w:r>
          </w:ins>
        </w:p>
        <w:p w14:paraId="7F69DB28" w14:textId="20111D10" w:rsidR="00680D43" w:rsidRDefault="00680D43">
          <w:pPr>
            <w:pStyle w:val="TOC2"/>
            <w:tabs>
              <w:tab w:val="left" w:pos="1540"/>
            </w:tabs>
            <w:rPr>
              <w:ins w:id="237" w:author="An Tran, ACA (BUV)" w:date="2024-09-12T23:46:00Z" w16du:dateUtc="2024-09-12T16:46:00Z"/>
              <w:rFonts w:asciiTheme="minorHAnsi" w:eastAsiaTheme="minorEastAsia" w:hAnsiTheme="minorHAnsi" w:cstheme="minorBidi"/>
              <w:kern w:val="2"/>
              <w:lang w:eastAsia="en-US"/>
              <w14:ligatures w14:val="standardContextual"/>
            </w:rPr>
          </w:pPr>
          <w:ins w:id="238"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"_Toc177077418"</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22.</w:t>
            </w:r>
            <w:r>
              <w:rPr>
                <w:rFonts w:asciiTheme="minorHAnsi" w:eastAsiaTheme="minorEastAsia" w:hAnsiTheme="minorHAnsi" w:cstheme="minorBidi"/>
                <w:kern w:val="2"/>
                <w:lang w:eastAsia="en-US"/>
                <w14:ligatures w14:val="standardContextual"/>
              </w:rPr>
              <w:tab/>
            </w:r>
            <w:r w:rsidRPr="006E62B6">
              <w:rPr>
                <w:rStyle w:val="Hyperlink"/>
              </w:rPr>
              <w:t xml:space="preserve">What support is available for students who want to start a new student-led project? / </w:t>
            </w:r>
            <w:r w:rsidRPr="006E62B6">
              <w:rPr>
                <w:rStyle w:val="Hyperlink"/>
                <w:i/>
                <w:iCs/>
              </w:rPr>
              <w:t>Sinh viên s</w:t>
            </w:r>
            <w:r w:rsidRPr="006E62B6">
              <w:rPr>
                <w:rStyle w:val="Hyperlink"/>
                <w:rFonts w:cs="Calibri"/>
                <w:i/>
                <w:iCs/>
              </w:rPr>
              <w:t>ẽ</w:t>
            </w:r>
            <w:r w:rsidRPr="006E62B6">
              <w:rPr>
                <w:rStyle w:val="Hyperlink"/>
                <w:i/>
                <w:iCs/>
              </w:rPr>
              <w:t xml:space="preserve"> </w:t>
            </w:r>
            <w:r w:rsidRPr="006E62B6">
              <w:rPr>
                <w:rStyle w:val="Hyperlink"/>
                <w:rFonts w:cs="Calibri"/>
                <w:i/>
                <w:iCs/>
              </w:rPr>
              <w:t>đượ</w:t>
            </w:r>
            <w:r w:rsidRPr="006E62B6">
              <w:rPr>
                <w:rStyle w:val="Hyperlink"/>
                <w:i/>
                <w:iCs/>
              </w:rPr>
              <w:t>c h</w:t>
            </w:r>
            <w:r w:rsidRPr="006E62B6">
              <w:rPr>
                <w:rStyle w:val="Hyperlink"/>
                <w:rFonts w:cs="Calibri"/>
                <w:i/>
                <w:iCs/>
              </w:rPr>
              <w:t>ỗ</w:t>
            </w:r>
            <w:r w:rsidRPr="006E62B6">
              <w:rPr>
                <w:rStyle w:val="Hyperlink"/>
                <w:i/>
                <w:iCs/>
              </w:rPr>
              <w:t xml:space="preserve"> tr</w:t>
            </w:r>
            <w:r w:rsidRPr="006E62B6">
              <w:rPr>
                <w:rStyle w:val="Hyperlink"/>
                <w:rFonts w:cs="Calibri"/>
                <w:i/>
                <w:iCs/>
              </w:rPr>
              <w:t>ợ</w:t>
            </w:r>
            <w:r w:rsidRPr="006E62B6">
              <w:rPr>
                <w:rStyle w:val="Hyperlink"/>
                <w:i/>
                <w:iCs/>
              </w:rPr>
              <w:t xml:space="preserve"> nh</w:t>
            </w:r>
            <w:r w:rsidRPr="006E62B6">
              <w:rPr>
                <w:rStyle w:val="Hyperlink"/>
                <w:rFonts w:cs="Calibri"/>
                <w:i/>
                <w:iCs/>
              </w:rPr>
              <w:t>ư</w:t>
            </w:r>
            <w:r w:rsidRPr="006E62B6">
              <w:rPr>
                <w:rStyle w:val="Hyperlink"/>
                <w:i/>
                <w:iCs/>
              </w:rPr>
              <w:t xml:space="preserve"> th</w:t>
            </w:r>
            <w:r w:rsidRPr="006E62B6">
              <w:rPr>
                <w:rStyle w:val="Hyperlink"/>
                <w:rFonts w:cs="Calibri"/>
                <w:i/>
                <w:iCs/>
              </w:rPr>
              <w:t>ế</w:t>
            </w:r>
            <w:r w:rsidRPr="006E62B6">
              <w:rPr>
                <w:rStyle w:val="Hyperlink"/>
                <w:i/>
                <w:iCs/>
              </w:rPr>
              <w:t xml:space="preserve"> nào n</w:t>
            </w:r>
            <w:r w:rsidRPr="006E62B6">
              <w:rPr>
                <w:rStyle w:val="Hyperlink"/>
                <w:rFonts w:cs="Calibri"/>
                <w:i/>
                <w:iCs/>
              </w:rPr>
              <w:t>ế</w:t>
            </w:r>
            <w:r w:rsidRPr="006E62B6">
              <w:rPr>
                <w:rStyle w:val="Hyperlink"/>
                <w:i/>
                <w:iCs/>
              </w:rPr>
              <w:t>u mu</w:t>
            </w:r>
            <w:r w:rsidRPr="006E62B6">
              <w:rPr>
                <w:rStyle w:val="Hyperlink"/>
                <w:rFonts w:cs="Calibri"/>
                <w:i/>
                <w:iCs/>
              </w:rPr>
              <w:t>ố</w:t>
            </w:r>
            <w:r w:rsidRPr="006E62B6">
              <w:rPr>
                <w:rStyle w:val="Hyperlink"/>
                <w:i/>
                <w:iCs/>
              </w:rPr>
              <w:t>n b</w:t>
            </w:r>
            <w:r w:rsidRPr="006E62B6">
              <w:rPr>
                <w:rStyle w:val="Hyperlink"/>
                <w:rFonts w:cs="Calibri"/>
                <w:i/>
                <w:iCs/>
              </w:rPr>
              <w:t>ắ</w:t>
            </w:r>
            <w:r w:rsidRPr="006E62B6">
              <w:rPr>
                <w:rStyle w:val="Hyperlink"/>
                <w:i/>
                <w:iCs/>
              </w:rPr>
              <w:t xml:space="preserve">t </w:t>
            </w:r>
            <w:r w:rsidRPr="006E62B6">
              <w:rPr>
                <w:rStyle w:val="Hyperlink"/>
                <w:rFonts w:cs="Calibri"/>
                <w:i/>
                <w:iCs/>
              </w:rPr>
              <w:t>đầ</w:t>
            </w:r>
            <w:r w:rsidRPr="006E62B6">
              <w:rPr>
                <w:rStyle w:val="Hyperlink"/>
                <w:i/>
                <w:iCs/>
              </w:rPr>
              <w:t>u m</w:t>
            </w:r>
            <w:r w:rsidRPr="006E62B6">
              <w:rPr>
                <w:rStyle w:val="Hyperlink"/>
                <w:rFonts w:cs="Calibri"/>
                <w:i/>
                <w:iCs/>
              </w:rPr>
              <w:t>ộ</w:t>
            </w:r>
            <w:r w:rsidRPr="006E62B6">
              <w:rPr>
                <w:rStyle w:val="Hyperlink"/>
                <w:i/>
                <w:iCs/>
              </w:rPr>
              <w:t>t D</w:t>
            </w:r>
            <w:r w:rsidRPr="006E62B6">
              <w:rPr>
                <w:rStyle w:val="Hyperlink"/>
                <w:rFonts w:cs="Calibri"/>
                <w:i/>
                <w:iCs/>
              </w:rPr>
              <w:t>ự</w:t>
            </w:r>
            <w:r w:rsidRPr="006E62B6">
              <w:rPr>
                <w:rStyle w:val="Hyperlink"/>
                <w:i/>
                <w:iCs/>
              </w:rPr>
              <w:t xml:space="preserve"> án m</w:t>
            </w:r>
            <w:r w:rsidRPr="006E62B6">
              <w:rPr>
                <w:rStyle w:val="Hyperlink"/>
                <w:rFonts w:cs="Calibri"/>
                <w:i/>
                <w:iCs/>
              </w:rPr>
              <w:t>ớ</w:t>
            </w:r>
            <w:r w:rsidRPr="006E62B6">
              <w:rPr>
                <w:rStyle w:val="Hyperlink"/>
                <w:i/>
                <w:iCs/>
              </w:rPr>
              <w:t>i?</w:t>
            </w:r>
            <w:r>
              <w:rPr>
                <w:webHidden/>
              </w:rPr>
              <w:tab/>
            </w:r>
            <w:r>
              <w:rPr>
                <w:webHidden/>
              </w:rPr>
              <w:fldChar w:fldCharType="begin"/>
            </w:r>
            <w:r>
              <w:rPr>
                <w:webHidden/>
              </w:rPr>
              <w:instrText xml:space="preserve"> PAGEREF _Toc177077418 \h </w:instrText>
            </w:r>
          </w:ins>
          <w:r>
            <w:rPr>
              <w:webHidden/>
            </w:rPr>
          </w:r>
          <w:r>
            <w:rPr>
              <w:webHidden/>
            </w:rPr>
            <w:fldChar w:fldCharType="separate"/>
          </w:r>
          <w:ins w:id="239" w:author="An Tran, ACA (BUV)" w:date="2024-09-12T23:46:00Z" w16du:dateUtc="2024-09-12T16:46:00Z">
            <w:r>
              <w:rPr>
                <w:webHidden/>
              </w:rPr>
              <w:t>115</w:t>
            </w:r>
            <w:r>
              <w:rPr>
                <w:webHidden/>
              </w:rPr>
              <w:fldChar w:fldCharType="end"/>
            </w:r>
            <w:r w:rsidRPr="006E62B6">
              <w:rPr>
                <w:rStyle w:val="Hyperlink"/>
              </w:rPr>
              <w:fldChar w:fldCharType="end"/>
            </w:r>
          </w:ins>
        </w:p>
        <w:p w14:paraId="1B099228" w14:textId="708E9AF9" w:rsidR="00680D43" w:rsidRDefault="00680D43">
          <w:pPr>
            <w:pStyle w:val="TOC2"/>
            <w:tabs>
              <w:tab w:val="left" w:pos="1540"/>
            </w:tabs>
            <w:rPr>
              <w:ins w:id="240" w:author="An Tran, ACA (BUV)" w:date="2024-09-12T23:46:00Z" w16du:dateUtc="2024-09-12T16:46:00Z"/>
              <w:rFonts w:asciiTheme="minorHAnsi" w:eastAsiaTheme="minorEastAsia" w:hAnsiTheme="minorHAnsi" w:cstheme="minorBidi"/>
              <w:kern w:val="2"/>
              <w:lang w:eastAsia="en-US"/>
              <w14:ligatures w14:val="standardContextual"/>
            </w:rPr>
          </w:pPr>
          <w:ins w:id="241"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"_Toc177077419"</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23.</w:t>
            </w:r>
            <w:r>
              <w:rPr>
                <w:rFonts w:asciiTheme="minorHAnsi" w:eastAsiaTheme="minorEastAsia" w:hAnsiTheme="minorHAnsi" w:cstheme="minorBidi"/>
                <w:kern w:val="2"/>
                <w:lang w:eastAsia="en-US"/>
                <w14:ligatures w14:val="standardContextual"/>
              </w:rPr>
              <w:tab/>
            </w:r>
            <w:r w:rsidRPr="006E62B6">
              <w:rPr>
                <w:rStyle w:val="Hyperlink"/>
              </w:rPr>
              <w:t xml:space="preserve">What is the Student Association Committee? How can students join the BUV Student Association Committee? / </w:t>
            </w:r>
            <w:r w:rsidRPr="006E62B6">
              <w:rPr>
                <w:rStyle w:val="Hyperlink"/>
                <w:i/>
                <w:iCs/>
              </w:rPr>
              <w:t>H</w:t>
            </w:r>
            <w:r w:rsidRPr="006E62B6">
              <w:rPr>
                <w:rStyle w:val="Hyperlink"/>
                <w:rFonts w:cs="Calibri"/>
                <w:i/>
                <w:iCs/>
              </w:rPr>
              <w:t>ộ</w:t>
            </w:r>
            <w:r w:rsidRPr="006E62B6">
              <w:rPr>
                <w:rStyle w:val="Hyperlink"/>
                <w:i/>
                <w:iCs/>
              </w:rPr>
              <w:t xml:space="preserve">i </w:t>
            </w:r>
            <w:r w:rsidRPr="006E62B6">
              <w:rPr>
                <w:rStyle w:val="Hyperlink"/>
                <w:rFonts w:cs="Calibri"/>
                <w:i/>
                <w:iCs/>
              </w:rPr>
              <w:t>đồ</w:t>
            </w:r>
            <w:r w:rsidRPr="006E62B6">
              <w:rPr>
                <w:rStyle w:val="Hyperlink"/>
                <w:i/>
                <w:iCs/>
              </w:rPr>
              <w:t>ng Sinh viên BUV là gì? Sinh viên có th</w:t>
            </w:r>
            <w:r w:rsidRPr="006E62B6">
              <w:rPr>
                <w:rStyle w:val="Hyperlink"/>
                <w:rFonts w:cs="Calibri"/>
                <w:i/>
                <w:iCs/>
              </w:rPr>
              <w:t>ể</w:t>
            </w:r>
            <w:r w:rsidRPr="006E62B6">
              <w:rPr>
                <w:rStyle w:val="Hyperlink"/>
                <w:i/>
                <w:iCs/>
              </w:rPr>
              <w:t xml:space="preserve"> tham gia v</w:t>
            </w:r>
            <w:r w:rsidRPr="006E62B6">
              <w:rPr>
                <w:rStyle w:val="Hyperlink"/>
                <w:rFonts w:cs="Avenir LT Std 35 Light"/>
                <w:i/>
                <w:iCs/>
              </w:rPr>
              <w:t>à</w:t>
            </w:r>
            <w:r w:rsidRPr="006E62B6">
              <w:rPr>
                <w:rStyle w:val="Hyperlink"/>
                <w:i/>
                <w:iCs/>
              </w:rPr>
              <w:t>o H</w:t>
            </w:r>
            <w:r w:rsidRPr="006E62B6">
              <w:rPr>
                <w:rStyle w:val="Hyperlink"/>
                <w:rFonts w:cs="Calibri"/>
                <w:i/>
                <w:iCs/>
              </w:rPr>
              <w:t>ộ</w:t>
            </w:r>
            <w:r w:rsidRPr="006E62B6">
              <w:rPr>
                <w:rStyle w:val="Hyperlink"/>
                <w:i/>
                <w:iCs/>
              </w:rPr>
              <w:t xml:space="preserve">i </w:t>
            </w:r>
            <w:r w:rsidRPr="006E62B6">
              <w:rPr>
                <w:rStyle w:val="Hyperlink"/>
                <w:rFonts w:cs="Calibri"/>
                <w:i/>
                <w:iCs/>
              </w:rPr>
              <w:t>đồ</w:t>
            </w:r>
            <w:r w:rsidRPr="006E62B6">
              <w:rPr>
                <w:rStyle w:val="Hyperlink"/>
                <w:i/>
                <w:iCs/>
              </w:rPr>
              <w:t>ng sinh vi</w:t>
            </w:r>
            <w:r w:rsidRPr="006E62B6">
              <w:rPr>
                <w:rStyle w:val="Hyperlink"/>
                <w:rFonts w:cs="Avenir LT Std 35 Light"/>
                <w:i/>
                <w:iCs/>
              </w:rPr>
              <w:t>ê</w:t>
            </w:r>
            <w:r w:rsidRPr="006E62B6">
              <w:rPr>
                <w:rStyle w:val="Hyperlink"/>
                <w:i/>
                <w:iCs/>
              </w:rPr>
              <w:t>n BUV b</w:t>
            </w:r>
            <w:r w:rsidRPr="006E62B6">
              <w:rPr>
                <w:rStyle w:val="Hyperlink"/>
                <w:rFonts w:cs="Calibri"/>
                <w:i/>
                <w:iCs/>
              </w:rPr>
              <w:t>ằ</w:t>
            </w:r>
            <w:r w:rsidRPr="006E62B6">
              <w:rPr>
                <w:rStyle w:val="Hyperlink"/>
                <w:i/>
                <w:iCs/>
              </w:rPr>
              <w:t>ng cách nào?</w:t>
            </w:r>
            <w:r>
              <w:rPr>
                <w:webHidden/>
              </w:rPr>
              <w:tab/>
            </w:r>
            <w:r>
              <w:rPr>
                <w:webHidden/>
              </w:rPr>
              <w:fldChar w:fldCharType="begin"/>
            </w:r>
            <w:r>
              <w:rPr>
                <w:webHidden/>
              </w:rPr>
              <w:instrText xml:space="preserve"> PAGEREF _Toc177077419 \h </w:instrText>
            </w:r>
          </w:ins>
          <w:r>
            <w:rPr>
              <w:webHidden/>
            </w:rPr>
          </w:r>
          <w:r>
            <w:rPr>
              <w:webHidden/>
            </w:rPr>
            <w:fldChar w:fldCharType="separate"/>
          </w:r>
          <w:ins w:id="242" w:author="An Tran, ACA (BUV)" w:date="2024-09-12T23:46:00Z" w16du:dateUtc="2024-09-12T16:46:00Z">
            <w:r>
              <w:rPr>
                <w:webHidden/>
              </w:rPr>
              <w:t>115</w:t>
            </w:r>
            <w:r>
              <w:rPr>
                <w:webHidden/>
              </w:rPr>
              <w:fldChar w:fldCharType="end"/>
            </w:r>
            <w:r w:rsidRPr="006E62B6">
              <w:rPr>
                <w:rStyle w:val="Hyperlink"/>
              </w:rPr>
              <w:fldChar w:fldCharType="end"/>
            </w:r>
          </w:ins>
        </w:p>
        <w:p w14:paraId="5938CF7D" w14:textId="15708B84" w:rsidR="00680D43" w:rsidRDefault="00680D43">
          <w:pPr>
            <w:pStyle w:val="TOC2"/>
            <w:tabs>
              <w:tab w:val="left" w:pos="1540"/>
            </w:tabs>
            <w:rPr>
              <w:ins w:id="243" w:author="An Tran, ACA (BUV)" w:date="2024-09-12T23:46:00Z" w16du:dateUtc="2024-09-12T16:46:00Z"/>
              <w:rFonts w:asciiTheme="minorHAnsi" w:eastAsiaTheme="minorEastAsia" w:hAnsiTheme="minorHAnsi" w:cstheme="minorBidi"/>
              <w:kern w:val="2"/>
              <w:lang w:eastAsia="en-US"/>
              <w14:ligatures w14:val="standardContextual"/>
            </w:rPr>
          </w:pPr>
          <w:ins w:id="244" w:author="An Tran, ACA (BUV)" w:date="2024-09-12T23:46:00Z" w16du:dateUtc="2024-09-12T16:46:00Z">
            <w:r w:rsidRPr="006E62B6">
              <w:rPr>
                <w:rStyle w:val="Hyperlink"/>
              </w:rPr>
              <w:fldChar w:fldCharType="begin"/>
            </w:r>
            <w:r w:rsidRPr="006E62B6">
              <w:rPr>
                <w:rStyle w:val="Hyperlink"/>
              </w:rPr>
              <w:instrText xml:space="preserve"> </w:instrText>
            </w:r>
            <w:r>
              <w:instrText>HYPERLINK \l "_Toc177077420"</w:instrText>
            </w:r>
            <w:r w:rsidRPr="006E62B6">
              <w:rPr>
                <w:rStyle w:val="Hyperlink"/>
              </w:rPr>
              <w:instrText xml:space="preserve"> </w:instrText>
            </w:r>
            <w:r w:rsidRPr="006E62B6">
              <w:rPr>
                <w:rStyle w:val="Hyperlink"/>
              </w:rPr>
            </w:r>
            <w:r w:rsidRPr="006E62B6">
              <w:rPr>
                <w:rStyle w:val="Hyperlink"/>
              </w:rPr>
              <w:fldChar w:fldCharType="separate"/>
            </w:r>
            <w:r w:rsidRPr="006E62B6">
              <w:rPr>
                <w:rStyle w:val="Hyperlink"/>
                <w:bCs/>
              </w:rPr>
              <w:t>24.</w:t>
            </w:r>
            <w:r>
              <w:rPr>
                <w:rFonts w:asciiTheme="minorHAnsi" w:eastAsiaTheme="minorEastAsia" w:hAnsiTheme="minorHAnsi" w:cstheme="minorBidi"/>
                <w:kern w:val="2"/>
                <w:lang w:eastAsia="en-US"/>
                <w14:ligatures w14:val="standardContextual"/>
              </w:rPr>
              <w:tab/>
            </w:r>
            <w:r w:rsidRPr="006E62B6">
              <w:rPr>
                <w:rStyle w:val="Hyperlink"/>
              </w:rPr>
              <w:t xml:space="preserve">How can students find out about upcoming activities at the university? / </w:t>
            </w:r>
            <w:r w:rsidRPr="006E62B6">
              <w:rPr>
                <w:rStyle w:val="Hyperlink"/>
                <w:i/>
                <w:iCs/>
              </w:rPr>
              <w:t>Làm th</w:t>
            </w:r>
            <w:r w:rsidRPr="006E62B6">
              <w:rPr>
                <w:rStyle w:val="Hyperlink"/>
                <w:rFonts w:cs="Calibri"/>
                <w:i/>
                <w:iCs/>
              </w:rPr>
              <w:t>ế</w:t>
            </w:r>
            <w:r w:rsidRPr="006E62B6">
              <w:rPr>
                <w:rStyle w:val="Hyperlink"/>
                <w:i/>
                <w:iCs/>
              </w:rPr>
              <w:t xml:space="preserve"> n</w:t>
            </w:r>
            <w:r w:rsidRPr="006E62B6">
              <w:rPr>
                <w:rStyle w:val="Hyperlink"/>
                <w:rFonts w:cs="Avenir LT Std 35 Light"/>
                <w:i/>
                <w:iCs/>
              </w:rPr>
              <w:t>à</w:t>
            </w:r>
            <w:r w:rsidRPr="006E62B6">
              <w:rPr>
                <w:rStyle w:val="Hyperlink"/>
                <w:i/>
                <w:iCs/>
              </w:rPr>
              <w:t xml:space="preserve">o </w:t>
            </w:r>
            <w:r w:rsidRPr="006E62B6">
              <w:rPr>
                <w:rStyle w:val="Hyperlink"/>
                <w:rFonts w:cs="Calibri"/>
                <w:i/>
                <w:iCs/>
              </w:rPr>
              <w:t>để</w:t>
            </w:r>
            <w:r w:rsidRPr="006E62B6">
              <w:rPr>
                <w:rStyle w:val="Hyperlink"/>
                <w:i/>
                <w:iCs/>
              </w:rPr>
              <w:t xml:space="preserve"> Sinh vi</w:t>
            </w:r>
            <w:r w:rsidRPr="006E62B6">
              <w:rPr>
                <w:rStyle w:val="Hyperlink"/>
                <w:rFonts w:cs="Avenir LT Std 35 Light"/>
                <w:i/>
                <w:iCs/>
              </w:rPr>
              <w:t>ê</w:t>
            </w:r>
            <w:r w:rsidRPr="006E62B6">
              <w:rPr>
                <w:rStyle w:val="Hyperlink"/>
                <w:i/>
                <w:iCs/>
              </w:rPr>
              <w:t>n c</w:t>
            </w:r>
            <w:r w:rsidRPr="006E62B6">
              <w:rPr>
                <w:rStyle w:val="Hyperlink"/>
                <w:rFonts w:cs="Avenir LT Std 35 Light"/>
                <w:i/>
                <w:iCs/>
              </w:rPr>
              <w:t>ó</w:t>
            </w:r>
            <w:r w:rsidRPr="006E62B6">
              <w:rPr>
                <w:rStyle w:val="Hyperlink"/>
                <w:i/>
                <w:iCs/>
              </w:rPr>
              <w:t xml:space="preserve"> th</w:t>
            </w:r>
            <w:r w:rsidRPr="006E62B6">
              <w:rPr>
                <w:rStyle w:val="Hyperlink"/>
                <w:rFonts w:cs="Calibri"/>
                <w:i/>
                <w:iCs/>
              </w:rPr>
              <w:t>ể</w:t>
            </w:r>
            <w:r w:rsidRPr="006E62B6">
              <w:rPr>
                <w:rStyle w:val="Hyperlink"/>
                <w:i/>
                <w:iCs/>
              </w:rPr>
              <w:t xml:space="preserve"> bi</w:t>
            </w:r>
            <w:r w:rsidRPr="006E62B6">
              <w:rPr>
                <w:rStyle w:val="Hyperlink"/>
                <w:rFonts w:cs="Calibri"/>
                <w:i/>
                <w:iCs/>
              </w:rPr>
              <w:t>ế</w:t>
            </w:r>
            <w:r w:rsidRPr="006E62B6">
              <w:rPr>
                <w:rStyle w:val="Hyperlink"/>
                <w:i/>
                <w:iCs/>
              </w:rPr>
              <w:t xml:space="preserve">t </w:t>
            </w:r>
            <w:r w:rsidRPr="006E62B6">
              <w:rPr>
                <w:rStyle w:val="Hyperlink"/>
                <w:rFonts w:cs="Calibri"/>
                <w:i/>
                <w:iCs/>
              </w:rPr>
              <w:t>đượ</w:t>
            </w:r>
            <w:r w:rsidRPr="006E62B6">
              <w:rPr>
                <w:rStyle w:val="Hyperlink"/>
                <w:i/>
                <w:iCs/>
              </w:rPr>
              <w:t>c c</w:t>
            </w:r>
            <w:r w:rsidRPr="006E62B6">
              <w:rPr>
                <w:rStyle w:val="Hyperlink"/>
                <w:rFonts w:cs="Avenir LT Std 35 Light"/>
                <w:i/>
                <w:iCs/>
              </w:rPr>
              <w:t>á</w:t>
            </w:r>
            <w:r w:rsidRPr="006E62B6">
              <w:rPr>
                <w:rStyle w:val="Hyperlink"/>
                <w:i/>
                <w:iCs/>
              </w:rPr>
              <w:t>c ho</w:t>
            </w:r>
            <w:r w:rsidRPr="006E62B6">
              <w:rPr>
                <w:rStyle w:val="Hyperlink"/>
                <w:rFonts w:cs="Calibri"/>
                <w:i/>
                <w:iCs/>
              </w:rPr>
              <w:t>ạ</w:t>
            </w:r>
            <w:r w:rsidRPr="006E62B6">
              <w:rPr>
                <w:rStyle w:val="Hyperlink"/>
                <w:i/>
                <w:iCs/>
              </w:rPr>
              <w:t xml:space="preserve">t </w:t>
            </w:r>
            <w:r w:rsidRPr="006E62B6">
              <w:rPr>
                <w:rStyle w:val="Hyperlink"/>
                <w:rFonts w:cs="Calibri"/>
                <w:i/>
                <w:iCs/>
              </w:rPr>
              <w:t>độ</w:t>
            </w:r>
            <w:r w:rsidRPr="006E62B6">
              <w:rPr>
                <w:rStyle w:val="Hyperlink"/>
                <w:i/>
                <w:iCs/>
              </w:rPr>
              <w:t>ng s</w:t>
            </w:r>
            <w:r w:rsidRPr="006E62B6">
              <w:rPr>
                <w:rStyle w:val="Hyperlink"/>
                <w:rFonts w:cs="Calibri"/>
                <w:i/>
                <w:iCs/>
              </w:rPr>
              <w:t>ắ</w:t>
            </w:r>
            <w:r w:rsidRPr="006E62B6">
              <w:rPr>
                <w:rStyle w:val="Hyperlink"/>
                <w:i/>
                <w:iCs/>
              </w:rPr>
              <w:t>p t</w:t>
            </w:r>
            <w:r w:rsidRPr="006E62B6">
              <w:rPr>
                <w:rStyle w:val="Hyperlink"/>
                <w:rFonts w:cs="Calibri"/>
                <w:i/>
                <w:iCs/>
              </w:rPr>
              <w:t>ớ</w:t>
            </w:r>
            <w:r w:rsidRPr="006E62B6">
              <w:rPr>
                <w:rStyle w:val="Hyperlink"/>
                <w:i/>
                <w:iCs/>
              </w:rPr>
              <w:t>i di</w:t>
            </w:r>
            <w:r w:rsidRPr="006E62B6">
              <w:rPr>
                <w:rStyle w:val="Hyperlink"/>
                <w:rFonts w:cs="Calibri"/>
                <w:i/>
                <w:iCs/>
              </w:rPr>
              <w:t>ễ</w:t>
            </w:r>
            <w:r w:rsidRPr="006E62B6">
              <w:rPr>
                <w:rStyle w:val="Hyperlink"/>
                <w:i/>
                <w:iCs/>
              </w:rPr>
              <w:t>n ra t</w:t>
            </w:r>
            <w:r w:rsidRPr="006E62B6">
              <w:rPr>
                <w:rStyle w:val="Hyperlink"/>
                <w:rFonts w:cs="Calibri"/>
                <w:i/>
                <w:iCs/>
              </w:rPr>
              <w:t>ạ</w:t>
            </w:r>
            <w:r w:rsidRPr="006E62B6">
              <w:rPr>
                <w:rStyle w:val="Hyperlink"/>
                <w:i/>
                <w:iCs/>
              </w:rPr>
              <w:t>i tr</w:t>
            </w:r>
            <w:r w:rsidRPr="006E62B6">
              <w:rPr>
                <w:rStyle w:val="Hyperlink"/>
                <w:rFonts w:cs="Calibri"/>
                <w:i/>
                <w:iCs/>
              </w:rPr>
              <w:t>ườ</w:t>
            </w:r>
            <w:r w:rsidRPr="006E62B6">
              <w:rPr>
                <w:rStyle w:val="Hyperlink"/>
                <w:i/>
                <w:iCs/>
              </w:rPr>
              <w:t>ng?</w:t>
            </w:r>
            <w:r>
              <w:rPr>
                <w:webHidden/>
              </w:rPr>
              <w:tab/>
            </w:r>
            <w:r>
              <w:rPr>
                <w:webHidden/>
              </w:rPr>
              <w:fldChar w:fldCharType="begin"/>
            </w:r>
            <w:r>
              <w:rPr>
                <w:webHidden/>
              </w:rPr>
              <w:instrText xml:space="preserve"> PAGEREF _Toc177077420 \h </w:instrText>
            </w:r>
          </w:ins>
          <w:r>
            <w:rPr>
              <w:webHidden/>
            </w:rPr>
          </w:r>
          <w:r>
            <w:rPr>
              <w:webHidden/>
            </w:rPr>
            <w:fldChar w:fldCharType="separate"/>
          </w:r>
          <w:ins w:id="245" w:author="An Tran, ACA (BUV)" w:date="2024-09-12T23:46:00Z" w16du:dateUtc="2024-09-12T16:46:00Z">
            <w:r>
              <w:rPr>
                <w:webHidden/>
              </w:rPr>
              <w:t>116</w:t>
            </w:r>
            <w:r>
              <w:rPr>
                <w:webHidden/>
              </w:rPr>
              <w:fldChar w:fldCharType="end"/>
            </w:r>
            <w:r w:rsidRPr="006E62B6">
              <w:rPr>
                <w:rStyle w:val="Hyperlink"/>
              </w:rPr>
              <w:fldChar w:fldCharType="end"/>
            </w:r>
          </w:ins>
        </w:p>
        <w:p w14:paraId="7014FC3B" w14:textId="737CC8C5" w:rsidR="00262D6E" w:rsidDel="00242593" w:rsidRDefault="00262D6E">
          <w:pPr>
            <w:pStyle w:val="TOC1"/>
            <w:rPr>
              <w:del w:id="246" w:author="An Tran, ACA (BUV)" w:date="2024-09-12T14:41:00Z" w16du:dateUtc="2024-09-12T07:41:00Z"/>
              <w:rFonts w:asciiTheme="minorHAnsi" w:eastAsiaTheme="minorEastAsia" w:hAnsiTheme="minorHAnsi" w:cstheme="minorBidi"/>
              <w:b w:val="0"/>
              <w:bCs w:val="0"/>
              <w:kern w:val="2"/>
              <w:lang w:eastAsia="en-US"/>
              <w14:ligatures w14:val="standardContextual"/>
            </w:rPr>
          </w:pPr>
          <w:del w:id="247" w:author="An Tran, ACA (BUV)" w:date="2024-09-12T14:41:00Z" w16du:dateUtc="2024-09-12T07:41:00Z">
            <w:r w:rsidRPr="00242593" w:rsidDel="00242593">
              <w:rPr>
                <w:rPrChange w:id="248" w:author="An Tran, ACA (BUV)" w:date="2024-09-12T14:41:00Z" w16du:dateUtc="2024-09-12T07:41:00Z">
                  <w:rPr>
                    <w:rStyle w:val="Hyperlink"/>
                    <w:rFonts w:ascii="iCiel Avenir LT Std 35 Light" w:hAnsi="iCiel Avenir LT Std 35 Light"/>
                    <w:lang w:val="vi-VN"/>
                  </w:rPr>
                </w:rPrChange>
              </w:rPr>
              <w:delText>I.</w:delText>
            </w:r>
            <w:r w:rsidDel="00242593">
              <w:rPr>
                <w:rFonts w:asciiTheme="minorHAnsi" w:eastAsiaTheme="minorEastAsia" w:hAnsiTheme="minorHAnsi" w:cstheme="minorBidi"/>
                <w:b w:val="0"/>
                <w:bCs w:val="0"/>
                <w:kern w:val="2"/>
                <w:lang w:eastAsia="en-US"/>
                <w14:ligatures w14:val="standardContextual"/>
              </w:rPr>
              <w:tab/>
            </w:r>
            <w:r w:rsidRPr="00242593" w:rsidDel="00242593">
              <w:rPr>
                <w:rPrChange w:id="249" w:author="An Tran, ACA (BUV)" w:date="2024-09-12T14:41:00Z" w16du:dateUtc="2024-09-12T07:41:00Z">
                  <w:rPr>
                    <w:rStyle w:val="Hyperlink"/>
                    <w:rFonts w:ascii="iCiel Avenir LT Std 35 Light" w:hAnsi="iCiel Avenir LT Std 35 Light"/>
                    <w:lang w:val="vi-VN"/>
                  </w:rPr>
                </w:rPrChange>
              </w:rPr>
              <w:delText>ACADEMIC AND STUDENT OPERATIONS</w:delText>
            </w:r>
            <w:r w:rsidDel="00242593">
              <w:rPr>
                <w:webHidden/>
              </w:rPr>
              <w:tab/>
            </w:r>
            <w:r w:rsidR="004A3396" w:rsidDel="00242593">
              <w:rPr>
                <w:webHidden/>
              </w:rPr>
              <w:delText>12</w:delText>
            </w:r>
          </w:del>
        </w:p>
        <w:p w14:paraId="701D59BE" w14:textId="06A79AD5" w:rsidR="00262D6E" w:rsidDel="00242593" w:rsidRDefault="00262D6E">
          <w:pPr>
            <w:pStyle w:val="TOC2"/>
            <w:tabs>
              <w:tab w:val="left" w:pos="1540"/>
            </w:tabs>
            <w:rPr>
              <w:del w:id="250" w:author="An Tran, ACA (BUV)" w:date="2024-09-12T14:41:00Z" w16du:dateUtc="2024-09-12T07:41:00Z"/>
              <w:rFonts w:asciiTheme="minorHAnsi" w:eastAsiaTheme="minorEastAsia" w:hAnsiTheme="minorHAnsi" w:cstheme="minorBidi"/>
              <w:kern w:val="2"/>
              <w:lang w:eastAsia="en-US"/>
              <w14:ligatures w14:val="standardContextual"/>
            </w:rPr>
          </w:pPr>
          <w:del w:id="251" w:author="An Tran, ACA (BUV)" w:date="2024-09-12T14:41:00Z" w16du:dateUtc="2024-09-12T07:41:00Z">
            <w:r w:rsidRPr="00242593" w:rsidDel="00242593">
              <w:rPr>
                <w:rPrChange w:id="252" w:author="An Tran, ACA (BUV)" w:date="2024-09-12T14:41:00Z" w16du:dateUtc="2024-09-12T07:41:00Z">
                  <w:rPr>
                    <w:rStyle w:val="Hyperlink"/>
                    <w:bCs/>
                    <w:lang w:val="vi-VN"/>
                  </w:rPr>
                </w:rPrChange>
              </w:rPr>
              <w:delText>1.</w:delText>
            </w:r>
            <w:r w:rsidDel="00242593">
              <w:rPr>
                <w:rFonts w:asciiTheme="minorHAnsi" w:eastAsiaTheme="minorEastAsia" w:hAnsiTheme="minorHAnsi" w:cstheme="minorBidi"/>
                <w:kern w:val="2"/>
                <w:lang w:eastAsia="en-US"/>
                <w14:ligatures w14:val="standardContextual"/>
              </w:rPr>
              <w:tab/>
            </w:r>
            <w:r w:rsidRPr="00242593" w:rsidDel="00242593">
              <w:rPr>
                <w:rPrChange w:id="253" w:author="An Tran, ACA (BUV)" w:date="2024-09-12T14:41:00Z" w16du:dateUtc="2024-09-12T07:41:00Z">
                  <w:rPr>
                    <w:rStyle w:val="Hyperlink"/>
                    <w:lang w:val="vi-VN"/>
                  </w:rPr>
                </w:rPrChange>
              </w:rPr>
              <w:delText xml:space="preserve">How can students/parents get a timetable? / </w:delText>
            </w:r>
            <w:r w:rsidRPr="00242593" w:rsidDel="00242593">
              <w:rPr>
                <w:rPrChange w:id="254" w:author="An Tran, ACA (BUV)" w:date="2024-09-12T14:41:00Z" w16du:dateUtc="2024-09-12T07:41:00Z">
                  <w:rPr>
                    <w:rStyle w:val="Hyperlink"/>
                    <w:i/>
                    <w:iCs/>
                    <w:lang w:val="vi-VN"/>
                  </w:rPr>
                </w:rPrChange>
              </w:rPr>
              <w:delText>Sinh viên/phụ huynh có thể nhận thời khóa biểu ở đâu?</w:delText>
            </w:r>
            <w:r w:rsidDel="00242593">
              <w:rPr>
                <w:webHidden/>
              </w:rPr>
              <w:tab/>
            </w:r>
            <w:r w:rsidR="004A3396" w:rsidDel="00242593">
              <w:rPr>
                <w:webHidden/>
              </w:rPr>
              <w:delText>12</w:delText>
            </w:r>
          </w:del>
        </w:p>
        <w:p w14:paraId="3108C709" w14:textId="5CC22097" w:rsidR="00262D6E" w:rsidDel="00242593" w:rsidRDefault="00262D6E">
          <w:pPr>
            <w:pStyle w:val="TOC2"/>
            <w:tabs>
              <w:tab w:val="left" w:pos="1540"/>
            </w:tabs>
            <w:rPr>
              <w:del w:id="255" w:author="An Tran, ACA (BUV)" w:date="2024-09-12T14:41:00Z" w16du:dateUtc="2024-09-12T07:41:00Z"/>
              <w:rFonts w:asciiTheme="minorHAnsi" w:eastAsiaTheme="minorEastAsia" w:hAnsiTheme="minorHAnsi" w:cstheme="minorBidi"/>
              <w:kern w:val="2"/>
              <w:lang w:eastAsia="en-US"/>
              <w14:ligatures w14:val="standardContextual"/>
            </w:rPr>
          </w:pPr>
          <w:del w:id="256" w:author="An Tran, ACA (BUV)" w:date="2024-09-12T14:41:00Z" w16du:dateUtc="2024-09-12T07:41:00Z">
            <w:r w:rsidRPr="00242593" w:rsidDel="00242593">
              <w:rPr>
                <w:rPrChange w:id="257" w:author="An Tran, ACA (BUV)" w:date="2024-09-12T14:41:00Z" w16du:dateUtc="2024-09-12T07:41:00Z">
                  <w:rPr>
                    <w:rStyle w:val="Hyperlink"/>
                    <w:bCs/>
                    <w:lang w:val="vi-VN"/>
                  </w:rPr>
                </w:rPrChange>
              </w:rPr>
              <w:delText>2.</w:delText>
            </w:r>
            <w:r w:rsidDel="00242593">
              <w:rPr>
                <w:rFonts w:asciiTheme="minorHAnsi" w:eastAsiaTheme="minorEastAsia" w:hAnsiTheme="minorHAnsi" w:cstheme="minorBidi"/>
                <w:kern w:val="2"/>
                <w:lang w:eastAsia="en-US"/>
                <w14:ligatures w14:val="standardContextual"/>
              </w:rPr>
              <w:tab/>
            </w:r>
            <w:r w:rsidRPr="00242593" w:rsidDel="00242593">
              <w:rPr>
                <w:rPrChange w:id="258" w:author="An Tran, ACA (BUV)" w:date="2024-09-12T14:41:00Z" w16du:dateUtc="2024-09-12T07:41:00Z">
                  <w:rPr>
                    <w:rStyle w:val="Hyperlink"/>
                    <w:lang w:val="vi-VN"/>
                  </w:rPr>
                </w:rPrChange>
              </w:rPr>
              <w:delText xml:space="preserve">How does BUV record student attendance? / </w:delText>
            </w:r>
            <w:r w:rsidRPr="00242593" w:rsidDel="00242593">
              <w:rPr>
                <w:rPrChange w:id="259" w:author="An Tran, ACA (BUV)" w:date="2024-09-12T14:41:00Z" w16du:dateUtc="2024-09-12T07:41:00Z">
                  <w:rPr>
                    <w:rStyle w:val="Hyperlink"/>
                    <w:i/>
                    <w:iCs/>
                    <w:lang w:val="vi-VN"/>
                  </w:rPr>
                </w:rPrChange>
              </w:rPr>
              <w:delText>Điểm chuyên cần của sinh viên được BUV quản lý như thế nào?</w:delText>
            </w:r>
            <w:r w:rsidDel="00242593">
              <w:rPr>
                <w:webHidden/>
              </w:rPr>
              <w:tab/>
            </w:r>
            <w:r w:rsidR="004A3396" w:rsidDel="00242593">
              <w:rPr>
                <w:webHidden/>
              </w:rPr>
              <w:delText>12</w:delText>
            </w:r>
          </w:del>
        </w:p>
        <w:p w14:paraId="38C8653C" w14:textId="66B8561D" w:rsidR="00262D6E" w:rsidDel="00242593" w:rsidRDefault="00262D6E">
          <w:pPr>
            <w:pStyle w:val="TOC2"/>
            <w:tabs>
              <w:tab w:val="left" w:pos="1540"/>
            </w:tabs>
            <w:rPr>
              <w:del w:id="260" w:author="An Tran, ACA (BUV)" w:date="2024-09-12T14:41:00Z" w16du:dateUtc="2024-09-12T07:41:00Z"/>
              <w:rFonts w:asciiTheme="minorHAnsi" w:eastAsiaTheme="minorEastAsia" w:hAnsiTheme="minorHAnsi" w:cstheme="minorBidi"/>
              <w:kern w:val="2"/>
              <w:lang w:eastAsia="en-US"/>
              <w14:ligatures w14:val="standardContextual"/>
            </w:rPr>
          </w:pPr>
          <w:del w:id="261" w:author="An Tran, ACA (BUV)" w:date="2024-09-12T14:41:00Z" w16du:dateUtc="2024-09-12T07:41:00Z">
            <w:r w:rsidRPr="00242593" w:rsidDel="00242593">
              <w:rPr>
                <w:rPrChange w:id="262" w:author="An Tran, ACA (BUV)" w:date="2024-09-12T14:41:00Z" w16du:dateUtc="2024-09-12T07:41:00Z">
                  <w:rPr>
                    <w:rStyle w:val="Hyperlink"/>
                    <w:bCs/>
                    <w:lang w:val="vi-VN"/>
                  </w:rPr>
                </w:rPrChange>
              </w:rPr>
              <w:delText>3.</w:delText>
            </w:r>
            <w:r w:rsidDel="00242593">
              <w:rPr>
                <w:rFonts w:asciiTheme="minorHAnsi" w:eastAsiaTheme="minorEastAsia" w:hAnsiTheme="minorHAnsi" w:cstheme="minorBidi"/>
                <w:kern w:val="2"/>
                <w:lang w:eastAsia="en-US"/>
                <w14:ligatures w14:val="standardContextual"/>
              </w:rPr>
              <w:tab/>
            </w:r>
            <w:r w:rsidRPr="00242593" w:rsidDel="00242593">
              <w:rPr>
                <w:rPrChange w:id="263" w:author="An Tran, ACA (BUV)" w:date="2024-09-12T14:41:00Z" w16du:dateUtc="2024-09-12T07:41:00Z">
                  <w:rPr>
                    <w:rStyle w:val="Hyperlink"/>
                    <w:lang w:val="vi-VN"/>
                  </w:rPr>
                </w:rPrChange>
              </w:rPr>
              <w:delText xml:space="preserve">What should students/parents do if students need to be absent from classes? / </w:delText>
            </w:r>
            <w:r w:rsidRPr="00242593" w:rsidDel="00242593">
              <w:rPr>
                <w:rPrChange w:id="264" w:author="An Tran, ACA (BUV)" w:date="2024-09-12T14:41:00Z" w16du:dateUtc="2024-09-12T07:41:00Z">
                  <w:rPr>
                    <w:rStyle w:val="Hyperlink"/>
                    <w:i/>
                    <w:iCs/>
                    <w:lang w:val="vi-VN"/>
                  </w:rPr>
                </w:rPrChange>
              </w:rPr>
              <w:delText>Nếu sinh viên cần nghỉ học vì một lý do nào đó, sinh viên/phụ huynh cần phải làm gì?</w:delText>
            </w:r>
            <w:r w:rsidDel="00242593">
              <w:rPr>
                <w:webHidden/>
              </w:rPr>
              <w:tab/>
            </w:r>
            <w:r w:rsidR="004A3396" w:rsidDel="00242593">
              <w:rPr>
                <w:webHidden/>
              </w:rPr>
              <w:delText>16</w:delText>
            </w:r>
          </w:del>
        </w:p>
        <w:p w14:paraId="7AE074C7" w14:textId="54D32C3B" w:rsidR="00262D6E" w:rsidDel="00242593" w:rsidRDefault="00262D6E">
          <w:pPr>
            <w:pStyle w:val="TOC2"/>
            <w:tabs>
              <w:tab w:val="left" w:pos="1540"/>
            </w:tabs>
            <w:rPr>
              <w:del w:id="265" w:author="An Tran, ACA (BUV)" w:date="2024-09-12T14:41:00Z" w16du:dateUtc="2024-09-12T07:41:00Z"/>
              <w:rFonts w:asciiTheme="minorHAnsi" w:eastAsiaTheme="minorEastAsia" w:hAnsiTheme="minorHAnsi" w:cstheme="minorBidi"/>
              <w:kern w:val="2"/>
              <w:lang w:eastAsia="en-US"/>
              <w14:ligatures w14:val="standardContextual"/>
            </w:rPr>
          </w:pPr>
          <w:del w:id="266" w:author="An Tran, ACA (BUV)" w:date="2024-09-12T14:41:00Z" w16du:dateUtc="2024-09-12T07:41:00Z">
            <w:r w:rsidRPr="00242593" w:rsidDel="00242593">
              <w:rPr>
                <w:rPrChange w:id="267" w:author="An Tran, ACA (BUV)" w:date="2024-09-12T14:41:00Z" w16du:dateUtc="2024-09-12T07:41:00Z">
                  <w:rPr>
                    <w:rStyle w:val="Hyperlink"/>
                    <w:bCs/>
                    <w:lang w:val="vi-VN"/>
                  </w:rPr>
                </w:rPrChange>
              </w:rPr>
              <w:delText>4.</w:delText>
            </w:r>
            <w:r w:rsidDel="00242593">
              <w:rPr>
                <w:rFonts w:asciiTheme="minorHAnsi" w:eastAsiaTheme="minorEastAsia" w:hAnsiTheme="minorHAnsi" w:cstheme="minorBidi"/>
                <w:kern w:val="2"/>
                <w:lang w:eastAsia="en-US"/>
                <w14:ligatures w14:val="standardContextual"/>
              </w:rPr>
              <w:tab/>
            </w:r>
            <w:r w:rsidRPr="00242593" w:rsidDel="00242593">
              <w:rPr>
                <w:rPrChange w:id="268" w:author="An Tran, ACA (BUV)" w:date="2024-09-12T14:41:00Z" w16du:dateUtc="2024-09-12T07:41:00Z">
                  <w:rPr>
                    <w:rStyle w:val="Hyperlink"/>
                    <w:lang w:val="vi-VN"/>
                  </w:rPr>
                </w:rPrChange>
              </w:rPr>
              <w:delText xml:space="preserve">If the academic results of students are not good enough and students/parents are worried, what can BUV support to improve their performance? / </w:delText>
            </w:r>
            <w:r w:rsidRPr="00242593" w:rsidDel="00242593">
              <w:rPr>
                <w:rPrChange w:id="269" w:author="An Tran, ACA (BUV)" w:date="2024-09-12T14:41:00Z" w16du:dateUtc="2024-09-12T07:41:00Z">
                  <w:rPr>
                    <w:rStyle w:val="Hyperlink"/>
                    <w:i/>
                    <w:iCs/>
                    <w:lang w:val="vi-VN"/>
                  </w:rPr>
                </w:rPrChange>
              </w:rPr>
              <w:delText>Sinh viên/phụ huynh lo rằng kết quả học tập của sinh viên không đủ tốt, liệu nhà trường có kế hoạch gì trong việc giúp đỡ sinh viên cải thiện kết quả học tập không?</w:delText>
            </w:r>
            <w:r w:rsidDel="00242593">
              <w:rPr>
                <w:webHidden/>
              </w:rPr>
              <w:tab/>
            </w:r>
            <w:r w:rsidR="004A3396" w:rsidDel="00242593">
              <w:rPr>
                <w:webHidden/>
              </w:rPr>
              <w:delText>20</w:delText>
            </w:r>
          </w:del>
        </w:p>
        <w:p w14:paraId="0FECE929" w14:textId="4C2BBB9D" w:rsidR="00262D6E" w:rsidDel="00242593" w:rsidRDefault="00262D6E">
          <w:pPr>
            <w:pStyle w:val="TOC2"/>
            <w:tabs>
              <w:tab w:val="left" w:pos="1540"/>
            </w:tabs>
            <w:rPr>
              <w:del w:id="270" w:author="An Tran, ACA (BUV)" w:date="2024-09-12T14:41:00Z" w16du:dateUtc="2024-09-12T07:41:00Z"/>
              <w:rFonts w:asciiTheme="minorHAnsi" w:eastAsiaTheme="minorEastAsia" w:hAnsiTheme="minorHAnsi" w:cstheme="minorBidi"/>
              <w:kern w:val="2"/>
              <w:lang w:eastAsia="en-US"/>
              <w14:ligatures w14:val="standardContextual"/>
            </w:rPr>
          </w:pPr>
          <w:del w:id="271" w:author="An Tran, ACA (BUV)" w:date="2024-09-12T14:41:00Z" w16du:dateUtc="2024-09-12T07:41:00Z">
            <w:r w:rsidRPr="00242593" w:rsidDel="00242593">
              <w:rPr>
                <w:rPrChange w:id="272" w:author="An Tran, ACA (BUV)" w:date="2024-09-12T14:41:00Z" w16du:dateUtc="2024-09-12T07:41:00Z">
                  <w:rPr>
                    <w:rStyle w:val="Hyperlink"/>
                    <w:bCs/>
                    <w:lang w:val="vi-VN"/>
                  </w:rPr>
                </w:rPrChange>
              </w:rPr>
              <w:delText>5.</w:delText>
            </w:r>
            <w:r w:rsidDel="00242593">
              <w:rPr>
                <w:rFonts w:asciiTheme="minorHAnsi" w:eastAsiaTheme="minorEastAsia" w:hAnsiTheme="minorHAnsi" w:cstheme="minorBidi"/>
                <w:kern w:val="2"/>
                <w:lang w:eastAsia="en-US"/>
                <w14:ligatures w14:val="standardContextual"/>
              </w:rPr>
              <w:tab/>
            </w:r>
            <w:r w:rsidRPr="00242593" w:rsidDel="00242593">
              <w:rPr>
                <w:rPrChange w:id="273" w:author="An Tran, ACA (BUV)" w:date="2024-09-12T14:41:00Z" w16du:dateUtc="2024-09-12T07:41:00Z">
                  <w:rPr>
                    <w:rStyle w:val="Hyperlink"/>
                    <w:lang w:val="vi-VN"/>
                  </w:rPr>
                </w:rPrChange>
              </w:rPr>
              <w:delText xml:space="preserve">In the students’ timetable, I have seen that the students study about 2-4 hours a day only. Should this be enough to ensure quality and what should students do besides class time? / </w:delText>
            </w:r>
            <w:r w:rsidRPr="00242593" w:rsidDel="00242593">
              <w:rPr>
                <w:rPrChange w:id="274" w:author="An Tran, ACA (BUV)" w:date="2024-09-12T14:41:00Z" w16du:dateUtc="2024-09-12T07:41:00Z">
                  <w:rPr>
                    <w:rStyle w:val="Hyperlink"/>
                    <w:i/>
                    <w:iCs/>
                    <w:lang w:val="vi-VN"/>
                  </w:rPr>
                </w:rPrChange>
              </w:rPr>
              <w:delText>Trong thời khóa biểu của sinh viên, tôi thấy sinh viên chỉ học 2-4 giờ một ngày. Thời lượng học như vậy liệu có đủ để đảm bảo chất lượng học tập và sinh viên còn nên làm gì ngoài các giờ học trên lớp?</w:delText>
            </w:r>
            <w:r w:rsidDel="00242593">
              <w:rPr>
                <w:webHidden/>
              </w:rPr>
              <w:tab/>
            </w:r>
            <w:r w:rsidR="004A3396" w:rsidDel="00242593">
              <w:rPr>
                <w:webHidden/>
              </w:rPr>
              <w:delText>22</w:delText>
            </w:r>
          </w:del>
        </w:p>
        <w:p w14:paraId="0EB98EE8" w14:textId="7F731B1F" w:rsidR="00262D6E" w:rsidDel="00242593" w:rsidRDefault="00262D6E">
          <w:pPr>
            <w:pStyle w:val="TOC2"/>
            <w:tabs>
              <w:tab w:val="left" w:pos="1540"/>
            </w:tabs>
            <w:rPr>
              <w:del w:id="275" w:author="An Tran, ACA (BUV)" w:date="2024-09-12T14:41:00Z" w16du:dateUtc="2024-09-12T07:41:00Z"/>
              <w:rFonts w:asciiTheme="minorHAnsi" w:eastAsiaTheme="minorEastAsia" w:hAnsiTheme="minorHAnsi" w:cstheme="minorBidi"/>
              <w:kern w:val="2"/>
              <w:lang w:eastAsia="en-US"/>
              <w14:ligatures w14:val="standardContextual"/>
            </w:rPr>
          </w:pPr>
          <w:del w:id="276" w:author="An Tran, ACA (BUV)" w:date="2024-09-12T14:41:00Z" w16du:dateUtc="2024-09-12T07:41:00Z">
            <w:r w:rsidRPr="00242593" w:rsidDel="00242593">
              <w:rPr>
                <w:rPrChange w:id="277" w:author="An Tran, ACA (BUV)" w:date="2024-09-12T14:41:00Z" w16du:dateUtc="2024-09-12T07:41:00Z">
                  <w:rPr>
                    <w:rStyle w:val="Hyperlink"/>
                    <w:bCs/>
                    <w:lang w:val="vi-VN"/>
                  </w:rPr>
                </w:rPrChange>
              </w:rPr>
              <w:delText>6.</w:delText>
            </w:r>
            <w:r w:rsidDel="00242593">
              <w:rPr>
                <w:rFonts w:asciiTheme="minorHAnsi" w:eastAsiaTheme="minorEastAsia" w:hAnsiTheme="minorHAnsi" w:cstheme="minorBidi"/>
                <w:kern w:val="2"/>
                <w:lang w:eastAsia="en-US"/>
                <w14:ligatures w14:val="standardContextual"/>
              </w:rPr>
              <w:tab/>
            </w:r>
            <w:r w:rsidRPr="00242593" w:rsidDel="00242593">
              <w:rPr>
                <w:rPrChange w:id="278" w:author="An Tran, ACA (BUV)" w:date="2024-09-12T14:41:00Z" w16du:dateUtc="2024-09-12T07:41:00Z">
                  <w:rPr>
                    <w:rStyle w:val="Hyperlink"/>
                    <w:lang w:val="vi-VN"/>
                  </w:rPr>
                </w:rPrChange>
              </w:rPr>
              <w:delText>How can students improve their English if students/parents would like to enhance their English skills? </w:delText>
            </w:r>
            <w:r w:rsidRPr="00242593" w:rsidDel="00242593">
              <w:rPr>
                <w:rPrChange w:id="279" w:author="An Tran, ACA (BUV)" w:date="2024-09-12T14:41:00Z" w16du:dateUtc="2024-09-12T07:41:00Z">
                  <w:rPr>
                    <w:rStyle w:val="Hyperlink"/>
                    <w:i/>
                    <w:iCs/>
                    <w:lang w:val="vi-VN"/>
                  </w:rPr>
                </w:rPrChange>
              </w:rPr>
              <w:delText>/ Nhà trường có thể giúp gì nếu phụ huynh và sinh viên có nhu cầu cải thiện trình độ Tiếng Anh của sinh viên?</w:delText>
            </w:r>
            <w:r w:rsidDel="00242593">
              <w:rPr>
                <w:webHidden/>
              </w:rPr>
              <w:tab/>
            </w:r>
            <w:r w:rsidR="004A3396" w:rsidDel="00242593">
              <w:rPr>
                <w:webHidden/>
              </w:rPr>
              <w:delText>23</w:delText>
            </w:r>
          </w:del>
        </w:p>
        <w:p w14:paraId="7FAC18EB" w14:textId="31F4146A" w:rsidR="00262D6E" w:rsidDel="00242593" w:rsidRDefault="00262D6E">
          <w:pPr>
            <w:pStyle w:val="TOC2"/>
            <w:tabs>
              <w:tab w:val="left" w:pos="1540"/>
            </w:tabs>
            <w:rPr>
              <w:del w:id="280" w:author="An Tran, ACA (BUV)" w:date="2024-09-12T14:41:00Z" w16du:dateUtc="2024-09-12T07:41:00Z"/>
              <w:rFonts w:asciiTheme="minorHAnsi" w:eastAsiaTheme="minorEastAsia" w:hAnsiTheme="minorHAnsi" w:cstheme="minorBidi"/>
              <w:kern w:val="2"/>
              <w:lang w:eastAsia="en-US"/>
              <w14:ligatures w14:val="standardContextual"/>
            </w:rPr>
          </w:pPr>
          <w:del w:id="281" w:author="An Tran, ACA (BUV)" w:date="2024-09-12T14:41:00Z" w16du:dateUtc="2024-09-12T07:41:00Z">
            <w:r w:rsidRPr="00242593" w:rsidDel="00242593">
              <w:rPr>
                <w:rPrChange w:id="282" w:author="An Tran, ACA (BUV)" w:date="2024-09-12T14:41:00Z" w16du:dateUtc="2024-09-12T07:41:00Z">
                  <w:rPr>
                    <w:rStyle w:val="Hyperlink"/>
                    <w:bCs/>
                    <w:lang w:val="vi-VN"/>
                  </w:rPr>
                </w:rPrChange>
              </w:rPr>
              <w:delText>7.</w:delText>
            </w:r>
            <w:r w:rsidDel="00242593">
              <w:rPr>
                <w:rFonts w:asciiTheme="minorHAnsi" w:eastAsiaTheme="minorEastAsia" w:hAnsiTheme="minorHAnsi" w:cstheme="minorBidi"/>
                <w:kern w:val="2"/>
                <w:lang w:eastAsia="en-US"/>
                <w14:ligatures w14:val="standardContextual"/>
              </w:rPr>
              <w:tab/>
            </w:r>
            <w:r w:rsidRPr="00242593" w:rsidDel="00242593">
              <w:rPr>
                <w:rPrChange w:id="283" w:author="An Tran, ACA (BUV)" w:date="2024-09-12T14:41:00Z" w16du:dateUtc="2024-09-12T07:41:00Z">
                  <w:rPr>
                    <w:rStyle w:val="Hyperlink"/>
                    <w:lang w:val="vi-VN"/>
                  </w:rPr>
                </w:rPrChange>
              </w:rPr>
              <w:delText xml:space="preserve">Students have been placed on academic probation, what does this mean? / </w:delText>
            </w:r>
            <w:r w:rsidRPr="00242593" w:rsidDel="00242593">
              <w:rPr>
                <w:rPrChange w:id="284" w:author="An Tran, ACA (BUV)" w:date="2024-09-12T14:41:00Z" w16du:dateUtc="2024-09-12T07:41:00Z">
                  <w:rPr>
                    <w:rStyle w:val="Hyperlink"/>
                    <w:i/>
                    <w:iCs/>
                    <w:lang w:val="vi-VN"/>
                  </w:rPr>
                </w:rPrChange>
              </w:rPr>
              <w:delText>Sinh viên đang ở trong danh sách Theo dõi đặc biệt, điều này nghĩa là gì?</w:delText>
            </w:r>
            <w:r w:rsidDel="00242593">
              <w:rPr>
                <w:webHidden/>
              </w:rPr>
              <w:tab/>
            </w:r>
            <w:r w:rsidR="004A3396" w:rsidDel="00242593">
              <w:rPr>
                <w:webHidden/>
              </w:rPr>
              <w:delText>24</w:delText>
            </w:r>
          </w:del>
        </w:p>
        <w:p w14:paraId="0844E9E2" w14:textId="3E6D12D3" w:rsidR="00262D6E" w:rsidDel="00242593" w:rsidRDefault="00262D6E">
          <w:pPr>
            <w:pStyle w:val="TOC2"/>
            <w:tabs>
              <w:tab w:val="left" w:pos="1540"/>
            </w:tabs>
            <w:rPr>
              <w:del w:id="285" w:author="An Tran, ACA (BUV)" w:date="2024-09-12T14:41:00Z" w16du:dateUtc="2024-09-12T07:41:00Z"/>
              <w:rFonts w:asciiTheme="minorHAnsi" w:eastAsiaTheme="minorEastAsia" w:hAnsiTheme="minorHAnsi" w:cstheme="minorBidi"/>
              <w:kern w:val="2"/>
              <w:lang w:eastAsia="en-US"/>
              <w14:ligatures w14:val="standardContextual"/>
            </w:rPr>
          </w:pPr>
          <w:del w:id="286" w:author="An Tran, ACA (BUV)" w:date="2024-09-12T14:41:00Z" w16du:dateUtc="2024-09-12T07:41:00Z">
            <w:r w:rsidRPr="00242593" w:rsidDel="00242593">
              <w:rPr>
                <w:rPrChange w:id="287" w:author="An Tran, ACA (BUV)" w:date="2024-09-12T14:41:00Z" w16du:dateUtc="2024-09-12T07:41:00Z">
                  <w:rPr>
                    <w:rStyle w:val="Hyperlink"/>
                    <w:bCs/>
                    <w:lang w:val="vi-VN"/>
                  </w:rPr>
                </w:rPrChange>
              </w:rPr>
              <w:delText>8.</w:delText>
            </w:r>
            <w:r w:rsidDel="00242593">
              <w:rPr>
                <w:rFonts w:asciiTheme="minorHAnsi" w:eastAsiaTheme="minorEastAsia" w:hAnsiTheme="minorHAnsi" w:cstheme="minorBidi"/>
                <w:kern w:val="2"/>
                <w:lang w:eastAsia="en-US"/>
                <w14:ligatures w14:val="standardContextual"/>
              </w:rPr>
              <w:tab/>
            </w:r>
            <w:r w:rsidRPr="00242593" w:rsidDel="00242593">
              <w:rPr>
                <w:rPrChange w:id="288" w:author="An Tran, ACA (BUV)" w:date="2024-09-12T14:41:00Z" w16du:dateUtc="2024-09-12T07:41:00Z">
                  <w:rPr>
                    <w:rStyle w:val="Hyperlink"/>
                    <w:lang w:val="vi-VN"/>
                  </w:rPr>
                </w:rPrChange>
              </w:rPr>
              <w:delText xml:space="preserve">What if BUV students want to exchange or transfer to other Universities around the world? / </w:delText>
            </w:r>
            <w:r w:rsidRPr="00242593" w:rsidDel="00242593">
              <w:rPr>
                <w:rPrChange w:id="289" w:author="An Tran, ACA (BUV)" w:date="2024-09-12T14:41:00Z" w16du:dateUtc="2024-09-12T07:41:00Z">
                  <w:rPr>
                    <w:rStyle w:val="Hyperlink"/>
                    <w:i/>
                    <w:iCs/>
                    <w:lang w:val="vi-VN"/>
                  </w:rPr>
                </w:rPrChange>
              </w:rPr>
              <w:delText>Nếu sinh viên BUV muốn tham gia chương trình Trao đổi và Chuyển tiếp sinh viên tới các trường Đại học trên thế giới thì sao?</w:delText>
            </w:r>
            <w:r w:rsidDel="00242593">
              <w:rPr>
                <w:webHidden/>
              </w:rPr>
              <w:tab/>
            </w:r>
            <w:r w:rsidR="004A3396" w:rsidDel="00242593">
              <w:rPr>
                <w:webHidden/>
              </w:rPr>
              <w:delText>25</w:delText>
            </w:r>
          </w:del>
        </w:p>
        <w:p w14:paraId="56CD35FA" w14:textId="349CB1A5" w:rsidR="00262D6E" w:rsidDel="00242593" w:rsidRDefault="00262D6E">
          <w:pPr>
            <w:pStyle w:val="TOC2"/>
            <w:tabs>
              <w:tab w:val="left" w:pos="1540"/>
            </w:tabs>
            <w:rPr>
              <w:del w:id="290" w:author="An Tran, ACA (BUV)" w:date="2024-09-12T14:41:00Z" w16du:dateUtc="2024-09-12T07:41:00Z"/>
              <w:rFonts w:asciiTheme="minorHAnsi" w:eastAsiaTheme="minorEastAsia" w:hAnsiTheme="minorHAnsi" w:cstheme="minorBidi"/>
              <w:kern w:val="2"/>
              <w:lang w:eastAsia="en-US"/>
              <w14:ligatures w14:val="standardContextual"/>
            </w:rPr>
          </w:pPr>
          <w:del w:id="291" w:author="An Tran, ACA (BUV)" w:date="2024-09-12T14:41:00Z" w16du:dateUtc="2024-09-12T07:41:00Z">
            <w:r w:rsidRPr="00242593" w:rsidDel="00242593">
              <w:rPr>
                <w:rPrChange w:id="292" w:author="An Tran, ACA (BUV)" w:date="2024-09-12T14:41:00Z" w16du:dateUtc="2024-09-12T07:41:00Z">
                  <w:rPr>
                    <w:rStyle w:val="Hyperlink"/>
                    <w:bCs/>
                    <w:lang w:val="vi-VN"/>
                  </w:rPr>
                </w:rPrChange>
              </w:rPr>
              <w:delText>9.</w:delText>
            </w:r>
            <w:r w:rsidDel="00242593">
              <w:rPr>
                <w:rFonts w:asciiTheme="minorHAnsi" w:eastAsiaTheme="minorEastAsia" w:hAnsiTheme="minorHAnsi" w:cstheme="minorBidi"/>
                <w:kern w:val="2"/>
                <w:lang w:eastAsia="en-US"/>
                <w14:ligatures w14:val="standardContextual"/>
              </w:rPr>
              <w:tab/>
            </w:r>
            <w:r w:rsidRPr="00242593" w:rsidDel="00242593">
              <w:rPr>
                <w:rPrChange w:id="293" w:author="An Tran, ACA (BUV)" w:date="2024-09-12T14:41:00Z" w16du:dateUtc="2024-09-12T07:41:00Z">
                  <w:rPr>
                    <w:rStyle w:val="Hyperlink"/>
                    <w:lang w:val="vi-VN"/>
                  </w:rPr>
                </w:rPrChange>
              </w:rPr>
              <w:delText xml:space="preserve">What are the procedures and policy if things don’t go as planned and students have to defer from the university? How to apply for deferment? / </w:delText>
            </w:r>
            <w:r w:rsidRPr="00242593" w:rsidDel="00242593">
              <w:rPr>
                <w:rPrChange w:id="294" w:author="An Tran, ACA (BUV)" w:date="2024-09-12T14:41:00Z" w16du:dateUtc="2024-09-12T07:41:00Z">
                  <w:rPr>
                    <w:rStyle w:val="Hyperlink"/>
                    <w:i/>
                    <w:iCs/>
                    <w:lang w:val="vi-VN"/>
                  </w:rPr>
                </w:rPrChange>
              </w:rPr>
              <w:delText>Trong trường hợp sinh viên cần bảo lưu kết quả và xin nghỉ học một thời gian, quy trình và chính sách của việc bảo lưu này như thế nào?</w:delText>
            </w:r>
            <w:r w:rsidDel="00242593">
              <w:rPr>
                <w:webHidden/>
              </w:rPr>
              <w:tab/>
            </w:r>
            <w:r w:rsidR="004A3396" w:rsidDel="00242593">
              <w:rPr>
                <w:webHidden/>
              </w:rPr>
              <w:delText>28</w:delText>
            </w:r>
          </w:del>
        </w:p>
        <w:p w14:paraId="199C9E7A" w14:textId="0377B079" w:rsidR="00262D6E" w:rsidDel="00242593" w:rsidRDefault="00262D6E">
          <w:pPr>
            <w:pStyle w:val="TOC2"/>
            <w:tabs>
              <w:tab w:val="left" w:pos="1540"/>
            </w:tabs>
            <w:rPr>
              <w:del w:id="295" w:author="An Tran, ACA (BUV)" w:date="2024-09-12T14:41:00Z" w16du:dateUtc="2024-09-12T07:41:00Z"/>
              <w:rFonts w:asciiTheme="minorHAnsi" w:eastAsiaTheme="minorEastAsia" w:hAnsiTheme="minorHAnsi" w:cstheme="minorBidi"/>
              <w:kern w:val="2"/>
              <w:lang w:eastAsia="en-US"/>
              <w14:ligatures w14:val="standardContextual"/>
            </w:rPr>
          </w:pPr>
          <w:del w:id="296" w:author="An Tran, ACA (BUV)" w:date="2024-09-12T14:41:00Z" w16du:dateUtc="2024-09-12T07:41:00Z">
            <w:r w:rsidRPr="00242593" w:rsidDel="00242593">
              <w:rPr>
                <w:rPrChange w:id="297" w:author="An Tran, ACA (BUV)" w:date="2024-09-12T14:41:00Z" w16du:dateUtc="2024-09-12T07:41:00Z">
                  <w:rPr>
                    <w:rStyle w:val="Hyperlink"/>
                    <w:bCs/>
                    <w:lang w:val="vi-VN"/>
                  </w:rPr>
                </w:rPrChange>
              </w:rPr>
              <w:delText>10.</w:delText>
            </w:r>
            <w:r w:rsidDel="00242593">
              <w:rPr>
                <w:rFonts w:asciiTheme="minorHAnsi" w:eastAsiaTheme="minorEastAsia" w:hAnsiTheme="minorHAnsi" w:cstheme="minorBidi"/>
                <w:kern w:val="2"/>
                <w:lang w:eastAsia="en-US"/>
                <w14:ligatures w14:val="standardContextual"/>
              </w:rPr>
              <w:tab/>
            </w:r>
            <w:r w:rsidRPr="00242593" w:rsidDel="00242593">
              <w:rPr>
                <w:rPrChange w:id="298" w:author="An Tran, ACA (BUV)" w:date="2024-09-12T14:41:00Z" w16du:dateUtc="2024-09-12T07:41:00Z">
                  <w:rPr>
                    <w:rStyle w:val="Hyperlink"/>
                    <w:lang w:val="vi-VN"/>
                  </w:rPr>
                </w:rPrChange>
              </w:rPr>
              <w:delText xml:space="preserve">How can students change the programme if students/parents feel the programme is not suitable for students after a period of study? / </w:delText>
            </w:r>
            <w:r w:rsidRPr="00242593" w:rsidDel="00242593">
              <w:rPr>
                <w:rPrChange w:id="299" w:author="An Tran, ACA (BUV)" w:date="2024-09-12T14:41:00Z" w16du:dateUtc="2024-09-12T07:41:00Z">
                  <w:rPr>
                    <w:rStyle w:val="Hyperlink"/>
                    <w:i/>
                    <w:iCs/>
                    <w:lang w:val="vi-VN"/>
                  </w:rPr>
                </w:rPrChange>
              </w:rPr>
              <w:delTex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delText>
            </w:r>
            <w:r w:rsidDel="00242593">
              <w:rPr>
                <w:webHidden/>
              </w:rPr>
              <w:tab/>
            </w:r>
            <w:r w:rsidR="004A3396" w:rsidDel="00242593">
              <w:rPr>
                <w:webHidden/>
              </w:rPr>
              <w:delText>30</w:delText>
            </w:r>
          </w:del>
        </w:p>
        <w:p w14:paraId="28785BF4" w14:textId="1D97CC65" w:rsidR="00262D6E" w:rsidDel="00242593" w:rsidRDefault="00262D6E">
          <w:pPr>
            <w:pStyle w:val="TOC2"/>
            <w:tabs>
              <w:tab w:val="left" w:pos="1540"/>
            </w:tabs>
            <w:rPr>
              <w:del w:id="300" w:author="An Tran, ACA (BUV)" w:date="2024-09-12T14:41:00Z" w16du:dateUtc="2024-09-12T07:41:00Z"/>
              <w:rFonts w:asciiTheme="minorHAnsi" w:eastAsiaTheme="minorEastAsia" w:hAnsiTheme="minorHAnsi" w:cstheme="minorBidi"/>
              <w:kern w:val="2"/>
              <w:lang w:eastAsia="en-US"/>
              <w14:ligatures w14:val="standardContextual"/>
            </w:rPr>
          </w:pPr>
          <w:del w:id="301" w:author="An Tran, ACA (BUV)" w:date="2024-09-12T14:41:00Z" w16du:dateUtc="2024-09-12T07:41:00Z">
            <w:r w:rsidRPr="00242593" w:rsidDel="00242593">
              <w:rPr>
                <w:rPrChange w:id="302" w:author="An Tran, ACA (BUV)" w:date="2024-09-12T14:41:00Z" w16du:dateUtc="2024-09-12T07:41:00Z">
                  <w:rPr>
                    <w:rStyle w:val="Hyperlink"/>
                    <w:bCs/>
                    <w:lang w:val="vi-VN"/>
                  </w:rPr>
                </w:rPrChange>
              </w:rPr>
              <w:delText>11.</w:delText>
            </w:r>
            <w:r w:rsidDel="00242593">
              <w:rPr>
                <w:rFonts w:asciiTheme="minorHAnsi" w:eastAsiaTheme="minorEastAsia" w:hAnsiTheme="minorHAnsi" w:cstheme="minorBidi"/>
                <w:kern w:val="2"/>
                <w:lang w:eastAsia="en-US"/>
                <w14:ligatures w14:val="standardContextual"/>
              </w:rPr>
              <w:tab/>
            </w:r>
            <w:r w:rsidRPr="00242593" w:rsidDel="00242593">
              <w:rPr>
                <w:rPrChange w:id="303" w:author="An Tran, ACA (BUV)" w:date="2024-09-12T14:41:00Z" w16du:dateUtc="2024-09-12T07:41:00Z">
                  <w:rPr>
                    <w:rStyle w:val="Hyperlink"/>
                    <w:lang w:val="vi-VN"/>
                  </w:rPr>
                </w:rPrChange>
              </w:rPr>
              <w:delText xml:space="preserve">Why do students need to buy social medical insurance at BUV? Can students cancel that as they have purchased other health insurance? / </w:delText>
            </w:r>
            <w:r w:rsidRPr="00242593" w:rsidDel="00242593">
              <w:rPr>
                <w:rPrChange w:id="304" w:author="An Tran, ACA (BUV)" w:date="2024-09-12T14:41:00Z" w16du:dateUtc="2024-09-12T07:41:00Z">
                  <w:rPr>
                    <w:rStyle w:val="Hyperlink"/>
                    <w:i/>
                    <w:iCs/>
                    <w:lang w:val="vi-VN"/>
                  </w:rPr>
                </w:rPrChange>
              </w:rPr>
              <w:delText>Tại sao việc mua bảo hiểm y tế tại BUV là điều cần thiết? Nếu sinh viên đã có bảo hiểm y tế, sinh viên có thể xin huỷ bảo hiểm y tế tại BUV hay không?</w:delText>
            </w:r>
            <w:r w:rsidDel="00242593">
              <w:rPr>
                <w:webHidden/>
              </w:rPr>
              <w:tab/>
            </w:r>
            <w:r w:rsidR="004A3396" w:rsidDel="00242593">
              <w:rPr>
                <w:webHidden/>
              </w:rPr>
              <w:delText>31</w:delText>
            </w:r>
          </w:del>
        </w:p>
        <w:p w14:paraId="2C6C6ADF" w14:textId="71D16FC6" w:rsidR="00262D6E" w:rsidDel="00242593" w:rsidRDefault="00262D6E">
          <w:pPr>
            <w:pStyle w:val="TOC2"/>
            <w:tabs>
              <w:tab w:val="left" w:pos="1540"/>
            </w:tabs>
            <w:rPr>
              <w:del w:id="305" w:author="An Tran, ACA (BUV)" w:date="2024-09-12T14:41:00Z" w16du:dateUtc="2024-09-12T07:41:00Z"/>
              <w:rFonts w:asciiTheme="minorHAnsi" w:eastAsiaTheme="minorEastAsia" w:hAnsiTheme="minorHAnsi" w:cstheme="minorBidi"/>
              <w:kern w:val="2"/>
              <w:lang w:eastAsia="en-US"/>
              <w14:ligatures w14:val="standardContextual"/>
            </w:rPr>
          </w:pPr>
          <w:del w:id="306" w:author="An Tran, ACA (BUV)" w:date="2024-09-12T14:41:00Z" w16du:dateUtc="2024-09-12T07:41:00Z">
            <w:r w:rsidRPr="00242593" w:rsidDel="00242593">
              <w:rPr>
                <w:rPrChange w:id="307" w:author="An Tran, ACA (BUV)" w:date="2024-09-12T14:41:00Z" w16du:dateUtc="2024-09-12T07:41:00Z">
                  <w:rPr>
                    <w:rStyle w:val="Hyperlink"/>
                    <w:bCs/>
                    <w:lang w:val="vi-VN"/>
                  </w:rPr>
                </w:rPrChange>
              </w:rPr>
              <w:delText>12.</w:delText>
            </w:r>
            <w:r w:rsidDel="00242593">
              <w:rPr>
                <w:rFonts w:asciiTheme="minorHAnsi" w:eastAsiaTheme="minorEastAsia" w:hAnsiTheme="minorHAnsi" w:cstheme="minorBidi"/>
                <w:kern w:val="2"/>
                <w:lang w:eastAsia="en-US"/>
                <w14:ligatures w14:val="standardContextual"/>
              </w:rPr>
              <w:tab/>
            </w:r>
            <w:r w:rsidRPr="00242593" w:rsidDel="00242593">
              <w:rPr>
                <w:rPrChange w:id="308" w:author="An Tran, ACA (BUV)" w:date="2024-09-12T14:41:00Z" w16du:dateUtc="2024-09-12T07:41:00Z">
                  <w:rPr>
                    <w:rStyle w:val="Hyperlink"/>
                    <w:lang w:val="vi-VN"/>
                  </w:rPr>
                </w:rPrChange>
              </w:rPr>
              <w:delText xml:space="preserve">Why do parents and students get warning letters about scholarships? Does it mean the student’s scholarship is withdrawn? / </w:delText>
            </w:r>
            <w:r w:rsidRPr="00242593" w:rsidDel="00242593">
              <w:rPr>
                <w:rPrChange w:id="309" w:author="An Tran, ACA (BUV)" w:date="2024-09-12T14:41:00Z" w16du:dateUtc="2024-09-12T07:41:00Z">
                  <w:rPr>
                    <w:rStyle w:val="Hyperlink"/>
                    <w:i/>
                    <w:iCs/>
                    <w:lang w:val="vi-VN"/>
                  </w:rPr>
                </w:rPrChange>
              </w:rPr>
              <w:delText>Tại sao phụ huynh và sinh viên nhận được Thư cảnh cáo về vấn đề học bổng? Có phải thư này có nghĩa là sinh viên đã mất học bổng hay không?</w:delText>
            </w:r>
            <w:r w:rsidDel="00242593">
              <w:rPr>
                <w:webHidden/>
              </w:rPr>
              <w:tab/>
            </w:r>
            <w:r w:rsidR="004A3396" w:rsidDel="00242593">
              <w:rPr>
                <w:webHidden/>
              </w:rPr>
              <w:delText>33</w:delText>
            </w:r>
          </w:del>
        </w:p>
        <w:p w14:paraId="564CAE93" w14:textId="763DEA3A" w:rsidR="00262D6E" w:rsidDel="00242593" w:rsidRDefault="00262D6E">
          <w:pPr>
            <w:pStyle w:val="TOC2"/>
            <w:tabs>
              <w:tab w:val="left" w:pos="1540"/>
            </w:tabs>
            <w:rPr>
              <w:del w:id="310" w:author="An Tran, ACA (BUV)" w:date="2024-09-12T14:41:00Z" w16du:dateUtc="2024-09-12T07:41:00Z"/>
              <w:rFonts w:asciiTheme="minorHAnsi" w:eastAsiaTheme="minorEastAsia" w:hAnsiTheme="minorHAnsi" w:cstheme="minorBidi"/>
              <w:kern w:val="2"/>
              <w:lang w:eastAsia="en-US"/>
              <w14:ligatures w14:val="standardContextual"/>
            </w:rPr>
          </w:pPr>
          <w:del w:id="311" w:author="An Tran, ACA (BUV)" w:date="2024-09-12T14:41:00Z" w16du:dateUtc="2024-09-12T07:41:00Z">
            <w:r w:rsidRPr="00242593" w:rsidDel="00242593">
              <w:rPr>
                <w:rPrChange w:id="312" w:author="An Tran, ACA (BUV)" w:date="2024-09-12T14:41:00Z" w16du:dateUtc="2024-09-12T07:41:00Z">
                  <w:rPr>
                    <w:rStyle w:val="Hyperlink"/>
                    <w:bCs/>
                    <w:lang w:val="vi-VN"/>
                  </w:rPr>
                </w:rPrChange>
              </w:rPr>
              <w:delText>13.</w:delText>
            </w:r>
            <w:r w:rsidDel="00242593">
              <w:rPr>
                <w:rFonts w:asciiTheme="minorHAnsi" w:eastAsiaTheme="minorEastAsia" w:hAnsiTheme="minorHAnsi" w:cstheme="minorBidi"/>
                <w:kern w:val="2"/>
                <w:lang w:eastAsia="en-US"/>
                <w14:ligatures w14:val="standardContextual"/>
              </w:rPr>
              <w:tab/>
            </w:r>
            <w:r w:rsidRPr="00242593" w:rsidDel="00242593">
              <w:rPr>
                <w:rPrChange w:id="313" w:author="An Tran, ACA (BUV)" w:date="2024-09-12T14:41:00Z" w16du:dateUtc="2024-09-12T07:41:00Z">
                  <w:rPr>
                    <w:rStyle w:val="Hyperlink"/>
                    <w:lang w:val="vi-VN"/>
                  </w:rPr>
                </w:rPrChange>
              </w:rPr>
              <w:delText xml:space="preserve">Where do I get student’s scholarship maintenance criteria? / </w:delText>
            </w:r>
            <w:r w:rsidRPr="00242593" w:rsidDel="00242593">
              <w:rPr>
                <w:rPrChange w:id="314" w:author="An Tran, ACA (BUV)" w:date="2024-09-12T14:41:00Z" w16du:dateUtc="2024-09-12T07:41:00Z">
                  <w:rPr>
                    <w:rStyle w:val="Hyperlink"/>
                    <w:i/>
                    <w:iCs/>
                    <w:lang w:val="vi-VN"/>
                  </w:rPr>
                </w:rPrChange>
              </w:rPr>
              <w:delText>Phụ huynh và gia đình có thể xem điều kiện học bổng của sinh viên ở đâu?</w:delText>
            </w:r>
            <w:r w:rsidDel="00242593">
              <w:rPr>
                <w:webHidden/>
              </w:rPr>
              <w:tab/>
            </w:r>
            <w:r w:rsidR="004A3396" w:rsidDel="00242593">
              <w:rPr>
                <w:webHidden/>
              </w:rPr>
              <w:delText>33</w:delText>
            </w:r>
          </w:del>
        </w:p>
        <w:p w14:paraId="56D214C5" w14:textId="6C5BDF69" w:rsidR="00262D6E" w:rsidDel="00242593" w:rsidRDefault="00262D6E">
          <w:pPr>
            <w:pStyle w:val="TOC2"/>
            <w:tabs>
              <w:tab w:val="left" w:pos="1540"/>
            </w:tabs>
            <w:rPr>
              <w:del w:id="315" w:author="An Tran, ACA (BUV)" w:date="2024-09-12T14:41:00Z" w16du:dateUtc="2024-09-12T07:41:00Z"/>
              <w:rFonts w:asciiTheme="minorHAnsi" w:eastAsiaTheme="minorEastAsia" w:hAnsiTheme="minorHAnsi" w:cstheme="minorBidi"/>
              <w:kern w:val="2"/>
              <w:lang w:eastAsia="en-US"/>
              <w14:ligatures w14:val="standardContextual"/>
            </w:rPr>
          </w:pPr>
          <w:del w:id="316" w:author="An Tran, ACA (BUV)" w:date="2024-09-12T14:41:00Z" w16du:dateUtc="2024-09-12T07:41:00Z">
            <w:r w:rsidRPr="00242593" w:rsidDel="00242593">
              <w:rPr>
                <w:rPrChange w:id="317" w:author="An Tran, ACA (BUV)" w:date="2024-09-12T14:41:00Z" w16du:dateUtc="2024-09-12T07:41:00Z">
                  <w:rPr>
                    <w:rStyle w:val="Hyperlink"/>
                    <w:bCs/>
                    <w:lang w:val="vi-VN"/>
                  </w:rPr>
                </w:rPrChange>
              </w:rPr>
              <w:delText>14.</w:delText>
            </w:r>
            <w:r w:rsidDel="00242593">
              <w:rPr>
                <w:rFonts w:asciiTheme="minorHAnsi" w:eastAsiaTheme="minorEastAsia" w:hAnsiTheme="minorHAnsi" w:cstheme="minorBidi"/>
                <w:kern w:val="2"/>
                <w:lang w:eastAsia="en-US"/>
                <w14:ligatures w14:val="standardContextual"/>
              </w:rPr>
              <w:tab/>
            </w:r>
            <w:r w:rsidRPr="00242593" w:rsidDel="00242593">
              <w:rPr>
                <w:rPrChange w:id="318" w:author="An Tran, ACA (BUV)" w:date="2024-09-12T14:41:00Z" w16du:dateUtc="2024-09-12T07:41:00Z">
                  <w:rPr>
                    <w:rStyle w:val="Hyperlink"/>
                    <w:lang w:val="vi-VN"/>
                  </w:rPr>
                </w:rPrChange>
              </w:rPr>
              <w:delText xml:space="preserve">How do students have lunch at BUV if they have to study a full day? / </w:delText>
            </w:r>
            <w:r w:rsidRPr="00242593" w:rsidDel="00242593">
              <w:rPr>
                <w:rPrChange w:id="319" w:author="An Tran, ACA (BUV)" w:date="2024-09-12T14:41:00Z" w16du:dateUtc="2024-09-12T07:41:00Z">
                  <w:rPr>
                    <w:rStyle w:val="Hyperlink"/>
                    <w:i/>
                    <w:iCs/>
                    <w:lang w:val="vi-VN"/>
                  </w:rPr>
                </w:rPrChange>
              </w:rPr>
              <w:delText>Sinh viên có thể ăn trưa ở đâu trong những ngày có lịch học cả ngày tại trường?</w:delText>
            </w:r>
            <w:r w:rsidDel="00242593">
              <w:rPr>
                <w:webHidden/>
              </w:rPr>
              <w:tab/>
            </w:r>
            <w:r w:rsidR="004A3396" w:rsidDel="00242593">
              <w:rPr>
                <w:webHidden/>
              </w:rPr>
              <w:delText>34</w:delText>
            </w:r>
          </w:del>
        </w:p>
        <w:p w14:paraId="54739B76" w14:textId="57BECB34" w:rsidR="00262D6E" w:rsidDel="00242593" w:rsidRDefault="00262D6E">
          <w:pPr>
            <w:pStyle w:val="TOC2"/>
            <w:tabs>
              <w:tab w:val="left" w:pos="1540"/>
            </w:tabs>
            <w:rPr>
              <w:del w:id="320" w:author="An Tran, ACA (BUV)" w:date="2024-09-12T14:41:00Z" w16du:dateUtc="2024-09-12T07:41:00Z"/>
              <w:rFonts w:asciiTheme="minorHAnsi" w:eastAsiaTheme="minorEastAsia" w:hAnsiTheme="minorHAnsi" w:cstheme="minorBidi"/>
              <w:kern w:val="2"/>
              <w:lang w:eastAsia="en-US"/>
              <w14:ligatures w14:val="standardContextual"/>
            </w:rPr>
          </w:pPr>
          <w:del w:id="321" w:author="An Tran, ACA (BUV)" w:date="2024-09-12T14:41:00Z" w16du:dateUtc="2024-09-12T07:41:00Z">
            <w:r w:rsidRPr="00242593" w:rsidDel="00242593">
              <w:rPr>
                <w:rPrChange w:id="322" w:author="An Tran, ACA (BUV)" w:date="2024-09-12T14:41:00Z" w16du:dateUtc="2024-09-12T07:41:00Z">
                  <w:rPr>
                    <w:rStyle w:val="Hyperlink"/>
                    <w:bCs/>
                  </w:rPr>
                </w:rPrChange>
              </w:rPr>
              <w:delText>15.</w:delText>
            </w:r>
            <w:r w:rsidDel="00242593">
              <w:rPr>
                <w:rFonts w:asciiTheme="minorHAnsi" w:eastAsiaTheme="minorEastAsia" w:hAnsiTheme="minorHAnsi" w:cstheme="minorBidi"/>
                <w:kern w:val="2"/>
                <w:lang w:eastAsia="en-US"/>
                <w14:ligatures w14:val="standardContextual"/>
              </w:rPr>
              <w:tab/>
            </w:r>
            <w:r w:rsidRPr="00242593" w:rsidDel="00242593">
              <w:rPr>
                <w:rPrChange w:id="323" w:author="An Tran, ACA (BUV)" w:date="2024-09-12T14:41:00Z" w16du:dateUtc="2024-09-12T07:41:00Z">
                  <w:rPr>
                    <w:rStyle w:val="Hyperlink"/>
                    <w:lang w:val="vi-VN"/>
                  </w:rPr>
                </w:rPrChange>
              </w:rPr>
              <w:delTex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delText>
            </w:r>
            <w:r w:rsidDel="00242593">
              <w:rPr>
                <w:webHidden/>
              </w:rPr>
              <w:tab/>
            </w:r>
            <w:r w:rsidR="004A3396" w:rsidDel="00242593">
              <w:rPr>
                <w:webHidden/>
              </w:rPr>
              <w:delText>36</w:delText>
            </w:r>
          </w:del>
        </w:p>
        <w:p w14:paraId="721FEC29" w14:textId="0758ED6A" w:rsidR="00262D6E" w:rsidDel="00242593" w:rsidRDefault="00262D6E">
          <w:pPr>
            <w:pStyle w:val="TOC2"/>
            <w:tabs>
              <w:tab w:val="left" w:pos="1540"/>
            </w:tabs>
            <w:rPr>
              <w:del w:id="324" w:author="An Tran, ACA (BUV)" w:date="2024-09-12T14:41:00Z" w16du:dateUtc="2024-09-12T07:41:00Z"/>
              <w:rFonts w:asciiTheme="minorHAnsi" w:eastAsiaTheme="minorEastAsia" w:hAnsiTheme="minorHAnsi" w:cstheme="minorBidi"/>
              <w:kern w:val="2"/>
              <w:lang w:eastAsia="en-US"/>
              <w14:ligatures w14:val="standardContextual"/>
            </w:rPr>
          </w:pPr>
          <w:del w:id="325" w:author="An Tran, ACA (BUV)" w:date="2024-09-12T14:41:00Z" w16du:dateUtc="2024-09-12T07:41:00Z">
            <w:r w:rsidRPr="00242593" w:rsidDel="00242593">
              <w:rPr>
                <w:rPrChange w:id="326" w:author="An Tran, ACA (BUV)" w:date="2024-09-12T14:41:00Z" w16du:dateUtc="2024-09-12T07:41:00Z">
                  <w:rPr>
                    <w:rStyle w:val="Hyperlink"/>
                    <w:bCs/>
                    <w:lang w:val="vi-VN"/>
                  </w:rPr>
                </w:rPrChange>
              </w:rPr>
              <w:delText>16.</w:delText>
            </w:r>
            <w:r w:rsidDel="00242593">
              <w:rPr>
                <w:rFonts w:asciiTheme="minorHAnsi" w:eastAsiaTheme="minorEastAsia" w:hAnsiTheme="minorHAnsi" w:cstheme="minorBidi"/>
                <w:kern w:val="2"/>
                <w:lang w:eastAsia="en-US"/>
                <w14:ligatures w14:val="standardContextual"/>
              </w:rPr>
              <w:tab/>
            </w:r>
            <w:r w:rsidRPr="00242593" w:rsidDel="00242593">
              <w:rPr>
                <w:rPrChange w:id="327" w:author="An Tran, ACA (BUV)" w:date="2024-09-12T14:41:00Z" w16du:dateUtc="2024-09-12T07:41:00Z">
                  <w:rPr>
                    <w:rStyle w:val="Hyperlink"/>
                    <w:lang w:val="vi-VN"/>
                  </w:rPr>
                </w:rPrChange>
              </w:rPr>
              <w:delText>What forms of payment are accepted</w:delText>
            </w:r>
            <w:r w:rsidRPr="00242593" w:rsidDel="00242593">
              <w:rPr>
                <w:rPrChange w:id="328" w:author="An Tran, ACA (BUV)" w:date="2024-09-12T14:41:00Z" w16du:dateUtc="2024-09-12T07:41:00Z">
                  <w:rPr>
                    <w:rStyle w:val="Hyperlink"/>
                  </w:rPr>
                </w:rPrChange>
              </w:rPr>
              <w:delText xml:space="preserve"> for meals</w:delText>
            </w:r>
            <w:r w:rsidRPr="00242593" w:rsidDel="00242593">
              <w:rPr>
                <w:rPrChange w:id="329" w:author="An Tran, ACA (BUV)" w:date="2024-09-12T14:41:00Z" w16du:dateUtc="2024-09-12T07:41:00Z">
                  <w:rPr>
                    <w:rStyle w:val="Hyperlink"/>
                    <w:lang w:val="vi-VN"/>
                  </w:rPr>
                </w:rPrChange>
              </w:rPr>
              <w:delText>? / Những hình thức thanh toán nào được chấp nhận</w:delText>
            </w:r>
            <w:r w:rsidRPr="00242593" w:rsidDel="00242593">
              <w:rPr>
                <w:rPrChange w:id="330" w:author="An Tran, ACA (BUV)" w:date="2024-09-12T14:41:00Z" w16du:dateUtc="2024-09-12T07:41:00Z">
                  <w:rPr>
                    <w:rStyle w:val="Hyperlink"/>
                  </w:rPr>
                </w:rPrChange>
              </w:rPr>
              <w:delText xml:space="preserve"> cho dịch vụ ăn uống</w:delText>
            </w:r>
            <w:r w:rsidRPr="00242593" w:rsidDel="00242593">
              <w:rPr>
                <w:rPrChange w:id="331" w:author="An Tran, ACA (BUV)" w:date="2024-09-12T14:41:00Z" w16du:dateUtc="2024-09-12T07:41:00Z">
                  <w:rPr>
                    <w:rStyle w:val="Hyperlink"/>
                    <w:lang w:val="vi-VN"/>
                  </w:rPr>
                </w:rPrChange>
              </w:rPr>
              <w:delText>?</w:delText>
            </w:r>
            <w:r w:rsidDel="00242593">
              <w:rPr>
                <w:webHidden/>
              </w:rPr>
              <w:tab/>
            </w:r>
            <w:r w:rsidR="004A3396" w:rsidDel="00242593">
              <w:rPr>
                <w:webHidden/>
              </w:rPr>
              <w:delText>37</w:delText>
            </w:r>
          </w:del>
        </w:p>
        <w:p w14:paraId="4DB3C91F" w14:textId="5525D17A" w:rsidR="00262D6E" w:rsidDel="00242593" w:rsidRDefault="00262D6E">
          <w:pPr>
            <w:pStyle w:val="TOC2"/>
            <w:tabs>
              <w:tab w:val="left" w:pos="1540"/>
            </w:tabs>
            <w:rPr>
              <w:del w:id="332" w:author="An Tran, ACA (BUV)" w:date="2024-09-12T14:41:00Z" w16du:dateUtc="2024-09-12T07:41:00Z"/>
              <w:rFonts w:asciiTheme="minorHAnsi" w:eastAsiaTheme="minorEastAsia" w:hAnsiTheme="minorHAnsi" w:cstheme="minorBidi"/>
              <w:kern w:val="2"/>
              <w:lang w:eastAsia="en-US"/>
              <w14:ligatures w14:val="standardContextual"/>
            </w:rPr>
          </w:pPr>
          <w:del w:id="333" w:author="An Tran, ACA (BUV)" w:date="2024-09-12T14:41:00Z" w16du:dateUtc="2024-09-12T07:41:00Z">
            <w:r w:rsidRPr="00242593" w:rsidDel="00242593">
              <w:rPr>
                <w:rPrChange w:id="334" w:author="An Tran, ACA (BUV)" w:date="2024-09-12T14:41:00Z" w16du:dateUtc="2024-09-12T07:41:00Z">
                  <w:rPr>
                    <w:rStyle w:val="Hyperlink"/>
                    <w:bCs/>
                    <w:lang w:val="vi-VN"/>
                  </w:rPr>
                </w:rPrChange>
              </w:rPr>
              <w:delText>17.</w:delText>
            </w:r>
            <w:r w:rsidDel="00242593">
              <w:rPr>
                <w:rFonts w:asciiTheme="minorHAnsi" w:eastAsiaTheme="minorEastAsia" w:hAnsiTheme="minorHAnsi" w:cstheme="minorBidi"/>
                <w:kern w:val="2"/>
                <w:lang w:eastAsia="en-US"/>
                <w14:ligatures w14:val="standardContextual"/>
              </w:rPr>
              <w:tab/>
            </w:r>
            <w:r w:rsidRPr="00242593" w:rsidDel="00242593">
              <w:rPr>
                <w:rPrChange w:id="335" w:author="An Tran, ACA (BUV)" w:date="2024-09-12T14:41:00Z" w16du:dateUtc="2024-09-12T07:41:00Z">
                  <w:rPr>
                    <w:rStyle w:val="Hyperlink"/>
                    <w:lang w:val="vi-VN"/>
                  </w:rPr>
                </w:rPrChange>
              </w:rPr>
              <w:delText>Where can students put their belongings during class time? / Sinh viên có thể để đồ cá nhân ở đâu trong giờ học?</w:delText>
            </w:r>
            <w:r w:rsidDel="00242593">
              <w:rPr>
                <w:webHidden/>
              </w:rPr>
              <w:tab/>
            </w:r>
            <w:r w:rsidR="004A3396" w:rsidDel="00242593">
              <w:rPr>
                <w:webHidden/>
              </w:rPr>
              <w:delText>39</w:delText>
            </w:r>
          </w:del>
        </w:p>
        <w:p w14:paraId="05377738" w14:textId="58F8A765" w:rsidR="00262D6E" w:rsidDel="00242593" w:rsidRDefault="00262D6E">
          <w:pPr>
            <w:pStyle w:val="TOC2"/>
            <w:tabs>
              <w:tab w:val="left" w:pos="1540"/>
            </w:tabs>
            <w:rPr>
              <w:del w:id="336" w:author="An Tran, ACA (BUV)" w:date="2024-09-12T14:41:00Z" w16du:dateUtc="2024-09-12T07:41:00Z"/>
              <w:rFonts w:asciiTheme="minorHAnsi" w:eastAsiaTheme="minorEastAsia" w:hAnsiTheme="minorHAnsi" w:cstheme="minorBidi"/>
              <w:kern w:val="2"/>
              <w:lang w:eastAsia="en-US"/>
              <w14:ligatures w14:val="standardContextual"/>
            </w:rPr>
          </w:pPr>
          <w:del w:id="337" w:author="An Tran, ACA (BUV)" w:date="2024-09-12T14:41:00Z" w16du:dateUtc="2024-09-12T07:41:00Z">
            <w:r w:rsidRPr="00242593" w:rsidDel="00242593">
              <w:rPr>
                <w:rPrChange w:id="338" w:author="An Tran, ACA (BUV)" w:date="2024-09-12T14:41:00Z" w16du:dateUtc="2024-09-12T07:41:00Z">
                  <w:rPr>
                    <w:rStyle w:val="Hyperlink"/>
                    <w:bCs/>
                    <w:lang w:val="vi-VN"/>
                  </w:rPr>
                </w:rPrChange>
              </w:rPr>
              <w:delText>18.</w:delText>
            </w:r>
            <w:r w:rsidDel="00242593">
              <w:rPr>
                <w:rFonts w:asciiTheme="minorHAnsi" w:eastAsiaTheme="minorEastAsia" w:hAnsiTheme="minorHAnsi" w:cstheme="minorBidi"/>
                <w:kern w:val="2"/>
                <w:lang w:eastAsia="en-US"/>
                <w14:ligatures w14:val="standardContextual"/>
              </w:rPr>
              <w:tab/>
            </w:r>
            <w:r w:rsidRPr="00242593" w:rsidDel="00242593">
              <w:rPr>
                <w:rPrChange w:id="339" w:author="An Tran, ACA (BUV)" w:date="2024-09-12T14:41:00Z" w16du:dateUtc="2024-09-12T07:41:00Z">
                  <w:rPr>
                    <w:rStyle w:val="Hyperlink"/>
                    <w:lang w:val="vi-VN"/>
                  </w:rPr>
                </w:rPrChange>
              </w:rPr>
              <w:delText xml:space="preserve">Can students book campus facilities for self-studying? What is the process? / </w:delText>
            </w:r>
            <w:r w:rsidRPr="00242593" w:rsidDel="00242593">
              <w:rPr>
                <w:rPrChange w:id="340" w:author="An Tran, ACA (BUV)" w:date="2024-09-12T14:41:00Z" w16du:dateUtc="2024-09-12T07:41:00Z">
                  <w:rPr>
                    <w:rStyle w:val="Hyperlink"/>
                    <w:i/>
                    <w:iCs/>
                    <w:lang w:val="vi-VN"/>
                  </w:rPr>
                </w:rPrChange>
              </w:rPr>
              <w:delText>Sinh viên có thể đăng kí học tập tại trường ngoài giờ học (tự học) không? Quy trình đăng kí như thế nào?</w:delText>
            </w:r>
            <w:r w:rsidDel="00242593">
              <w:rPr>
                <w:webHidden/>
              </w:rPr>
              <w:tab/>
            </w:r>
            <w:r w:rsidR="004A3396" w:rsidDel="00242593">
              <w:rPr>
                <w:webHidden/>
              </w:rPr>
              <w:delText>40</w:delText>
            </w:r>
          </w:del>
        </w:p>
        <w:p w14:paraId="3BE5415D" w14:textId="64A18397" w:rsidR="00262D6E" w:rsidDel="00242593" w:rsidRDefault="00262D6E">
          <w:pPr>
            <w:pStyle w:val="TOC2"/>
            <w:tabs>
              <w:tab w:val="left" w:pos="1540"/>
            </w:tabs>
            <w:rPr>
              <w:del w:id="341" w:author="An Tran, ACA (BUV)" w:date="2024-09-12T14:41:00Z" w16du:dateUtc="2024-09-12T07:41:00Z"/>
              <w:rFonts w:asciiTheme="minorHAnsi" w:eastAsiaTheme="minorEastAsia" w:hAnsiTheme="minorHAnsi" w:cstheme="minorBidi"/>
              <w:kern w:val="2"/>
              <w:lang w:eastAsia="en-US"/>
              <w14:ligatures w14:val="standardContextual"/>
            </w:rPr>
          </w:pPr>
          <w:del w:id="342" w:author="An Tran, ACA (BUV)" w:date="2024-09-12T14:41:00Z" w16du:dateUtc="2024-09-12T07:41:00Z">
            <w:r w:rsidRPr="00242593" w:rsidDel="00242593">
              <w:rPr>
                <w:rPrChange w:id="343" w:author="An Tran, ACA (BUV)" w:date="2024-09-12T14:41:00Z" w16du:dateUtc="2024-09-12T07:41:00Z">
                  <w:rPr>
                    <w:rStyle w:val="Hyperlink"/>
                    <w:bCs/>
                    <w:lang w:val="vi-VN"/>
                  </w:rPr>
                </w:rPrChange>
              </w:rPr>
              <w:delText>19.</w:delText>
            </w:r>
            <w:r w:rsidDel="00242593">
              <w:rPr>
                <w:rFonts w:asciiTheme="minorHAnsi" w:eastAsiaTheme="minorEastAsia" w:hAnsiTheme="minorHAnsi" w:cstheme="minorBidi"/>
                <w:kern w:val="2"/>
                <w:lang w:eastAsia="en-US"/>
                <w14:ligatures w14:val="standardContextual"/>
              </w:rPr>
              <w:tab/>
            </w:r>
            <w:r w:rsidRPr="00242593" w:rsidDel="00242593">
              <w:rPr>
                <w:rPrChange w:id="344" w:author="An Tran, ACA (BUV)" w:date="2024-09-12T14:41:00Z" w16du:dateUtc="2024-09-12T07:41:00Z">
                  <w:rPr>
                    <w:rStyle w:val="Hyperlink"/>
                    <w:lang w:val="vi-VN"/>
                  </w:rPr>
                </w:rPrChange>
              </w:rPr>
              <w:delText xml:space="preserve">How can I obtain a confirmation letter? How long does the confirmation letter issuance process take? / </w:delText>
            </w:r>
            <w:r w:rsidRPr="00242593" w:rsidDel="00242593">
              <w:rPr>
                <w:rPrChange w:id="345" w:author="An Tran, ACA (BUV)" w:date="2024-09-12T14:41:00Z" w16du:dateUtc="2024-09-12T07:41:00Z">
                  <w:rPr>
                    <w:rStyle w:val="Hyperlink"/>
                    <w:i/>
                    <w:iCs/>
                    <w:lang w:val="vi-VN"/>
                  </w:rPr>
                </w:rPrChange>
              </w:rPr>
              <w:delText>Làm thế nào để tôi có thể nhận được thư xác nhận sinh viên? Quy trình cấp thư xác nhận mất bao lâu?</w:delText>
            </w:r>
            <w:r w:rsidDel="00242593">
              <w:rPr>
                <w:webHidden/>
              </w:rPr>
              <w:tab/>
            </w:r>
            <w:r w:rsidR="004A3396" w:rsidDel="00242593">
              <w:rPr>
                <w:webHidden/>
              </w:rPr>
              <w:delText>42</w:delText>
            </w:r>
          </w:del>
        </w:p>
        <w:p w14:paraId="65095218" w14:textId="712D6825" w:rsidR="00262D6E" w:rsidDel="00242593" w:rsidRDefault="00262D6E">
          <w:pPr>
            <w:pStyle w:val="TOC1"/>
            <w:rPr>
              <w:del w:id="346" w:author="An Tran, ACA (BUV)" w:date="2024-09-12T14:41:00Z" w16du:dateUtc="2024-09-12T07:41:00Z"/>
              <w:rFonts w:asciiTheme="minorHAnsi" w:eastAsiaTheme="minorEastAsia" w:hAnsiTheme="minorHAnsi" w:cstheme="minorBidi"/>
              <w:b w:val="0"/>
              <w:bCs w:val="0"/>
              <w:kern w:val="2"/>
              <w:lang w:eastAsia="en-US"/>
              <w14:ligatures w14:val="standardContextual"/>
            </w:rPr>
          </w:pPr>
          <w:del w:id="347" w:author="An Tran, ACA (BUV)" w:date="2024-09-12T14:41:00Z" w16du:dateUtc="2024-09-12T07:41:00Z">
            <w:r w:rsidRPr="00242593" w:rsidDel="00242593">
              <w:rPr>
                <w:rPrChange w:id="348" w:author="An Tran, ACA (BUV)" w:date="2024-09-12T14:41:00Z" w16du:dateUtc="2024-09-12T07:41:00Z">
                  <w:rPr>
                    <w:rStyle w:val="Hyperlink"/>
                    <w:rFonts w:ascii="iCiel Avenir LT Std 35 Light" w:hAnsi="iCiel Avenir LT Std 35 Light"/>
                    <w:lang w:val="vi-VN"/>
                  </w:rPr>
                </w:rPrChange>
              </w:rPr>
              <w:delText>II.</w:delText>
            </w:r>
            <w:r w:rsidDel="00242593">
              <w:rPr>
                <w:rFonts w:asciiTheme="minorHAnsi" w:eastAsiaTheme="minorEastAsia" w:hAnsiTheme="minorHAnsi" w:cstheme="minorBidi"/>
                <w:b w:val="0"/>
                <w:bCs w:val="0"/>
                <w:kern w:val="2"/>
                <w:lang w:eastAsia="en-US"/>
                <w14:ligatures w14:val="standardContextual"/>
              </w:rPr>
              <w:tab/>
            </w:r>
            <w:r w:rsidRPr="00242593" w:rsidDel="00242593">
              <w:rPr>
                <w:rPrChange w:id="349" w:author="An Tran, ACA (BUV)" w:date="2024-09-12T14:41:00Z" w16du:dateUtc="2024-09-12T07:41:00Z">
                  <w:rPr>
                    <w:rStyle w:val="Hyperlink"/>
                    <w:rFonts w:ascii="iCiel Avenir LT Std 35 Light" w:hAnsi="iCiel Avenir LT Std 35 Light"/>
                    <w:lang w:val="vi-VN"/>
                  </w:rPr>
                </w:rPrChange>
              </w:rPr>
              <w:delText>BUS SERVICE</w:delText>
            </w:r>
            <w:r w:rsidDel="00242593">
              <w:rPr>
                <w:webHidden/>
              </w:rPr>
              <w:tab/>
            </w:r>
            <w:r w:rsidR="004A3396" w:rsidDel="00242593">
              <w:rPr>
                <w:webHidden/>
              </w:rPr>
              <w:delText>43</w:delText>
            </w:r>
          </w:del>
        </w:p>
        <w:p w14:paraId="319F3D3C" w14:textId="1F9D2C6F" w:rsidR="00262D6E" w:rsidDel="00242593" w:rsidRDefault="00262D6E">
          <w:pPr>
            <w:pStyle w:val="TOC2"/>
            <w:tabs>
              <w:tab w:val="left" w:pos="1540"/>
            </w:tabs>
            <w:rPr>
              <w:del w:id="350" w:author="An Tran, ACA (BUV)" w:date="2024-09-12T14:41:00Z" w16du:dateUtc="2024-09-12T07:41:00Z"/>
              <w:rFonts w:asciiTheme="minorHAnsi" w:eastAsiaTheme="minorEastAsia" w:hAnsiTheme="minorHAnsi" w:cstheme="minorBidi"/>
              <w:kern w:val="2"/>
              <w:lang w:eastAsia="en-US"/>
              <w14:ligatures w14:val="standardContextual"/>
            </w:rPr>
          </w:pPr>
          <w:del w:id="351" w:author="An Tran, ACA (BUV)" w:date="2024-09-12T14:41:00Z" w16du:dateUtc="2024-09-12T07:41:00Z">
            <w:r w:rsidRPr="00242593" w:rsidDel="00242593">
              <w:rPr>
                <w:rPrChange w:id="352" w:author="An Tran, ACA (BUV)" w:date="2024-09-12T14:41:00Z" w16du:dateUtc="2024-09-12T07:41:00Z">
                  <w:rPr>
                    <w:rStyle w:val="Hyperlink"/>
                    <w:bCs/>
                    <w:lang w:val="vi-VN"/>
                  </w:rPr>
                </w:rPrChange>
              </w:rPr>
              <w:delText>1.</w:delText>
            </w:r>
            <w:r w:rsidDel="00242593">
              <w:rPr>
                <w:rFonts w:asciiTheme="minorHAnsi" w:eastAsiaTheme="minorEastAsia" w:hAnsiTheme="minorHAnsi" w:cstheme="minorBidi"/>
                <w:kern w:val="2"/>
                <w:lang w:eastAsia="en-US"/>
                <w14:ligatures w14:val="standardContextual"/>
              </w:rPr>
              <w:tab/>
            </w:r>
            <w:r w:rsidRPr="00242593" w:rsidDel="00242593">
              <w:rPr>
                <w:rPrChange w:id="353" w:author="An Tran, ACA (BUV)" w:date="2024-09-12T14:41:00Z" w16du:dateUtc="2024-09-12T07:41:00Z">
                  <w:rPr>
                    <w:rStyle w:val="Hyperlink"/>
                    <w:lang w:val="vi-VN"/>
                  </w:rPr>
                </w:rPrChange>
              </w:rPr>
              <w:delText>Can we have information about BUV bus services and how students get to school? Do we have to register when using buses? / Tôi muốn biết thêm thông tin về dịch vụ xe buýt của BUV. Sinh viên có phải đăng ký để sử dụng dịch vụ này hay không?</w:delText>
            </w:r>
            <w:r w:rsidDel="00242593">
              <w:rPr>
                <w:webHidden/>
              </w:rPr>
              <w:tab/>
            </w:r>
            <w:r w:rsidR="004A3396" w:rsidDel="00242593">
              <w:rPr>
                <w:webHidden/>
              </w:rPr>
              <w:delText>43</w:delText>
            </w:r>
          </w:del>
        </w:p>
        <w:p w14:paraId="44FCEA75" w14:textId="1C33276C" w:rsidR="00262D6E" w:rsidDel="00242593" w:rsidRDefault="00262D6E">
          <w:pPr>
            <w:pStyle w:val="TOC2"/>
            <w:tabs>
              <w:tab w:val="left" w:pos="1540"/>
            </w:tabs>
            <w:rPr>
              <w:del w:id="354" w:author="An Tran, ACA (BUV)" w:date="2024-09-12T14:41:00Z" w16du:dateUtc="2024-09-12T07:41:00Z"/>
              <w:rFonts w:asciiTheme="minorHAnsi" w:eastAsiaTheme="minorEastAsia" w:hAnsiTheme="minorHAnsi" w:cstheme="minorBidi"/>
              <w:kern w:val="2"/>
              <w:lang w:eastAsia="en-US"/>
              <w14:ligatures w14:val="standardContextual"/>
            </w:rPr>
          </w:pPr>
          <w:del w:id="355" w:author="An Tran, ACA (BUV)" w:date="2024-09-12T14:41:00Z" w16du:dateUtc="2024-09-12T07:41:00Z">
            <w:r w:rsidRPr="00242593" w:rsidDel="00242593">
              <w:rPr>
                <w:rPrChange w:id="356" w:author="An Tran, ACA (BUV)" w:date="2024-09-12T14:41:00Z" w16du:dateUtc="2024-09-12T07:41:00Z">
                  <w:rPr>
                    <w:rStyle w:val="Hyperlink"/>
                    <w:bCs/>
                    <w:lang w:val="vi-VN"/>
                  </w:rPr>
                </w:rPrChange>
              </w:rPr>
              <w:delText>2.</w:delText>
            </w:r>
            <w:r w:rsidDel="00242593">
              <w:rPr>
                <w:rFonts w:asciiTheme="minorHAnsi" w:eastAsiaTheme="minorEastAsia" w:hAnsiTheme="minorHAnsi" w:cstheme="minorBidi"/>
                <w:kern w:val="2"/>
                <w:lang w:eastAsia="en-US"/>
                <w14:ligatures w14:val="standardContextual"/>
              </w:rPr>
              <w:tab/>
            </w:r>
            <w:r w:rsidRPr="00242593" w:rsidDel="00242593">
              <w:rPr>
                <w:rPrChange w:id="357" w:author="An Tran, ACA (BUV)" w:date="2024-09-12T14:41:00Z" w16du:dateUtc="2024-09-12T07:41:00Z">
                  <w:rPr>
                    <w:rStyle w:val="Hyperlink"/>
                    <w:lang w:val="vi-VN"/>
                  </w:rPr>
                </w:rPrChange>
              </w:rPr>
              <w:delText>How can I receive bus schedule? / Làm thế nào để tôi có thể nhận được lịch xe bus.</w:delText>
            </w:r>
            <w:r w:rsidDel="00242593">
              <w:rPr>
                <w:webHidden/>
              </w:rPr>
              <w:tab/>
            </w:r>
            <w:r w:rsidR="004A3396" w:rsidDel="00242593">
              <w:rPr>
                <w:webHidden/>
              </w:rPr>
              <w:delText>43</w:delText>
            </w:r>
          </w:del>
        </w:p>
        <w:p w14:paraId="35BB652B" w14:textId="352E5149" w:rsidR="00262D6E" w:rsidDel="00242593" w:rsidRDefault="00262D6E">
          <w:pPr>
            <w:pStyle w:val="TOC2"/>
            <w:tabs>
              <w:tab w:val="left" w:pos="1540"/>
            </w:tabs>
            <w:rPr>
              <w:del w:id="358" w:author="An Tran, ACA (BUV)" w:date="2024-09-12T14:41:00Z" w16du:dateUtc="2024-09-12T07:41:00Z"/>
              <w:rFonts w:asciiTheme="minorHAnsi" w:eastAsiaTheme="minorEastAsia" w:hAnsiTheme="minorHAnsi" w:cstheme="minorBidi"/>
              <w:kern w:val="2"/>
              <w:lang w:eastAsia="en-US"/>
              <w14:ligatures w14:val="standardContextual"/>
            </w:rPr>
          </w:pPr>
          <w:del w:id="359" w:author="An Tran, ACA (BUV)" w:date="2024-09-12T14:41:00Z" w16du:dateUtc="2024-09-12T07:41:00Z">
            <w:r w:rsidRPr="00242593" w:rsidDel="00242593">
              <w:rPr>
                <w:rPrChange w:id="360" w:author="An Tran, ACA (BUV)" w:date="2024-09-12T14:41:00Z" w16du:dateUtc="2024-09-12T07:41:00Z">
                  <w:rPr>
                    <w:rStyle w:val="Hyperlink"/>
                    <w:bCs/>
                    <w:lang w:val="vi-VN"/>
                  </w:rPr>
                </w:rPrChange>
              </w:rPr>
              <w:delText>3.</w:delText>
            </w:r>
            <w:r w:rsidDel="00242593">
              <w:rPr>
                <w:rFonts w:asciiTheme="minorHAnsi" w:eastAsiaTheme="minorEastAsia" w:hAnsiTheme="minorHAnsi" w:cstheme="minorBidi"/>
                <w:kern w:val="2"/>
                <w:lang w:eastAsia="en-US"/>
                <w14:ligatures w14:val="standardContextual"/>
              </w:rPr>
              <w:tab/>
            </w:r>
            <w:r w:rsidRPr="00242593" w:rsidDel="00242593">
              <w:rPr>
                <w:rPrChange w:id="361" w:author="An Tran, ACA (BUV)" w:date="2024-09-12T14:41:00Z" w16du:dateUtc="2024-09-12T07:41:00Z">
                  <w:rPr>
                    <w:rStyle w:val="Hyperlink"/>
                    <w:lang w:val="vi-VN"/>
                  </w:rPr>
                </w:rPrChange>
              </w:rPr>
              <w:delText>What should students do if the bus does not arrive on time at the pick-up point? / Sinh viên cần làm gì nếu xe buýt không đến đúng giờ tại điểm đón?</w:delText>
            </w:r>
            <w:r w:rsidDel="00242593">
              <w:rPr>
                <w:webHidden/>
              </w:rPr>
              <w:tab/>
            </w:r>
            <w:r w:rsidR="004A3396" w:rsidDel="00242593">
              <w:rPr>
                <w:webHidden/>
              </w:rPr>
              <w:delText>44</w:delText>
            </w:r>
          </w:del>
        </w:p>
        <w:p w14:paraId="7124F437" w14:textId="661D557C" w:rsidR="00262D6E" w:rsidDel="00242593" w:rsidRDefault="00262D6E">
          <w:pPr>
            <w:pStyle w:val="TOC2"/>
            <w:tabs>
              <w:tab w:val="left" w:pos="1540"/>
            </w:tabs>
            <w:rPr>
              <w:del w:id="362" w:author="An Tran, ACA (BUV)" w:date="2024-09-12T14:41:00Z" w16du:dateUtc="2024-09-12T07:41:00Z"/>
              <w:rFonts w:asciiTheme="minorHAnsi" w:eastAsiaTheme="minorEastAsia" w:hAnsiTheme="minorHAnsi" w:cstheme="minorBidi"/>
              <w:kern w:val="2"/>
              <w:lang w:eastAsia="en-US"/>
              <w14:ligatures w14:val="standardContextual"/>
            </w:rPr>
          </w:pPr>
          <w:del w:id="363" w:author="An Tran, ACA (BUV)" w:date="2024-09-12T14:41:00Z" w16du:dateUtc="2024-09-12T07:41:00Z">
            <w:r w:rsidRPr="00242593" w:rsidDel="00242593">
              <w:rPr>
                <w:rPrChange w:id="364" w:author="An Tran, ACA (BUV)" w:date="2024-09-12T14:41:00Z" w16du:dateUtc="2024-09-12T07:41:00Z">
                  <w:rPr>
                    <w:rStyle w:val="Hyperlink"/>
                    <w:bCs/>
                    <w:lang w:val="vi-VN"/>
                  </w:rPr>
                </w:rPrChange>
              </w:rPr>
              <w:delText>4.</w:delText>
            </w:r>
            <w:r w:rsidDel="00242593">
              <w:rPr>
                <w:rFonts w:asciiTheme="minorHAnsi" w:eastAsiaTheme="minorEastAsia" w:hAnsiTheme="minorHAnsi" w:cstheme="minorBidi"/>
                <w:kern w:val="2"/>
                <w:lang w:eastAsia="en-US"/>
                <w14:ligatures w14:val="standardContextual"/>
              </w:rPr>
              <w:tab/>
            </w:r>
            <w:r w:rsidRPr="00242593" w:rsidDel="00242593">
              <w:rPr>
                <w:rPrChange w:id="365" w:author="An Tran, ACA (BUV)" w:date="2024-09-12T14:41:00Z" w16du:dateUtc="2024-09-12T07:41:00Z">
                  <w:rPr>
                    <w:rStyle w:val="Hyperlink"/>
                    <w:lang w:val="vi-VN"/>
                  </w:rPr>
                </w:rPrChange>
              </w:rPr>
              <w:delText>Can BUV adjust the bus schedule to suit the student's classes? / Nhà trường có thể điều chỉnh lịch trình xe buýt theo lịch học của sinh viên?</w:delText>
            </w:r>
            <w:r w:rsidDel="00242593">
              <w:rPr>
                <w:webHidden/>
              </w:rPr>
              <w:tab/>
            </w:r>
            <w:r w:rsidR="004A3396" w:rsidDel="00242593">
              <w:rPr>
                <w:webHidden/>
              </w:rPr>
              <w:delText>45</w:delText>
            </w:r>
          </w:del>
        </w:p>
        <w:p w14:paraId="31B9DAC4" w14:textId="5AF4157E" w:rsidR="00262D6E" w:rsidDel="00242593" w:rsidRDefault="00262D6E">
          <w:pPr>
            <w:pStyle w:val="TOC2"/>
            <w:tabs>
              <w:tab w:val="left" w:pos="1540"/>
            </w:tabs>
            <w:rPr>
              <w:del w:id="366" w:author="An Tran, ACA (BUV)" w:date="2024-09-12T14:41:00Z" w16du:dateUtc="2024-09-12T07:41:00Z"/>
              <w:rFonts w:asciiTheme="minorHAnsi" w:eastAsiaTheme="minorEastAsia" w:hAnsiTheme="minorHAnsi" w:cstheme="minorBidi"/>
              <w:kern w:val="2"/>
              <w:lang w:eastAsia="en-US"/>
              <w14:ligatures w14:val="standardContextual"/>
            </w:rPr>
          </w:pPr>
          <w:del w:id="367" w:author="An Tran, ACA (BUV)" w:date="2024-09-12T14:41:00Z" w16du:dateUtc="2024-09-12T07:41:00Z">
            <w:r w:rsidRPr="00242593" w:rsidDel="00242593">
              <w:rPr>
                <w:rPrChange w:id="368" w:author="An Tran, ACA (BUV)" w:date="2024-09-12T14:41:00Z" w16du:dateUtc="2024-09-12T07:41:00Z">
                  <w:rPr>
                    <w:rStyle w:val="Hyperlink"/>
                    <w:bCs/>
                    <w:lang w:val="vi-VN"/>
                  </w:rPr>
                </w:rPrChange>
              </w:rPr>
              <w:delText>5.</w:delText>
            </w:r>
            <w:r w:rsidDel="00242593">
              <w:rPr>
                <w:rFonts w:asciiTheme="minorHAnsi" w:eastAsiaTheme="minorEastAsia" w:hAnsiTheme="minorHAnsi" w:cstheme="minorBidi"/>
                <w:kern w:val="2"/>
                <w:lang w:eastAsia="en-US"/>
                <w14:ligatures w14:val="standardContextual"/>
              </w:rPr>
              <w:tab/>
            </w:r>
            <w:r w:rsidRPr="00242593" w:rsidDel="00242593">
              <w:rPr>
                <w:rPrChange w:id="369" w:author="An Tran, ACA (BUV)" w:date="2024-09-12T14:41:00Z" w16du:dateUtc="2024-09-12T07:41:00Z">
                  <w:rPr>
                    <w:rStyle w:val="Hyperlink"/>
                    <w:lang w:val="vi-VN"/>
                  </w:rPr>
                </w:rPrChange>
              </w:rPr>
              <w:delText>What should I do in the event of “inclement weather”? / Tôi nên làm gì khi gặp phải thời tiết khác nghiệt khi đứng chờ xe buýt.</w:delText>
            </w:r>
            <w:r w:rsidDel="00242593">
              <w:rPr>
                <w:webHidden/>
              </w:rPr>
              <w:tab/>
            </w:r>
            <w:r w:rsidR="004A3396" w:rsidDel="00242593">
              <w:rPr>
                <w:webHidden/>
              </w:rPr>
              <w:delText>46</w:delText>
            </w:r>
          </w:del>
        </w:p>
        <w:p w14:paraId="420A638D" w14:textId="463CCD1D" w:rsidR="00262D6E" w:rsidDel="00242593" w:rsidRDefault="00262D6E">
          <w:pPr>
            <w:pStyle w:val="TOC2"/>
            <w:tabs>
              <w:tab w:val="left" w:pos="1540"/>
            </w:tabs>
            <w:rPr>
              <w:del w:id="370" w:author="An Tran, ACA (BUV)" w:date="2024-09-12T14:41:00Z" w16du:dateUtc="2024-09-12T07:41:00Z"/>
              <w:rFonts w:asciiTheme="minorHAnsi" w:eastAsiaTheme="minorEastAsia" w:hAnsiTheme="minorHAnsi" w:cstheme="minorBidi"/>
              <w:kern w:val="2"/>
              <w:lang w:eastAsia="en-US"/>
              <w14:ligatures w14:val="standardContextual"/>
            </w:rPr>
          </w:pPr>
          <w:del w:id="371" w:author="An Tran, ACA (BUV)" w:date="2024-09-12T14:41:00Z" w16du:dateUtc="2024-09-12T07:41:00Z">
            <w:r w:rsidRPr="00242593" w:rsidDel="00242593">
              <w:rPr>
                <w:rPrChange w:id="372" w:author="An Tran, ACA (BUV)" w:date="2024-09-12T14:41:00Z" w16du:dateUtc="2024-09-12T07:41:00Z">
                  <w:rPr>
                    <w:rStyle w:val="Hyperlink"/>
                    <w:bCs/>
                    <w:lang w:val="vi-VN"/>
                  </w:rPr>
                </w:rPrChange>
              </w:rPr>
              <w:delText>6.</w:delText>
            </w:r>
            <w:r w:rsidDel="00242593">
              <w:rPr>
                <w:rFonts w:asciiTheme="minorHAnsi" w:eastAsiaTheme="minorEastAsia" w:hAnsiTheme="minorHAnsi" w:cstheme="minorBidi"/>
                <w:kern w:val="2"/>
                <w:lang w:eastAsia="en-US"/>
                <w14:ligatures w14:val="standardContextual"/>
              </w:rPr>
              <w:tab/>
            </w:r>
            <w:r w:rsidRPr="00242593" w:rsidDel="00242593">
              <w:rPr>
                <w:rPrChange w:id="373" w:author="An Tran, ACA (BUV)" w:date="2024-09-12T14:41:00Z" w16du:dateUtc="2024-09-12T07:41:00Z">
                  <w:rPr>
                    <w:rStyle w:val="Hyperlink"/>
                    <w:lang w:val="vi-VN"/>
                  </w:rPr>
                </w:rPrChange>
              </w:rPr>
              <w:delText>If I have left an item on the bus, how do I get it returned? / Nếu tôi để quên đồ trên xe buýt, làm sao để có thể lấy lại?</w:delText>
            </w:r>
            <w:r w:rsidDel="00242593">
              <w:rPr>
                <w:webHidden/>
              </w:rPr>
              <w:tab/>
            </w:r>
            <w:r w:rsidR="004A3396" w:rsidDel="00242593">
              <w:rPr>
                <w:webHidden/>
              </w:rPr>
              <w:delText>47</w:delText>
            </w:r>
          </w:del>
        </w:p>
        <w:p w14:paraId="2399E39A" w14:textId="761F9F51" w:rsidR="00262D6E" w:rsidDel="00242593" w:rsidRDefault="00262D6E">
          <w:pPr>
            <w:pStyle w:val="TOC1"/>
            <w:rPr>
              <w:del w:id="374" w:author="An Tran, ACA (BUV)" w:date="2024-09-12T14:41:00Z" w16du:dateUtc="2024-09-12T07:41:00Z"/>
              <w:rFonts w:asciiTheme="minorHAnsi" w:eastAsiaTheme="minorEastAsia" w:hAnsiTheme="minorHAnsi" w:cstheme="minorBidi"/>
              <w:b w:val="0"/>
              <w:bCs w:val="0"/>
              <w:kern w:val="2"/>
              <w:lang w:eastAsia="en-US"/>
              <w14:ligatures w14:val="standardContextual"/>
            </w:rPr>
          </w:pPr>
          <w:del w:id="375" w:author="An Tran, ACA (BUV)" w:date="2024-09-12T14:41:00Z" w16du:dateUtc="2024-09-12T07:41:00Z">
            <w:r w:rsidRPr="00242593" w:rsidDel="00242593">
              <w:rPr>
                <w:rPrChange w:id="376" w:author="An Tran, ACA (BUV)" w:date="2024-09-12T14:41:00Z" w16du:dateUtc="2024-09-12T07:41:00Z">
                  <w:rPr>
                    <w:rStyle w:val="Hyperlink"/>
                    <w:rFonts w:ascii="iCiel Avenir LT Std 35 Light" w:hAnsi="iCiel Avenir LT Std 35 Light"/>
                    <w:lang w:val="vi-VN"/>
                  </w:rPr>
                </w:rPrChange>
              </w:rPr>
              <w:delText>III.</w:delText>
            </w:r>
            <w:r w:rsidDel="00242593">
              <w:rPr>
                <w:rFonts w:asciiTheme="minorHAnsi" w:eastAsiaTheme="minorEastAsia" w:hAnsiTheme="minorHAnsi" w:cstheme="minorBidi"/>
                <w:b w:val="0"/>
                <w:bCs w:val="0"/>
                <w:kern w:val="2"/>
                <w:lang w:eastAsia="en-US"/>
                <w14:ligatures w14:val="standardContextual"/>
              </w:rPr>
              <w:tab/>
            </w:r>
            <w:r w:rsidRPr="00242593" w:rsidDel="00242593">
              <w:rPr>
                <w:rPrChange w:id="377" w:author="An Tran, ACA (BUV)" w:date="2024-09-12T14:41:00Z" w16du:dateUtc="2024-09-12T07:41:00Z">
                  <w:rPr>
                    <w:rStyle w:val="Hyperlink"/>
                    <w:rFonts w:ascii="iCiel Avenir LT Std 35 Light" w:hAnsi="iCiel Avenir LT Std 35 Light"/>
                    <w:lang w:val="vi-VN"/>
                  </w:rPr>
                </w:rPrChange>
              </w:rPr>
              <w:delText>REGISTRY</w:delText>
            </w:r>
            <w:r w:rsidDel="00242593">
              <w:rPr>
                <w:webHidden/>
              </w:rPr>
              <w:tab/>
            </w:r>
            <w:r w:rsidR="004A3396" w:rsidDel="00242593">
              <w:rPr>
                <w:webHidden/>
              </w:rPr>
              <w:delText>48</w:delText>
            </w:r>
          </w:del>
        </w:p>
        <w:p w14:paraId="61BD5A71" w14:textId="72D483E1" w:rsidR="00262D6E" w:rsidDel="00242593" w:rsidRDefault="00262D6E">
          <w:pPr>
            <w:pStyle w:val="TOC2"/>
            <w:tabs>
              <w:tab w:val="left" w:pos="1540"/>
            </w:tabs>
            <w:rPr>
              <w:del w:id="378" w:author="An Tran, ACA (BUV)" w:date="2024-09-12T14:41:00Z" w16du:dateUtc="2024-09-12T07:41:00Z"/>
              <w:rFonts w:asciiTheme="minorHAnsi" w:eastAsiaTheme="minorEastAsia" w:hAnsiTheme="minorHAnsi" w:cstheme="minorBidi"/>
              <w:kern w:val="2"/>
              <w:lang w:eastAsia="en-US"/>
              <w14:ligatures w14:val="standardContextual"/>
            </w:rPr>
          </w:pPr>
          <w:del w:id="379" w:author="An Tran, ACA (BUV)" w:date="2024-09-12T14:41:00Z" w16du:dateUtc="2024-09-12T07:41:00Z">
            <w:r w:rsidRPr="00242593" w:rsidDel="00242593">
              <w:rPr>
                <w:rPrChange w:id="380" w:author="An Tran, ACA (BUV)" w:date="2024-09-12T14:41:00Z" w16du:dateUtc="2024-09-12T07:41:00Z">
                  <w:rPr>
                    <w:rStyle w:val="Hyperlink"/>
                    <w:bCs/>
                    <w:lang w:val="vi-VN"/>
                  </w:rPr>
                </w:rPrChange>
              </w:rPr>
              <w:delText>1.</w:delText>
            </w:r>
            <w:r w:rsidDel="00242593">
              <w:rPr>
                <w:rFonts w:asciiTheme="minorHAnsi" w:eastAsiaTheme="minorEastAsia" w:hAnsiTheme="minorHAnsi" w:cstheme="minorBidi"/>
                <w:kern w:val="2"/>
                <w:lang w:eastAsia="en-US"/>
                <w14:ligatures w14:val="standardContextual"/>
              </w:rPr>
              <w:tab/>
            </w:r>
            <w:r w:rsidRPr="00242593" w:rsidDel="00242593">
              <w:rPr>
                <w:rPrChange w:id="381" w:author="An Tran, ACA (BUV)" w:date="2024-09-12T14:41:00Z" w16du:dateUtc="2024-09-12T07:41:00Z">
                  <w:rPr>
                    <w:rStyle w:val="Hyperlink"/>
                    <w:lang w:val="vi-VN"/>
                  </w:rPr>
                </w:rPrChange>
              </w:rPr>
              <w:delText>When &amp; how can I receive student’s result this semester? / Khi nào sinh viên có kết quả học kì này và có thể xem kết quả đó ở đâu?</w:delText>
            </w:r>
            <w:r w:rsidDel="00242593">
              <w:rPr>
                <w:webHidden/>
              </w:rPr>
              <w:tab/>
            </w:r>
            <w:r w:rsidR="004A3396" w:rsidDel="00242593">
              <w:rPr>
                <w:webHidden/>
              </w:rPr>
              <w:delText>48</w:delText>
            </w:r>
          </w:del>
        </w:p>
        <w:p w14:paraId="3843968A" w14:textId="1AF999C8" w:rsidR="00262D6E" w:rsidDel="00242593" w:rsidRDefault="00262D6E">
          <w:pPr>
            <w:pStyle w:val="TOC2"/>
            <w:tabs>
              <w:tab w:val="left" w:pos="1540"/>
            </w:tabs>
            <w:rPr>
              <w:del w:id="382" w:author="An Tran, ACA (BUV)" w:date="2024-09-12T14:41:00Z" w16du:dateUtc="2024-09-12T07:41:00Z"/>
              <w:rFonts w:asciiTheme="minorHAnsi" w:eastAsiaTheme="minorEastAsia" w:hAnsiTheme="minorHAnsi" w:cstheme="minorBidi"/>
              <w:kern w:val="2"/>
              <w:lang w:eastAsia="en-US"/>
              <w14:ligatures w14:val="standardContextual"/>
            </w:rPr>
          </w:pPr>
          <w:del w:id="383" w:author="An Tran, ACA (BUV)" w:date="2024-09-12T14:41:00Z" w16du:dateUtc="2024-09-12T07:41:00Z">
            <w:r w:rsidRPr="00242593" w:rsidDel="00242593">
              <w:rPr>
                <w:rPrChange w:id="384" w:author="An Tran, ACA (BUV)" w:date="2024-09-12T14:41:00Z" w16du:dateUtc="2024-09-12T07:41:00Z">
                  <w:rPr>
                    <w:rStyle w:val="Hyperlink"/>
                    <w:bCs/>
                    <w:lang w:val="vi-VN"/>
                  </w:rPr>
                </w:rPrChange>
              </w:rPr>
              <w:delText>2.</w:delText>
            </w:r>
            <w:r w:rsidDel="00242593">
              <w:rPr>
                <w:rFonts w:asciiTheme="minorHAnsi" w:eastAsiaTheme="minorEastAsia" w:hAnsiTheme="minorHAnsi" w:cstheme="minorBidi"/>
                <w:kern w:val="2"/>
                <w:lang w:eastAsia="en-US"/>
                <w14:ligatures w14:val="standardContextual"/>
              </w:rPr>
              <w:tab/>
            </w:r>
            <w:r w:rsidRPr="00242593" w:rsidDel="00242593">
              <w:rPr>
                <w:rPrChange w:id="385" w:author="An Tran, ACA (BUV)" w:date="2024-09-12T14:41:00Z" w16du:dateUtc="2024-09-12T07:41:00Z">
                  <w:rPr>
                    <w:rStyle w:val="Hyperlink"/>
                    <w:lang w:val="vi-VN"/>
                  </w:rPr>
                </w:rPrChange>
              </w:rPr>
              <w:delText xml:space="preserve">Can the undergraduate students request an official transcript?/ </w:delText>
            </w:r>
            <w:r w:rsidRPr="00242593" w:rsidDel="00242593">
              <w:rPr>
                <w:rPrChange w:id="386" w:author="An Tran, ACA (BUV)" w:date="2024-09-12T14:41:00Z" w16du:dateUtc="2024-09-12T07:41:00Z">
                  <w:rPr>
                    <w:rStyle w:val="Hyperlink"/>
                    <w:i/>
                    <w:iCs/>
                    <w:lang w:val="vi-VN"/>
                  </w:rPr>
                </w:rPrChange>
              </w:rPr>
              <w:delText>Sinh viên chưa tốt nghiệp có thể xin cấp bảng điểm chính thức không?</w:delText>
            </w:r>
            <w:r w:rsidDel="00242593">
              <w:rPr>
                <w:webHidden/>
              </w:rPr>
              <w:tab/>
            </w:r>
            <w:r w:rsidR="004A3396" w:rsidDel="00242593">
              <w:rPr>
                <w:webHidden/>
              </w:rPr>
              <w:delText>49</w:delText>
            </w:r>
          </w:del>
        </w:p>
        <w:p w14:paraId="13F2FEC8" w14:textId="7F4ECE93" w:rsidR="00262D6E" w:rsidDel="00242593" w:rsidRDefault="00262D6E">
          <w:pPr>
            <w:pStyle w:val="TOC2"/>
            <w:tabs>
              <w:tab w:val="left" w:pos="1540"/>
            </w:tabs>
            <w:rPr>
              <w:del w:id="387" w:author="An Tran, ACA (BUV)" w:date="2024-09-12T14:41:00Z" w16du:dateUtc="2024-09-12T07:41:00Z"/>
              <w:rFonts w:asciiTheme="minorHAnsi" w:eastAsiaTheme="minorEastAsia" w:hAnsiTheme="minorHAnsi" w:cstheme="minorBidi"/>
              <w:kern w:val="2"/>
              <w:lang w:eastAsia="en-US"/>
              <w14:ligatures w14:val="standardContextual"/>
            </w:rPr>
          </w:pPr>
          <w:del w:id="388" w:author="An Tran, ACA (BUV)" w:date="2024-09-12T14:41:00Z" w16du:dateUtc="2024-09-12T07:41:00Z">
            <w:r w:rsidRPr="00242593" w:rsidDel="00242593">
              <w:rPr>
                <w:rPrChange w:id="389" w:author="An Tran, ACA (BUV)" w:date="2024-09-12T14:41:00Z" w16du:dateUtc="2024-09-12T07:41:00Z">
                  <w:rPr>
                    <w:rStyle w:val="Hyperlink"/>
                    <w:bCs/>
                    <w:lang w:val="vi-VN"/>
                  </w:rPr>
                </w:rPrChange>
              </w:rPr>
              <w:delText>3.</w:delText>
            </w:r>
            <w:r w:rsidDel="00242593">
              <w:rPr>
                <w:rFonts w:asciiTheme="minorHAnsi" w:eastAsiaTheme="minorEastAsia" w:hAnsiTheme="minorHAnsi" w:cstheme="minorBidi"/>
                <w:kern w:val="2"/>
                <w:lang w:eastAsia="en-US"/>
                <w14:ligatures w14:val="standardContextual"/>
              </w:rPr>
              <w:tab/>
            </w:r>
            <w:r w:rsidRPr="00242593" w:rsidDel="00242593">
              <w:rPr>
                <w:rPrChange w:id="390" w:author="An Tran, ACA (BUV)" w:date="2024-09-12T14:41:00Z" w16du:dateUtc="2024-09-12T07:41:00Z">
                  <w:rPr>
                    <w:rStyle w:val="Hyperlink"/>
                    <w:lang w:val="vi-VN"/>
                  </w:rPr>
                </w:rPrChange>
              </w:rPr>
              <w:delText xml:space="preserve">How can I read and understand students’ transcript? / </w:delText>
            </w:r>
            <w:r w:rsidRPr="00242593" w:rsidDel="00242593">
              <w:rPr>
                <w:rPrChange w:id="391" w:author="An Tran, ACA (BUV)" w:date="2024-09-12T14:41:00Z" w16du:dateUtc="2024-09-12T07:41:00Z">
                  <w:rPr>
                    <w:rStyle w:val="Hyperlink"/>
                    <w:i/>
                    <w:iCs/>
                    <w:lang w:val="vi-VN"/>
                  </w:rPr>
                </w:rPrChange>
              </w:rPr>
              <w:delText>Làm thế nào để đọc và hiểu bảng điểm của sinh viên?</w:delText>
            </w:r>
            <w:r w:rsidDel="00242593">
              <w:rPr>
                <w:webHidden/>
              </w:rPr>
              <w:tab/>
            </w:r>
            <w:r w:rsidR="004A3396" w:rsidDel="00242593">
              <w:rPr>
                <w:webHidden/>
              </w:rPr>
              <w:delText>49</w:delText>
            </w:r>
          </w:del>
        </w:p>
        <w:p w14:paraId="6C24FF8B" w14:textId="54FC9CED" w:rsidR="00262D6E" w:rsidDel="00242593" w:rsidRDefault="00262D6E">
          <w:pPr>
            <w:pStyle w:val="TOC2"/>
            <w:tabs>
              <w:tab w:val="left" w:pos="1540"/>
            </w:tabs>
            <w:rPr>
              <w:del w:id="392" w:author="An Tran, ACA (BUV)" w:date="2024-09-12T14:41:00Z" w16du:dateUtc="2024-09-12T07:41:00Z"/>
              <w:rFonts w:asciiTheme="minorHAnsi" w:eastAsiaTheme="minorEastAsia" w:hAnsiTheme="minorHAnsi" w:cstheme="minorBidi"/>
              <w:kern w:val="2"/>
              <w:lang w:eastAsia="en-US"/>
              <w14:ligatures w14:val="standardContextual"/>
            </w:rPr>
          </w:pPr>
          <w:del w:id="393" w:author="An Tran, ACA (BUV)" w:date="2024-09-12T14:41:00Z" w16du:dateUtc="2024-09-12T07:41:00Z">
            <w:r w:rsidRPr="00242593" w:rsidDel="00242593">
              <w:rPr>
                <w:rPrChange w:id="394" w:author="An Tran, ACA (BUV)" w:date="2024-09-12T14:41:00Z" w16du:dateUtc="2024-09-12T07:41:00Z">
                  <w:rPr>
                    <w:rStyle w:val="Hyperlink"/>
                    <w:bCs/>
                    <w:lang w:val="vi-VN"/>
                  </w:rPr>
                </w:rPrChange>
              </w:rPr>
              <w:delText>4.</w:delText>
            </w:r>
            <w:r w:rsidDel="00242593">
              <w:rPr>
                <w:rFonts w:asciiTheme="minorHAnsi" w:eastAsiaTheme="minorEastAsia" w:hAnsiTheme="minorHAnsi" w:cstheme="minorBidi"/>
                <w:kern w:val="2"/>
                <w:lang w:eastAsia="en-US"/>
                <w14:ligatures w14:val="standardContextual"/>
              </w:rPr>
              <w:tab/>
            </w:r>
            <w:r w:rsidRPr="00242593" w:rsidDel="00242593">
              <w:rPr>
                <w:rPrChange w:id="395" w:author="An Tran, ACA (BUV)" w:date="2024-09-12T14:41:00Z" w16du:dateUtc="2024-09-12T07:41:00Z">
                  <w:rPr>
                    <w:rStyle w:val="Hyperlink"/>
                    <w:lang w:val="vi-VN"/>
                  </w:rPr>
                </w:rPrChange>
              </w:rPr>
              <w:delText xml:space="preserve">What is the progression condition at BUV? / </w:delText>
            </w:r>
            <w:r w:rsidRPr="00242593" w:rsidDel="00242593">
              <w:rPr>
                <w:rPrChange w:id="396" w:author="An Tran, ACA (BUV)" w:date="2024-09-12T14:41:00Z" w16du:dateUtc="2024-09-12T07:41:00Z">
                  <w:rPr>
                    <w:rStyle w:val="Hyperlink"/>
                    <w:i/>
                    <w:iCs/>
                    <w:lang w:val="vi-VN"/>
                  </w:rPr>
                </w:rPrChange>
              </w:rPr>
              <w:delText>Điều kiện được lên lớp ở BUV là gì?</w:delText>
            </w:r>
            <w:r w:rsidDel="00242593">
              <w:rPr>
                <w:webHidden/>
              </w:rPr>
              <w:tab/>
            </w:r>
            <w:r w:rsidR="004A3396" w:rsidDel="00242593">
              <w:rPr>
                <w:webHidden/>
              </w:rPr>
              <w:delText>50</w:delText>
            </w:r>
          </w:del>
        </w:p>
        <w:p w14:paraId="626C5CDF" w14:textId="5C261BFF" w:rsidR="00262D6E" w:rsidDel="00242593" w:rsidRDefault="00262D6E">
          <w:pPr>
            <w:pStyle w:val="TOC2"/>
            <w:tabs>
              <w:tab w:val="left" w:pos="1540"/>
            </w:tabs>
            <w:rPr>
              <w:del w:id="397" w:author="An Tran, ACA (BUV)" w:date="2024-09-12T14:41:00Z" w16du:dateUtc="2024-09-12T07:41:00Z"/>
              <w:rFonts w:asciiTheme="minorHAnsi" w:eastAsiaTheme="minorEastAsia" w:hAnsiTheme="minorHAnsi" w:cstheme="minorBidi"/>
              <w:kern w:val="2"/>
              <w:lang w:eastAsia="en-US"/>
              <w14:ligatures w14:val="standardContextual"/>
            </w:rPr>
          </w:pPr>
          <w:del w:id="398" w:author="An Tran, ACA (BUV)" w:date="2024-09-12T14:41:00Z" w16du:dateUtc="2024-09-12T07:41:00Z">
            <w:r w:rsidRPr="00242593" w:rsidDel="00242593">
              <w:rPr>
                <w:rPrChange w:id="399" w:author="An Tran, ACA (BUV)" w:date="2024-09-12T14:41:00Z" w16du:dateUtc="2024-09-12T07:41:00Z">
                  <w:rPr>
                    <w:rStyle w:val="Hyperlink"/>
                    <w:bCs/>
                    <w:lang w:val="vi-VN"/>
                  </w:rPr>
                </w:rPrChange>
              </w:rPr>
              <w:delText>5.</w:delText>
            </w:r>
            <w:r w:rsidDel="00242593">
              <w:rPr>
                <w:rFonts w:asciiTheme="minorHAnsi" w:eastAsiaTheme="minorEastAsia" w:hAnsiTheme="minorHAnsi" w:cstheme="minorBidi"/>
                <w:kern w:val="2"/>
                <w:lang w:eastAsia="en-US"/>
                <w14:ligatures w14:val="standardContextual"/>
              </w:rPr>
              <w:tab/>
            </w:r>
            <w:r w:rsidRPr="00242593" w:rsidDel="00242593">
              <w:rPr>
                <w:rPrChange w:id="400" w:author="An Tran, ACA (BUV)" w:date="2024-09-12T14:41:00Z" w16du:dateUtc="2024-09-12T07:41:00Z">
                  <w:rPr>
                    <w:rStyle w:val="Hyperlink"/>
                    <w:lang w:val="vi-VN"/>
                  </w:rPr>
                </w:rPrChange>
              </w:rPr>
              <w:delText xml:space="preserve">How are resits at BUV regulated and what would happen if student failed the resit(s)? How many resits can student attempt? / </w:delText>
            </w:r>
            <w:r w:rsidRPr="00242593" w:rsidDel="00242593">
              <w:rPr>
                <w:rPrChange w:id="401" w:author="An Tran, ACA (BUV)" w:date="2024-09-12T14:41:00Z" w16du:dateUtc="2024-09-12T07:41:00Z">
                  <w:rPr>
                    <w:rStyle w:val="Hyperlink"/>
                    <w:i/>
                    <w:iCs/>
                    <w:lang w:val="vi-VN"/>
                  </w:rPr>
                </w:rPrChange>
              </w:rPr>
              <w:delText>Quy định cho việc thi lại ở BUV như thế nào và nếu con tôi trượt bài thi lại thì chuyện gì sẽ xảy ra? Sinh viên có thể thi lại bao nhiêu lần?</w:delText>
            </w:r>
            <w:r w:rsidDel="00242593">
              <w:rPr>
                <w:webHidden/>
              </w:rPr>
              <w:tab/>
            </w:r>
            <w:r w:rsidR="004A3396" w:rsidDel="00242593">
              <w:rPr>
                <w:webHidden/>
              </w:rPr>
              <w:delText>50</w:delText>
            </w:r>
          </w:del>
        </w:p>
        <w:p w14:paraId="7233CE12" w14:textId="69B0B908" w:rsidR="00262D6E" w:rsidDel="00242593" w:rsidRDefault="00262D6E">
          <w:pPr>
            <w:pStyle w:val="TOC2"/>
            <w:tabs>
              <w:tab w:val="left" w:pos="1540"/>
            </w:tabs>
            <w:rPr>
              <w:del w:id="402" w:author="An Tran, ACA (BUV)" w:date="2024-09-12T14:41:00Z" w16du:dateUtc="2024-09-12T07:41:00Z"/>
              <w:rFonts w:asciiTheme="minorHAnsi" w:eastAsiaTheme="minorEastAsia" w:hAnsiTheme="minorHAnsi" w:cstheme="minorBidi"/>
              <w:kern w:val="2"/>
              <w:lang w:eastAsia="en-US"/>
              <w14:ligatures w14:val="standardContextual"/>
            </w:rPr>
          </w:pPr>
          <w:del w:id="403" w:author="An Tran, ACA (BUV)" w:date="2024-09-12T14:41:00Z" w16du:dateUtc="2024-09-12T07:41:00Z">
            <w:r w:rsidRPr="00242593" w:rsidDel="00242593">
              <w:rPr>
                <w:rPrChange w:id="404" w:author="An Tran, ACA (BUV)" w:date="2024-09-12T14:41:00Z" w16du:dateUtc="2024-09-12T07:41:00Z">
                  <w:rPr>
                    <w:rStyle w:val="Hyperlink"/>
                    <w:bCs/>
                    <w:lang w:val="vi-VN"/>
                  </w:rPr>
                </w:rPrChange>
              </w:rPr>
              <w:delText>6.</w:delText>
            </w:r>
            <w:r w:rsidDel="00242593">
              <w:rPr>
                <w:rFonts w:asciiTheme="minorHAnsi" w:eastAsiaTheme="minorEastAsia" w:hAnsiTheme="minorHAnsi" w:cstheme="minorBidi"/>
                <w:kern w:val="2"/>
                <w:lang w:eastAsia="en-US"/>
                <w14:ligatures w14:val="standardContextual"/>
              </w:rPr>
              <w:tab/>
            </w:r>
            <w:r w:rsidRPr="00242593" w:rsidDel="00242593">
              <w:rPr>
                <w:rPrChange w:id="405" w:author="An Tran, ACA (BUV)" w:date="2024-09-12T14:41:00Z" w16du:dateUtc="2024-09-12T07:41:00Z">
                  <w:rPr>
                    <w:rStyle w:val="Hyperlink"/>
                    <w:lang w:val="vi-VN"/>
                  </w:rPr>
                </w:rPrChange>
              </w:rPr>
              <w:delText xml:space="preserve">What if student fails a component in a 2-teaching-block module (eg. The Professional Toolkit)? Do they have to retake/resit the whole module? / </w:delText>
            </w:r>
            <w:r w:rsidRPr="00242593" w:rsidDel="00242593">
              <w:rPr>
                <w:rPrChange w:id="406" w:author="An Tran, ACA (BUV)" w:date="2024-09-12T14:41:00Z" w16du:dateUtc="2024-09-12T07:41:00Z">
                  <w:rPr>
                    <w:rStyle w:val="Hyperlink"/>
                    <w:i/>
                    <w:iCs/>
                    <w:lang w:val="vi-VN"/>
                  </w:rPr>
                </w:rPrChange>
              </w:rPr>
              <w:delText>Nếu sinh viên không đạt điểm đỗ cho một bài thành phần của một môn học trong 2 học kỳ (ví dụ: môn The Professional Toolkit) thì có phải học/thi lại cả môn không?</w:delText>
            </w:r>
            <w:r w:rsidDel="00242593">
              <w:rPr>
                <w:webHidden/>
              </w:rPr>
              <w:tab/>
            </w:r>
            <w:r w:rsidR="004A3396" w:rsidDel="00242593">
              <w:rPr>
                <w:webHidden/>
              </w:rPr>
              <w:delText>52</w:delText>
            </w:r>
          </w:del>
        </w:p>
        <w:p w14:paraId="48757A6E" w14:textId="426D6D70" w:rsidR="00262D6E" w:rsidDel="00242593" w:rsidRDefault="00262D6E">
          <w:pPr>
            <w:pStyle w:val="TOC2"/>
            <w:tabs>
              <w:tab w:val="left" w:pos="1540"/>
            </w:tabs>
            <w:rPr>
              <w:del w:id="407" w:author="An Tran, ACA (BUV)" w:date="2024-09-12T14:41:00Z" w16du:dateUtc="2024-09-12T07:41:00Z"/>
              <w:rFonts w:asciiTheme="minorHAnsi" w:eastAsiaTheme="minorEastAsia" w:hAnsiTheme="minorHAnsi" w:cstheme="minorBidi"/>
              <w:kern w:val="2"/>
              <w:lang w:eastAsia="en-US"/>
              <w14:ligatures w14:val="standardContextual"/>
            </w:rPr>
          </w:pPr>
          <w:del w:id="408" w:author="An Tran, ACA (BUV)" w:date="2024-09-12T14:41:00Z" w16du:dateUtc="2024-09-12T07:41:00Z">
            <w:r w:rsidRPr="00242593" w:rsidDel="00242593">
              <w:rPr>
                <w:rPrChange w:id="409" w:author="An Tran, ACA (BUV)" w:date="2024-09-12T14:41:00Z" w16du:dateUtc="2024-09-12T07:41:00Z">
                  <w:rPr>
                    <w:rStyle w:val="Hyperlink"/>
                    <w:bCs/>
                    <w:lang w:val="vi-VN"/>
                  </w:rPr>
                </w:rPrChange>
              </w:rPr>
              <w:delText>7.</w:delText>
            </w:r>
            <w:r w:rsidDel="00242593">
              <w:rPr>
                <w:rFonts w:asciiTheme="minorHAnsi" w:eastAsiaTheme="minorEastAsia" w:hAnsiTheme="minorHAnsi" w:cstheme="minorBidi"/>
                <w:kern w:val="2"/>
                <w:lang w:eastAsia="en-US"/>
                <w14:ligatures w14:val="standardContextual"/>
              </w:rPr>
              <w:tab/>
            </w:r>
            <w:r w:rsidRPr="00242593" w:rsidDel="00242593">
              <w:rPr>
                <w:rPrChange w:id="410" w:author="An Tran, ACA (BUV)" w:date="2024-09-12T14:41:00Z" w16du:dateUtc="2024-09-12T07:41:00Z">
                  <w:rPr>
                    <w:rStyle w:val="Hyperlink"/>
                    <w:lang w:val="vi-VN"/>
                  </w:rPr>
                </w:rPrChange>
              </w:rPr>
              <w:delText xml:space="preserve">How are retakes at BUV regulated? / </w:delText>
            </w:r>
            <w:r w:rsidRPr="00242593" w:rsidDel="00242593">
              <w:rPr>
                <w:rPrChange w:id="411" w:author="An Tran, ACA (BUV)" w:date="2024-09-12T14:41:00Z" w16du:dateUtc="2024-09-12T07:41:00Z">
                  <w:rPr>
                    <w:rStyle w:val="Hyperlink"/>
                    <w:i/>
                    <w:iCs/>
                    <w:lang w:val="vi-VN"/>
                  </w:rPr>
                </w:rPrChange>
              </w:rPr>
              <w:delText>Quy định học lại ở BUV như thế nào?</w:delText>
            </w:r>
            <w:r w:rsidDel="00242593">
              <w:rPr>
                <w:webHidden/>
              </w:rPr>
              <w:tab/>
            </w:r>
            <w:r w:rsidR="004A3396" w:rsidDel="00242593">
              <w:rPr>
                <w:webHidden/>
              </w:rPr>
              <w:delText>53</w:delText>
            </w:r>
          </w:del>
        </w:p>
        <w:p w14:paraId="5DE6AB65" w14:textId="05EB3DD1" w:rsidR="00262D6E" w:rsidDel="00242593" w:rsidRDefault="00262D6E">
          <w:pPr>
            <w:pStyle w:val="TOC2"/>
            <w:tabs>
              <w:tab w:val="left" w:pos="1540"/>
            </w:tabs>
            <w:rPr>
              <w:del w:id="412" w:author="An Tran, ACA (BUV)" w:date="2024-09-12T14:41:00Z" w16du:dateUtc="2024-09-12T07:41:00Z"/>
              <w:rFonts w:asciiTheme="minorHAnsi" w:eastAsiaTheme="minorEastAsia" w:hAnsiTheme="minorHAnsi" w:cstheme="minorBidi"/>
              <w:kern w:val="2"/>
              <w:lang w:eastAsia="en-US"/>
              <w14:ligatures w14:val="standardContextual"/>
            </w:rPr>
          </w:pPr>
          <w:del w:id="413" w:author="An Tran, ACA (BUV)" w:date="2024-09-12T14:41:00Z" w16du:dateUtc="2024-09-12T07:41:00Z">
            <w:r w:rsidRPr="00242593" w:rsidDel="00242593">
              <w:rPr>
                <w:rPrChange w:id="414" w:author="An Tran, ACA (BUV)" w:date="2024-09-12T14:41:00Z" w16du:dateUtc="2024-09-12T07:41:00Z">
                  <w:rPr>
                    <w:rStyle w:val="Hyperlink"/>
                    <w:bCs/>
                    <w:lang w:val="vi-VN"/>
                  </w:rPr>
                </w:rPrChange>
              </w:rPr>
              <w:delText>8.</w:delText>
            </w:r>
            <w:r w:rsidDel="00242593">
              <w:rPr>
                <w:rFonts w:asciiTheme="minorHAnsi" w:eastAsiaTheme="minorEastAsia" w:hAnsiTheme="minorHAnsi" w:cstheme="minorBidi"/>
                <w:kern w:val="2"/>
                <w:lang w:eastAsia="en-US"/>
                <w14:ligatures w14:val="standardContextual"/>
              </w:rPr>
              <w:tab/>
            </w:r>
            <w:r w:rsidRPr="00242593" w:rsidDel="00242593">
              <w:rPr>
                <w:rPrChange w:id="415" w:author="An Tran, ACA (BUV)" w:date="2024-09-12T14:41:00Z" w16du:dateUtc="2024-09-12T07:41:00Z">
                  <w:rPr>
                    <w:rStyle w:val="Hyperlink"/>
                    <w:lang w:val="vi-VN"/>
                  </w:rPr>
                </w:rPrChange>
              </w:rPr>
              <w:delText xml:space="preserve">What does it mean when student is in “can’t proceed” &amp; how will the tuition fee be settled during this period? / </w:delText>
            </w:r>
            <w:r w:rsidRPr="00242593" w:rsidDel="00242593">
              <w:rPr>
                <w:rPrChange w:id="416" w:author="An Tran, ACA (BUV)" w:date="2024-09-12T14:41:00Z" w16du:dateUtc="2024-09-12T07:41:00Z">
                  <w:rPr>
                    <w:rStyle w:val="Hyperlink"/>
                    <w:i/>
                    <w:iCs/>
                    <w:lang w:val="vi-VN"/>
                  </w:rPr>
                </w:rPrChange>
              </w:rPr>
              <w:delText>Sinh viên trong tình trạng “Không được lên lớp” nghĩa là sao và học phí của sinh viên trong tình trạng này sẽ thế nào?</w:delText>
            </w:r>
            <w:r w:rsidDel="00242593">
              <w:rPr>
                <w:webHidden/>
              </w:rPr>
              <w:tab/>
            </w:r>
            <w:r w:rsidR="004A3396" w:rsidDel="00242593">
              <w:rPr>
                <w:webHidden/>
              </w:rPr>
              <w:delText>54</w:delText>
            </w:r>
          </w:del>
        </w:p>
        <w:p w14:paraId="754A2EEF" w14:textId="13F38C02" w:rsidR="00262D6E" w:rsidDel="00242593" w:rsidRDefault="00262D6E">
          <w:pPr>
            <w:pStyle w:val="TOC2"/>
            <w:tabs>
              <w:tab w:val="left" w:pos="1540"/>
            </w:tabs>
            <w:rPr>
              <w:del w:id="417" w:author="An Tran, ACA (BUV)" w:date="2024-09-12T14:41:00Z" w16du:dateUtc="2024-09-12T07:41:00Z"/>
              <w:rFonts w:asciiTheme="minorHAnsi" w:eastAsiaTheme="minorEastAsia" w:hAnsiTheme="minorHAnsi" w:cstheme="minorBidi"/>
              <w:kern w:val="2"/>
              <w:lang w:eastAsia="en-US"/>
              <w14:ligatures w14:val="standardContextual"/>
            </w:rPr>
          </w:pPr>
          <w:del w:id="418" w:author="An Tran, ACA (BUV)" w:date="2024-09-12T14:41:00Z" w16du:dateUtc="2024-09-12T07:41:00Z">
            <w:r w:rsidRPr="00242593" w:rsidDel="00242593">
              <w:rPr>
                <w:rPrChange w:id="419" w:author="An Tran, ACA (BUV)" w:date="2024-09-12T14:41:00Z" w16du:dateUtc="2024-09-12T07:41:00Z">
                  <w:rPr>
                    <w:rStyle w:val="Hyperlink"/>
                    <w:bCs/>
                    <w:lang w:val="vi-VN"/>
                  </w:rPr>
                </w:rPrChange>
              </w:rPr>
              <w:delText>9.</w:delText>
            </w:r>
            <w:r w:rsidDel="00242593">
              <w:rPr>
                <w:rFonts w:asciiTheme="minorHAnsi" w:eastAsiaTheme="minorEastAsia" w:hAnsiTheme="minorHAnsi" w:cstheme="minorBidi"/>
                <w:kern w:val="2"/>
                <w:lang w:eastAsia="en-US"/>
                <w14:ligatures w14:val="standardContextual"/>
              </w:rPr>
              <w:tab/>
            </w:r>
            <w:r w:rsidRPr="00242593" w:rsidDel="00242593">
              <w:rPr>
                <w:rPrChange w:id="420" w:author="An Tran, ACA (BUV)" w:date="2024-09-12T14:41:00Z" w16du:dateUtc="2024-09-12T07:41:00Z">
                  <w:rPr>
                    <w:rStyle w:val="Hyperlink"/>
                    <w:lang w:val="vi-VN"/>
                  </w:rPr>
                </w:rPrChange>
              </w:rPr>
              <w:delText>How can students maintain their scholarship/bursary? If students fail any modules, how’s that going to affect their scholarship? /</w:delText>
            </w:r>
            <w:r w:rsidRPr="00242593" w:rsidDel="00242593">
              <w:rPr>
                <w:rPrChange w:id="421" w:author="An Tran, ACA (BUV)" w:date="2024-09-12T14:41:00Z" w16du:dateUtc="2024-09-12T07:41:00Z">
                  <w:rPr>
                    <w:rStyle w:val="Hyperlink"/>
                    <w:i/>
                    <w:iCs/>
                    <w:lang w:val="vi-VN"/>
                  </w:rPr>
                </w:rPrChange>
              </w:rPr>
              <w:delText xml:space="preserve"> Làm thế nào để sinh viên duy trì học bổng? Nếu sinh viên trượt môn thì có ảnh hưởng đến học bổng của con hay không?</w:delText>
            </w:r>
            <w:r w:rsidDel="00242593">
              <w:rPr>
                <w:webHidden/>
              </w:rPr>
              <w:tab/>
            </w:r>
            <w:r w:rsidR="004A3396" w:rsidDel="00242593">
              <w:rPr>
                <w:webHidden/>
              </w:rPr>
              <w:delText>56</w:delText>
            </w:r>
          </w:del>
        </w:p>
        <w:p w14:paraId="39F78095" w14:textId="4AC06C61" w:rsidR="00262D6E" w:rsidDel="00242593" w:rsidRDefault="00262D6E">
          <w:pPr>
            <w:pStyle w:val="TOC2"/>
            <w:tabs>
              <w:tab w:val="left" w:pos="1540"/>
            </w:tabs>
            <w:rPr>
              <w:del w:id="422" w:author="An Tran, ACA (BUV)" w:date="2024-09-12T14:41:00Z" w16du:dateUtc="2024-09-12T07:41:00Z"/>
              <w:rFonts w:asciiTheme="minorHAnsi" w:eastAsiaTheme="minorEastAsia" w:hAnsiTheme="minorHAnsi" w:cstheme="minorBidi"/>
              <w:kern w:val="2"/>
              <w:lang w:eastAsia="en-US"/>
              <w14:ligatures w14:val="standardContextual"/>
            </w:rPr>
          </w:pPr>
          <w:del w:id="423" w:author="An Tran, ACA (BUV)" w:date="2024-09-12T14:41:00Z" w16du:dateUtc="2024-09-12T07:41:00Z">
            <w:r w:rsidRPr="00242593" w:rsidDel="00242593">
              <w:rPr>
                <w:rPrChange w:id="424" w:author="An Tran, ACA (BUV)" w:date="2024-09-12T14:41:00Z" w16du:dateUtc="2024-09-12T07:41:00Z">
                  <w:rPr>
                    <w:rStyle w:val="Hyperlink"/>
                    <w:bCs/>
                    <w:lang w:val="vi-VN"/>
                  </w:rPr>
                </w:rPrChange>
              </w:rPr>
              <w:delText>10.</w:delText>
            </w:r>
            <w:r w:rsidDel="00242593">
              <w:rPr>
                <w:rFonts w:asciiTheme="minorHAnsi" w:eastAsiaTheme="minorEastAsia" w:hAnsiTheme="minorHAnsi" w:cstheme="minorBidi"/>
                <w:kern w:val="2"/>
                <w:lang w:eastAsia="en-US"/>
                <w14:ligatures w14:val="standardContextual"/>
              </w:rPr>
              <w:tab/>
            </w:r>
            <w:r w:rsidRPr="00242593" w:rsidDel="00242593">
              <w:rPr>
                <w:rPrChange w:id="425" w:author="An Tran, ACA (BUV)" w:date="2024-09-12T14:41:00Z" w16du:dateUtc="2024-09-12T07:41:00Z">
                  <w:rPr>
                    <w:rStyle w:val="Hyperlink"/>
                  </w:rPr>
                </w:rPrChange>
              </w:rPr>
              <w:delText>What are the criteria for</w:delText>
            </w:r>
            <w:r w:rsidRPr="00242593" w:rsidDel="00242593">
              <w:rPr>
                <w:rPrChange w:id="426" w:author="An Tran, ACA (BUV)" w:date="2024-09-12T14:41:00Z" w16du:dateUtc="2024-09-12T07:41:00Z">
                  <w:rPr>
                    <w:rStyle w:val="Hyperlink"/>
                    <w:lang w:val="vi-VN"/>
                  </w:rPr>
                </w:rPrChange>
              </w:rPr>
              <w:delText xml:space="preserve"> Top student and</w:delText>
            </w:r>
            <w:r w:rsidRPr="00242593" w:rsidDel="00242593">
              <w:rPr>
                <w:rPrChange w:id="427" w:author="An Tran, ACA (BUV)" w:date="2024-09-12T14:41:00Z" w16du:dateUtc="2024-09-12T07:41:00Z">
                  <w:rPr>
                    <w:rStyle w:val="Hyperlink"/>
                  </w:rPr>
                </w:rPrChange>
              </w:rPr>
              <w:delText xml:space="preserve"> Dean award at BUV? / </w:delText>
            </w:r>
            <w:r w:rsidRPr="00242593" w:rsidDel="00242593">
              <w:rPr>
                <w:rPrChange w:id="428" w:author="An Tran, ACA (BUV)" w:date="2024-09-12T14:41:00Z" w16du:dateUtc="2024-09-12T07:41:00Z">
                  <w:rPr>
                    <w:rStyle w:val="Hyperlink"/>
                    <w:i/>
                    <w:iCs/>
                  </w:rPr>
                </w:rPrChange>
              </w:rPr>
              <w:delText>Tiêu chí trao thưởng về thành tích học tập xuất sắc ở BUV là gì</w:delText>
            </w:r>
            <w:r w:rsidRPr="00242593" w:rsidDel="00242593">
              <w:rPr>
                <w:rPrChange w:id="429" w:author="An Tran, ACA (BUV)" w:date="2024-09-12T14:41:00Z" w16du:dateUtc="2024-09-12T07:41:00Z">
                  <w:rPr>
                    <w:rStyle w:val="Hyperlink"/>
                    <w:i/>
                    <w:iCs/>
                    <w:lang w:val="vi-VN"/>
                  </w:rPr>
                </w:rPrChange>
              </w:rPr>
              <w:delText>?</w:delText>
            </w:r>
            <w:r w:rsidDel="00242593">
              <w:rPr>
                <w:webHidden/>
              </w:rPr>
              <w:tab/>
            </w:r>
            <w:r w:rsidR="004A3396" w:rsidDel="00242593">
              <w:rPr>
                <w:webHidden/>
              </w:rPr>
              <w:delText>57</w:delText>
            </w:r>
          </w:del>
        </w:p>
        <w:p w14:paraId="670CB469" w14:textId="4B769257" w:rsidR="00262D6E" w:rsidDel="00242593" w:rsidRDefault="00262D6E">
          <w:pPr>
            <w:pStyle w:val="TOC2"/>
            <w:tabs>
              <w:tab w:val="left" w:pos="1540"/>
            </w:tabs>
            <w:rPr>
              <w:del w:id="430" w:author="An Tran, ACA (BUV)" w:date="2024-09-12T14:41:00Z" w16du:dateUtc="2024-09-12T07:41:00Z"/>
              <w:rFonts w:asciiTheme="minorHAnsi" w:eastAsiaTheme="minorEastAsia" w:hAnsiTheme="minorHAnsi" w:cstheme="minorBidi"/>
              <w:kern w:val="2"/>
              <w:lang w:eastAsia="en-US"/>
              <w14:ligatures w14:val="standardContextual"/>
            </w:rPr>
          </w:pPr>
          <w:del w:id="431" w:author="An Tran, ACA (BUV)" w:date="2024-09-12T14:41:00Z" w16du:dateUtc="2024-09-12T07:41:00Z">
            <w:r w:rsidRPr="00242593" w:rsidDel="00242593">
              <w:rPr>
                <w:rPrChange w:id="432" w:author="An Tran, ACA (BUV)" w:date="2024-09-12T14:41:00Z" w16du:dateUtc="2024-09-12T07:41:00Z">
                  <w:rPr>
                    <w:rStyle w:val="Hyperlink"/>
                    <w:bCs/>
                    <w:lang w:val="vi-VN"/>
                  </w:rPr>
                </w:rPrChange>
              </w:rPr>
              <w:delText>11.</w:delText>
            </w:r>
            <w:r w:rsidDel="00242593">
              <w:rPr>
                <w:rFonts w:asciiTheme="minorHAnsi" w:eastAsiaTheme="minorEastAsia" w:hAnsiTheme="minorHAnsi" w:cstheme="minorBidi"/>
                <w:kern w:val="2"/>
                <w:lang w:eastAsia="en-US"/>
                <w14:ligatures w14:val="standardContextual"/>
              </w:rPr>
              <w:tab/>
            </w:r>
            <w:r w:rsidRPr="00242593" w:rsidDel="00242593">
              <w:rPr>
                <w:rPrChange w:id="433" w:author="An Tran, ACA (BUV)" w:date="2024-09-12T14:41:00Z" w16du:dateUtc="2024-09-12T07:41:00Z">
                  <w:rPr>
                    <w:rStyle w:val="Hyperlink"/>
                    <w:lang w:val="vi-VN"/>
                  </w:rPr>
                </w:rPrChange>
              </w:rPr>
              <w:delText xml:space="preserve">Does Staffordshire University provide Overall Average Percentage Mark (GPA) and classification for Year 1 and Year 2? / </w:delText>
            </w:r>
            <w:r w:rsidRPr="00242593" w:rsidDel="00242593">
              <w:rPr>
                <w:rPrChange w:id="434" w:author="An Tran, ACA (BUV)" w:date="2024-09-12T14:41:00Z" w16du:dateUtc="2024-09-12T07:41:00Z">
                  <w:rPr>
                    <w:rStyle w:val="Hyperlink"/>
                    <w:i/>
                    <w:iCs/>
                    <w:lang w:val="vi-VN"/>
                  </w:rPr>
                </w:rPrChange>
              </w:rPr>
              <w:delText>Đại học Staffordshire có cung cấp điểm trung bình (GPA) riêng cho năm nhất và năm hai không?</w:delText>
            </w:r>
            <w:r w:rsidDel="00242593">
              <w:rPr>
                <w:webHidden/>
              </w:rPr>
              <w:tab/>
            </w:r>
            <w:r w:rsidR="004A3396" w:rsidDel="00242593">
              <w:rPr>
                <w:webHidden/>
              </w:rPr>
              <w:delText>58</w:delText>
            </w:r>
          </w:del>
        </w:p>
        <w:p w14:paraId="6D7209A4" w14:textId="48BFC3F3" w:rsidR="00262D6E" w:rsidDel="00242593" w:rsidRDefault="00262D6E">
          <w:pPr>
            <w:pStyle w:val="TOC2"/>
            <w:tabs>
              <w:tab w:val="left" w:pos="1540"/>
            </w:tabs>
            <w:rPr>
              <w:del w:id="435" w:author="An Tran, ACA (BUV)" w:date="2024-09-12T14:41:00Z" w16du:dateUtc="2024-09-12T07:41:00Z"/>
              <w:rFonts w:asciiTheme="minorHAnsi" w:eastAsiaTheme="minorEastAsia" w:hAnsiTheme="minorHAnsi" w:cstheme="minorBidi"/>
              <w:kern w:val="2"/>
              <w:lang w:eastAsia="en-US"/>
              <w14:ligatures w14:val="standardContextual"/>
            </w:rPr>
          </w:pPr>
          <w:del w:id="436" w:author="An Tran, ACA (BUV)" w:date="2024-09-12T14:41:00Z" w16du:dateUtc="2024-09-12T07:41:00Z">
            <w:r w:rsidRPr="00242593" w:rsidDel="00242593">
              <w:rPr>
                <w:rPrChange w:id="437" w:author="An Tran, ACA (BUV)" w:date="2024-09-12T14:41:00Z" w16du:dateUtc="2024-09-12T07:41:00Z">
                  <w:rPr>
                    <w:rStyle w:val="Hyperlink"/>
                    <w:bCs/>
                    <w:lang w:val="vi-VN"/>
                  </w:rPr>
                </w:rPrChange>
              </w:rPr>
              <w:delText>12.</w:delText>
            </w:r>
            <w:r w:rsidDel="00242593">
              <w:rPr>
                <w:rFonts w:asciiTheme="minorHAnsi" w:eastAsiaTheme="minorEastAsia" w:hAnsiTheme="minorHAnsi" w:cstheme="minorBidi"/>
                <w:kern w:val="2"/>
                <w:lang w:eastAsia="en-US"/>
                <w14:ligatures w14:val="standardContextual"/>
              </w:rPr>
              <w:tab/>
            </w:r>
            <w:r w:rsidRPr="00242593" w:rsidDel="00242593">
              <w:rPr>
                <w:rPrChange w:id="438" w:author="An Tran, ACA (BUV)" w:date="2024-09-12T14:41:00Z" w16du:dateUtc="2024-09-12T07:41:00Z">
                  <w:rPr>
                    <w:rStyle w:val="Hyperlink"/>
                    <w:lang w:val="vi-VN"/>
                  </w:rPr>
                </w:rPrChange>
              </w:rPr>
              <w:delText xml:space="preserve">When will a student’s final GPA &amp; classification be available? How are student’s GPA &amp; classification calculated? What is the graduation condition? / </w:delText>
            </w:r>
            <w:r w:rsidRPr="00242593" w:rsidDel="00242593">
              <w:rPr>
                <w:rPrChange w:id="439" w:author="An Tran, ACA (BUV)" w:date="2024-09-12T14:41:00Z" w16du:dateUtc="2024-09-12T07:41:00Z">
                  <w:rPr>
                    <w:rStyle w:val="Hyperlink"/>
                    <w:i/>
                    <w:iCs/>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r w:rsidDel="00242593">
              <w:rPr>
                <w:webHidden/>
              </w:rPr>
              <w:tab/>
            </w:r>
            <w:r w:rsidR="004A3396" w:rsidDel="00242593">
              <w:rPr>
                <w:webHidden/>
              </w:rPr>
              <w:delText>59</w:delText>
            </w:r>
          </w:del>
        </w:p>
        <w:p w14:paraId="4AE8CF30" w14:textId="0EEE607C" w:rsidR="00262D6E" w:rsidDel="00242593" w:rsidRDefault="00262D6E">
          <w:pPr>
            <w:pStyle w:val="TOC2"/>
            <w:tabs>
              <w:tab w:val="left" w:pos="1540"/>
            </w:tabs>
            <w:rPr>
              <w:del w:id="440" w:author="An Tran, ACA (BUV)" w:date="2024-09-12T14:41:00Z" w16du:dateUtc="2024-09-12T07:41:00Z"/>
              <w:rFonts w:asciiTheme="minorHAnsi" w:eastAsiaTheme="minorEastAsia" w:hAnsiTheme="minorHAnsi" w:cstheme="minorBidi"/>
              <w:kern w:val="2"/>
              <w:lang w:eastAsia="en-US"/>
              <w14:ligatures w14:val="standardContextual"/>
            </w:rPr>
          </w:pPr>
          <w:del w:id="441" w:author="An Tran, ACA (BUV)" w:date="2024-09-12T14:41:00Z" w16du:dateUtc="2024-09-12T07:41:00Z">
            <w:r w:rsidRPr="00242593" w:rsidDel="00242593">
              <w:rPr>
                <w:rPrChange w:id="442" w:author="An Tran, ACA (BUV)" w:date="2024-09-12T14:41:00Z" w16du:dateUtc="2024-09-12T07:41:00Z">
                  <w:rPr>
                    <w:rStyle w:val="Hyperlink"/>
                    <w:bCs/>
                    <w:lang w:val="vi-VN"/>
                  </w:rPr>
                </w:rPrChange>
              </w:rPr>
              <w:delText>13.</w:delText>
            </w:r>
            <w:r w:rsidDel="00242593">
              <w:rPr>
                <w:rFonts w:asciiTheme="minorHAnsi" w:eastAsiaTheme="minorEastAsia" w:hAnsiTheme="minorHAnsi" w:cstheme="minorBidi"/>
                <w:kern w:val="2"/>
                <w:lang w:eastAsia="en-US"/>
                <w14:ligatures w14:val="standardContextual"/>
              </w:rPr>
              <w:tab/>
            </w:r>
            <w:r w:rsidRPr="00242593" w:rsidDel="00242593">
              <w:rPr>
                <w:rPrChange w:id="443" w:author="An Tran, ACA (BUV)" w:date="2024-09-12T14:41:00Z" w16du:dateUtc="2024-09-12T07:41:00Z">
                  <w:rPr>
                    <w:rStyle w:val="Hyperlink"/>
                    <w:lang w:val="vi-VN"/>
                  </w:rPr>
                </w:rPrChange>
              </w:rPr>
              <w:delText xml:space="preserve">When can I collect students’ official transcript and degree certificate? / </w:delText>
            </w:r>
            <w:r w:rsidRPr="00242593" w:rsidDel="00242593">
              <w:rPr>
                <w:rPrChange w:id="444" w:author="An Tran, ACA (BUV)" w:date="2024-09-12T14:41:00Z" w16du:dateUtc="2024-09-12T07:41:00Z">
                  <w:rPr>
                    <w:rStyle w:val="Hyperlink"/>
                    <w:i/>
                    <w:iCs/>
                    <w:lang w:val="vi-VN"/>
                  </w:rPr>
                </w:rPrChange>
              </w:rPr>
              <w:delText>Khi nào thì tôi nhận được bảng điểm chính thức và bằng tốt nghiệp của sinh viên?</w:delText>
            </w:r>
            <w:r w:rsidDel="00242593">
              <w:rPr>
                <w:webHidden/>
              </w:rPr>
              <w:tab/>
            </w:r>
            <w:r w:rsidR="004A3396" w:rsidDel="00242593">
              <w:rPr>
                <w:webHidden/>
              </w:rPr>
              <w:delText>60</w:delText>
            </w:r>
          </w:del>
        </w:p>
        <w:p w14:paraId="606152F4" w14:textId="307DC9D2" w:rsidR="00262D6E" w:rsidDel="00242593" w:rsidRDefault="00262D6E">
          <w:pPr>
            <w:pStyle w:val="TOC2"/>
            <w:tabs>
              <w:tab w:val="left" w:pos="1540"/>
            </w:tabs>
            <w:rPr>
              <w:del w:id="445" w:author="An Tran, ACA (BUV)" w:date="2024-09-12T14:41:00Z" w16du:dateUtc="2024-09-12T07:41:00Z"/>
              <w:rFonts w:asciiTheme="minorHAnsi" w:eastAsiaTheme="minorEastAsia" w:hAnsiTheme="minorHAnsi" w:cstheme="minorBidi"/>
              <w:kern w:val="2"/>
              <w:lang w:eastAsia="en-US"/>
              <w14:ligatures w14:val="standardContextual"/>
            </w:rPr>
          </w:pPr>
          <w:del w:id="446" w:author="An Tran, ACA (BUV)" w:date="2024-09-12T14:41:00Z" w16du:dateUtc="2024-09-12T07:41:00Z">
            <w:r w:rsidRPr="00242593" w:rsidDel="00242593">
              <w:rPr>
                <w:rPrChange w:id="447" w:author="An Tran, ACA (BUV)" w:date="2024-09-12T14:41:00Z" w16du:dateUtc="2024-09-12T07:41:00Z">
                  <w:rPr>
                    <w:rStyle w:val="Hyperlink"/>
                    <w:bCs/>
                    <w:lang w:val="vi-VN"/>
                  </w:rPr>
                </w:rPrChange>
              </w:rPr>
              <w:delText>14.</w:delText>
            </w:r>
            <w:r w:rsidDel="00242593">
              <w:rPr>
                <w:rFonts w:asciiTheme="minorHAnsi" w:eastAsiaTheme="minorEastAsia" w:hAnsiTheme="minorHAnsi" w:cstheme="minorBidi"/>
                <w:kern w:val="2"/>
                <w:lang w:eastAsia="en-US"/>
                <w14:ligatures w14:val="standardContextual"/>
              </w:rPr>
              <w:tab/>
            </w:r>
            <w:r w:rsidRPr="00242593" w:rsidDel="00242593">
              <w:rPr>
                <w:rPrChange w:id="448" w:author="An Tran, ACA (BUV)" w:date="2024-09-12T14:41:00Z" w16du:dateUtc="2024-09-12T07:41:00Z">
                  <w:rPr>
                    <w:rStyle w:val="Hyperlink"/>
                    <w:bCs/>
                    <w:lang w:val="vi-VN"/>
                  </w:rPr>
                </w:rPrChange>
              </w:rPr>
              <w:delText xml:space="preserve">Can Staffordshire University’s grading scale and GPA be converted to the 4.0 system in the US or Germany so students can apply to higher education institution in these countries? / </w:delText>
            </w:r>
            <w:r w:rsidRPr="00242593" w:rsidDel="00242593">
              <w:rPr>
                <w:rPrChange w:id="449" w:author="An Tran, ACA (BUV)" w:date="2024-09-12T14:41:00Z" w16du:dateUtc="2024-09-12T07:41:00Z">
                  <w:rPr>
                    <w:rStyle w:val="Hyperlink"/>
                    <w:bCs/>
                    <w:i/>
                    <w:iCs/>
                    <w:lang w:val="vi-VN"/>
                  </w:rPr>
                </w:rPrChange>
              </w:rPr>
              <w:delText>Liệu thang điểm và GPA của trường Đại học Staffordshire có thể được chuyển đổi sang hệ thang điểm 4.0 ở Mỹ hay Đức để sinh viên có thể đăng ký học cao học tại các cở sở giáo dục ở những nước này?</w:delText>
            </w:r>
            <w:r w:rsidDel="00242593">
              <w:rPr>
                <w:webHidden/>
              </w:rPr>
              <w:tab/>
            </w:r>
            <w:r w:rsidR="004A3396" w:rsidDel="00242593">
              <w:rPr>
                <w:webHidden/>
              </w:rPr>
              <w:delText>60</w:delText>
            </w:r>
          </w:del>
        </w:p>
        <w:p w14:paraId="10B857C6" w14:textId="4A130E28" w:rsidR="00262D6E" w:rsidDel="00242593" w:rsidRDefault="00262D6E">
          <w:pPr>
            <w:pStyle w:val="TOC2"/>
            <w:tabs>
              <w:tab w:val="left" w:pos="1540"/>
            </w:tabs>
            <w:rPr>
              <w:del w:id="450" w:author="An Tran, ACA (BUV)" w:date="2024-09-12T14:41:00Z" w16du:dateUtc="2024-09-12T07:41:00Z"/>
              <w:rFonts w:asciiTheme="minorHAnsi" w:eastAsiaTheme="minorEastAsia" w:hAnsiTheme="minorHAnsi" w:cstheme="minorBidi"/>
              <w:kern w:val="2"/>
              <w:lang w:eastAsia="en-US"/>
              <w14:ligatures w14:val="standardContextual"/>
            </w:rPr>
          </w:pPr>
          <w:del w:id="451" w:author="An Tran, ACA (BUV)" w:date="2024-09-12T14:41:00Z" w16du:dateUtc="2024-09-12T07:41:00Z">
            <w:r w:rsidRPr="00242593" w:rsidDel="00242593">
              <w:rPr>
                <w:rPrChange w:id="452" w:author="An Tran, ACA (BUV)" w:date="2024-09-12T14:41:00Z" w16du:dateUtc="2024-09-12T07:41:00Z">
                  <w:rPr>
                    <w:rStyle w:val="Hyperlink"/>
                    <w:bCs/>
                    <w:lang w:val="vi-VN"/>
                  </w:rPr>
                </w:rPrChange>
              </w:rPr>
              <w:delText>15.</w:delText>
            </w:r>
            <w:r w:rsidDel="00242593">
              <w:rPr>
                <w:rFonts w:asciiTheme="minorHAnsi" w:eastAsiaTheme="minorEastAsia" w:hAnsiTheme="minorHAnsi" w:cstheme="minorBidi"/>
                <w:kern w:val="2"/>
                <w:lang w:eastAsia="en-US"/>
                <w14:ligatures w14:val="standardContextual"/>
              </w:rPr>
              <w:tab/>
            </w:r>
            <w:r w:rsidRPr="00242593" w:rsidDel="00242593">
              <w:rPr>
                <w:rPrChange w:id="453" w:author="An Tran, ACA (BUV)" w:date="2024-09-12T14:41:00Z" w16du:dateUtc="2024-09-12T07:41:00Z">
                  <w:rPr>
                    <w:rStyle w:val="Hyperlink"/>
                    <w:lang w:val="vi-VN"/>
                  </w:rPr>
                </w:rPrChange>
              </w:rPr>
              <w:delText xml:space="preserve">How can students have a copy or a re-issued version of the transcript/degree certificate? / </w:delText>
            </w:r>
            <w:r w:rsidRPr="00242593" w:rsidDel="00242593">
              <w:rPr>
                <w:rPrChange w:id="454" w:author="An Tran, ACA (BUV)" w:date="2024-09-12T14:41:00Z" w16du:dateUtc="2024-09-12T07:41:00Z">
                  <w:rPr>
                    <w:rStyle w:val="Hyperlink"/>
                    <w:i/>
                    <w:iCs/>
                    <w:lang w:val="vi-VN"/>
                  </w:rPr>
                </w:rPrChange>
              </w:rPr>
              <w:delText>Làm thế nào để sinh viên có thể xin bản sao hoặc xin cấp lại bảng điểm chính thức hoặc bằng tốt nghiệp?</w:delText>
            </w:r>
            <w:r w:rsidDel="00242593">
              <w:rPr>
                <w:webHidden/>
              </w:rPr>
              <w:tab/>
            </w:r>
            <w:r w:rsidR="004A3396" w:rsidDel="00242593">
              <w:rPr>
                <w:webHidden/>
              </w:rPr>
              <w:delText>62</w:delText>
            </w:r>
          </w:del>
        </w:p>
        <w:p w14:paraId="0B0C0772" w14:textId="77F4E36C" w:rsidR="00262D6E" w:rsidDel="00242593" w:rsidRDefault="00262D6E">
          <w:pPr>
            <w:pStyle w:val="TOC2"/>
            <w:tabs>
              <w:tab w:val="left" w:pos="1540"/>
            </w:tabs>
            <w:rPr>
              <w:del w:id="455" w:author="An Tran, ACA (BUV)" w:date="2024-09-12T14:41:00Z" w16du:dateUtc="2024-09-12T07:41:00Z"/>
              <w:rFonts w:asciiTheme="minorHAnsi" w:eastAsiaTheme="minorEastAsia" w:hAnsiTheme="minorHAnsi" w:cstheme="minorBidi"/>
              <w:kern w:val="2"/>
              <w:lang w:eastAsia="en-US"/>
              <w14:ligatures w14:val="standardContextual"/>
            </w:rPr>
          </w:pPr>
          <w:del w:id="456" w:author="An Tran, ACA (BUV)" w:date="2024-09-12T14:41:00Z" w16du:dateUtc="2024-09-12T07:41:00Z">
            <w:r w:rsidRPr="00242593" w:rsidDel="00242593">
              <w:rPr>
                <w:rPrChange w:id="457" w:author="An Tran, ACA (BUV)" w:date="2024-09-12T14:41:00Z" w16du:dateUtc="2024-09-12T07:41:00Z">
                  <w:rPr>
                    <w:rStyle w:val="Hyperlink"/>
                    <w:bCs/>
                    <w:lang w:val="vi-VN"/>
                  </w:rPr>
                </w:rPrChange>
              </w:rPr>
              <w:delText>16.</w:delText>
            </w:r>
            <w:r w:rsidDel="00242593">
              <w:rPr>
                <w:rFonts w:asciiTheme="minorHAnsi" w:eastAsiaTheme="minorEastAsia" w:hAnsiTheme="minorHAnsi" w:cstheme="minorBidi"/>
                <w:kern w:val="2"/>
                <w:lang w:eastAsia="en-US"/>
                <w14:ligatures w14:val="standardContextual"/>
              </w:rPr>
              <w:tab/>
            </w:r>
            <w:r w:rsidRPr="00242593" w:rsidDel="00242593">
              <w:rPr>
                <w:rPrChange w:id="458" w:author="An Tran, ACA (BUV)" w:date="2024-09-12T14:41:00Z" w16du:dateUtc="2024-09-12T07:41:00Z">
                  <w:rPr>
                    <w:rStyle w:val="Hyperlink"/>
                    <w:lang w:val="vi-VN"/>
                  </w:rPr>
                </w:rPrChange>
              </w:rPr>
              <w:delText xml:space="preserve">Can parents or siblings collect the certificate and transcript for students? Or can BUV send student’s original certificate and transcript via post? / </w:delText>
            </w:r>
            <w:r w:rsidRPr="00242593" w:rsidDel="00242593">
              <w:rPr>
                <w:rPrChange w:id="459" w:author="An Tran, ACA (BUV)" w:date="2024-09-12T14:41:00Z" w16du:dateUtc="2024-09-12T07:41:00Z">
                  <w:rPr>
                    <w:rStyle w:val="Hyperlink"/>
                    <w:i/>
                    <w:iCs/>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r w:rsidDel="00242593">
              <w:rPr>
                <w:webHidden/>
              </w:rPr>
              <w:tab/>
            </w:r>
            <w:r w:rsidR="004A3396" w:rsidDel="00242593">
              <w:rPr>
                <w:webHidden/>
              </w:rPr>
              <w:delText>62</w:delText>
            </w:r>
          </w:del>
        </w:p>
        <w:p w14:paraId="678662F3" w14:textId="4B9C440B" w:rsidR="00262D6E" w:rsidDel="00242593" w:rsidRDefault="00262D6E">
          <w:pPr>
            <w:pStyle w:val="TOC2"/>
            <w:tabs>
              <w:tab w:val="left" w:pos="1540"/>
            </w:tabs>
            <w:rPr>
              <w:del w:id="460" w:author="An Tran, ACA (BUV)" w:date="2024-09-12T14:41:00Z" w16du:dateUtc="2024-09-12T07:41:00Z"/>
              <w:rFonts w:asciiTheme="minorHAnsi" w:eastAsiaTheme="minorEastAsia" w:hAnsiTheme="minorHAnsi" w:cstheme="minorBidi"/>
              <w:kern w:val="2"/>
              <w:lang w:eastAsia="en-US"/>
              <w14:ligatures w14:val="standardContextual"/>
            </w:rPr>
          </w:pPr>
          <w:del w:id="461" w:author="An Tran, ACA (BUV)" w:date="2024-09-12T14:41:00Z" w16du:dateUtc="2024-09-12T07:41:00Z">
            <w:r w:rsidRPr="00242593" w:rsidDel="00242593">
              <w:rPr>
                <w:rPrChange w:id="462" w:author="An Tran, ACA (BUV)" w:date="2024-09-12T14:41:00Z" w16du:dateUtc="2024-09-12T07:41:00Z">
                  <w:rPr>
                    <w:rStyle w:val="Hyperlink"/>
                    <w:bCs/>
                    <w:lang w:val="vi-VN"/>
                  </w:rPr>
                </w:rPrChange>
              </w:rPr>
              <w:delText>17.</w:delText>
            </w:r>
            <w:r w:rsidDel="00242593">
              <w:rPr>
                <w:rFonts w:asciiTheme="minorHAnsi" w:eastAsiaTheme="minorEastAsia" w:hAnsiTheme="minorHAnsi" w:cstheme="minorBidi"/>
                <w:kern w:val="2"/>
                <w:lang w:eastAsia="en-US"/>
                <w14:ligatures w14:val="standardContextual"/>
              </w:rPr>
              <w:tab/>
            </w:r>
            <w:r w:rsidRPr="00242593" w:rsidDel="00242593">
              <w:rPr>
                <w:rPrChange w:id="463" w:author="An Tran, ACA (BUV)" w:date="2024-09-12T14:41:00Z" w16du:dateUtc="2024-09-12T07:41:00Z">
                  <w:rPr>
                    <w:rStyle w:val="Hyperlink"/>
                    <w:lang w:val="vi-VN"/>
                  </w:rPr>
                </w:rPrChange>
              </w:rPr>
              <w:delText xml:space="preserve">Do the students need to re-submit the assessment if the student has Exceptional Circumstance Upheld? When? / </w:delText>
            </w:r>
            <w:r w:rsidRPr="00242593" w:rsidDel="00242593">
              <w:rPr>
                <w:rPrChange w:id="464" w:author="An Tran, ACA (BUV)" w:date="2024-09-12T14:41:00Z" w16du:dateUtc="2024-09-12T07:41:00Z">
                  <w:rPr>
                    <w:rStyle w:val="Hyperlink"/>
                    <w:i/>
                    <w:iCs/>
                    <w:lang w:val="vi-VN"/>
                  </w:rPr>
                </w:rPrChange>
              </w:rPr>
              <w:delText>Sau khi đơn xin xét ngoại lệ của sinh viên được chấp thuận, sinh viên có phải nộp lại bài không và bao giờ nộp lại bài?</w:delText>
            </w:r>
            <w:r w:rsidDel="00242593">
              <w:rPr>
                <w:webHidden/>
              </w:rPr>
              <w:tab/>
            </w:r>
            <w:r w:rsidR="004A3396" w:rsidDel="00242593">
              <w:rPr>
                <w:webHidden/>
              </w:rPr>
              <w:delText>64</w:delText>
            </w:r>
          </w:del>
        </w:p>
        <w:p w14:paraId="298EE982" w14:textId="6868058E" w:rsidR="00262D6E" w:rsidDel="00242593" w:rsidRDefault="00262D6E">
          <w:pPr>
            <w:pStyle w:val="TOC2"/>
            <w:tabs>
              <w:tab w:val="left" w:pos="1540"/>
            </w:tabs>
            <w:rPr>
              <w:del w:id="465" w:author="An Tran, ACA (BUV)" w:date="2024-09-12T14:41:00Z" w16du:dateUtc="2024-09-12T07:41:00Z"/>
              <w:rFonts w:asciiTheme="minorHAnsi" w:eastAsiaTheme="minorEastAsia" w:hAnsiTheme="minorHAnsi" w:cstheme="minorBidi"/>
              <w:kern w:val="2"/>
              <w:lang w:eastAsia="en-US"/>
              <w14:ligatures w14:val="standardContextual"/>
            </w:rPr>
          </w:pPr>
          <w:del w:id="466" w:author="An Tran, ACA (BUV)" w:date="2024-09-12T14:41:00Z" w16du:dateUtc="2024-09-12T07:41:00Z">
            <w:r w:rsidRPr="00242593" w:rsidDel="00242593">
              <w:rPr>
                <w:rPrChange w:id="467" w:author="An Tran, ACA (BUV)" w:date="2024-09-12T14:41:00Z" w16du:dateUtc="2024-09-12T07:41:00Z">
                  <w:rPr>
                    <w:rStyle w:val="Hyperlink"/>
                    <w:bCs/>
                    <w:lang w:val="vi-VN"/>
                  </w:rPr>
                </w:rPrChange>
              </w:rPr>
              <w:delText>18.</w:delText>
            </w:r>
            <w:r w:rsidDel="00242593">
              <w:rPr>
                <w:rFonts w:asciiTheme="minorHAnsi" w:eastAsiaTheme="minorEastAsia" w:hAnsiTheme="minorHAnsi" w:cstheme="minorBidi"/>
                <w:kern w:val="2"/>
                <w:lang w:eastAsia="en-US"/>
                <w14:ligatures w14:val="standardContextual"/>
              </w:rPr>
              <w:tab/>
            </w:r>
            <w:r w:rsidRPr="00242593" w:rsidDel="00242593">
              <w:rPr>
                <w:rPrChange w:id="468" w:author="An Tran, ACA (BUV)" w:date="2024-09-12T14:41:00Z" w16du:dateUtc="2024-09-12T07:41:00Z">
                  <w:rPr>
                    <w:rStyle w:val="Hyperlink"/>
                    <w:lang w:val="vi-VN"/>
                  </w:rPr>
                </w:rPrChange>
              </w:rPr>
              <w:delText xml:space="preserve">What does suffix “C” on the transcript means? Can the students ask for resit to improve the grade? / </w:delText>
            </w:r>
            <w:r w:rsidRPr="00242593" w:rsidDel="00242593">
              <w:rPr>
                <w:rPrChange w:id="469" w:author="An Tran, ACA (BUV)" w:date="2024-09-12T14:41:00Z" w16du:dateUtc="2024-09-12T07:41:00Z">
                  <w:rPr>
                    <w:rStyle w:val="Hyperlink"/>
                    <w:i/>
                    <w:iCs/>
                    <w:lang w:val="vi-VN"/>
                  </w:rPr>
                </w:rPrChange>
              </w:rPr>
              <w:delText>Ký hiệu “C” trong bảng điểm nghĩa là gì? Sinh viên có thể thi lại để cả thiện điểm không?</w:delText>
            </w:r>
            <w:r w:rsidDel="00242593">
              <w:rPr>
                <w:webHidden/>
              </w:rPr>
              <w:tab/>
            </w:r>
            <w:r w:rsidR="004A3396" w:rsidDel="00242593">
              <w:rPr>
                <w:webHidden/>
              </w:rPr>
              <w:delText>67</w:delText>
            </w:r>
          </w:del>
        </w:p>
        <w:p w14:paraId="6AA0E2E9" w14:textId="2A0B3469" w:rsidR="00262D6E" w:rsidDel="00242593" w:rsidRDefault="00262D6E">
          <w:pPr>
            <w:pStyle w:val="TOC2"/>
            <w:tabs>
              <w:tab w:val="left" w:pos="1540"/>
            </w:tabs>
            <w:rPr>
              <w:del w:id="470" w:author="An Tran, ACA (BUV)" w:date="2024-09-12T14:41:00Z" w16du:dateUtc="2024-09-12T07:41:00Z"/>
              <w:rFonts w:asciiTheme="minorHAnsi" w:eastAsiaTheme="minorEastAsia" w:hAnsiTheme="minorHAnsi" w:cstheme="minorBidi"/>
              <w:kern w:val="2"/>
              <w:lang w:eastAsia="en-US"/>
              <w14:ligatures w14:val="standardContextual"/>
            </w:rPr>
          </w:pPr>
          <w:del w:id="471" w:author="An Tran, ACA (BUV)" w:date="2024-09-12T14:41:00Z" w16du:dateUtc="2024-09-12T07:41:00Z">
            <w:r w:rsidRPr="00242593" w:rsidDel="00242593">
              <w:rPr>
                <w:rPrChange w:id="472" w:author="An Tran, ACA (BUV)" w:date="2024-09-12T14:41:00Z" w16du:dateUtc="2024-09-12T07:41:00Z">
                  <w:rPr>
                    <w:rStyle w:val="Hyperlink"/>
                    <w:bCs/>
                    <w:lang w:val="vi-VN"/>
                  </w:rPr>
                </w:rPrChange>
              </w:rPr>
              <w:delText>19.</w:delText>
            </w:r>
            <w:r w:rsidDel="00242593">
              <w:rPr>
                <w:rFonts w:asciiTheme="minorHAnsi" w:eastAsiaTheme="minorEastAsia" w:hAnsiTheme="minorHAnsi" w:cstheme="minorBidi"/>
                <w:kern w:val="2"/>
                <w:lang w:eastAsia="en-US"/>
                <w14:ligatures w14:val="standardContextual"/>
              </w:rPr>
              <w:tab/>
            </w:r>
            <w:r w:rsidRPr="00242593" w:rsidDel="00242593">
              <w:rPr>
                <w:rPrChange w:id="473" w:author="An Tran, ACA (BUV)" w:date="2024-09-12T14:41:00Z" w16du:dateUtc="2024-09-12T07:41:00Z">
                  <w:rPr>
                    <w:rStyle w:val="Hyperlink"/>
                    <w:lang w:val="vi-VN"/>
                  </w:rPr>
                </w:rPrChange>
              </w:rPr>
              <w:delText xml:space="preserve">Can the student take the resit instead of restudying? / </w:delText>
            </w:r>
            <w:r w:rsidRPr="00242593" w:rsidDel="00242593">
              <w:rPr>
                <w:rPrChange w:id="474" w:author="An Tran, ACA (BUV)" w:date="2024-09-12T14:41:00Z" w16du:dateUtc="2024-09-12T07:41:00Z">
                  <w:rPr>
                    <w:rStyle w:val="Hyperlink"/>
                    <w:i/>
                    <w:iCs/>
                    <w:lang w:val="vi-VN"/>
                  </w:rPr>
                </w:rPrChange>
              </w:rPr>
              <w:delText>Sinh viên có thể thi lại thay vì học lại không?</w:delText>
            </w:r>
            <w:r w:rsidDel="00242593">
              <w:rPr>
                <w:webHidden/>
              </w:rPr>
              <w:tab/>
            </w:r>
            <w:r w:rsidR="004A3396" w:rsidDel="00242593">
              <w:rPr>
                <w:webHidden/>
              </w:rPr>
              <w:delText>67</w:delText>
            </w:r>
          </w:del>
        </w:p>
        <w:p w14:paraId="392DF7CF" w14:textId="102476E8" w:rsidR="00262D6E" w:rsidDel="00242593" w:rsidRDefault="00262D6E">
          <w:pPr>
            <w:pStyle w:val="TOC2"/>
            <w:tabs>
              <w:tab w:val="left" w:pos="1540"/>
            </w:tabs>
            <w:rPr>
              <w:del w:id="475" w:author="An Tran, ACA (BUV)" w:date="2024-09-12T14:41:00Z" w16du:dateUtc="2024-09-12T07:41:00Z"/>
              <w:rFonts w:asciiTheme="minorHAnsi" w:eastAsiaTheme="minorEastAsia" w:hAnsiTheme="minorHAnsi" w:cstheme="minorBidi"/>
              <w:kern w:val="2"/>
              <w:lang w:eastAsia="en-US"/>
              <w14:ligatures w14:val="standardContextual"/>
            </w:rPr>
          </w:pPr>
          <w:del w:id="476" w:author="An Tran, ACA (BUV)" w:date="2024-09-12T14:41:00Z" w16du:dateUtc="2024-09-12T07:41:00Z">
            <w:r w:rsidRPr="00242593" w:rsidDel="00242593">
              <w:rPr>
                <w:rPrChange w:id="477" w:author="An Tran, ACA (BUV)" w:date="2024-09-12T14:41:00Z" w16du:dateUtc="2024-09-12T07:41:00Z">
                  <w:rPr>
                    <w:rStyle w:val="Hyperlink"/>
                    <w:bCs/>
                    <w:lang w:val="vi-VN"/>
                  </w:rPr>
                </w:rPrChange>
              </w:rPr>
              <w:delText>20.</w:delText>
            </w:r>
            <w:r w:rsidDel="00242593">
              <w:rPr>
                <w:rFonts w:asciiTheme="minorHAnsi" w:eastAsiaTheme="minorEastAsia" w:hAnsiTheme="minorHAnsi" w:cstheme="minorBidi"/>
                <w:kern w:val="2"/>
                <w:lang w:eastAsia="en-US"/>
                <w14:ligatures w14:val="standardContextual"/>
              </w:rPr>
              <w:tab/>
            </w:r>
            <w:r w:rsidRPr="00242593" w:rsidDel="00242593">
              <w:rPr>
                <w:rPrChange w:id="478" w:author="An Tran, ACA (BUV)" w:date="2024-09-12T14:41:00Z" w16du:dateUtc="2024-09-12T07:41:00Z">
                  <w:rPr>
                    <w:rStyle w:val="Hyperlink"/>
                    <w:lang w:val="vi-VN"/>
                  </w:rPr>
                </w:rPrChange>
              </w:rPr>
              <w:delText xml:space="preserve">Why the grades are only available around 10 weeks after the final examinations? Why do the students who failed 45 credits in a year cannot attend first 2 – 3 weeks of the new semester? / </w:delText>
            </w:r>
            <w:r w:rsidRPr="00242593" w:rsidDel="00242593">
              <w:rPr>
                <w:rPrChange w:id="479" w:author="An Tran, ACA (BUV)" w:date="2024-09-12T14:41:00Z" w16du:dateUtc="2024-09-12T07:41:00Z">
                  <w:rPr>
                    <w:rStyle w:val="Hyperlink"/>
                    <w:i/>
                    <w:iCs/>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r w:rsidDel="00242593">
              <w:rPr>
                <w:webHidden/>
              </w:rPr>
              <w:tab/>
            </w:r>
            <w:r w:rsidR="004A3396" w:rsidDel="00242593">
              <w:rPr>
                <w:webHidden/>
              </w:rPr>
              <w:delText>68</w:delText>
            </w:r>
          </w:del>
        </w:p>
        <w:p w14:paraId="3388A102" w14:textId="4D9FC3BA" w:rsidR="00262D6E" w:rsidDel="00242593" w:rsidRDefault="00262D6E">
          <w:pPr>
            <w:pStyle w:val="TOC2"/>
            <w:tabs>
              <w:tab w:val="left" w:pos="1540"/>
            </w:tabs>
            <w:rPr>
              <w:del w:id="480" w:author="An Tran, ACA (BUV)" w:date="2024-09-12T14:41:00Z" w16du:dateUtc="2024-09-12T07:41:00Z"/>
              <w:rFonts w:asciiTheme="minorHAnsi" w:eastAsiaTheme="minorEastAsia" w:hAnsiTheme="minorHAnsi" w:cstheme="minorBidi"/>
              <w:kern w:val="2"/>
              <w:lang w:eastAsia="en-US"/>
              <w14:ligatures w14:val="standardContextual"/>
            </w:rPr>
          </w:pPr>
          <w:del w:id="481" w:author="An Tran, ACA (BUV)" w:date="2024-09-12T14:41:00Z" w16du:dateUtc="2024-09-12T07:41:00Z">
            <w:r w:rsidRPr="00242593" w:rsidDel="00242593">
              <w:rPr>
                <w:rPrChange w:id="482" w:author="An Tran, ACA (BUV)" w:date="2024-09-12T14:41:00Z" w16du:dateUtc="2024-09-12T07:41:00Z">
                  <w:rPr>
                    <w:rStyle w:val="Hyperlink"/>
                    <w:bCs/>
                    <w:lang w:val="vi-VN"/>
                  </w:rPr>
                </w:rPrChange>
              </w:rPr>
              <w:delText>21.</w:delText>
            </w:r>
            <w:r w:rsidDel="00242593">
              <w:rPr>
                <w:rFonts w:asciiTheme="minorHAnsi" w:eastAsiaTheme="minorEastAsia" w:hAnsiTheme="minorHAnsi" w:cstheme="minorBidi"/>
                <w:kern w:val="2"/>
                <w:lang w:eastAsia="en-US"/>
                <w14:ligatures w14:val="standardContextual"/>
              </w:rPr>
              <w:tab/>
            </w:r>
            <w:r w:rsidRPr="00242593" w:rsidDel="00242593">
              <w:rPr>
                <w:rPrChange w:id="483" w:author="An Tran, ACA (BUV)" w:date="2024-09-12T14:41:00Z" w16du:dateUtc="2024-09-12T07:41:00Z">
                  <w:rPr>
                    <w:rStyle w:val="Hyperlink"/>
                  </w:rPr>
                </w:rPrChange>
              </w:rPr>
              <w:delText xml:space="preserve">What are the differences in the rights/priorities of </w:delText>
            </w:r>
            <w:r w:rsidRPr="00242593" w:rsidDel="00242593">
              <w:rPr>
                <w:rPrChange w:id="484" w:author="An Tran, ACA (BUV)" w:date="2024-09-12T14:41:00Z" w16du:dateUtc="2024-09-12T07:41:00Z">
                  <w:rPr>
                    <w:rStyle w:val="Hyperlink"/>
                    <w:lang w:val="vi-VN"/>
                  </w:rPr>
                </w:rPrChange>
              </w:rPr>
              <w:delText>top students and Dean award</w:delText>
            </w:r>
            <w:r w:rsidRPr="00242593" w:rsidDel="00242593">
              <w:rPr>
                <w:rPrChange w:id="485" w:author="An Tran, ACA (BUV)" w:date="2024-09-12T14:41:00Z" w16du:dateUtc="2024-09-12T07:41:00Z">
                  <w:rPr>
                    <w:rStyle w:val="Hyperlink"/>
                  </w:rPr>
                </w:rPrChange>
              </w:rPr>
              <w:delText xml:space="preserve"> students compared to the other students? / </w:delText>
            </w:r>
            <w:r w:rsidRPr="00242593" w:rsidDel="00242593">
              <w:rPr>
                <w:rPrChange w:id="486" w:author="An Tran, ACA (BUV)" w:date="2024-09-12T14:41:00Z" w16du:dateUtc="2024-09-12T07:41:00Z">
                  <w:rPr>
                    <w:rStyle w:val="Hyperlink"/>
                    <w:i/>
                    <w:iCs/>
                  </w:rPr>
                </w:rPrChange>
              </w:rPr>
              <w:delText>Sự khác biệt về quyền/ưu tiên của học sinh giỏi so với các học sinh khác là gì?</w:delText>
            </w:r>
            <w:r w:rsidDel="00242593">
              <w:rPr>
                <w:webHidden/>
              </w:rPr>
              <w:tab/>
            </w:r>
            <w:r w:rsidR="004A3396" w:rsidDel="00242593">
              <w:rPr>
                <w:webHidden/>
              </w:rPr>
              <w:delText>70</w:delText>
            </w:r>
          </w:del>
        </w:p>
        <w:p w14:paraId="1B959748" w14:textId="445AD2B8" w:rsidR="00262D6E" w:rsidDel="00242593" w:rsidRDefault="00262D6E">
          <w:pPr>
            <w:pStyle w:val="TOC2"/>
            <w:tabs>
              <w:tab w:val="left" w:pos="1540"/>
            </w:tabs>
            <w:rPr>
              <w:del w:id="487" w:author="An Tran, ACA (BUV)" w:date="2024-09-12T14:41:00Z" w16du:dateUtc="2024-09-12T07:41:00Z"/>
              <w:rFonts w:asciiTheme="minorHAnsi" w:eastAsiaTheme="minorEastAsia" w:hAnsiTheme="minorHAnsi" w:cstheme="minorBidi"/>
              <w:kern w:val="2"/>
              <w:lang w:eastAsia="en-US"/>
              <w14:ligatures w14:val="standardContextual"/>
            </w:rPr>
          </w:pPr>
          <w:del w:id="488" w:author="An Tran, ACA (BUV)" w:date="2024-09-12T14:41:00Z" w16du:dateUtc="2024-09-12T07:41:00Z">
            <w:r w:rsidRPr="00242593" w:rsidDel="00242593">
              <w:rPr>
                <w:rPrChange w:id="489" w:author="An Tran, ACA (BUV)" w:date="2024-09-12T14:41:00Z" w16du:dateUtc="2024-09-12T07:41:00Z">
                  <w:rPr>
                    <w:rStyle w:val="Hyperlink"/>
                    <w:bCs/>
                    <w:lang w:val="vi-VN"/>
                  </w:rPr>
                </w:rPrChange>
              </w:rPr>
              <w:delText>22.</w:delText>
            </w:r>
            <w:r w:rsidDel="00242593">
              <w:rPr>
                <w:rFonts w:asciiTheme="minorHAnsi" w:eastAsiaTheme="minorEastAsia" w:hAnsiTheme="minorHAnsi" w:cstheme="minorBidi"/>
                <w:kern w:val="2"/>
                <w:lang w:eastAsia="en-US"/>
                <w14:ligatures w14:val="standardContextual"/>
              </w:rPr>
              <w:tab/>
            </w:r>
            <w:r w:rsidRPr="00242593" w:rsidDel="00242593">
              <w:rPr>
                <w:rPrChange w:id="490" w:author="An Tran, ACA (BUV)" w:date="2024-09-12T14:41:00Z" w16du:dateUtc="2024-09-12T07:41:00Z">
                  <w:rPr>
                    <w:rStyle w:val="Hyperlink"/>
                    <w:lang w:val="vi-VN"/>
                  </w:rPr>
                </w:rPrChange>
              </w:rPr>
              <w:delText xml:space="preserve">When will the continuing students/ progression students resit if they fail the module? / </w:delText>
            </w:r>
            <w:r w:rsidRPr="00242593" w:rsidDel="00242593">
              <w:rPr>
                <w:rPrChange w:id="491" w:author="An Tran, ACA (BUV)" w:date="2024-09-12T14:41:00Z" w16du:dateUtc="2024-09-12T07:41:00Z">
                  <w:rPr>
                    <w:rStyle w:val="Hyperlink"/>
                    <w:i/>
                    <w:iCs/>
                    <w:lang w:val="vi-VN"/>
                  </w:rPr>
                </w:rPrChange>
              </w:rPr>
              <w:delText>Khi nào thì sinh viên thi lại nếu trượt môn học?</w:delText>
            </w:r>
            <w:r w:rsidDel="00242593">
              <w:rPr>
                <w:webHidden/>
              </w:rPr>
              <w:tab/>
            </w:r>
            <w:r w:rsidR="004A3396" w:rsidDel="00242593">
              <w:rPr>
                <w:webHidden/>
              </w:rPr>
              <w:delText>71</w:delText>
            </w:r>
          </w:del>
        </w:p>
        <w:p w14:paraId="54D9588E" w14:textId="0AB4C532" w:rsidR="00262D6E" w:rsidDel="00242593" w:rsidRDefault="00262D6E">
          <w:pPr>
            <w:pStyle w:val="TOC2"/>
            <w:tabs>
              <w:tab w:val="left" w:pos="1540"/>
            </w:tabs>
            <w:rPr>
              <w:del w:id="492" w:author="An Tran, ACA (BUV)" w:date="2024-09-12T14:41:00Z" w16du:dateUtc="2024-09-12T07:41:00Z"/>
              <w:rFonts w:asciiTheme="minorHAnsi" w:eastAsiaTheme="minorEastAsia" w:hAnsiTheme="minorHAnsi" w:cstheme="minorBidi"/>
              <w:kern w:val="2"/>
              <w:lang w:eastAsia="en-US"/>
              <w14:ligatures w14:val="standardContextual"/>
            </w:rPr>
          </w:pPr>
          <w:del w:id="493" w:author="An Tran, ACA (BUV)" w:date="2024-09-12T14:41:00Z" w16du:dateUtc="2024-09-12T07:41:00Z">
            <w:r w:rsidRPr="00242593" w:rsidDel="00242593">
              <w:rPr>
                <w:rPrChange w:id="494" w:author="An Tran, ACA (BUV)" w:date="2024-09-12T14:41:00Z" w16du:dateUtc="2024-09-12T07:41:00Z">
                  <w:rPr>
                    <w:rStyle w:val="Hyperlink"/>
                    <w:bCs/>
                    <w:lang w:val="vi-VN"/>
                  </w:rPr>
                </w:rPrChange>
              </w:rPr>
              <w:delText>23.</w:delText>
            </w:r>
            <w:r w:rsidDel="00242593">
              <w:rPr>
                <w:rFonts w:asciiTheme="minorHAnsi" w:eastAsiaTheme="minorEastAsia" w:hAnsiTheme="minorHAnsi" w:cstheme="minorBidi"/>
                <w:kern w:val="2"/>
                <w:lang w:eastAsia="en-US"/>
                <w14:ligatures w14:val="standardContextual"/>
              </w:rPr>
              <w:tab/>
            </w:r>
            <w:r w:rsidRPr="00242593" w:rsidDel="00242593">
              <w:rPr>
                <w:rPrChange w:id="495" w:author="An Tran, ACA (BUV)" w:date="2024-09-12T14:41:00Z" w16du:dateUtc="2024-09-12T07:41:00Z">
                  <w:rPr>
                    <w:rStyle w:val="Hyperlink"/>
                    <w:lang w:val="vi-VN"/>
                  </w:rPr>
                </w:rPrChange>
              </w:rPr>
              <w:delText xml:space="preserve">What is the late submission regulation at the University?/ </w:delText>
            </w:r>
            <w:r w:rsidRPr="00242593" w:rsidDel="00242593">
              <w:rPr>
                <w:rPrChange w:id="496" w:author="An Tran, ACA (BUV)" w:date="2024-09-12T14:41:00Z" w16du:dateUtc="2024-09-12T07:41:00Z">
                  <w:rPr>
                    <w:rStyle w:val="Hyperlink"/>
                    <w:i/>
                    <w:iCs/>
                    <w:lang w:val="vi-VN"/>
                  </w:rPr>
                </w:rPrChange>
              </w:rPr>
              <w:delText>Quy định nộp bài muộn ở Trường là gì?</w:delText>
            </w:r>
            <w:r w:rsidDel="00242593">
              <w:rPr>
                <w:webHidden/>
              </w:rPr>
              <w:tab/>
            </w:r>
            <w:r w:rsidR="004A3396" w:rsidDel="00242593">
              <w:rPr>
                <w:webHidden/>
              </w:rPr>
              <w:delText>72</w:delText>
            </w:r>
          </w:del>
        </w:p>
        <w:p w14:paraId="312730A7" w14:textId="73D16844" w:rsidR="00262D6E" w:rsidDel="00242593" w:rsidRDefault="00262D6E">
          <w:pPr>
            <w:pStyle w:val="TOC2"/>
            <w:tabs>
              <w:tab w:val="left" w:pos="1540"/>
            </w:tabs>
            <w:rPr>
              <w:del w:id="497" w:author="An Tran, ACA (BUV)" w:date="2024-09-12T14:41:00Z" w16du:dateUtc="2024-09-12T07:41:00Z"/>
              <w:rFonts w:asciiTheme="minorHAnsi" w:eastAsiaTheme="minorEastAsia" w:hAnsiTheme="minorHAnsi" w:cstheme="minorBidi"/>
              <w:kern w:val="2"/>
              <w:lang w:eastAsia="en-US"/>
              <w14:ligatures w14:val="standardContextual"/>
            </w:rPr>
          </w:pPr>
          <w:del w:id="498" w:author="An Tran, ACA (BUV)" w:date="2024-09-12T14:41:00Z" w16du:dateUtc="2024-09-12T07:41:00Z">
            <w:r w:rsidRPr="00242593" w:rsidDel="00242593">
              <w:rPr>
                <w:rPrChange w:id="499" w:author="An Tran, ACA (BUV)" w:date="2024-09-12T14:41:00Z" w16du:dateUtc="2024-09-12T07:41:00Z">
                  <w:rPr>
                    <w:rStyle w:val="Hyperlink"/>
                    <w:bCs/>
                    <w:lang w:val="vi-VN"/>
                  </w:rPr>
                </w:rPrChange>
              </w:rPr>
              <w:delText>24.</w:delText>
            </w:r>
            <w:r w:rsidDel="00242593">
              <w:rPr>
                <w:rFonts w:asciiTheme="minorHAnsi" w:eastAsiaTheme="minorEastAsia" w:hAnsiTheme="minorHAnsi" w:cstheme="minorBidi"/>
                <w:kern w:val="2"/>
                <w:lang w:eastAsia="en-US"/>
                <w14:ligatures w14:val="standardContextual"/>
              </w:rPr>
              <w:tab/>
            </w:r>
            <w:r w:rsidRPr="00242593" w:rsidDel="00242593">
              <w:rPr>
                <w:rPrChange w:id="500" w:author="An Tran, ACA (BUV)" w:date="2024-09-12T14:41:00Z" w16du:dateUtc="2024-09-12T07:41:00Z">
                  <w:rPr>
                    <w:rStyle w:val="Hyperlink"/>
                    <w:lang w:val="vi-VN"/>
                  </w:rPr>
                </w:rPrChange>
              </w:rPr>
              <w:delText xml:space="preserve">Does the University provide information of graduation ranking? / </w:delText>
            </w:r>
            <w:r w:rsidRPr="00242593" w:rsidDel="00242593">
              <w:rPr>
                <w:rPrChange w:id="501" w:author="An Tran, ACA (BUV)" w:date="2024-09-12T14:41:00Z" w16du:dateUtc="2024-09-12T07:41:00Z">
                  <w:rPr>
                    <w:rStyle w:val="Hyperlink"/>
                    <w:i/>
                    <w:iCs/>
                    <w:lang w:val="vi-VN"/>
                  </w:rPr>
                </w:rPrChange>
              </w:rPr>
              <w:delText>Trường có cung cấp thông tin xếp hạng điểm tốt nghiệp của sinh viên không?</w:delText>
            </w:r>
            <w:r w:rsidDel="00242593">
              <w:rPr>
                <w:webHidden/>
              </w:rPr>
              <w:tab/>
            </w:r>
            <w:r w:rsidR="004A3396" w:rsidDel="00242593">
              <w:rPr>
                <w:webHidden/>
              </w:rPr>
              <w:delText>73</w:delText>
            </w:r>
          </w:del>
        </w:p>
        <w:p w14:paraId="4782542E" w14:textId="6FBF6A17" w:rsidR="00262D6E" w:rsidDel="00242593" w:rsidRDefault="00262D6E">
          <w:pPr>
            <w:pStyle w:val="TOC2"/>
            <w:tabs>
              <w:tab w:val="left" w:pos="1540"/>
            </w:tabs>
            <w:rPr>
              <w:del w:id="502" w:author="An Tran, ACA (BUV)" w:date="2024-09-12T14:41:00Z" w16du:dateUtc="2024-09-12T07:41:00Z"/>
              <w:rFonts w:asciiTheme="minorHAnsi" w:eastAsiaTheme="minorEastAsia" w:hAnsiTheme="minorHAnsi" w:cstheme="minorBidi"/>
              <w:kern w:val="2"/>
              <w:lang w:eastAsia="en-US"/>
              <w14:ligatures w14:val="standardContextual"/>
            </w:rPr>
          </w:pPr>
          <w:del w:id="503" w:author="An Tran, ACA (BUV)" w:date="2024-09-12T14:41:00Z" w16du:dateUtc="2024-09-12T07:41:00Z">
            <w:r w:rsidRPr="00242593" w:rsidDel="00242593">
              <w:rPr>
                <w:rPrChange w:id="504" w:author="An Tran, ACA (BUV)" w:date="2024-09-12T14:41:00Z" w16du:dateUtc="2024-09-12T07:41:00Z">
                  <w:rPr>
                    <w:rStyle w:val="Hyperlink"/>
                    <w:bCs/>
                    <w:lang w:val="vi-VN"/>
                  </w:rPr>
                </w:rPrChange>
              </w:rPr>
              <w:delText>25.</w:delText>
            </w:r>
            <w:r w:rsidDel="00242593">
              <w:rPr>
                <w:rFonts w:asciiTheme="minorHAnsi" w:eastAsiaTheme="minorEastAsia" w:hAnsiTheme="minorHAnsi" w:cstheme="minorBidi"/>
                <w:kern w:val="2"/>
                <w:lang w:eastAsia="en-US"/>
                <w14:ligatures w14:val="standardContextual"/>
              </w:rPr>
              <w:tab/>
            </w:r>
            <w:r w:rsidRPr="00242593" w:rsidDel="00242593">
              <w:rPr>
                <w:rPrChange w:id="505" w:author="An Tran, ACA (BUV)" w:date="2024-09-12T14:41:00Z" w16du:dateUtc="2024-09-12T07:41:00Z">
                  <w:rPr>
                    <w:rStyle w:val="Hyperlink"/>
                    <w:lang w:val="vi-VN"/>
                  </w:rPr>
                </w:rPrChange>
              </w:rPr>
              <w:delText>What are the criteria for BUV Mobility Merit Scholarship Award? / Tiêu chí được đề cử phần thưởng  chương trình học/trải nghiệm quốc tế do BUV tài trợ là gì?</w:delText>
            </w:r>
            <w:r w:rsidDel="00242593">
              <w:rPr>
                <w:webHidden/>
              </w:rPr>
              <w:tab/>
            </w:r>
            <w:r w:rsidR="004A3396" w:rsidDel="00242593">
              <w:rPr>
                <w:webHidden/>
              </w:rPr>
              <w:delText>73</w:delText>
            </w:r>
          </w:del>
        </w:p>
        <w:p w14:paraId="6DE4368F" w14:textId="42A1FB3B" w:rsidR="00262D6E" w:rsidDel="00242593" w:rsidRDefault="00262D6E">
          <w:pPr>
            <w:pStyle w:val="TOC2"/>
            <w:tabs>
              <w:tab w:val="left" w:pos="1540"/>
            </w:tabs>
            <w:rPr>
              <w:del w:id="506" w:author="An Tran, ACA (BUV)" w:date="2024-09-12T14:41:00Z" w16du:dateUtc="2024-09-12T07:41:00Z"/>
              <w:rFonts w:asciiTheme="minorHAnsi" w:eastAsiaTheme="minorEastAsia" w:hAnsiTheme="minorHAnsi" w:cstheme="minorBidi"/>
              <w:kern w:val="2"/>
              <w:lang w:eastAsia="en-US"/>
              <w14:ligatures w14:val="standardContextual"/>
            </w:rPr>
          </w:pPr>
          <w:del w:id="507" w:author="An Tran, ACA (BUV)" w:date="2024-09-12T14:41:00Z" w16du:dateUtc="2024-09-12T07:41:00Z">
            <w:r w:rsidRPr="00242593" w:rsidDel="00242593">
              <w:rPr>
                <w:rPrChange w:id="508" w:author="An Tran, ACA (BUV)" w:date="2024-09-12T14:41:00Z" w16du:dateUtc="2024-09-12T07:41:00Z">
                  <w:rPr>
                    <w:rStyle w:val="Hyperlink"/>
                    <w:bCs/>
                    <w:lang w:val="vi-VN"/>
                  </w:rPr>
                </w:rPrChange>
              </w:rPr>
              <w:delText>26.</w:delText>
            </w:r>
            <w:r w:rsidDel="00242593">
              <w:rPr>
                <w:rFonts w:asciiTheme="minorHAnsi" w:eastAsiaTheme="minorEastAsia" w:hAnsiTheme="minorHAnsi" w:cstheme="minorBidi"/>
                <w:kern w:val="2"/>
                <w:lang w:eastAsia="en-US"/>
                <w14:ligatures w14:val="standardContextual"/>
              </w:rPr>
              <w:tab/>
            </w:r>
            <w:r w:rsidRPr="00242593" w:rsidDel="00242593">
              <w:rPr>
                <w:rPrChange w:id="509" w:author="An Tran, ACA (BUV)" w:date="2024-09-12T14:41:00Z" w16du:dateUtc="2024-09-12T07:41:00Z">
                  <w:rPr>
                    <w:rStyle w:val="Hyperlink"/>
                    <w:lang w:val="vi-VN"/>
                  </w:rPr>
                </w:rPrChange>
              </w:rPr>
              <w:delText xml:space="preserve">Can students receive the transcript and certificate for the Pathway to Stafffordshire University programme? / </w:delText>
            </w:r>
            <w:r w:rsidRPr="00242593" w:rsidDel="00242593">
              <w:rPr>
                <w:rPrChange w:id="510" w:author="An Tran, ACA (BUV)" w:date="2024-09-12T14:41:00Z" w16du:dateUtc="2024-09-12T07:41:00Z">
                  <w:rPr>
                    <w:rStyle w:val="Hyperlink"/>
                    <w:i/>
                    <w:iCs/>
                    <w:lang w:val="vi-VN"/>
                  </w:rPr>
                </w:rPrChange>
              </w:rPr>
              <w:delText>Liệu sinh viên có thể xin bảng điểm và chứng chỉ hoàn thành chương trình Dự bị Đại học Staffordshire không?</w:delText>
            </w:r>
            <w:r w:rsidDel="00242593">
              <w:rPr>
                <w:webHidden/>
              </w:rPr>
              <w:tab/>
            </w:r>
            <w:r w:rsidR="004A3396" w:rsidDel="00242593">
              <w:rPr>
                <w:webHidden/>
              </w:rPr>
              <w:delText>74</w:delText>
            </w:r>
          </w:del>
        </w:p>
        <w:p w14:paraId="670E0196" w14:textId="79062532" w:rsidR="00262D6E" w:rsidDel="00242593" w:rsidRDefault="00262D6E">
          <w:pPr>
            <w:pStyle w:val="TOC2"/>
            <w:tabs>
              <w:tab w:val="left" w:pos="1540"/>
            </w:tabs>
            <w:rPr>
              <w:del w:id="511" w:author="An Tran, ACA (BUV)" w:date="2024-09-12T14:41:00Z" w16du:dateUtc="2024-09-12T07:41:00Z"/>
              <w:rFonts w:asciiTheme="minorHAnsi" w:eastAsiaTheme="minorEastAsia" w:hAnsiTheme="minorHAnsi" w:cstheme="minorBidi"/>
              <w:kern w:val="2"/>
              <w:lang w:eastAsia="en-US"/>
              <w14:ligatures w14:val="standardContextual"/>
            </w:rPr>
          </w:pPr>
          <w:del w:id="512" w:author="An Tran, ACA (BUV)" w:date="2024-09-12T14:41:00Z" w16du:dateUtc="2024-09-12T07:41:00Z">
            <w:r w:rsidRPr="00242593" w:rsidDel="00242593">
              <w:rPr>
                <w:rPrChange w:id="513" w:author="An Tran, ACA (BUV)" w:date="2024-09-12T14:41:00Z" w16du:dateUtc="2024-09-12T07:41:00Z">
                  <w:rPr>
                    <w:rStyle w:val="Hyperlink"/>
                    <w:bCs/>
                    <w:lang w:val="vi-VN"/>
                  </w:rPr>
                </w:rPrChange>
              </w:rPr>
              <w:delText>27.</w:delText>
            </w:r>
            <w:r w:rsidDel="00242593">
              <w:rPr>
                <w:rFonts w:asciiTheme="minorHAnsi" w:eastAsiaTheme="minorEastAsia" w:hAnsiTheme="minorHAnsi" w:cstheme="minorBidi"/>
                <w:kern w:val="2"/>
                <w:lang w:eastAsia="en-US"/>
                <w14:ligatures w14:val="standardContextual"/>
              </w:rPr>
              <w:tab/>
            </w:r>
            <w:r w:rsidRPr="00242593" w:rsidDel="00242593">
              <w:rPr>
                <w:rPrChange w:id="514" w:author="An Tran, ACA (BUV)" w:date="2024-09-12T14:41:00Z" w16du:dateUtc="2024-09-12T07:41:00Z">
                  <w:rPr>
                    <w:rStyle w:val="Hyperlink"/>
                    <w:lang w:val="vi-VN"/>
                  </w:rPr>
                </w:rPrChange>
              </w:rPr>
              <w:delText xml:space="preserve">Can students/parents have student’s exam schedule for this semester? / </w:delText>
            </w:r>
            <w:r w:rsidRPr="00242593" w:rsidDel="00242593">
              <w:rPr>
                <w:rPrChange w:id="515" w:author="An Tran, ACA (BUV)" w:date="2024-09-12T14:41:00Z" w16du:dateUtc="2024-09-12T07:41:00Z">
                  <w:rPr>
                    <w:rStyle w:val="Hyperlink"/>
                    <w:i/>
                    <w:iCs/>
                    <w:lang w:val="vi-VN"/>
                  </w:rPr>
                </w:rPrChange>
              </w:rPr>
              <w:delText>Phụ huynh/sinh viên có thể xin lịch nộp bài và lịch thi của sinh viên cho học kỳ này không?</w:delText>
            </w:r>
            <w:r w:rsidDel="00242593">
              <w:rPr>
                <w:webHidden/>
              </w:rPr>
              <w:tab/>
            </w:r>
            <w:r w:rsidR="004A3396" w:rsidDel="00242593">
              <w:rPr>
                <w:webHidden/>
              </w:rPr>
              <w:delText>75</w:delText>
            </w:r>
          </w:del>
        </w:p>
        <w:p w14:paraId="1F5FB83A" w14:textId="5394FCD5" w:rsidR="00262D6E" w:rsidDel="00242593" w:rsidRDefault="00262D6E">
          <w:pPr>
            <w:pStyle w:val="TOC2"/>
            <w:tabs>
              <w:tab w:val="left" w:pos="1540"/>
            </w:tabs>
            <w:rPr>
              <w:del w:id="516" w:author="An Tran, ACA (BUV)" w:date="2024-09-12T14:41:00Z" w16du:dateUtc="2024-09-12T07:41:00Z"/>
              <w:rFonts w:asciiTheme="minorHAnsi" w:eastAsiaTheme="minorEastAsia" w:hAnsiTheme="minorHAnsi" w:cstheme="minorBidi"/>
              <w:kern w:val="2"/>
              <w:lang w:eastAsia="en-US"/>
              <w14:ligatures w14:val="standardContextual"/>
            </w:rPr>
          </w:pPr>
          <w:del w:id="517" w:author="An Tran, ACA (BUV)" w:date="2024-09-12T14:41:00Z" w16du:dateUtc="2024-09-12T07:41:00Z">
            <w:r w:rsidRPr="00242593" w:rsidDel="00242593">
              <w:rPr>
                <w:rPrChange w:id="518" w:author="An Tran, ACA (BUV)" w:date="2024-09-12T14:41:00Z" w16du:dateUtc="2024-09-12T07:41:00Z">
                  <w:rPr>
                    <w:rStyle w:val="Hyperlink"/>
                    <w:bCs/>
                    <w:lang w:val="vi-VN"/>
                  </w:rPr>
                </w:rPrChange>
              </w:rPr>
              <w:delText>28.</w:delText>
            </w:r>
            <w:r w:rsidDel="00242593">
              <w:rPr>
                <w:rFonts w:asciiTheme="minorHAnsi" w:eastAsiaTheme="minorEastAsia" w:hAnsiTheme="minorHAnsi" w:cstheme="minorBidi"/>
                <w:kern w:val="2"/>
                <w:lang w:eastAsia="en-US"/>
                <w14:ligatures w14:val="standardContextual"/>
              </w:rPr>
              <w:tab/>
            </w:r>
            <w:r w:rsidRPr="00242593" w:rsidDel="00242593">
              <w:rPr>
                <w:rPrChange w:id="519" w:author="An Tran, ACA (BUV)" w:date="2024-09-12T14:41:00Z" w16du:dateUtc="2024-09-12T07:41:00Z">
                  <w:rPr>
                    <w:rStyle w:val="Hyperlink"/>
                    <w:lang w:val="vi-VN"/>
                  </w:rPr>
                </w:rPrChange>
              </w:rPr>
              <w:delText xml:space="preserve">Students wish to take individual rather than group assessments, is this possible? / </w:delText>
            </w:r>
            <w:r w:rsidRPr="00242593" w:rsidDel="00242593">
              <w:rPr>
                <w:rPrChange w:id="520" w:author="An Tran, ACA (BUV)" w:date="2024-09-12T14:41:00Z" w16du:dateUtc="2024-09-12T07:41:00Z">
                  <w:rPr>
                    <w:rStyle w:val="Hyperlink"/>
                    <w:i/>
                    <w:iCs/>
                    <w:lang w:val="vi-VN"/>
                  </w:rPr>
                </w:rPrChange>
              </w:rPr>
              <w:delText>Sinh viên muốn làm bài cá nhân thay cho việc làm bài nhóm thì có được không?</w:delText>
            </w:r>
            <w:r w:rsidDel="00242593">
              <w:rPr>
                <w:webHidden/>
              </w:rPr>
              <w:tab/>
            </w:r>
            <w:r w:rsidR="004A3396" w:rsidDel="00242593">
              <w:rPr>
                <w:webHidden/>
              </w:rPr>
              <w:delText>75</w:delText>
            </w:r>
          </w:del>
        </w:p>
        <w:p w14:paraId="362B4FA7" w14:textId="7393FC07" w:rsidR="00262D6E" w:rsidDel="00242593" w:rsidRDefault="00262D6E">
          <w:pPr>
            <w:pStyle w:val="TOC2"/>
            <w:tabs>
              <w:tab w:val="left" w:pos="1540"/>
            </w:tabs>
            <w:rPr>
              <w:del w:id="521" w:author="An Tran, ACA (BUV)" w:date="2024-09-12T14:41:00Z" w16du:dateUtc="2024-09-12T07:41:00Z"/>
              <w:rFonts w:asciiTheme="minorHAnsi" w:eastAsiaTheme="minorEastAsia" w:hAnsiTheme="minorHAnsi" w:cstheme="minorBidi"/>
              <w:kern w:val="2"/>
              <w:lang w:eastAsia="en-US"/>
              <w14:ligatures w14:val="standardContextual"/>
            </w:rPr>
          </w:pPr>
          <w:del w:id="522" w:author="An Tran, ACA (BUV)" w:date="2024-09-12T14:41:00Z" w16du:dateUtc="2024-09-12T07:41:00Z">
            <w:r w:rsidRPr="00242593" w:rsidDel="00242593">
              <w:rPr>
                <w:rPrChange w:id="523" w:author="An Tran, ACA (BUV)" w:date="2024-09-12T14:41:00Z" w16du:dateUtc="2024-09-12T07:41:00Z">
                  <w:rPr>
                    <w:rStyle w:val="Hyperlink"/>
                    <w:bCs/>
                    <w:lang w:val="vi-VN"/>
                  </w:rPr>
                </w:rPrChange>
              </w:rPr>
              <w:delText>29.</w:delText>
            </w:r>
            <w:r w:rsidDel="00242593">
              <w:rPr>
                <w:rFonts w:asciiTheme="minorHAnsi" w:eastAsiaTheme="minorEastAsia" w:hAnsiTheme="minorHAnsi" w:cstheme="minorBidi"/>
                <w:kern w:val="2"/>
                <w:lang w:eastAsia="en-US"/>
                <w14:ligatures w14:val="standardContextual"/>
              </w:rPr>
              <w:tab/>
            </w:r>
            <w:r w:rsidRPr="00242593" w:rsidDel="00242593">
              <w:rPr>
                <w:rPrChange w:id="524" w:author="An Tran, ACA (BUV)" w:date="2024-09-12T14:41:00Z" w16du:dateUtc="2024-09-12T07:41:00Z">
                  <w:rPr>
                    <w:rStyle w:val="Hyperlink"/>
                    <w:lang w:val="vi-VN"/>
                  </w:rPr>
                </w:rPrChange>
              </w:rPr>
              <w:delText xml:space="preserve">The student has been asked to attend an academic conduct meeting. What does this mean? / </w:delText>
            </w:r>
            <w:r w:rsidRPr="00242593" w:rsidDel="00242593">
              <w:rPr>
                <w:rPrChange w:id="525" w:author="An Tran, ACA (BUV)" w:date="2024-09-12T14:41:00Z" w16du:dateUtc="2024-09-12T07:41:00Z">
                  <w:rPr>
                    <w:rStyle w:val="Hyperlink"/>
                    <w:i/>
                    <w:iCs/>
                    <w:lang w:val="vi-VN"/>
                  </w:rPr>
                </w:rPrChange>
              </w:rPr>
              <w:delText>Sinh viên được mời tham dự cuộc họp về vi phạm học thuật, như vậy có nghĩa là gì?</w:delText>
            </w:r>
            <w:r w:rsidDel="00242593">
              <w:rPr>
                <w:webHidden/>
              </w:rPr>
              <w:tab/>
            </w:r>
            <w:r w:rsidR="004A3396" w:rsidDel="00242593">
              <w:rPr>
                <w:webHidden/>
              </w:rPr>
              <w:delText>76</w:delText>
            </w:r>
          </w:del>
        </w:p>
        <w:p w14:paraId="369B978E" w14:textId="1C41197B" w:rsidR="00262D6E" w:rsidDel="00242593" w:rsidRDefault="00262D6E">
          <w:pPr>
            <w:pStyle w:val="TOC2"/>
            <w:tabs>
              <w:tab w:val="left" w:pos="1540"/>
            </w:tabs>
            <w:rPr>
              <w:del w:id="526" w:author="An Tran, ACA (BUV)" w:date="2024-09-12T14:41:00Z" w16du:dateUtc="2024-09-12T07:41:00Z"/>
              <w:rFonts w:asciiTheme="minorHAnsi" w:eastAsiaTheme="minorEastAsia" w:hAnsiTheme="minorHAnsi" w:cstheme="minorBidi"/>
              <w:kern w:val="2"/>
              <w:lang w:eastAsia="en-US"/>
              <w14:ligatures w14:val="standardContextual"/>
            </w:rPr>
          </w:pPr>
          <w:del w:id="527" w:author="An Tran, ACA (BUV)" w:date="2024-09-12T14:41:00Z" w16du:dateUtc="2024-09-12T07:41:00Z">
            <w:r w:rsidRPr="00242593" w:rsidDel="00242593">
              <w:rPr>
                <w:rPrChange w:id="528" w:author="An Tran, ACA (BUV)" w:date="2024-09-12T14:41:00Z" w16du:dateUtc="2024-09-12T07:41:00Z">
                  <w:rPr>
                    <w:rStyle w:val="Hyperlink"/>
                    <w:bCs/>
                    <w:lang w:val="vi-VN"/>
                  </w:rPr>
                </w:rPrChange>
              </w:rPr>
              <w:delText>30.</w:delText>
            </w:r>
            <w:r w:rsidDel="00242593">
              <w:rPr>
                <w:rFonts w:asciiTheme="minorHAnsi" w:eastAsiaTheme="minorEastAsia" w:hAnsiTheme="minorHAnsi" w:cstheme="minorBidi"/>
                <w:kern w:val="2"/>
                <w:lang w:eastAsia="en-US"/>
                <w14:ligatures w14:val="standardContextual"/>
              </w:rPr>
              <w:tab/>
            </w:r>
            <w:r w:rsidRPr="00242593" w:rsidDel="00242593">
              <w:rPr>
                <w:rPrChange w:id="529" w:author="An Tran, ACA (BUV)" w:date="2024-09-12T14:41:00Z" w16du:dateUtc="2024-09-12T07:41:00Z">
                  <w:rPr>
                    <w:rStyle w:val="Hyperlink"/>
                    <w:lang w:val="vi-VN"/>
                  </w:rPr>
                </w:rPrChange>
              </w:rPr>
              <w:delText xml:space="preserve">What is a safe similarity index when students submit assignment on Turnitin? / </w:delText>
            </w:r>
            <w:r w:rsidRPr="00242593" w:rsidDel="00242593">
              <w:rPr>
                <w:rPrChange w:id="530" w:author="An Tran, ACA (BUV)" w:date="2024-09-12T14:41:00Z" w16du:dateUtc="2024-09-12T07:41:00Z">
                  <w:rPr>
                    <w:rStyle w:val="Hyperlink"/>
                    <w:i/>
                    <w:iCs/>
                    <w:lang w:val="vi-VN"/>
                  </w:rPr>
                </w:rPrChange>
              </w:rPr>
              <w:delText>Số phần trăm độ tương đồng như thế nào là an toàn khi sinh viên nộp bài trên hệ thống Turnitin?</w:delText>
            </w:r>
            <w:r w:rsidDel="00242593">
              <w:rPr>
                <w:webHidden/>
              </w:rPr>
              <w:tab/>
            </w:r>
            <w:r w:rsidR="004A3396" w:rsidDel="00242593">
              <w:rPr>
                <w:webHidden/>
              </w:rPr>
              <w:delText>76</w:delText>
            </w:r>
          </w:del>
        </w:p>
        <w:p w14:paraId="0A11ECEB" w14:textId="71CCA8F9" w:rsidR="00262D6E" w:rsidDel="00242593" w:rsidRDefault="00262D6E">
          <w:pPr>
            <w:pStyle w:val="TOC2"/>
            <w:tabs>
              <w:tab w:val="left" w:pos="1540"/>
            </w:tabs>
            <w:rPr>
              <w:del w:id="531" w:author="An Tran, ACA (BUV)" w:date="2024-09-12T14:41:00Z" w16du:dateUtc="2024-09-12T07:41:00Z"/>
              <w:rFonts w:asciiTheme="minorHAnsi" w:eastAsiaTheme="minorEastAsia" w:hAnsiTheme="minorHAnsi" w:cstheme="minorBidi"/>
              <w:kern w:val="2"/>
              <w:lang w:eastAsia="en-US"/>
              <w14:ligatures w14:val="standardContextual"/>
            </w:rPr>
          </w:pPr>
          <w:del w:id="532" w:author="An Tran, ACA (BUV)" w:date="2024-09-12T14:41:00Z" w16du:dateUtc="2024-09-12T07:41:00Z">
            <w:r w:rsidRPr="00242593" w:rsidDel="00242593">
              <w:rPr>
                <w:rPrChange w:id="533" w:author="An Tran, ACA (BUV)" w:date="2024-09-12T14:41:00Z" w16du:dateUtc="2024-09-12T07:41:00Z">
                  <w:rPr>
                    <w:rStyle w:val="Hyperlink"/>
                    <w:bCs/>
                    <w:lang w:val="vi-VN"/>
                  </w:rPr>
                </w:rPrChange>
              </w:rPr>
              <w:delText>31.</w:delText>
            </w:r>
            <w:r w:rsidDel="00242593">
              <w:rPr>
                <w:rFonts w:asciiTheme="minorHAnsi" w:eastAsiaTheme="minorEastAsia" w:hAnsiTheme="minorHAnsi" w:cstheme="minorBidi"/>
                <w:kern w:val="2"/>
                <w:lang w:eastAsia="en-US"/>
                <w14:ligatures w14:val="standardContextual"/>
              </w:rPr>
              <w:tab/>
            </w:r>
            <w:r w:rsidRPr="00242593" w:rsidDel="00242593">
              <w:rPr>
                <w:rPrChange w:id="534" w:author="An Tran, ACA (BUV)" w:date="2024-09-12T14:41:00Z" w16du:dateUtc="2024-09-12T07:41:00Z">
                  <w:rPr>
                    <w:rStyle w:val="Hyperlink"/>
                    <w:lang w:val="vi-VN"/>
                  </w:rPr>
                </w:rPrChange>
              </w:rPr>
              <w:delText xml:space="preserve">Students submit assignments on Turnitin system and have low similarity % but later this % increase, is this an error? / </w:delText>
            </w:r>
            <w:r w:rsidRPr="00242593" w:rsidDel="00242593">
              <w:rPr>
                <w:rPrChange w:id="535" w:author="An Tran, ACA (BUV)" w:date="2024-09-12T14:41:00Z" w16du:dateUtc="2024-09-12T07:41:00Z">
                  <w:rPr>
                    <w:rStyle w:val="Hyperlink"/>
                    <w:i/>
                    <w:iCs/>
                    <w:lang w:val="vi-VN"/>
                  </w:rPr>
                </w:rPrChange>
              </w:rPr>
              <w:delText>Sinh viên</w:delText>
            </w:r>
            <w:r w:rsidRPr="00242593" w:rsidDel="00242593">
              <w:rPr>
                <w:rPrChange w:id="536" w:author="An Tran, ACA (BUV)" w:date="2024-09-12T14:41:00Z" w16du:dateUtc="2024-09-12T07:41:00Z">
                  <w:rPr>
                    <w:rStyle w:val="Hyperlink"/>
                    <w:lang w:val="vi-VN"/>
                  </w:rPr>
                </w:rPrChange>
              </w:rPr>
              <w:delText xml:space="preserve"> </w:delText>
            </w:r>
            <w:r w:rsidRPr="00242593" w:rsidDel="00242593">
              <w:rPr>
                <w:rPrChange w:id="537" w:author="An Tran, ACA (BUV)" w:date="2024-09-12T14:41:00Z" w16du:dateUtc="2024-09-12T07:41:00Z">
                  <w:rPr>
                    <w:rStyle w:val="Hyperlink"/>
                    <w:i/>
                    <w:iCs/>
                    <w:lang w:val="vi-VN"/>
                  </w:rPr>
                </w:rPrChange>
              </w:rPr>
              <w:delText>nộp bài trên hệ thống Turnitin và nhận được số phần trăm độ tương đồng thấp, nhưng sau đó số phần trăm này lại tăng lên. Liệu đây có phải là lỗi hệ thống hay không?</w:delText>
            </w:r>
            <w:r w:rsidDel="00242593">
              <w:rPr>
                <w:webHidden/>
              </w:rPr>
              <w:tab/>
            </w:r>
            <w:r w:rsidR="004A3396" w:rsidDel="00242593">
              <w:rPr>
                <w:webHidden/>
              </w:rPr>
              <w:delText>77</w:delText>
            </w:r>
          </w:del>
        </w:p>
        <w:p w14:paraId="6CBAAE0A" w14:textId="0528D9B6" w:rsidR="00262D6E" w:rsidDel="00242593" w:rsidRDefault="00262D6E">
          <w:pPr>
            <w:pStyle w:val="TOC2"/>
            <w:tabs>
              <w:tab w:val="left" w:pos="1540"/>
            </w:tabs>
            <w:rPr>
              <w:del w:id="538" w:author="An Tran, ACA (BUV)" w:date="2024-09-12T14:41:00Z" w16du:dateUtc="2024-09-12T07:41:00Z"/>
              <w:rFonts w:asciiTheme="minorHAnsi" w:eastAsiaTheme="minorEastAsia" w:hAnsiTheme="minorHAnsi" w:cstheme="minorBidi"/>
              <w:kern w:val="2"/>
              <w:lang w:eastAsia="en-US"/>
              <w14:ligatures w14:val="standardContextual"/>
            </w:rPr>
          </w:pPr>
          <w:del w:id="539" w:author="An Tran, ACA (BUV)" w:date="2024-09-12T14:41:00Z" w16du:dateUtc="2024-09-12T07:41:00Z">
            <w:r w:rsidRPr="00242593" w:rsidDel="00242593">
              <w:rPr>
                <w:rPrChange w:id="540" w:author="An Tran, ACA (BUV)" w:date="2024-09-12T14:41:00Z" w16du:dateUtc="2024-09-12T07:41:00Z">
                  <w:rPr>
                    <w:rStyle w:val="Hyperlink"/>
                    <w:bCs/>
                    <w:lang w:val="vi-VN"/>
                  </w:rPr>
                </w:rPrChange>
              </w:rPr>
              <w:delText>32.</w:delText>
            </w:r>
            <w:r w:rsidDel="00242593">
              <w:rPr>
                <w:rFonts w:asciiTheme="minorHAnsi" w:eastAsiaTheme="minorEastAsia" w:hAnsiTheme="minorHAnsi" w:cstheme="minorBidi"/>
                <w:kern w:val="2"/>
                <w:lang w:eastAsia="en-US"/>
                <w14:ligatures w14:val="standardContextual"/>
              </w:rPr>
              <w:tab/>
            </w:r>
            <w:r w:rsidRPr="00242593" w:rsidDel="00242593">
              <w:rPr>
                <w:rPrChange w:id="541" w:author="An Tran, ACA (BUV)" w:date="2024-09-12T14:41:00Z" w16du:dateUtc="2024-09-12T07:41:00Z">
                  <w:rPr>
                    <w:rStyle w:val="Hyperlink"/>
                    <w:lang w:val="vi-VN"/>
                  </w:rPr>
                </w:rPrChange>
              </w:rPr>
              <w:delText xml:space="preserve">Does student have to take responsibility for an academic misconduct in group submission? / </w:delText>
            </w:r>
            <w:r w:rsidRPr="00242593" w:rsidDel="00242593">
              <w:rPr>
                <w:rPrChange w:id="542" w:author="An Tran, ACA (BUV)" w:date="2024-09-12T14:41:00Z" w16du:dateUtc="2024-09-12T07:41:00Z">
                  <w:rPr>
                    <w:rStyle w:val="Hyperlink"/>
                    <w:i/>
                    <w:iCs/>
                    <w:lang w:val="vi-VN"/>
                  </w:rPr>
                </w:rPrChange>
              </w:rPr>
              <w:delText>Sinh viên liệu có phải chịu trách nhiệm cho vi phạm học thuật trong bài nộp nhóm hay không?</w:delText>
            </w:r>
            <w:r w:rsidDel="00242593">
              <w:rPr>
                <w:webHidden/>
              </w:rPr>
              <w:tab/>
            </w:r>
            <w:r w:rsidR="004A3396" w:rsidDel="00242593">
              <w:rPr>
                <w:webHidden/>
              </w:rPr>
              <w:delText>78</w:delText>
            </w:r>
          </w:del>
        </w:p>
        <w:p w14:paraId="50B39817" w14:textId="78A10B9F" w:rsidR="00262D6E" w:rsidDel="00242593" w:rsidRDefault="00262D6E">
          <w:pPr>
            <w:pStyle w:val="TOC2"/>
            <w:tabs>
              <w:tab w:val="left" w:pos="1540"/>
            </w:tabs>
            <w:rPr>
              <w:del w:id="543" w:author="An Tran, ACA (BUV)" w:date="2024-09-12T14:41:00Z" w16du:dateUtc="2024-09-12T07:41:00Z"/>
              <w:rFonts w:asciiTheme="minorHAnsi" w:eastAsiaTheme="minorEastAsia" w:hAnsiTheme="minorHAnsi" w:cstheme="minorBidi"/>
              <w:kern w:val="2"/>
              <w:lang w:eastAsia="en-US"/>
              <w14:ligatures w14:val="standardContextual"/>
            </w:rPr>
          </w:pPr>
          <w:del w:id="544" w:author="An Tran, ACA (BUV)" w:date="2024-09-12T14:41:00Z" w16du:dateUtc="2024-09-12T07:41:00Z">
            <w:r w:rsidRPr="00242593" w:rsidDel="00242593">
              <w:rPr>
                <w:rPrChange w:id="545" w:author="An Tran, ACA (BUV)" w:date="2024-09-12T14:41:00Z" w16du:dateUtc="2024-09-12T07:41:00Z">
                  <w:rPr>
                    <w:rStyle w:val="Hyperlink"/>
                    <w:bCs/>
                    <w:lang w:val="vi-VN"/>
                  </w:rPr>
                </w:rPrChange>
              </w:rPr>
              <w:delText>33.</w:delText>
            </w:r>
            <w:r w:rsidDel="00242593">
              <w:rPr>
                <w:rFonts w:asciiTheme="minorHAnsi" w:eastAsiaTheme="minorEastAsia" w:hAnsiTheme="minorHAnsi" w:cstheme="minorBidi"/>
                <w:kern w:val="2"/>
                <w:lang w:eastAsia="en-US"/>
                <w14:ligatures w14:val="standardContextual"/>
              </w:rPr>
              <w:tab/>
            </w:r>
            <w:r w:rsidRPr="00242593" w:rsidDel="00242593">
              <w:rPr>
                <w:rPrChange w:id="546" w:author="An Tran, ACA (BUV)" w:date="2024-09-12T14:41:00Z" w16du:dateUtc="2024-09-12T07:41:00Z">
                  <w:rPr>
                    <w:rStyle w:val="Hyperlink"/>
                    <w:lang w:val="vi-VN"/>
                  </w:rPr>
                </w:rPrChange>
              </w:rPr>
              <w:delText xml:space="preserve">How does academic misconduct affect the student’s academic performance &amp; studying progress? / </w:delText>
            </w:r>
            <w:r w:rsidRPr="00242593" w:rsidDel="00242593">
              <w:rPr>
                <w:rPrChange w:id="547" w:author="An Tran, ACA (BUV)" w:date="2024-09-12T14:41:00Z" w16du:dateUtc="2024-09-12T07:41:00Z">
                  <w:rPr>
                    <w:rStyle w:val="Hyperlink"/>
                    <w:i/>
                    <w:iCs/>
                    <w:lang w:val="vi-VN"/>
                  </w:rPr>
                </w:rPrChange>
              </w:rPr>
              <w:delText>Việc vi phạm học thuật có thể ảnh hưởng thế nào đến kết quả học tập và lên lớp của sinh viên?</w:delText>
            </w:r>
            <w:r w:rsidDel="00242593">
              <w:rPr>
                <w:webHidden/>
              </w:rPr>
              <w:tab/>
            </w:r>
            <w:r w:rsidR="004A3396" w:rsidDel="00242593">
              <w:rPr>
                <w:webHidden/>
              </w:rPr>
              <w:delText>78</w:delText>
            </w:r>
          </w:del>
        </w:p>
        <w:p w14:paraId="14DE77E9" w14:textId="636A94B2" w:rsidR="00262D6E" w:rsidDel="00242593" w:rsidRDefault="00262D6E">
          <w:pPr>
            <w:pStyle w:val="TOC2"/>
            <w:tabs>
              <w:tab w:val="left" w:pos="1540"/>
            </w:tabs>
            <w:rPr>
              <w:del w:id="548" w:author="An Tran, ACA (BUV)" w:date="2024-09-12T14:41:00Z" w16du:dateUtc="2024-09-12T07:41:00Z"/>
              <w:rFonts w:asciiTheme="minorHAnsi" w:eastAsiaTheme="minorEastAsia" w:hAnsiTheme="minorHAnsi" w:cstheme="minorBidi"/>
              <w:kern w:val="2"/>
              <w:lang w:eastAsia="en-US"/>
              <w14:ligatures w14:val="standardContextual"/>
            </w:rPr>
          </w:pPr>
          <w:del w:id="549" w:author="An Tran, ACA (BUV)" w:date="2024-09-12T14:41:00Z" w16du:dateUtc="2024-09-12T07:41:00Z">
            <w:r w:rsidRPr="00242593" w:rsidDel="00242593">
              <w:rPr>
                <w:rPrChange w:id="550" w:author="An Tran, ACA (BUV)" w:date="2024-09-12T14:41:00Z" w16du:dateUtc="2024-09-12T07:41:00Z">
                  <w:rPr>
                    <w:rStyle w:val="Hyperlink"/>
                    <w:bCs/>
                    <w:lang w:val="vi-VN"/>
                  </w:rPr>
                </w:rPrChange>
              </w:rPr>
              <w:delText>34.</w:delText>
            </w:r>
            <w:r w:rsidDel="00242593">
              <w:rPr>
                <w:rFonts w:asciiTheme="minorHAnsi" w:eastAsiaTheme="minorEastAsia" w:hAnsiTheme="minorHAnsi" w:cstheme="minorBidi"/>
                <w:kern w:val="2"/>
                <w:lang w:eastAsia="en-US"/>
                <w14:ligatures w14:val="standardContextual"/>
              </w:rPr>
              <w:tab/>
            </w:r>
            <w:r w:rsidRPr="00242593" w:rsidDel="00242593">
              <w:rPr>
                <w:rPrChange w:id="551" w:author="An Tran, ACA (BUV)" w:date="2024-09-12T14:41:00Z" w16du:dateUtc="2024-09-12T07:41:00Z">
                  <w:rPr>
                    <w:rStyle w:val="Hyperlink"/>
                    <w:lang w:val="vi-VN"/>
                  </w:rPr>
                </w:rPrChange>
              </w:rPr>
              <w:delText xml:space="preserve">Students have academic misconduct; will this be displayed in transcript or degree certificate? / </w:delText>
            </w:r>
            <w:r w:rsidRPr="00242593" w:rsidDel="00242593">
              <w:rPr>
                <w:rPrChange w:id="552" w:author="An Tran, ACA (BUV)" w:date="2024-09-12T14:41:00Z" w16du:dateUtc="2024-09-12T07:41:00Z">
                  <w:rPr>
                    <w:rStyle w:val="Hyperlink"/>
                    <w:i/>
                    <w:iCs/>
                    <w:lang w:val="vi-VN"/>
                  </w:rPr>
                </w:rPrChange>
              </w:rPr>
              <w:delText>Sinh viên đã vi phạm quy định học thuật của nhà trường, liệu việc vi phạm này có bị ghi trong hồ sơ, học bạ, bảng điểm hoặc bằng tốt nghiệp hay không?</w:delText>
            </w:r>
            <w:r w:rsidDel="00242593">
              <w:rPr>
                <w:webHidden/>
              </w:rPr>
              <w:tab/>
            </w:r>
            <w:r w:rsidR="004A3396" w:rsidDel="00242593">
              <w:rPr>
                <w:webHidden/>
              </w:rPr>
              <w:delText>79</w:delText>
            </w:r>
          </w:del>
        </w:p>
        <w:p w14:paraId="35AAD90C" w14:textId="007DC657" w:rsidR="00262D6E" w:rsidDel="00242593" w:rsidRDefault="00262D6E">
          <w:pPr>
            <w:pStyle w:val="TOC2"/>
            <w:tabs>
              <w:tab w:val="left" w:pos="1540"/>
            </w:tabs>
            <w:rPr>
              <w:del w:id="553" w:author="An Tran, ACA (BUV)" w:date="2024-09-12T14:41:00Z" w16du:dateUtc="2024-09-12T07:41:00Z"/>
              <w:rFonts w:asciiTheme="minorHAnsi" w:eastAsiaTheme="minorEastAsia" w:hAnsiTheme="minorHAnsi" w:cstheme="minorBidi"/>
              <w:kern w:val="2"/>
              <w:lang w:eastAsia="en-US"/>
              <w14:ligatures w14:val="standardContextual"/>
            </w:rPr>
          </w:pPr>
          <w:del w:id="554" w:author="An Tran, ACA (BUV)" w:date="2024-09-12T14:41:00Z" w16du:dateUtc="2024-09-12T07:41:00Z">
            <w:r w:rsidRPr="00242593" w:rsidDel="00242593">
              <w:rPr>
                <w:rPrChange w:id="555" w:author="An Tran, ACA (BUV)" w:date="2024-09-12T14:41:00Z" w16du:dateUtc="2024-09-12T07:41:00Z">
                  <w:rPr>
                    <w:rStyle w:val="Hyperlink"/>
                    <w:bCs/>
                    <w:lang w:val="vi-VN"/>
                  </w:rPr>
                </w:rPrChange>
              </w:rPr>
              <w:delText>35.</w:delText>
            </w:r>
            <w:r w:rsidDel="00242593">
              <w:rPr>
                <w:rFonts w:asciiTheme="minorHAnsi" w:eastAsiaTheme="minorEastAsia" w:hAnsiTheme="minorHAnsi" w:cstheme="minorBidi"/>
                <w:kern w:val="2"/>
                <w:lang w:eastAsia="en-US"/>
                <w14:ligatures w14:val="standardContextual"/>
              </w:rPr>
              <w:tab/>
            </w:r>
            <w:r w:rsidRPr="00242593" w:rsidDel="00242593">
              <w:rPr>
                <w:rPrChange w:id="556" w:author="An Tran, ACA (BUV)" w:date="2024-09-12T14:41:00Z" w16du:dateUtc="2024-09-12T07:41:00Z">
                  <w:rPr>
                    <w:rStyle w:val="Hyperlink"/>
                    <w:lang w:val="vi-VN"/>
                  </w:rPr>
                </w:rPrChange>
              </w:rPr>
              <w:delText xml:space="preserve">If students transfer to a different programme, what will happen to their academic misconduct records? / </w:delText>
            </w:r>
            <w:r w:rsidRPr="00242593" w:rsidDel="00242593">
              <w:rPr>
                <w:rPrChange w:id="557" w:author="An Tran, ACA (BUV)" w:date="2024-09-12T14:41:00Z" w16du:dateUtc="2024-09-12T07:41:00Z">
                  <w:rPr>
                    <w:rStyle w:val="Hyperlink"/>
                    <w:i/>
                    <w:iCs/>
                    <w:lang w:val="vi-VN"/>
                  </w:rPr>
                </w:rPrChange>
              </w:rPr>
              <w:delText>Nếu sinh viên chuyển ngành học thì những vi phạm học thuật cũ của sinh viên sẽ được tính ra sao?</w:delText>
            </w:r>
            <w:r w:rsidDel="00242593">
              <w:rPr>
                <w:webHidden/>
              </w:rPr>
              <w:tab/>
            </w:r>
            <w:r w:rsidR="004A3396" w:rsidDel="00242593">
              <w:rPr>
                <w:webHidden/>
              </w:rPr>
              <w:delText>80</w:delText>
            </w:r>
          </w:del>
        </w:p>
        <w:p w14:paraId="76556C0F" w14:textId="58BB93BC" w:rsidR="00262D6E" w:rsidDel="00242593" w:rsidRDefault="00262D6E">
          <w:pPr>
            <w:pStyle w:val="TOC2"/>
            <w:tabs>
              <w:tab w:val="left" w:pos="1540"/>
            </w:tabs>
            <w:rPr>
              <w:del w:id="558" w:author="An Tran, ACA (BUV)" w:date="2024-09-12T14:41:00Z" w16du:dateUtc="2024-09-12T07:41:00Z"/>
              <w:rFonts w:asciiTheme="minorHAnsi" w:eastAsiaTheme="minorEastAsia" w:hAnsiTheme="minorHAnsi" w:cstheme="minorBidi"/>
              <w:kern w:val="2"/>
              <w:lang w:eastAsia="en-US"/>
              <w14:ligatures w14:val="standardContextual"/>
            </w:rPr>
          </w:pPr>
          <w:del w:id="559" w:author="An Tran, ACA (BUV)" w:date="2024-09-12T14:41:00Z" w16du:dateUtc="2024-09-12T07:41:00Z">
            <w:r w:rsidRPr="00242593" w:rsidDel="00242593">
              <w:rPr>
                <w:rPrChange w:id="560" w:author="An Tran, ACA (BUV)" w:date="2024-09-12T14:41:00Z" w16du:dateUtc="2024-09-12T07:41:00Z">
                  <w:rPr>
                    <w:rStyle w:val="Hyperlink"/>
                    <w:bCs/>
                    <w:lang w:val="vi-VN"/>
                  </w:rPr>
                </w:rPrChange>
              </w:rPr>
              <w:delText>36.</w:delText>
            </w:r>
            <w:r w:rsidDel="00242593">
              <w:rPr>
                <w:rFonts w:asciiTheme="minorHAnsi" w:eastAsiaTheme="minorEastAsia" w:hAnsiTheme="minorHAnsi" w:cstheme="minorBidi"/>
                <w:kern w:val="2"/>
                <w:lang w:eastAsia="en-US"/>
                <w14:ligatures w14:val="standardContextual"/>
              </w:rPr>
              <w:tab/>
            </w:r>
            <w:r w:rsidRPr="00242593" w:rsidDel="00242593">
              <w:rPr>
                <w:rPrChange w:id="561" w:author="An Tran, ACA (BUV)" w:date="2024-09-12T14:41:00Z" w16du:dateUtc="2024-09-12T07:41:00Z">
                  <w:rPr>
                    <w:rStyle w:val="Hyperlink"/>
                    <w:lang w:val="vi-VN"/>
                  </w:rPr>
                </w:rPrChange>
              </w:rPr>
              <w:delText xml:space="preserve">Can BUV do anything to reduce the academic misconduct of students? / </w:delText>
            </w:r>
            <w:r w:rsidRPr="00242593" w:rsidDel="00242593">
              <w:rPr>
                <w:rPrChange w:id="562" w:author="An Tran, ACA (BUV)" w:date="2024-09-12T14:41:00Z" w16du:dateUtc="2024-09-12T07:41:00Z">
                  <w:rPr>
                    <w:rStyle w:val="Hyperlink"/>
                    <w:i/>
                    <w:iCs/>
                    <w:lang w:val="vi-VN"/>
                  </w:rPr>
                </w:rPrChange>
              </w:rPr>
              <w:delText>Liệu BUV có thể giảm nhẹ việc vi phạm học thuật cho sinh viên?</w:delText>
            </w:r>
            <w:r w:rsidDel="00242593">
              <w:rPr>
                <w:webHidden/>
              </w:rPr>
              <w:tab/>
            </w:r>
            <w:r w:rsidR="004A3396" w:rsidDel="00242593">
              <w:rPr>
                <w:webHidden/>
              </w:rPr>
              <w:delText>80</w:delText>
            </w:r>
          </w:del>
        </w:p>
        <w:p w14:paraId="461F7F53" w14:textId="4F6750E8" w:rsidR="00262D6E" w:rsidDel="00242593" w:rsidRDefault="00262D6E">
          <w:pPr>
            <w:pStyle w:val="TOC2"/>
            <w:tabs>
              <w:tab w:val="left" w:pos="1540"/>
            </w:tabs>
            <w:rPr>
              <w:del w:id="563" w:author="An Tran, ACA (BUV)" w:date="2024-09-12T14:41:00Z" w16du:dateUtc="2024-09-12T07:41:00Z"/>
              <w:rFonts w:asciiTheme="minorHAnsi" w:eastAsiaTheme="minorEastAsia" w:hAnsiTheme="minorHAnsi" w:cstheme="minorBidi"/>
              <w:kern w:val="2"/>
              <w:lang w:eastAsia="en-US"/>
              <w14:ligatures w14:val="standardContextual"/>
            </w:rPr>
          </w:pPr>
          <w:del w:id="564" w:author="An Tran, ACA (BUV)" w:date="2024-09-12T14:41:00Z" w16du:dateUtc="2024-09-12T07:41:00Z">
            <w:r w:rsidRPr="00242593" w:rsidDel="00242593">
              <w:rPr>
                <w:rPrChange w:id="565" w:author="An Tran, ACA (BUV)" w:date="2024-09-12T14:41:00Z" w16du:dateUtc="2024-09-12T07:41:00Z">
                  <w:rPr>
                    <w:rStyle w:val="Hyperlink"/>
                    <w:bCs/>
                    <w:lang w:val="vi-VN"/>
                  </w:rPr>
                </w:rPrChange>
              </w:rPr>
              <w:delText>37.</w:delText>
            </w:r>
            <w:r w:rsidDel="00242593">
              <w:rPr>
                <w:rFonts w:asciiTheme="minorHAnsi" w:eastAsiaTheme="minorEastAsia" w:hAnsiTheme="minorHAnsi" w:cstheme="minorBidi"/>
                <w:kern w:val="2"/>
                <w:lang w:eastAsia="en-US"/>
                <w14:ligatures w14:val="standardContextual"/>
              </w:rPr>
              <w:tab/>
            </w:r>
            <w:r w:rsidRPr="00242593" w:rsidDel="00242593">
              <w:rPr>
                <w:rPrChange w:id="566" w:author="An Tran, ACA (BUV)" w:date="2024-09-12T14:41:00Z" w16du:dateUtc="2024-09-12T07:41:00Z">
                  <w:rPr>
                    <w:rStyle w:val="Hyperlink"/>
                    <w:lang w:val="vi-VN"/>
                  </w:rPr>
                </w:rPrChange>
              </w:rPr>
              <w:delText xml:space="preserve">Can students appeal the Poor Academic Practice (PAP) decision? / </w:delText>
            </w:r>
            <w:r w:rsidRPr="00242593" w:rsidDel="00242593">
              <w:rPr>
                <w:rPrChange w:id="567" w:author="An Tran, ACA (BUV)" w:date="2024-09-12T14:41:00Z" w16du:dateUtc="2024-09-12T07:41:00Z">
                  <w:rPr>
                    <w:rStyle w:val="Hyperlink"/>
                    <w:i/>
                    <w:iCs/>
                    <w:lang w:val="vi-VN"/>
                  </w:rPr>
                </w:rPrChange>
              </w:rPr>
              <w:delText>Sinh viên có thể xin phúc tra quyết định Thực hành học thuật kém (PAP) không?</w:delText>
            </w:r>
            <w:r w:rsidDel="00242593">
              <w:rPr>
                <w:webHidden/>
              </w:rPr>
              <w:tab/>
            </w:r>
            <w:r w:rsidR="004A3396" w:rsidDel="00242593">
              <w:rPr>
                <w:webHidden/>
              </w:rPr>
              <w:delText>81</w:delText>
            </w:r>
          </w:del>
        </w:p>
        <w:p w14:paraId="41646101" w14:textId="166AB1F0" w:rsidR="00262D6E" w:rsidDel="00242593" w:rsidRDefault="00262D6E">
          <w:pPr>
            <w:pStyle w:val="TOC2"/>
            <w:tabs>
              <w:tab w:val="left" w:pos="1540"/>
            </w:tabs>
            <w:rPr>
              <w:del w:id="568" w:author="An Tran, ACA (BUV)" w:date="2024-09-12T14:41:00Z" w16du:dateUtc="2024-09-12T07:41:00Z"/>
              <w:rFonts w:asciiTheme="minorHAnsi" w:eastAsiaTheme="minorEastAsia" w:hAnsiTheme="minorHAnsi" w:cstheme="minorBidi"/>
              <w:kern w:val="2"/>
              <w:lang w:eastAsia="en-US"/>
              <w14:ligatures w14:val="standardContextual"/>
            </w:rPr>
          </w:pPr>
          <w:del w:id="569" w:author="An Tran, ACA (BUV)" w:date="2024-09-12T14:41:00Z" w16du:dateUtc="2024-09-12T07:41:00Z">
            <w:r w:rsidRPr="00242593" w:rsidDel="00242593">
              <w:rPr>
                <w:rPrChange w:id="570" w:author="An Tran, ACA (BUV)" w:date="2024-09-12T14:41:00Z" w16du:dateUtc="2024-09-12T07:41:00Z">
                  <w:rPr>
                    <w:rStyle w:val="Hyperlink"/>
                    <w:bCs/>
                    <w:lang w:val="vi-VN"/>
                  </w:rPr>
                </w:rPrChange>
              </w:rPr>
              <w:delText>38.</w:delText>
            </w:r>
            <w:r w:rsidDel="00242593">
              <w:rPr>
                <w:rFonts w:asciiTheme="minorHAnsi" w:eastAsiaTheme="minorEastAsia" w:hAnsiTheme="minorHAnsi" w:cstheme="minorBidi"/>
                <w:kern w:val="2"/>
                <w:lang w:eastAsia="en-US"/>
                <w14:ligatures w14:val="standardContextual"/>
              </w:rPr>
              <w:tab/>
            </w:r>
            <w:r w:rsidRPr="00242593" w:rsidDel="00242593">
              <w:rPr>
                <w:rPrChange w:id="571" w:author="An Tran, ACA (BUV)" w:date="2024-09-12T14:41:00Z" w16du:dateUtc="2024-09-12T07:41:00Z">
                  <w:rPr>
                    <w:rStyle w:val="Hyperlink"/>
                    <w:lang w:val="vi-VN"/>
                  </w:rPr>
                </w:rPrChange>
              </w:rPr>
              <w:delText xml:space="preserve">What can students/parents do if students/parents think their final mark or result should be different? / </w:delText>
            </w:r>
            <w:r w:rsidRPr="00242593" w:rsidDel="00242593">
              <w:rPr>
                <w:rPrChange w:id="572" w:author="An Tran, ACA (BUV)" w:date="2024-09-12T14:41:00Z" w16du:dateUtc="2024-09-12T07:41:00Z">
                  <w:rPr>
                    <w:rStyle w:val="Hyperlink"/>
                    <w:i/>
                    <w:iCs/>
                    <w:lang w:val="vi-VN"/>
                  </w:rPr>
                </w:rPrChange>
              </w:rPr>
              <w:delText>Sinh viên/gia đình nên làm gì nếu chúng tôi nghĩ điểm và kết quả cuối cùng của sinh viên có thể khác?</w:delText>
            </w:r>
            <w:r w:rsidDel="00242593">
              <w:rPr>
                <w:webHidden/>
              </w:rPr>
              <w:tab/>
            </w:r>
            <w:r w:rsidR="004A3396" w:rsidDel="00242593">
              <w:rPr>
                <w:webHidden/>
              </w:rPr>
              <w:delText>82</w:delText>
            </w:r>
          </w:del>
        </w:p>
        <w:p w14:paraId="42EA32A3" w14:textId="5FBE2507" w:rsidR="00262D6E" w:rsidDel="00242593" w:rsidRDefault="00262D6E">
          <w:pPr>
            <w:pStyle w:val="TOC2"/>
            <w:tabs>
              <w:tab w:val="left" w:pos="1540"/>
            </w:tabs>
            <w:rPr>
              <w:del w:id="573" w:author="An Tran, ACA (BUV)" w:date="2024-09-12T14:41:00Z" w16du:dateUtc="2024-09-12T07:41:00Z"/>
              <w:rFonts w:asciiTheme="minorHAnsi" w:eastAsiaTheme="minorEastAsia" w:hAnsiTheme="minorHAnsi" w:cstheme="minorBidi"/>
              <w:kern w:val="2"/>
              <w:lang w:eastAsia="en-US"/>
              <w14:ligatures w14:val="standardContextual"/>
            </w:rPr>
          </w:pPr>
          <w:del w:id="574" w:author="An Tran, ACA (BUV)" w:date="2024-09-12T14:41:00Z" w16du:dateUtc="2024-09-12T07:41:00Z">
            <w:r w:rsidRPr="00242593" w:rsidDel="00242593">
              <w:rPr>
                <w:rPrChange w:id="575" w:author="An Tran, ACA (BUV)" w:date="2024-09-12T14:41:00Z" w16du:dateUtc="2024-09-12T07:41:00Z">
                  <w:rPr>
                    <w:rStyle w:val="Hyperlink"/>
                    <w:bCs/>
                    <w:lang w:val="vi-VN"/>
                  </w:rPr>
                </w:rPrChange>
              </w:rPr>
              <w:delText>39.</w:delText>
            </w:r>
            <w:r w:rsidDel="00242593">
              <w:rPr>
                <w:rFonts w:asciiTheme="minorHAnsi" w:eastAsiaTheme="minorEastAsia" w:hAnsiTheme="minorHAnsi" w:cstheme="minorBidi"/>
                <w:kern w:val="2"/>
                <w:lang w:eastAsia="en-US"/>
                <w14:ligatures w14:val="standardContextual"/>
              </w:rPr>
              <w:tab/>
            </w:r>
            <w:r w:rsidRPr="00242593" w:rsidDel="00242593">
              <w:rPr>
                <w:rPrChange w:id="576" w:author="An Tran, ACA (BUV)" w:date="2024-09-12T14:41:00Z" w16du:dateUtc="2024-09-12T07:41:00Z">
                  <w:rPr>
                    <w:rStyle w:val="Hyperlink"/>
                    <w:lang w:val="vi-VN"/>
                  </w:rPr>
                </w:rPrChange>
              </w:rPr>
              <w:delText xml:space="preserve">If students is in a special situation while doing &amp; submitting their assessments, what should we do? / </w:delText>
            </w:r>
            <w:r w:rsidRPr="00242593" w:rsidDel="00242593">
              <w:rPr>
                <w:rPrChange w:id="577" w:author="An Tran, ACA (BUV)" w:date="2024-09-12T14:41:00Z" w16du:dateUtc="2024-09-12T07:41:00Z">
                  <w:rPr>
                    <w:rStyle w:val="Hyperlink"/>
                    <w:i/>
                    <w:iCs/>
                    <w:lang w:val="vi-VN"/>
                  </w:rPr>
                </w:rPrChange>
              </w:rPr>
              <w:delText>Nếu sinh viên không may gặp tình huống đặc biệt khi làm và nộp bài, chúng tôi nên làm gì?</w:delText>
            </w:r>
            <w:r w:rsidDel="00242593">
              <w:rPr>
                <w:webHidden/>
              </w:rPr>
              <w:tab/>
            </w:r>
            <w:r w:rsidR="004A3396" w:rsidDel="00242593">
              <w:rPr>
                <w:webHidden/>
              </w:rPr>
              <w:delText>82</w:delText>
            </w:r>
          </w:del>
        </w:p>
        <w:p w14:paraId="2DA577CD" w14:textId="5B9396C1" w:rsidR="00262D6E" w:rsidDel="00242593" w:rsidRDefault="00262D6E">
          <w:pPr>
            <w:pStyle w:val="TOC2"/>
            <w:tabs>
              <w:tab w:val="left" w:pos="1540"/>
            </w:tabs>
            <w:rPr>
              <w:del w:id="578" w:author="An Tran, ACA (BUV)" w:date="2024-09-12T14:41:00Z" w16du:dateUtc="2024-09-12T07:41:00Z"/>
              <w:rFonts w:asciiTheme="minorHAnsi" w:eastAsiaTheme="minorEastAsia" w:hAnsiTheme="minorHAnsi" w:cstheme="minorBidi"/>
              <w:kern w:val="2"/>
              <w:lang w:eastAsia="en-US"/>
              <w14:ligatures w14:val="standardContextual"/>
            </w:rPr>
          </w:pPr>
          <w:del w:id="579" w:author="An Tran, ACA (BUV)" w:date="2024-09-12T14:41:00Z" w16du:dateUtc="2024-09-12T07:41:00Z">
            <w:r w:rsidRPr="00242593" w:rsidDel="00242593">
              <w:rPr>
                <w:rPrChange w:id="580" w:author="An Tran, ACA (BUV)" w:date="2024-09-12T14:41:00Z" w16du:dateUtc="2024-09-12T07:41:00Z">
                  <w:rPr>
                    <w:rStyle w:val="Hyperlink"/>
                    <w:bCs/>
                    <w:lang w:val="vi-VN"/>
                  </w:rPr>
                </w:rPrChange>
              </w:rPr>
              <w:delText>40.</w:delText>
            </w:r>
            <w:r w:rsidDel="00242593">
              <w:rPr>
                <w:rFonts w:asciiTheme="minorHAnsi" w:eastAsiaTheme="minorEastAsia" w:hAnsiTheme="minorHAnsi" w:cstheme="minorBidi"/>
                <w:kern w:val="2"/>
                <w:lang w:eastAsia="en-US"/>
                <w14:ligatures w14:val="standardContextual"/>
              </w:rPr>
              <w:tab/>
            </w:r>
            <w:r w:rsidRPr="00242593" w:rsidDel="00242593">
              <w:rPr>
                <w:rPrChange w:id="581" w:author="An Tran, ACA (BUV)" w:date="2024-09-12T14:41:00Z" w16du:dateUtc="2024-09-12T07:41:00Z">
                  <w:rPr>
                    <w:rStyle w:val="Hyperlink"/>
                    <w:lang w:val="vi-VN"/>
                  </w:rPr>
                </w:rPrChange>
              </w:rPr>
              <w:delText xml:space="preserve">Can I have confirmation from my family, friends, or even myself as evidence for their Exceptional Circumstance claim? / </w:delText>
            </w:r>
            <w:r w:rsidRPr="00242593" w:rsidDel="00242593">
              <w:rPr>
                <w:rPrChange w:id="582" w:author="An Tran, ACA (BUV)" w:date="2024-09-12T14:41:00Z" w16du:dateUtc="2024-09-12T07:41:00Z">
                  <w:rPr>
                    <w:rStyle w:val="Hyperlink"/>
                    <w:i/>
                    <w:iCs/>
                    <w:lang w:val="vi-VN"/>
                  </w:rPr>
                </w:rPrChange>
              </w:rPr>
              <w:delText>Liệu xác nhận từ người thân, bạn bè hay thậm chí từ chính bản thân sinh viên có được chấp nhận như một bằng chứng hỗ trợ cho đơn xem xét Trường hợp Ngoại lệ không?</w:delText>
            </w:r>
            <w:r w:rsidDel="00242593">
              <w:rPr>
                <w:webHidden/>
              </w:rPr>
              <w:tab/>
            </w:r>
            <w:r w:rsidR="004A3396" w:rsidDel="00242593">
              <w:rPr>
                <w:webHidden/>
              </w:rPr>
              <w:delText>83</w:delText>
            </w:r>
          </w:del>
        </w:p>
        <w:p w14:paraId="3FF1AC1E" w14:textId="16E07D79" w:rsidR="00262D6E" w:rsidDel="00242593" w:rsidRDefault="00262D6E">
          <w:pPr>
            <w:pStyle w:val="TOC2"/>
            <w:tabs>
              <w:tab w:val="left" w:pos="1540"/>
            </w:tabs>
            <w:rPr>
              <w:del w:id="583" w:author="An Tran, ACA (BUV)" w:date="2024-09-12T14:41:00Z" w16du:dateUtc="2024-09-12T07:41:00Z"/>
              <w:rFonts w:asciiTheme="minorHAnsi" w:eastAsiaTheme="minorEastAsia" w:hAnsiTheme="minorHAnsi" w:cstheme="minorBidi"/>
              <w:kern w:val="2"/>
              <w:lang w:eastAsia="en-US"/>
              <w14:ligatures w14:val="standardContextual"/>
            </w:rPr>
          </w:pPr>
          <w:del w:id="584" w:author="An Tran, ACA (BUV)" w:date="2024-09-12T14:41:00Z" w16du:dateUtc="2024-09-12T07:41:00Z">
            <w:r w:rsidRPr="00242593" w:rsidDel="00242593">
              <w:rPr>
                <w:rPrChange w:id="585" w:author="An Tran, ACA (BUV)" w:date="2024-09-12T14:41:00Z" w16du:dateUtc="2024-09-12T07:41:00Z">
                  <w:rPr>
                    <w:rStyle w:val="Hyperlink"/>
                    <w:bCs/>
                    <w:lang w:val="vi-VN"/>
                  </w:rPr>
                </w:rPrChange>
              </w:rPr>
              <w:delText>41.</w:delText>
            </w:r>
            <w:r w:rsidDel="00242593">
              <w:rPr>
                <w:rFonts w:asciiTheme="minorHAnsi" w:eastAsiaTheme="minorEastAsia" w:hAnsiTheme="minorHAnsi" w:cstheme="minorBidi"/>
                <w:kern w:val="2"/>
                <w:lang w:eastAsia="en-US"/>
                <w14:ligatures w14:val="standardContextual"/>
              </w:rPr>
              <w:tab/>
            </w:r>
            <w:r w:rsidRPr="00242593" w:rsidDel="00242593">
              <w:rPr>
                <w:rPrChange w:id="586" w:author="An Tran, ACA (BUV)" w:date="2024-09-12T14:41:00Z" w16du:dateUtc="2024-09-12T07:41:00Z">
                  <w:rPr>
                    <w:rStyle w:val="Hyperlink"/>
                    <w:lang w:val="vi-VN"/>
                  </w:rPr>
                </w:rPrChange>
              </w:rPr>
              <w:delText xml:space="preserve">My Exceptional Circumstance claim got upheld. What is the next step? / </w:delText>
            </w:r>
            <w:r w:rsidRPr="00242593" w:rsidDel="00242593">
              <w:rPr>
                <w:rPrChange w:id="587" w:author="An Tran, ACA (BUV)" w:date="2024-09-12T14:41:00Z" w16du:dateUtc="2024-09-12T07:41:00Z">
                  <w:rPr>
                    <w:rStyle w:val="Hyperlink"/>
                    <w:i/>
                    <w:iCs/>
                    <w:lang w:val="vi-VN"/>
                  </w:rPr>
                </w:rPrChange>
              </w:rPr>
              <w:delText>Sinh viên cần làm gì sau khi đơn xin xem xét Trường hợp Ngoại lệ được chấp thuận?</w:delText>
            </w:r>
            <w:r w:rsidDel="00242593">
              <w:rPr>
                <w:webHidden/>
              </w:rPr>
              <w:tab/>
            </w:r>
            <w:r w:rsidR="004A3396" w:rsidDel="00242593">
              <w:rPr>
                <w:webHidden/>
              </w:rPr>
              <w:delText>84</w:delText>
            </w:r>
          </w:del>
        </w:p>
        <w:p w14:paraId="3564E107" w14:textId="31994F0D" w:rsidR="00262D6E" w:rsidDel="00242593" w:rsidRDefault="00262D6E">
          <w:pPr>
            <w:pStyle w:val="TOC1"/>
            <w:rPr>
              <w:del w:id="588" w:author="An Tran, ACA (BUV)" w:date="2024-09-12T14:41:00Z" w16du:dateUtc="2024-09-12T07:41:00Z"/>
              <w:rFonts w:asciiTheme="minorHAnsi" w:eastAsiaTheme="minorEastAsia" w:hAnsiTheme="minorHAnsi" w:cstheme="minorBidi"/>
              <w:b w:val="0"/>
              <w:bCs w:val="0"/>
              <w:kern w:val="2"/>
              <w:lang w:eastAsia="en-US"/>
              <w14:ligatures w14:val="standardContextual"/>
            </w:rPr>
          </w:pPr>
          <w:del w:id="589" w:author="An Tran, ACA (BUV)" w:date="2024-09-12T14:41:00Z" w16du:dateUtc="2024-09-12T07:41:00Z">
            <w:r w:rsidRPr="00242593" w:rsidDel="00242593">
              <w:rPr>
                <w:rPrChange w:id="590" w:author="An Tran, ACA (BUV)" w:date="2024-09-12T14:41:00Z" w16du:dateUtc="2024-09-12T07:41:00Z">
                  <w:rPr>
                    <w:rStyle w:val="Hyperlink"/>
                    <w:rFonts w:ascii="iCiel Avenir LT Std 35 Light" w:hAnsi="iCiel Avenir LT Std 35 Light"/>
                    <w:lang w:val="vi-VN"/>
                  </w:rPr>
                </w:rPrChange>
              </w:rPr>
              <w:delText>IV.</w:delText>
            </w:r>
            <w:r w:rsidDel="00242593">
              <w:rPr>
                <w:rFonts w:asciiTheme="minorHAnsi" w:eastAsiaTheme="minorEastAsia" w:hAnsiTheme="minorHAnsi" w:cstheme="minorBidi"/>
                <w:b w:val="0"/>
                <w:bCs w:val="0"/>
                <w:kern w:val="2"/>
                <w:lang w:eastAsia="en-US"/>
                <w14:ligatures w14:val="standardContextual"/>
              </w:rPr>
              <w:tab/>
            </w:r>
            <w:r w:rsidRPr="00242593" w:rsidDel="00242593">
              <w:rPr>
                <w:rPrChange w:id="591" w:author="An Tran, ACA (BUV)" w:date="2024-09-12T14:41:00Z" w16du:dateUtc="2024-09-12T07:41:00Z">
                  <w:rPr>
                    <w:rStyle w:val="Hyperlink"/>
                    <w:rFonts w:ascii="iCiel Avenir LT Std 35 Light" w:hAnsi="iCiel Avenir LT Std 35 Light"/>
                    <w:lang w:val="vi-VN"/>
                  </w:rPr>
                </w:rPrChange>
              </w:rPr>
              <w:delText>STUDENT EXPERIENCE</w:delText>
            </w:r>
            <w:r w:rsidDel="00242593">
              <w:rPr>
                <w:webHidden/>
              </w:rPr>
              <w:tab/>
            </w:r>
            <w:r w:rsidR="004A3396" w:rsidDel="00242593">
              <w:rPr>
                <w:webHidden/>
              </w:rPr>
              <w:delText>88</w:delText>
            </w:r>
          </w:del>
        </w:p>
        <w:p w14:paraId="7A19931F" w14:textId="61475F3B" w:rsidR="00262D6E" w:rsidDel="00242593" w:rsidRDefault="00262D6E">
          <w:pPr>
            <w:pStyle w:val="TOC2"/>
            <w:tabs>
              <w:tab w:val="left" w:pos="1540"/>
            </w:tabs>
            <w:rPr>
              <w:del w:id="592" w:author="An Tran, ACA (BUV)" w:date="2024-09-12T14:41:00Z" w16du:dateUtc="2024-09-12T07:41:00Z"/>
              <w:rFonts w:asciiTheme="minorHAnsi" w:eastAsiaTheme="minorEastAsia" w:hAnsiTheme="minorHAnsi" w:cstheme="minorBidi"/>
              <w:kern w:val="2"/>
              <w:lang w:eastAsia="en-US"/>
              <w14:ligatures w14:val="standardContextual"/>
            </w:rPr>
          </w:pPr>
          <w:del w:id="593" w:author="An Tran, ACA (BUV)" w:date="2024-09-12T14:41:00Z" w16du:dateUtc="2024-09-12T07:41:00Z">
            <w:r w:rsidRPr="00242593" w:rsidDel="00242593">
              <w:rPr>
                <w:rPrChange w:id="594" w:author="An Tran, ACA (BUV)" w:date="2024-09-12T14:41:00Z" w16du:dateUtc="2024-09-12T07:41:00Z">
                  <w:rPr>
                    <w:rStyle w:val="Hyperlink"/>
                    <w:bCs/>
                    <w:lang w:val="vi-VN"/>
                  </w:rPr>
                </w:rPrChange>
              </w:rPr>
              <w:delText>1.</w:delText>
            </w:r>
            <w:r w:rsidDel="00242593">
              <w:rPr>
                <w:rFonts w:asciiTheme="minorHAnsi" w:eastAsiaTheme="minorEastAsia" w:hAnsiTheme="minorHAnsi" w:cstheme="minorBidi"/>
                <w:kern w:val="2"/>
                <w:lang w:eastAsia="en-US"/>
                <w14:ligatures w14:val="standardContextual"/>
              </w:rPr>
              <w:tab/>
            </w:r>
            <w:r w:rsidRPr="00242593" w:rsidDel="00242593">
              <w:rPr>
                <w:rPrChange w:id="595" w:author="An Tran, ACA (BUV)" w:date="2024-09-12T14:41:00Z" w16du:dateUtc="2024-09-12T07:41:00Z">
                  <w:rPr>
                    <w:rStyle w:val="Hyperlink"/>
                    <w:lang w:val="vi-VN"/>
                  </w:rPr>
                </w:rPrChange>
              </w:rPr>
              <w:delText xml:space="preserve">Is the Internship programme at BUV compulsory to students? / </w:delText>
            </w:r>
            <w:r w:rsidRPr="00242593" w:rsidDel="00242593">
              <w:rPr>
                <w:rPrChange w:id="596" w:author="An Tran, ACA (BUV)" w:date="2024-09-12T14:41:00Z" w16du:dateUtc="2024-09-12T07:41:00Z">
                  <w:rPr>
                    <w:rStyle w:val="Hyperlink"/>
                    <w:i/>
                    <w:iCs/>
                    <w:lang w:val="vi-VN"/>
                  </w:rPr>
                </w:rPrChange>
              </w:rPr>
              <w:delText>Ch</w:delText>
            </w:r>
            <w:r w:rsidRPr="00242593" w:rsidDel="00242593">
              <w:rPr>
                <w:rPrChange w:id="597" w:author="An Tran, ACA (BUV)" w:date="2024-09-12T14:41:00Z" w16du:dateUtc="2024-09-12T07:41:00Z">
                  <w:rPr>
                    <w:rStyle w:val="Hyperlink"/>
                    <w:rFonts w:cs="Calibri"/>
                    <w:i/>
                    <w:iCs/>
                    <w:lang w:val="vi-VN"/>
                  </w:rPr>
                </w:rPrChange>
              </w:rPr>
              <w:delText>ươ</w:delText>
            </w:r>
            <w:r w:rsidRPr="00242593" w:rsidDel="00242593">
              <w:rPr>
                <w:rPrChange w:id="598" w:author="An Tran, ACA (BUV)" w:date="2024-09-12T14:41:00Z" w16du:dateUtc="2024-09-12T07:41:00Z">
                  <w:rPr>
                    <w:rStyle w:val="Hyperlink"/>
                    <w:i/>
                    <w:iCs/>
                    <w:lang w:val="vi-VN"/>
                  </w:rPr>
                </w:rPrChange>
              </w:rPr>
              <w:delText>ng tr</w:delText>
            </w:r>
            <w:r w:rsidRPr="00242593" w:rsidDel="00242593">
              <w:rPr>
                <w:rPrChange w:id="599" w:author="An Tran, ACA (BUV)" w:date="2024-09-12T14:41:00Z" w16du:dateUtc="2024-09-12T07:41:00Z">
                  <w:rPr>
                    <w:rStyle w:val="Hyperlink"/>
                    <w:rFonts w:cs="Avenir Next LT Pro"/>
                    <w:i/>
                    <w:iCs/>
                    <w:lang w:val="vi-VN"/>
                  </w:rPr>
                </w:rPrChange>
              </w:rPr>
              <w:delText>ì</w:delText>
            </w:r>
            <w:r w:rsidRPr="00242593" w:rsidDel="00242593">
              <w:rPr>
                <w:rPrChange w:id="600" w:author="An Tran, ACA (BUV)" w:date="2024-09-12T14:41:00Z" w16du:dateUtc="2024-09-12T07:41:00Z">
                  <w:rPr>
                    <w:rStyle w:val="Hyperlink"/>
                    <w:i/>
                    <w:iCs/>
                    <w:lang w:val="vi-VN"/>
                  </w:rPr>
                </w:rPrChange>
              </w:rPr>
              <w:delText>nh Th</w:delText>
            </w:r>
            <w:r w:rsidRPr="00242593" w:rsidDel="00242593">
              <w:rPr>
                <w:rPrChange w:id="601" w:author="An Tran, ACA (BUV)" w:date="2024-09-12T14:41:00Z" w16du:dateUtc="2024-09-12T07:41:00Z">
                  <w:rPr>
                    <w:rStyle w:val="Hyperlink"/>
                    <w:rFonts w:cs="Calibri"/>
                    <w:i/>
                    <w:iCs/>
                    <w:lang w:val="vi-VN"/>
                  </w:rPr>
                </w:rPrChange>
              </w:rPr>
              <w:delText>ự</w:delText>
            </w:r>
            <w:r w:rsidRPr="00242593" w:rsidDel="00242593">
              <w:rPr>
                <w:rPrChange w:id="602" w:author="An Tran, ACA (BUV)" w:date="2024-09-12T14:41:00Z" w16du:dateUtc="2024-09-12T07:41:00Z">
                  <w:rPr>
                    <w:rStyle w:val="Hyperlink"/>
                    <w:i/>
                    <w:iCs/>
                    <w:lang w:val="vi-VN"/>
                  </w:rPr>
                </w:rPrChange>
              </w:rPr>
              <w:delText>c t</w:delText>
            </w:r>
            <w:r w:rsidRPr="00242593" w:rsidDel="00242593">
              <w:rPr>
                <w:rPrChange w:id="603" w:author="An Tran, ACA (BUV)" w:date="2024-09-12T14:41:00Z" w16du:dateUtc="2024-09-12T07:41:00Z">
                  <w:rPr>
                    <w:rStyle w:val="Hyperlink"/>
                    <w:rFonts w:cs="Calibri"/>
                    <w:i/>
                    <w:iCs/>
                    <w:lang w:val="vi-VN"/>
                  </w:rPr>
                </w:rPrChange>
              </w:rPr>
              <w:delText>ậ</w:delText>
            </w:r>
            <w:r w:rsidRPr="00242593" w:rsidDel="00242593">
              <w:rPr>
                <w:rPrChange w:id="604" w:author="An Tran, ACA (BUV)" w:date="2024-09-12T14:41:00Z" w16du:dateUtc="2024-09-12T07:41:00Z">
                  <w:rPr>
                    <w:rStyle w:val="Hyperlink"/>
                    <w:i/>
                    <w:iCs/>
                    <w:lang w:val="vi-VN"/>
                  </w:rPr>
                </w:rPrChange>
              </w:rPr>
              <w:delText>p t</w:delText>
            </w:r>
            <w:r w:rsidRPr="00242593" w:rsidDel="00242593">
              <w:rPr>
                <w:rPrChange w:id="605" w:author="An Tran, ACA (BUV)" w:date="2024-09-12T14:41:00Z" w16du:dateUtc="2024-09-12T07:41:00Z">
                  <w:rPr>
                    <w:rStyle w:val="Hyperlink"/>
                    <w:rFonts w:cs="Calibri"/>
                    <w:i/>
                    <w:iCs/>
                    <w:lang w:val="vi-VN"/>
                  </w:rPr>
                </w:rPrChange>
              </w:rPr>
              <w:delText>ạ</w:delText>
            </w:r>
            <w:r w:rsidRPr="00242593" w:rsidDel="00242593">
              <w:rPr>
                <w:rPrChange w:id="606" w:author="An Tran, ACA (BUV)" w:date="2024-09-12T14:41:00Z" w16du:dateUtc="2024-09-12T07:41:00Z">
                  <w:rPr>
                    <w:rStyle w:val="Hyperlink"/>
                    <w:i/>
                    <w:iCs/>
                    <w:lang w:val="vi-VN"/>
                  </w:rPr>
                </w:rPrChange>
              </w:rPr>
              <w:delText>i BUV có b</w:delText>
            </w:r>
            <w:r w:rsidRPr="00242593" w:rsidDel="00242593">
              <w:rPr>
                <w:rPrChange w:id="607" w:author="An Tran, ACA (BUV)" w:date="2024-09-12T14:41:00Z" w16du:dateUtc="2024-09-12T07:41:00Z">
                  <w:rPr>
                    <w:rStyle w:val="Hyperlink"/>
                    <w:rFonts w:cs="Calibri"/>
                    <w:i/>
                    <w:iCs/>
                    <w:lang w:val="vi-VN"/>
                  </w:rPr>
                </w:rPrChange>
              </w:rPr>
              <w:delText>ắ</w:delText>
            </w:r>
            <w:r w:rsidRPr="00242593" w:rsidDel="00242593">
              <w:rPr>
                <w:rPrChange w:id="608" w:author="An Tran, ACA (BUV)" w:date="2024-09-12T14:41:00Z" w16du:dateUtc="2024-09-12T07:41:00Z">
                  <w:rPr>
                    <w:rStyle w:val="Hyperlink"/>
                    <w:i/>
                    <w:iCs/>
                    <w:lang w:val="vi-VN"/>
                  </w:rPr>
                </w:rPrChange>
              </w:rPr>
              <w:delText>t bu</w:delText>
            </w:r>
            <w:r w:rsidRPr="00242593" w:rsidDel="00242593">
              <w:rPr>
                <w:rPrChange w:id="609" w:author="An Tran, ACA (BUV)" w:date="2024-09-12T14:41:00Z" w16du:dateUtc="2024-09-12T07:41:00Z">
                  <w:rPr>
                    <w:rStyle w:val="Hyperlink"/>
                    <w:rFonts w:cs="Calibri"/>
                    <w:i/>
                    <w:iCs/>
                    <w:lang w:val="vi-VN"/>
                  </w:rPr>
                </w:rPrChange>
              </w:rPr>
              <w:delText>ộ</w:delText>
            </w:r>
            <w:r w:rsidRPr="00242593" w:rsidDel="00242593">
              <w:rPr>
                <w:rPrChange w:id="610" w:author="An Tran, ACA (BUV)" w:date="2024-09-12T14:41:00Z" w16du:dateUtc="2024-09-12T07:41:00Z">
                  <w:rPr>
                    <w:rStyle w:val="Hyperlink"/>
                    <w:i/>
                    <w:iCs/>
                    <w:lang w:val="vi-VN"/>
                  </w:rPr>
                </w:rPrChange>
              </w:rPr>
              <w:delText>c đ</w:delText>
            </w:r>
            <w:r w:rsidRPr="00242593" w:rsidDel="00242593">
              <w:rPr>
                <w:rPrChange w:id="611" w:author="An Tran, ACA (BUV)" w:date="2024-09-12T14:41:00Z" w16du:dateUtc="2024-09-12T07:41:00Z">
                  <w:rPr>
                    <w:rStyle w:val="Hyperlink"/>
                    <w:rFonts w:cs="Calibri"/>
                    <w:i/>
                    <w:iCs/>
                    <w:lang w:val="vi-VN"/>
                  </w:rPr>
                </w:rPrChange>
              </w:rPr>
              <w:delText>ố</w:delText>
            </w:r>
            <w:r w:rsidRPr="00242593" w:rsidDel="00242593">
              <w:rPr>
                <w:rPrChange w:id="612" w:author="An Tran, ACA (BUV)" w:date="2024-09-12T14:41:00Z" w16du:dateUtc="2024-09-12T07:41:00Z">
                  <w:rPr>
                    <w:rStyle w:val="Hyperlink"/>
                    <w:i/>
                    <w:iCs/>
                    <w:lang w:val="vi-VN"/>
                  </w:rPr>
                </w:rPrChange>
              </w:rPr>
              <w:delText>i v</w:delText>
            </w:r>
            <w:r w:rsidRPr="00242593" w:rsidDel="00242593">
              <w:rPr>
                <w:rPrChange w:id="613" w:author="An Tran, ACA (BUV)" w:date="2024-09-12T14:41:00Z" w16du:dateUtc="2024-09-12T07:41:00Z">
                  <w:rPr>
                    <w:rStyle w:val="Hyperlink"/>
                    <w:rFonts w:cs="Calibri"/>
                    <w:i/>
                    <w:iCs/>
                    <w:lang w:val="vi-VN"/>
                  </w:rPr>
                </w:rPrChange>
              </w:rPr>
              <w:delText>ớ</w:delText>
            </w:r>
            <w:r w:rsidRPr="00242593" w:rsidDel="00242593">
              <w:rPr>
                <w:rPrChange w:id="614" w:author="An Tran, ACA (BUV)" w:date="2024-09-12T14:41:00Z" w16du:dateUtc="2024-09-12T07:41:00Z">
                  <w:rPr>
                    <w:rStyle w:val="Hyperlink"/>
                    <w:i/>
                    <w:iCs/>
                    <w:lang w:val="vi-VN"/>
                  </w:rPr>
                </w:rPrChange>
              </w:rPr>
              <w:delText>i sinh viên không?</w:delText>
            </w:r>
            <w:r w:rsidDel="00242593">
              <w:rPr>
                <w:webHidden/>
              </w:rPr>
              <w:tab/>
            </w:r>
            <w:r w:rsidR="004A3396" w:rsidDel="00242593">
              <w:rPr>
                <w:webHidden/>
              </w:rPr>
              <w:delText>88</w:delText>
            </w:r>
          </w:del>
        </w:p>
        <w:p w14:paraId="422DF456" w14:textId="2221E673" w:rsidR="00262D6E" w:rsidDel="00242593" w:rsidRDefault="00262D6E">
          <w:pPr>
            <w:pStyle w:val="TOC2"/>
            <w:tabs>
              <w:tab w:val="left" w:pos="1540"/>
            </w:tabs>
            <w:rPr>
              <w:del w:id="615" w:author="An Tran, ACA (BUV)" w:date="2024-09-12T14:41:00Z" w16du:dateUtc="2024-09-12T07:41:00Z"/>
              <w:rFonts w:asciiTheme="minorHAnsi" w:eastAsiaTheme="minorEastAsia" w:hAnsiTheme="minorHAnsi" w:cstheme="minorBidi"/>
              <w:kern w:val="2"/>
              <w:lang w:eastAsia="en-US"/>
              <w14:ligatures w14:val="standardContextual"/>
            </w:rPr>
          </w:pPr>
          <w:del w:id="616" w:author="An Tran, ACA (BUV)" w:date="2024-09-12T14:41:00Z" w16du:dateUtc="2024-09-12T07:41:00Z">
            <w:r w:rsidRPr="00242593" w:rsidDel="00242593">
              <w:rPr>
                <w:rPrChange w:id="617" w:author="An Tran, ACA (BUV)" w:date="2024-09-12T14:41:00Z" w16du:dateUtc="2024-09-12T07:41:00Z">
                  <w:rPr>
                    <w:rStyle w:val="Hyperlink"/>
                    <w:bCs/>
                    <w:lang w:val="vi-VN"/>
                  </w:rPr>
                </w:rPrChange>
              </w:rPr>
              <w:delText>2.</w:delText>
            </w:r>
            <w:r w:rsidDel="00242593">
              <w:rPr>
                <w:rFonts w:asciiTheme="minorHAnsi" w:eastAsiaTheme="minorEastAsia" w:hAnsiTheme="minorHAnsi" w:cstheme="minorBidi"/>
                <w:kern w:val="2"/>
                <w:lang w:eastAsia="en-US"/>
                <w14:ligatures w14:val="standardContextual"/>
              </w:rPr>
              <w:tab/>
            </w:r>
            <w:r w:rsidRPr="00242593" w:rsidDel="00242593">
              <w:rPr>
                <w:rPrChange w:id="618" w:author="An Tran, ACA (BUV)" w:date="2024-09-12T14:41:00Z" w16du:dateUtc="2024-09-12T07:41:00Z">
                  <w:rPr>
                    <w:rStyle w:val="Hyperlink"/>
                    <w:lang w:val="vi-VN"/>
                  </w:rPr>
                </w:rPrChange>
              </w:rPr>
              <w:delText xml:space="preserve">How does BUV support students with their internships? / </w:delText>
            </w:r>
            <w:r w:rsidRPr="00242593" w:rsidDel="00242593">
              <w:rPr>
                <w:rPrChange w:id="619" w:author="An Tran, ACA (BUV)" w:date="2024-09-12T14:41:00Z" w16du:dateUtc="2024-09-12T07:41:00Z">
                  <w:rPr>
                    <w:rStyle w:val="Hyperlink"/>
                    <w:i/>
                    <w:iCs/>
                    <w:lang w:val="vi-VN"/>
                  </w:rPr>
                </w:rPrChange>
              </w:rPr>
              <w:delText>Sinh viên đ</w:delText>
            </w:r>
            <w:r w:rsidRPr="00242593" w:rsidDel="00242593">
              <w:rPr>
                <w:rPrChange w:id="620" w:author="An Tran, ACA (BUV)" w:date="2024-09-12T14:41:00Z" w16du:dateUtc="2024-09-12T07:41:00Z">
                  <w:rPr>
                    <w:rStyle w:val="Hyperlink"/>
                    <w:rFonts w:cs="Calibri"/>
                    <w:i/>
                    <w:iCs/>
                    <w:lang w:val="vi-VN"/>
                  </w:rPr>
                </w:rPrChange>
              </w:rPr>
              <w:delText>ượ</w:delText>
            </w:r>
            <w:r w:rsidRPr="00242593" w:rsidDel="00242593">
              <w:rPr>
                <w:rPrChange w:id="621" w:author="An Tran, ACA (BUV)" w:date="2024-09-12T14:41:00Z" w16du:dateUtc="2024-09-12T07:41:00Z">
                  <w:rPr>
                    <w:rStyle w:val="Hyperlink"/>
                    <w:i/>
                    <w:iCs/>
                    <w:lang w:val="vi-VN"/>
                  </w:rPr>
                </w:rPrChange>
              </w:rPr>
              <w:delText>c BUV h</w:delText>
            </w:r>
            <w:r w:rsidRPr="00242593" w:rsidDel="00242593">
              <w:rPr>
                <w:rPrChange w:id="622" w:author="An Tran, ACA (BUV)" w:date="2024-09-12T14:41:00Z" w16du:dateUtc="2024-09-12T07:41:00Z">
                  <w:rPr>
                    <w:rStyle w:val="Hyperlink"/>
                    <w:rFonts w:cs="Calibri"/>
                    <w:i/>
                    <w:iCs/>
                    <w:lang w:val="vi-VN"/>
                  </w:rPr>
                </w:rPrChange>
              </w:rPr>
              <w:delText>ỗ</w:delText>
            </w:r>
            <w:r w:rsidRPr="00242593" w:rsidDel="00242593">
              <w:rPr>
                <w:rPrChange w:id="623" w:author="An Tran, ACA (BUV)" w:date="2024-09-12T14:41:00Z" w16du:dateUtc="2024-09-12T07:41:00Z">
                  <w:rPr>
                    <w:rStyle w:val="Hyperlink"/>
                    <w:i/>
                    <w:iCs/>
                    <w:lang w:val="vi-VN"/>
                  </w:rPr>
                </w:rPrChange>
              </w:rPr>
              <w:delText xml:space="preserve"> tr</w:delText>
            </w:r>
            <w:r w:rsidRPr="00242593" w:rsidDel="00242593">
              <w:rPr>
                <w:rPrChange w:id="624" w:author="An Tran, ACA (BUV)" w:date="2024-09-12T14:41:00Z" w16du:dateUtc="2024-09-12T07:41:00Z">
                  <w:rPr>
                    <w:rStyle w:val="Hyperlink"/>
                    <w:rFonts w:cs="Calibri"/>
                    <w:i/>
                    <w:iCs/>
                    <w:lang w:val="vi-VN"/>
                  </w:rPr>
                </w:rPrChange>
              </w:rPr>
              <w:delText>ợ</w:delText>
            </w:r>
            <w:r w:rsidRPr="00242593" w:rsidDel="00242593">
              <w:rPr>
                <w:rPrChange w:id="625" w:author="An Tran, ACA (BUV)" w:date="2024-09-12T14:41:00Z" w16du:dateUtc="2024-09-12T07:41:00Z">
                  <w:rPr>
                    <w:rStyle w:val="Hyperlink"/>
                    <w:i/>
                    <w:iCs/>
                    <w:lang w:val="vi-VN"/>
                  </w:rPr>
                </w:rPrChange>
              </w:rPr>
              <w:delText xml:space="preserve"> trong công tác th</w:delText>
            </w:r>
            <w:r w:rsidRPr="00242593" w:rsidDel="00242593">
              <w:rPr>
                <w:rPrChange w:id="626" w:author="An Tran, ACA (BUV)" w:date="2024-09-12T14:41:00Z" w16du:dateUtc="2024-09-12T07:41:00Z">
                  <w:rPr>
                    <w:rStyle w:val="Hyperlink"/>
                    <w:rFonts w:cs="Calibri"/>
                    <w:i/>
                    <w:iCs/>
                    <w:lang w:val="vi-VN"/>
                  </w:rPr>
                </w:rPrChange>
              </w:rPr>
              <w:delText>ự</w:delText>
            </w:r>
            <w:r w:rsidRPr="00242593" w:rsidDel="00242593">
              <w:rPr>
                <w:rPrChange w:id="627" w:author="An Tran, ACA (BUV)" w:date="2024-09-12T14:41:00Z" w16du:dateUtc="2024-09-12T07:41:00Z">
                  <w:rPr>
                    <w:rStyle w:val="Hyperlink"/>
                    <w:i/>
                    <w:iCs/>
                    <w:lang w:val="vi-VN"/>
                  </w:rPr>
                </w:rPrChange>
              </w:rPr>
              <w:delText>c t</w:delText>
            </w:r>
            <w:r w:rsidRPr="00242593" w:rsidDel="00242593">
              <w:rPr>
                <w:rPrChange w:id="628" w:author="An Tran, ACA (BUV)" w:date="2024-09-12T14:41:00Z" w16du:dateUtc="2024-09-12T07:41:00Z">
                  <w:rPr>
                    <w:rStyle w:val="Hyperlink"/>
                    <w:rFonts w:cs="Calibri"/>
                    <w:i/>
                    <w:iCs/>
                    <w:lang w:val="vi-VN"/>
                  </w:rPr>
                </w:rPrChange>
              </w:rPr>
              <w:delText>ậ</w:delText>
            </w:r>
            <w:r w:rsidRPr="00242593" w:rsidDel="00242593">
              <w:rPr>
                <w:rPrChange w:id="629" w:author="An Tran, ACA (BUV)" w:date="2024-09-12T14:41:00Z" w16du:dateUtc="2024-09-12T07:41:00Z">
                  <w:rPr>
                    <w:rStyle w:val="Hyperlink"/>
                    <w:i/>
                    <w:iCs/>
                    <w:lang w:val="vi-VN"/>
                  </w:rPr>
                </w:rPrChange>
              </w:rPr>
              <w:delText>p nh</w:delText>
            </w:r>
            <w:r w:rsidRPr="00242593" w:rsidDel="00242593">
              <w:rPr>
                <w:rPrChange w:id="630" w:author="An Tran, ACA (BUV)" w:date="2024-09-12T14:41:00Z" w16du:dateUtc="2024-09-12T07:41:00Z">
                  <w:rPr>
                    <w:rStyle w:val="Hyperlink"/>
                    <w:rFonts w:cs="Calibri"/>
                    <w:i/>
                    <w:iCs/>
                    <w:lang w:val="vi-VN"/>
                  </w:rPr>
                </w:rPrChange>
              </w:rPr>
              <w:delText>ư</w:delText>
            </w:r>
            <w:r w:rsidRPr="00242593" w:rsidDel="00242593">
              <w:rPr>
                <w:rPrChange w:id="631" w:author="An Tran, ACA (BUV)" w:date="2024-09-12T14:41:00Z" w16du:dateUtc="2024-09-12T07:41:00Z">
                  <w:rPr>
                    <w:rStyle w:val="Hyperlink"/>
                    <w:i/>
                    <w:iCs/>
                    <w:lang w:val="vi-VN"/>
                  </w:rPr>
                </w:rPrChange>
              </w:rPr>
              <w:delText xml:space="preserve"> th</w:delText>
            </w:r>
            <w:r w:rsidRPr="00242593" w:rsidDel="00242593">
              <w:rPr>
                <w:rPrChange w:id="632" w:author="An Tran, ACA (BUV)" w:date="2024-09-12T14:41:00Z" w16du:dateUtc="2024-09-12T07:41:00Z">
                  <w:rPr>
                    <w:rStyle w:val="Hyperlink"/>
                    <w:rFonts w:cs="Calibri"/>
                    <w:i/>
                    <w:iCs/>
                    <w:lang w:val="vi-VN"/>
                  </w:rPr>
                </w:rPrChange>
              </w:rPr>
              <w:delText>ế</w:delText>
            </w:r>
            <w:r w:rsidRPr="00242593" w:rsidDel="00242593">
              <w:rPr>
                <w:rPrChange w:id="633" w:author="An Tran, ACA (BUV)" w:date="2024-09-12T14:41:00Z" w16du:dateUtc="2024-09-12T07:41:00Z">
                  <w:rPr>
                    <w:rStyle w:val="Hyperlink"/>
                    <w:i/>
                    <w:iCs/>
                    <w:lang w:val="vi-VN"/>
                  </w:rPr>
                </w:rPrChange>
              </w:rPr>
              <w:delText xml:space="preserve"> nào?</w:delText>
            </w:r>
            <w:r w:rsidDel="00242593">
              <w:rPr>
                <w:webHidden/>
              </w:rPr>
              <w:tab/>
            </w:r>
            <w:r w:rsidR="004A3396" w:rsidDel="00242593">
              <w:rPr>
                <w:webHidden/>
              </w:rPr>
              <w:delText>90</w:delText>
            </w:r>
          </w:del>
        </w:p>
        <w:p w14:paraId="78036C9E" w14:textId="00356712" w:rsidR="00262D6E" w:rsidDel="00242593" w:rsidRDefault="00262D6E">
          <w:pPr>
            <w:pStyle w:val="TOC2"/>
            <w:tabs>
              <w:tab w:val="left" w:pos="1540"/>
            </w:tabs>
            <w:rPr>
              <w:del w:id="634" w:author="An Tran, ACA (BUV)" w:date="2024-09-12T14:41:00Z" w16du:dateUtc="2024-09-12T07:41:00Z"/>
              <w:rFonts w:asciiTheme="minorHAnsi" w:eastAsiaTheme="minorEastAsia" w:hAnsiTheme="minorHAnsi" w:cstheme="minorBidi"/>
              <w:kern w:val="2"/>
              <w:lang w:eastAsia="en-US"/>
              <w14:ligatures w14:val="standardContextual"/>
            </w:rPr>
          </w:pPr>
          <w:del w:id="635" w:author="An Tran, ACA (BUV)" w:date="2024-09-12T14:41:00Z" w16du:dateUtc="2024-09-12T07:41:00Z">
            <w:r w:rsidRPr="00242593" w:rsidDel="00242593">
              <w:rPr>
                <w:rPrChange w:id="636" w:author="An Tran, ACA (BUV)" w:date="2024-09-12T14:41:00Z" w16du:dateUtc="2024-09-12T07:41:00Z">
                  <w:rPr>
                    <w:rStyle w:val="Hyperlink"/>
                    <w:bCs/>
                    <w:lang w:val="vi-VN"/>
                  </w:rPr>
                </w:rPrChange>
              </w:rPr>
              <w:delText>3.</w:delText>
            </w:r>
            <w:r w:rsidDel="00242593">
              <w:rPr>
                <w:rFonts w:asciiTheme="minorHAnsi" w:eastAsiaTheme="minorEastAsia" w:hAnsiTheme="minorHAnsi" w:cstheme="minorBidi"/>
                <w:kern w:val="2"/>
                <w:lang w:eastAsia="en-US"/>
                <w14:ligatures w14:val="standardContextual"/>
              </w:rPr>
              <w:tab/>
            </w:r>
            <w:r w:rsidRPr="00242593" w:rsidDel="00242593">
              <w:rPr>
                <w:rPrChange w:id="637" w:author="An Tran, ACA (BUV)" w:date="2024-09-12T14:41:00Z" w16du:dateUtc="2024-09-12T07:41:00Z">
                  <w:rPr>
                    <w:rStyle w:val="Hyperlink"/>
                    <w:lang w:val="vi-VN"/>
                  </w:rPr>
                </w:rPrChange>
              </w:rPr>
              <w:delText xml:space="preserve">Can first year students go for internships? / </w:delText>
            </w:r>
            <w:r w:rsidRPr="00242593" w:rsidDel="00242593">
              <w:rPr>
                <w:rPrChange w:id="638" w:author="An Tran, ACA (BUV)" w:date="2024-09-12T14:41:00Z" w16du:dateUtc="2024-09-12T07:41:00Z">
                  <w:rPr>
                    <w:rStyle w:val="Hyperlink"/>
                    <w:i/>
                    <w:iCs/>
                    <w:lang w:val="vi-VN"/>
                  </w:rPr>
                </w:rPrChange>
              </w:rPr>
              <w:delText>Sinh viên năm nh</w:delText>
            </w:r>
            <w:r w:rsidRPr="00242593" w:rsidDel="00242593">
              <w:rPr>
                <w:rPrChange w:id="639" w:author="An Tran, ACA (BUV)" w:date="2024-09-12T14:41:00Z" w16du:dateUtc="2024-09-12T07:41:00Z">
                  <w:rPr>
                    <w:rStyle w:val="Hyperlink"/>
                    <w:rFonts w:cs="Calibri"/>
                    <w:i/>
                    <w:iCs/>
                    <w:lang w:val="vi-VN"/>
                  </w:rPr>
                </w:rPrChange>
              </w:rPr>
              <w:delText>ấ</w:delText>
            </w:r>
            <w:r w:rsidRPr="00242593" w:rsidDel="00242593">
              <w:rPr>
                <w:rPrChange w:id="640" w:author="An Tran, ACA (BUV)" w:date="2024-09-12T14:41:00Z" w16du:dateUtc="2024-09-12T07:41:00Z">
                  <w:rPr>
                    <w:rStyle w:val="Hyperlink"/>
                    <w:i/>
                    <w:iCs/>
                    <w:lang w:val="vi-VN"/>
                  </w:rPr>
                </w:rPrChange>
              </w:rPr>
              <w:delText>t có th</w:delText>
            </w:r>
            <w:r w:rsidRPr="00242593" w:rsidDel="00242593">
              <w:rPr>
                <w:rPrChange w:id="641" w:author="An Tran, ACA (BUV)" w:date="2024-09-12T14:41:00Z" w16du:dateUtc="2024-09-12T07:41:00Z">
                  <w:rPr>
                    <w:rStyle w:val="Hyperlink"/>
                    <w:rFonts w:cs="Calibri"/>
                    <w:i/>
                    <w:iCs/>
                    <w:lang w:val="vi-VN"/>
                  </w:rPr>
                </w:rPrChange>
              </w:rPr>
              <w:delText>ể</w:delText>
            </w:r>
            <w:r w:rsidRPr="00242593" w:rsidDel="00242593">
              <w:rPr>
                <w:rPrChange w:id="642" w:author="An Tran, ACA (BUV)" w:date="2024-09-12T14:41:00Z" w16du:dateUtc="2024-09-12T07:41:00Z">
                  <w:rPr>
                    <w:rStyle w:val="Hyperlink"/>
                    <w:i/>
                    <w:iCs/>
                    <w:lang w:val="vi-VN"/>
                  </w:rPr>
                </w:rPrChange>
              </w:rPr>
              <w:delText xml:space="preserve"> đi th</w:delText>
            </w:r>
            <w:r w:rsidRPr="00242593" w:rsidDel="00242593">
              <w:rPr>
                <w:rPrChange w:id="643" w:author="An Tran, ACA (BUV)" w:date="2024-09-12T14:41:00Z" w16du:dateUtc="2024-09-12T07:41:00Z">
                  <w:rPr>
                    <w:rStyle w:val="Hyperlink"/>
                    <w:rFonts w:cs="Calibri"/>
                    <w:i/>
                    <w:iCs/>
                    <w:lang w:val="vi-VN"/>
                  </w:rPr>
                </w:rPrChange>
              </w:rPr>
              <w:delText>ự</w:delText>
            </w:r>
            <w:r w:rsidRPr="00242593" w:rsidDel="00242593">
              <w:rPr>
                <w:rPrChange w:id="644" w:author="An Tran, ACA (BUV)" w:date="2024-09-12T14:41:00Z" w16du:dateUtc="2024-09-12T07:41:00Z">
                  <w:rPr>
                    <w:rStyle w:val="Hyperlink"/>
                    <w:i/>
                    <w:iCs/>
                    <w:lang w:val="vi-VN"/>
                  </w:rPr>
                </w:rPrChange>
              </w:rPr>
              <w:delText>c t</w:delText>
            </w:r>
            <w:r w:rsidRPr="00242593" w:rsidDel="00242593">
              <w:rPr>
                <w:rPrChange w:id="645" w:author="An Tran, ACA (BUV)" w:date="2024-09-12T14:41:00Z" w16du:dateUtc="2024-09-12T07:41:00Z">
                  <w:rPr>
                    <w:rStyle w:val="Hyperlink"/>
                    <w:rFonts w:cs="Calibri"/>
                    <w:i/>
                    <w:iCs/>
                    <w:lang w:val="vi-VN"/>
                  </w:rPr>
                </w:rPrChange>
              </w:rPr>
              <w:delText>ậ</w:delText>
            </w:r>
            <w:r w:rsidRPr="00242593" w:rsidDel="00242593">
              <w:rPr>
                <w:rPrChange w:id="646" w:author="An Tran, ACA (BUV)" w:date="2024-09-12T14:41:00Z" w16du:dateUtc="2024-09-12T07:41:00Z">
                  <w:rPr>
                    <w:rStyle w:val="Hyperlink"/>
                    <w:i/>
                    <w:iCs/>
                    <w:lang w:val="vi-VN"/>
                  </w:rPr>
                </w:rPrChange>
              </w:rPr>
              <w:delText>p đ</w:delText>
            </w:r>
            <w:r w:rsidRPr="00242593" w:rsidDel="00242593">
              <w:rPr>
                <w:rPrChange w:id="647" w:author="An Tran, ACA (BUV)" w:date="2024-09-12T14:41:00Z" w16du:dateUtc="2024-09-12T07:41:00Z">
                  <w:rPr>
                    <w:rStyle w:val="Hyperlink"/>
                    <w:rFonts w:cs="Calibri"/>
                    <w:i/>
                    <w:iCs/>
                    <w:lang w:val="vi-VN"/>
                  </w:rPr>
                </w:rPrChange>
              </w:rPr>
              <w:delText>ượ</w:delText>
            </w:r>
            <w:r w:rsidRPr="00242593" w:rsidDel="00242593">
              <w:rPr>
                <w:rPrChange w:id="648" w:author="An Tran, ACA (BUV)" w:date="2024-09-12T14:41:00Z" w16du:dateUtc="2024-09-12T07:41:00Z">
                  <w:rPr>
                    <w:rStyle w:val="Hyperlink"/>
                    <w:i/>
                    <w:iCs/>
                    <w:lang w:val="vi-VN"/>
                  </w:rPr>
                </w:rPrChange>
              </w:rPr>
              <w:delText>c không?</w:delText>
            </w:r>
            <w:r w:rsidDel="00242593">
              <w:rPr>
                <w:webHidden/>
              </w:rPr>
              <w:tab/>
            </w:r>
            <w:r w:rsidR="004A3396" w:rsidDel="00242593">
              <w:rPr>
                <w:webHidden/>
              </w:rPr>
              <w:delText>92</w:delText>
            </w:r>
          </w:del>
        </w:p>
        <w:p w14:paraId="366AE063" w14:textId="3A671096" w:rsidR="00262D6E" w:rsidDel="00242593" w:rsidRDefault="00262D6E">
          <w:pPr>
            <w:pStyle w:val="TOC2"/>
            <w:tabs>
              <w:tab w:val="left" w:pos="1540"/>
            </w:tabs>
            <w:rPr>
              <w:del w:id="649" w:author="An Tran, ACA (BUV)" w:date="2024-09-12T14:41:00Z" w16du:dateUtc="2024-09-12T07:41:00Z"/>
              <w:rFonts w:asciiTheme="minorHAnsi" w:eastAsiaTheme="minorEastAsia" w:hAnsiTheme="minorHAnsi" w:cstheme="minorBidi"/>
              <w:kern w:val="2"/>
              <w:lang w:eastAsia="en-US"/>
              <w14:ligatures w14:val="standardContextual"/>
            </w:rPr>
          </w:pPr>
          <w:del w:id="650" w:author="An Tran, ACA (BUV)" w:date="2024-09-12T14:41:00Z" w16du:dateUtc="2024-09-12T07:41:00Z">
            <w:r w:rsidRPr="00242593" w:rsidDel="00242593">
              <w:rPr>
                <w:rPrChange w:id="651" w:author="An Tran, ACA (BUV)" w:date="2024-09-12T14:41:00Z" w16du:dateUtc="2024-09-12T07:41:00Z">
                  <w:rPr>
                    <w:rStyle w:val="Hyperlink"/>
                    <w:bCs/>
                    <w:lang w:val="vi-VN"/>
                  </w:rPr>
                </w:rPrChange>
              </w:rPr>
              <w:delText>4.</w:delText>
            </w:r>
            <w:r w:rsidDel="00242593">
              <w:rPr>
                <w:rFonts w:asciiTheme="minorHAnsi" w:eastAsiaTheme="minorEastAsia" w:hAnsiTheme="minorHAnsi" w:cstheme="minorBidi"/>
                <w:kern w:val="2"/>
                <w:lang w:eastAsia="en-US"/>
                <w14:ligatures w14:val="standardContextual"/>
              </w:rPr>
              <w:tab/>
            </w:r>
            <w:r w:rsidRPr="00242593" w:rsidDel="00242593">
              <w:rPr>
                <w:rPrChange w:id="652" w:author="An Tran, ACA (BUV)" w:date="2024-09-12T14:41:00Z" w16du:dateUtc="2024-09-12T07:41:00Z">
                  <w:rPr>
                    <w:rStyle w:val="Hyperlink"/>
                    <w:lang w:val="vi-VN"/>
                  </w:rPr>
                </w:rPrChange>
              </w:rPr>
              <w:delText xml:space="preserve">Can BUV guarantee that every student will have an internship during the semester break? / </w:delText>
            </w:r>
            <w:r w:rsidRPr="00242593" w:rsidDel="00242593">
              <w:rPr>
                <w:rPrChange w:id="653" w:author="An Tran, ACA (BUV)" w:date="2024-09-12T14:41:00Z" w16du:dateUtc="2024-09-12T07:41:00Z">
                  <w:rPr>
                    <w:rStyle w:val="Hyperlink"/>
                    <w:i/>
                    <w:iCs/>
                    <w:lang w:val="vi-VN"/>
                  </w:rPr>
                </w:rPrChange>
              </w:rPr>
              <w:delText>Nhà tr</w:delText>
            </w:r>
            <w:r w:rsidRPr="00242593" w:rsidDel="00242593">
              <w:rPr>
                <w:rPrChange w:id="654" w:author="An Tran, ACA (BUV)" w:date="2024-09-12T14:41:00Z" w16du:dateUtc="2024-09-12T07:41:00Z">
                  <w:rPr>
                    <w:rStyle w:val="Hyperlink"/>
                    <w:rFonts w:cs="Calibri"/>
                    <w:i/>
                    <w:iCs/>
                    <w:lang w:val="vi-VN"/>
                  </w:rPr>
                </w:rPrChange>
              </w:rPr>
              <w:delText>ườ</w:delText>
            </w:r>
            <w:r w:rsidRPr="00242593" w:rsidDel="00242593">
              <w:rPr>
                <w:rPrChange w:id="655" w:author="An Tran, ACA (BUV)" w:date="2024-09-12T14:41:00Z" w16du:dateUtc="2024-09-12T07:41:00Z">
                  <w:rPr>
                    <w:rStyle w:val="Hyperlink"/>
                    <w:i/>
                    <w:iCs/>
                    <w:lang w:val="vi-VN"/>
                  </w:rPr>
                </w:rPrChange>
              </w:rPr>
              <w:delText>ng có th</w:delText>
            </w:r>
            <w:r w:rsidRPr="00242593" w:rsidDel="00242593">
              <w:rPr>
                <w:rPrChange w:id="656" w:author="An Tran, ACA (BUV)" w:date="2024-09-12T14:41:00Z" w16du:dateUtc="2024-09-12T07:41:00Z">
                  <w:rPr>
                    <w:rStyle w:val="Hyperlink"/>
                    <w:rFonts w:cs="Calibri"/>
                    <w:i/>
                    <w:iCs/>
                    <w:lang w:val="vi-VN"/>
                  </w:rPr>
                </w:rPrChange>
              </w:rPr>
              <w:delText>ể</w:delText>
            </w:r>
            <w:r w:rsidRPr="00242593" w:rsidDel="00242593">
              <w:rPr>
                <w:rPrChange w:id="657" w:author="An Tran, ACA (BUV)" w:date="2024-09-12T14:41:00Z" w16du:dateUtc="2024-09-12T07:41:00Z">
                  <w:rPr>
                    <w:rStyle w:val="Hyperlink"/>
                    <w:i/>
                    <w:iCs/>
                    <w:lang w:val="vi-VN"/>
                  </w:rPr>
                </w:rPrChange>
              </w:rPr>
              <w:delText xml:space="preserve"> đ</w:delText>
            </w:r>
            <w:r w:rsidRPr="00242593" w:rsidDel="00242593">
              <w:rPr>
                <w:rPrChange w:id="658" w:author="An Tran, ACA (BUV)" w:date="2024-09-12T14:41:00Z" w16du:dateUtc="2024-09-12T07:41:00Z">
                  <w:rPr>
                    <w:rStyle w:val="Hyperlink"/>
                    <w:rFonts w:cs="Calibri"/>
                    <w:i/>
                    <w:iCs/>
                    <w:lang w:val="vi-VN"/>
                  </w:rPr>
                </w:rPrChange>
              </w:rPr>
              <w:delText>ả</w:delText>
            </w:r>
            <w:r w:rsidRPr="00242593" w:rsidDel="00242593">
              <w:rPr>
                <w:rPrChange w:id="659" w:author="An Tran, ACA (BUV)" w:date="2024-09-12T14:41:00Z" w16du:dateUtc="2024-09-12T07:41:00Z">
                  <w:rPr>
                    <w:rStyle w:val="Hyperlink"/>
                    <w:i/>
                    <w:iCs/>
                    <w:lang w:val="vi-VN"/>
                  </w:rPr>
                </w:rPrChange>
              </w:rPr>
              <w:delText>m b</w:delText>
            </w:r>
            <w:r w:rsidRPr="00242593" w:rsidDel="00242593">
              <w:rPr>
                <w:rPrChange w:id="660" w:author="An Tran, ACA (BUV)" w:date="2024-09-12T14:41:00Z" w16du:dateUtc="2024-09-12T07:41:00Z">
                  <w:rPr>
                    <w:rStyle w:val="Hyperlink"/>
                    <w:rFonts w:cs="Calibri"/>
                    <w:i/>
                    <w:iCs/>
                    <w:lang w:val="vi-VN"/>
                  </w:rPr>
                </w:rPrChange>
              </w:rPr>
              <w:delText>ả</w:delText>
            </w:r>
            <w:r w:rsidRPr="00242593" w:rsidDel="00242593">
              <w:rPr>
                <w:rPrChange w:id="661" w:author="An Tran, ACA (BUV)" w:date="2024-09-12T14:41:00Z" w16du:dateUtc="2024-09-12T07:41:00Z">
                  <w:rPr>
                    <w:rStyle w:val="Hyperlink"/>
                    <w:i/>
                    <w:iCs/>
                    <w:lang w:val="vi-VN"/>
                  </w:rPr>
                </w:rPrChange>
              </w:rPr>
              <w:delText>o r</w:delText>
            </w:r>
            <w:r w:rsidRPr="00242593" w:rsidDel="00242593">
              <w:rPr>
                <w:rPrChange w:id="662" w:author="An Tran, ACA (BUV)" w:date="2024-09-12T14:41:00Z" w16du:dateUtc="2024-09-12T07:41:00Z">
                  <w:rPr>
                    <w:rStyle w:val="Hyperlink"/>
                    <w:rFonts w:cs="Calibri"/>
                    <w:i/>
                    <w:iCs/>
                    <w:lang w:val="vi-VN"/>
                  </w:rPr>
                </w:rPrChange>
              </w:rPr>
              <w:delText>ằ</w:delText>
            </w:r>
            <w:r w:rsidRPr="00242593" w:rsidDel="00242593">
              <w:rPr>
                <w:rPrChange w:id="663" w:author="An Tran, ACA (BUV)" w:date="2024-09-12T14:41:00Z" w16du:dateUtc="2024-09-12T07:41:00Z">
                  <w:rPr>
                    <w:rStyle w:val="Hyperlink"/>
                    <w:i/>
                    <w:iCs/>
                    <w:lang w:val="vi-VN"/>
                  </w:rPr>
                </w:rPrChange>
              </w:rPr>
              <w:delText>ng t</w:delText>
            </w:r>
            <w:r w:rsidRPr="00242593" w:rsidDel="00242593">
              <w:rPr>
                <w:rPrChange w:id="664" w:author="An Tran, ACA (BUV)" w:date="2024-09-12T14:41:00Z" w16du:dateUtc="2024-09-12T07:41:00Z">
                  <w:rPr>
                    <w:rStyle w:val="Hyperlink"/>
                    <w:rFonts w:cs="Calibri"/>
                    <w:i/>
                    <w:iCs/>
                    <w:lang w:val="vi-VN"/>
                  </w:rPr>
                </w:rPrChange>
              </w:rPr>
              <w:delText>ấ</w:delText>
            </w:r>
            <w:r w:rsidRPr="00242593" w:rsidDel="00242593">
              <w:rPr>
                <w:rPrChange w:id="665" w:author="An Tran, ACA (BUV)" w:date="2024-09-12T14:41:00Z" w16du:dateUtc="2024-09-12T07:41:00Z">
                  <w:rPr>
                    <w:rStyle w:val="Hyperlink"/>
                    <w:i/>
                    <w:iCs/>
                    <w:lang w:val="vi-VN"/>
                  </w:rPr>
                </w:rPrChange>
              </w:rPr>
              <w:delText>t c</w:delText>
            </w:r>
            <w:r w:rsidRPr="00242593" w:rsidDel="00242593">
              <w:rPr>
                <w:rPrChange w:id="666" w:author="An Tran, ACA (BUV)" w:date="2024-09-12T14:41:00Z" w16du:dateUtc="2024-09-12T07:41:00Z">
                  <w:rPr>
                    <w:rStyle w:val="Hyperlink"/>
                    <w:rFonts w:cs="Calibri"/>
                    <w:i/>
                    <w:iCs/>
                    <w:lang w:val="vi-VN"/>
                  </w:rPr>
                </w:rPrChange>
              </w:rPr>
              <w:delText>ả</w:delText>
            </w:r>
            <w:r w:rsidRPr="00242593" w:rsidDel="00242593">
              <w:rPr>
                <w:rPrChange w:id="667" w:author="An Tran, ACA (BUV)" w:date="2024-09-12T14:41:00Z" w16du:dateUtc="2024-09-12T07:41:00Z">
                  <w:rPr>
                    <w:rStyle w:val="Hyperlink"/>
                    <w:i/>
                    <w:iCs/>
                    <w:lang w:val="vi-VN"/>
                  </w:rPr>
                </w:rPrChange>
              </w:rPr>
              <w:delText xml:space="preserve"> các sinh viên đ</w:delText>
            </w:r>
            <w:r w:rsidRPr="00242593" w:rsidDel="00242593">
              <w:rPr>
                <w:rPrChange w:id="668" w:author="An Tran, ACA (BUV)" w:date="2024-09-12T14:41:00Z" w16du:dateUtc="2024-09-12T07:41:00Z">
                  <w:rPr>
                    <w:rStyle w:val="Hyperlink"/>
                    <w:rFonts w:cs="Calibri"/>
                    <w:i/>
                    <w:iCs/>
                    <w:lang w:val="vi-VN"/>
                  </w:rPr>
                </w:rPrChange>
              </w:rPr>
              <w:delText>ề</w:delText>
            </w:r>
            <w:r w:rsidRPr="00242593" w:rsidDel="00242593">
              <w:rPr>
                <w:rPrChange w:id="669" w:author="An Tran, ACA (BUV)" w:date="2024-09-12T14:41:00Z" w16du:dateUtc="2024-09-12T07:41:00Z">
                  <w:rPr>
                    <w:rStyle w:val="Hyperlink"/>
                    <w:i/>
                    <w:iCs/>
                    <w:lang w:val="vi-VN"/>
                  </w:rPr>
                </w:rPrChange>
              </w:rPr>
              <w:delText>u đ</w:delText>
            </w:r>
            <w:r w:rsidRPr="00242593" w:rsidDel="00242593">
              <w:rPr>
                <w:rPrChange w:id="670" w:author="An Tran, ACA (BUV)" w:date="2024-09-12T14:41:00Z" w16du:dateUtc="2024-09-12T07:41:00Z">
                  <w:rPr>
                    <w:rStyle w:val="Hyperlink"/>
                    <w:rFonts w:cs="Calibri"/>
                    <w:i/>
                    <w:iCs/>
                    <w:lang w:val="vi-VN"/>
                  </w:rPr>
                </w:rPrChange>
              </w:rPr>
              <w:delText>ượ</w:delText>
            </w:r>
            <w:r w:rsidRPr="00242593" w:rsidDel="00242593">
              <w:rPr>
                <w:rPrChange w:id="671" w:author="An Tran, ACA (BUV)" w:date="2024-09-12T14:41:00Z" w16du:dateUtc="2024-09-12T07:41:00Z">
                  <w:rPr>
                    <w:rStyle w:val="Hyperlink"/>
                    <w:i/>
                    <w:iCs/>
                    <w:lang w:val="vi-VN"/>
                  </w:rPr>
                </w:rPrChange>
              </w:rPr>
              <w:delText>c đi th</w:delText>
            </w:r>
            <w:r w:rsidRPr="00242593" w:rsidDel="00242593">
              <w:rPr>
                <w:rPrChange w:id="672" w:author="An Tran, ACA (BUV)" w:date="2024-09-12T14:41:00Z" w16du:dateUtc="2024-09-12T07:41:00Z">
                  <w:rPr>
                    <w:rStyle w:val="Hyperlink"/>
                    <w:rFonts w:cs="Calibri"/>
                    <w:i/>
                    <w:iCs/>
                    <w:lang w:val="vi-VN"/>
                  </w:rPr>
                </w:rPrChange>
              </w:rPr>
              <w:delText>ự</w:delText>
            </w:r>
            <w:r w:rsidRPr="00242593" w:rsidDel="00242593">
              <w:rPr>
                <w:rPrChange w:id="673" w:author="An Tran, ACA (BUV)" w:date="2024-09-12T14:41:00Z" w16du:dateUtc="2024-09-12T07:41:00Z">
                  <w:rPr>
                    <w:rStyle w:val="Hyperlink"/>
                    <w:i/>
                    <w:iCs/>
                    <w:lang w:val="vi-VN"/>
                  </w:rPr>
                </w:rPrChange>
              </w:rPr>
              <w:delText>c t</w:delText>
            </w:r>
            <w:r w:rsidRPr="00242593" w:rsidDel="00242593">
              <w:rPr>
                <w:rPrChange w:id="674" w:author="An Tran, ACA (BUV)" w:date="2024-09-12T14:41:00Z" w16du:dateUtc="2024-09-12T07:41:00Z">
                  <w:rPr>
                    <w:rStyle w:val="Hyperlink"/>
                    <w:rFonts w:cs="Calibri"/>
                    <w:i/>
                    <w:iCs/>
                    <w:lang w:val="vi-VN"/>
                  </w:rPr>
                </w:rPrChange>
              </w:rPr>
              <w:delText>ậ</w:delText>
            </w:r>
            <w:r w:rsidRPr="00242593" w:rsidDel="00242593">
              <w:rPr>
                <w:rPrChange w:id="675" w:author="An Tran, ACA (BUV)" w:date="2024-09-12T14:41:00Z" w16du:dateUtc="2024-09-12T07:41:00Z">
                  <w:rPr>
                    <w:rStyle w:val="Hyperlink"/>
                    <w:i/>
                    <w:iCs/>
                    <w:lang w:val="vi-VN"/>
                  </w:rPr>
                </w:rPrChange>
              </w:rPr>
              <w:delText>p vào k</w:delText>
            </w:r>
            <w:r w:rsidRPr="00242593" w:rsidDel="00242593">
              <w:rPr>
                <w:rPrChange w:id="676" w:author="An Tran, ACA (BUV)" w:date="2024-09-12T14:41:00Z" w16du:dateUtc="2024-09-12T07:41:00Z">
                  <w:rPr>
                    <w:rStyle w:val="Hyperlink"/>
                    <w:rFonts w:cs="Calibri"/>
                    <w:i/>
                    <w:iCs/>
                    <w:lang w:val="vi-VN"/>
                  </w:rPr>
                </w:rPrChange>
              </w:rPr>
              <w:delText>ỳ</w:delText>
            </w:r>
            <w:r w:rsidRPr="00242593" w:rsidDel="00242593">
              <w:rPr>
                <w:rPrChange w:id="677" w:author="An Tran, ACA (BUV)" w:date="2024-09-12T14:41:00Z" w16du:dateUtc="2024-09-12T07:41:00Z">
                  <w:rPr>
                    <w:rStyle w:val="Hyperlink"/>
                    <w:i/>
                    <w:iCs/>
                    <w:lang w:val="vi-VN"/>
                  </w:rPr>
                </w:rPrChange>
              </w:rPr>
              <w:delText xml:space="preserve"> ngh</w:delText>
            </w:r>
            <w:r w:rsidRPr="00242593" w:rsidDel="00242593">
              <w:rPr>
                <w:rPrChange w:id="678" w:author="An Tran, ACA (BUV)" w:date="2024-09-12T14:41:00Z" w16du:dateUtc="2024-09-12T07:41:00Z">
                  <w:rPr>
                    <w:rStyle w:val="Hyperlink"/>
                    <w:rFonts w:cs="Calibri"/>
                    <w:i/>
                    <w:iCs/>
                    <w:lang w:val="vi-VN"/>
                  </w:rPr>
                </w:rPrChange>
              </w:rPr>
              <w:delText>ỉ</w:delText>
            </w:r>
            <w:r w:rsidRPr="00242593" w:rsidDel="00242593">
              <w:rPr>
                <w:rPrChange w:id="679" w:author="An Tran, ACA (BUV)" w:date="2024-09-12T14:41:00Z" w16du:dateUtc="2024-09-12T07:41:00Z">
                  <w:rPr>
                    <w:rStyle w:val="Hyperlink"/>
                    <w:i/>
                    <w:iCs/>
                    <w:lang w:val="vi-VN"/>
                  </w:rPr>
                </w:rPrChange>
              </w:rPr>
              <w:delText xml:space="preserve"> gi</w:delText>
            </w:r>
            <w:r w:rsidRPr="00242593" w:rsidDel="00242593">
              <w:rPr>
                <w:rPrChange w:id="680" w:author="An Tran, ACA (BUV)" w:date="2024-09-12T14:41:00Z" w16du:dateUtc="2024-09-12T07:41:00Z">
                  <w:rPr>
                    <w:rStyle w:val="Hyperlink"/>
                    <w:rFonts w:cs="Calibri"/>
                    <w:i/>
                    <w:iCs/>
                    <w:lang w:val="vi-VN"/>
                  </w:rPr>
                </w:rPrChange>
              </w:rPr>
              <w:delText>ữ</w:delText>
            </w:r>
            <w:r w:rsidRPr="00242593" w:rsidDel="00242593">
              <w:rPr>
                <w:rPrChange w:id="681" w:author="An Tran, ACA (BUV)" w:date="2024-09-12T14:41:00Z" w16du:dateUtc="2024-09-12T07:41:00Z">
                  <w:rPr>
                    <w:rStyle w:val="Hyperlink"/>
                    <w:i/>
                    <w:iCs/>
                    <w:lang w:val="vi-VN"/>
                  </w:rPr>
                </w:rPrChange>
              </w:rPr>
              <w:delText>a h</w:delText>
            </w:r>
            <w:r w:rsidRPr="00242593" w:rsidDel="00242593">
              <w:rPr>
                <w:rPrChange w:id="682" w:author="An Tran, ACA (BUV)" w:date="2024-09-12T14:41:00Z" w16du:dateUtc="2024-09-12T07:41:00Z">
                  <w:rPr>
                    <w:rStyle w:val="Hyperlink"/>
                    <w:rFonts w:cs="Calibri"/>
                    <w:i/>
                    <w:iCs/>
                    <w:lang w:val="vi-VN"/>
                  </w:rPr>
                </w:rPrChange>
              </w:rPr>
              <w:delText>ọ</w:delText>
            </w:r>
            <w:r w:rsidRPr="00242593" w:rsidDel="00242593">
              <w:rPr>
                <w:rPrChange w:id="683" w:author="An Tran, ACA (BUV)" w:date="2024-09-12T14:41:00Z" w16du:dateUtc="2024-09-12T07:41:00Z">
                  <w:rPr>
                    <w:rStyle w:val="Hyperlink"/>
                    <w:i/>
                    <w:iCs/>
                    <w:lang w:val="vi-VN"/>
                  </w:rPr>
                </w:rPrChange>
              </w:rPr>
              <w:delText>c k</w:delText>
            </w:r>
            <w:r w:rsidRPr="00242593" w:rsidDel="00242593">
              <w:rPr>
                <w:rPrChange w:id="684" w:author="An Tran, ACA (BUV)" w:date="2024-09-12T14:41:00Z" w16du:dateUtc="2024-09-12T07:41:00Z">
                  <w:rPr>
                    <w:rStyle w:val="Hyperlink"/>
                    <w:rFonts w:cs="Calibri"/>
                    <w:i/>
                    <w:iCs/>
                    <w:lang w:val="vi-VN"/>
                  </w:rPr>
                </w:rPrChange>
              </w:rPr>
              <w:delText>ỳ</w:delText>
            </w:r>
            <w:r w:rsidRPr="00242593" w:rsidDel="00242593">
              <w:rPr>
                <w:rPrChange w:id="685" w:author="An Tran, ACA (BUV)" w:date="2024-09-12T14:41:00Z" w16du:dateUtc="2024-09-12T07:41:00Z">
                  <w:rPr>
                    <w:rStyle w:val="Hyperlink"/>
                    <w:i/>
                    <w:iCs/>
                    <w:lang w:val="vi-VN"/>
                  </w:rPr>
                </w:rPrChange>
              </w:rPr>
              <w:delText xml:space="preserve"> không?</w:delText>
            </w:r>
            <w:r w:rsidDel="00242593">
              <w:rPr>
                <w:webHidden/>
              </w:rPr>
              <w:tab/>
            </w:r>
            <w:r w:rsidR="004A3396" w:rsidDel="00242593">
              <w:rPr>
                <w:webHidden/>
              </w:rPr>
              <w:delText>95</w:delText>
            </w:r>
          </w:del>
        </w:p>
        <w:p w14:paraId="3D2EFA86" w14:textId="1C969B10" w:rsidR="00262D6E" w:rsidDel="00242593" w:rsidRDefault="00262D6E">
          <w:pPr>
            <w:pStyle w:val="TOC2"/>
            <w:tabs>
              <w:tab w:val="left" w:pos="1540"/>
            </w:tabs>
            <w:rPr>
              <w:del w:id="686" w:author="An Tran, ACA (BUV)" w:date="2024-09-12T14:41:00Z" w16du:dateUtc="2024-09-12T07:41:00Z"/>
              <w:rFonts w:asciiTheme="minorHAnsi" w:eastAsiaTheme="minorEastAsia" w:hAnsiTheme="minorHAnsi" w:cstheme="minorBidi"/>
              <w:kern w:val="2"/>
              <w:lang w:eastAsia="en-US"/>
              <w14:ligatures w14:val="standardContextual"/>
            </w:rPr>
          </w:pPr>
          <w:del w:id="687" w:author="An Tran, ACA (BUV)" w:date="2024-09-12T14:41:00Z" w16du:dateUtc="2024-09-12T07:41:00Z">
            <w:r w:rsidRPr="00242593" w:rsidDel="00242593">
              <w:rPr>
                <w:rPrChange w:id="688" w:author="An Tran, ACA (BUV)" w:date="2024-09-12T14:41:00Z" w16du:dateUtc="2024-09-12T07:41:00Z">
                  <w:rPr>
                    <w:rStyle w:val="Hyperlink"/>
                    <w:bCs/>
                    <w:lang w:val="vi-VN"/>
                  </w:rPr>
                </w:rPrChange>
              </w:rPr>
              <w:delText>5.</w:delText>
            </w:r>
            <w:r w:rsidDel="00242593">
              <w:rPr>
                <w:rFonts w:asciiTheme="minorHAnsi" w:eastAsiaTheme="minorEastAsia" w:hAnsiTheme="minorHAnsi" w:cstheme="minorBidi"/>
                <w:kern w:val="2"/>
                <w:lang w:eastAsia="en-US"/>
                <w14:ligatures w14:val="standardContextual"/>
              </w:rPr>
              <w:tab/>
            </w:r>
            <w:r w:rsidRPr="00242593" w:rsidDel="00242593">
              <w:rPr>
                <w:rPrChange w:id="689" w:author="An Tran, ACA (BUV)" w:date="2024-09-12T14:41:00Z" w16du:dateUtc="2024-09-12T07:41:00Z">
                  <w:rPr>
                    <w:rStyle w:val="Hyperlink"/>
                    <w:lang w:val="vi-VN"/>
                  </w:rPr>
                </w:rPrChange>
              </w:rPr>
              <w:delText xml:space="preserve">What can students do during 3 months break if they do not go for internships? / </w:delText>
            </w:r>
            <w:r w:rsidRPr="00242593" w:rsidDel="00242593">
              <w:rPr>
                <w:rPrChange w:id="690" w:author="An Tran, ACA (BUV)" w:date="2024-09-12T14:41:00Z" w16du:dateUtc="2024-09-12T07:41:00Z">
                  <w:rPr>
                    <w:rStyle w:val="Hyperlink"/>
                    <w:i/>
                    <w:iCs/>
                    <w:lang w:val="vi-VN"/>
                  </w:rPr>
                </w:rPrChange>
              </w:rPr>
              <w:delText>N</w:delText>
            </w:r>
            <w:r w:rsidRPr="00242593" w:rsidDel="00242593">
              <w:rPr>
                <w:rPrChange w:id="691" w:author="An Tran, ACA (BUV)" w:date="2024-09-12T14:41:00Z" w16du:dateUtc="2024-09-12T07:41:00Z">
                  <w:rPr>
                    <w:rStyle w:val="Hyperlink"/>
                    <w:rFonts w:cs="Calibri"/>
                    <w:i/>
                    <w:iCs/>
                    <w:lang w:val="vi-VN"/>
                  </w:rPr>
                </w:rPrChange>
              </w:rPr>
              <w:delText>ế</w:delText>
            </w:r>
            <w:r w:rsidRPr="00242593" w:rsidDel="00242593">
              <w:rPr>
                <w:rPrChange w:id="692" w:author="An Tran, ACA (BUV)" w:date="2024-09-12T14:41:00Z" w16du:dateUtc="2024-09-12T07:41:00Z">
                  <w:rPr>
                    <w:rStyle w:val="Hyperlink"/>
                    <w:i/>
                    <w:iCs/>
                    <w:lang w:val="vi-VN"/>
                  </w:rPr>
                </w:rPrChange>
              </w:rPr>
              <w:delText>u trong 3 tháng ngh</w:delText>
            </w:r>
            <w:r w:rsidRPr="00242593" w:rsidDel="00242593">
              <w:rPr>
                <w:rPrChange w:id="693" w:author="An Tran, ACA (BUV)" w:date="2024-09-12T14:41:00Z" w16du:dateUtc="2024-09-12T07:41:00Z">
                  <w:rPr>
                    <w:rStyle w:val="Hyperlink"/>
                    <w:rFonts w:cs="Calibri"/>
                    <w:i/>
                    <w:iCs/>
                    <w:lang w:val="vi-VN"/>
                  </w:rPr>
                </w:rPrChange>
              </w:rPr>
              <w:delText>ỉ</w:delText>
            </w:r>
            <w:r w:rsidRPr="00242593" w:rsidDel="00242593">
              <w:rPr>
                <w:rPrChange w:id="694" w:author="An Tran, ACA (BUV)" w:date="2024-09-12T14:41:00Z" w16du:dateUtc="2024-09-12T07:41:00Z">
                  <w:rPr>
                    <w:rStyle w:val="Hyperlink"/>
                    <w:i/>
                    <w:iCs/>
                    <w:lang w:val="vi-VN"/>
                  </w:rPr>
                </w:rPrChange>
              </w:rPr>
              <w:delText xml:space="preserve"> gi</w:delText>
            </w:r>
            <w:r w:rsidRPr="00242593" w:rsidDel="00242593">
              <w:rPr>
                <w:rPrChange w:id="695" w:author="An Tran, ACA (BUV)" w:date="2024-09-12T14:41:00Z" w16du:dateUtc="2024-09-12T07:41:00Z">
                  <w:rPr>
                    <w:rStyle w:val="Hyperlink"/>
                    <w:rFonts w:cs="Calibri"/>
                    <w:i/>
                    <w:iCs/>
                    <w:lang w:val="vi-VN"/>
                  </w:rPr>
                </w:rPrChange>
              </w:rPr>
              <w:delText>ữ</w:delText>
            </w:r>
            <w:r w:rsidRPr="00242593" w:rsidDel="00242593">
              <w:rPr>
                <w:rPrChange w:id="696" w:author="An Tran, ACA (BUV)" w:date="2024-09-12T14:41:00Z" w16du:dateUtc="2024-09-12T07:41:00Z">
                  <w:rPr>
                    <w:rStyle w:val="Hyperlink"/>
                    <w:i/>
                    <w:iCs/>
                    <w:lang w:val="vi-VN"/>
                  </w:rPr>
                </w:rPrChange>
              </w:rPr>
              <w:delText>a k</w:delText>
            </w:r>
            <w:r w:rsidRPr="00242593" w:rsidDel="00242593">
              <w:rPr>
                <w:rPrChange w:id="697" w:author="An Tran, ACA (BUV)" w:date="2024-09-12T14:41:00Z" w16du:dateUtc="2024-09-12T07:41:00Z">
                  <w:rPr>
                    <w:rStyle w:val="Hyperlink"/>
                    <w:rFonts w:cs="Calibri"/>
                    <w:i/>
                    <w:iCs/>
                    <w:lang w:val="vi-VN"/>
                  </w:rPr>
                </w:rPrChange>
              </w:rPr>
              <w:delText>ỳ</w:delText>
            </w:r>
            <w:r w:rsidRPr="00242593" w:rsidDel="00242593">
              <w:rPr>
                <w:rPrChange w:id="698" w:author="An Tran, ACA (BUV)" w:date="2024-09-12T14:41:00Z" w16du:dateUtc="2024-09-12T07:41:00Z">
                  <w:rPr>
                    <w:rStyle w:val="Hyperlink"/>
                    <w:i/>
                    <w:iCs/>
                    <w:lang w:val="vi-VN"/>
                  </w:rPr>
                </w:rPrChange>
              </w:rPr>
              <w:delText xml:space="preserve"> sinh viên không đi th</w:delText>
            </w:r>
            <w:r w:rsidRPr="00242593" w:rsidDel="00242593">
              <w:rPr>
                <w:rPrChange w:id="699" w:author="An Tran, ACA (BUV)" w:date="2024-09-12T14:41:00Z" w16du:dateUtc="2024-09-12T07:41:00Z">
                  <w:rPr>
                    <w:rStyle w:val="Hyperlink"/>
                    <w:rFonts w:cs="Calibri"/>
                    <w:i/>
                    <w:iCs/>
                    <w:lang w:val="vi-VN"/>
                  </w:rPr>
                </w:rPrChange>
              </w:rPr>
              <w:delText>ự</w:delText>
            </w:r>
            <w:r w:rsidRPr="00242593" w:rsidDel="00242593">
              <w:rPr>
                <w:rPrChange w:id="700" w:author="An Tran, ACA (BUV)" w:date="2024-09-12T14:41:00Z" w16du:dateUtc="2024-09-12T07:41:00Z">
                  <w:rPr>
                    <w:rStyle w:val="Hyperlink"/>
                    <w:i/>
                    <w:iCs/>
                    <w:lang w:val="vi-VN"/>
                  </w:rPr>
                </w:rPrChange>
              </w:rPr>
              <w:delText>c t</w:delText>
            </w:r>
            <w:r w:rsidRPr="00242593" w:rsidDel="00242593">
              <w:rPr>
                <w:rPrChange w:id="701" w:author="An Tran, ACA (BUV)" w:date="2024-09-12T14:41:00Z" w16du:dateUtc="2024-09-12T07:41:00Z">
                  <w:rPr>
                    <w:rStyle w:val="Hyperlink"/>
                    <w:rFonts w:cs="Calibri"/>
                    <w:i/>
                    <w:iCs/>
                    <w:lang w:val="vi-VN"/>
                  </w:rPr>
                </w:rPrChange>
              </w:rPr>
              <w:delText>ậ</w:delText>
            </w:r>
            <w:r w:rsidRPr="00242593" w:rsidDel="00242593">
              <w:rPr>
                <w:rPrChange w:id="702" w:author="An Tran, ACA (BUV)" w:date="2024-09-12T14:41:00Z" w16du:dateUtc="2024-09-12T07:41:00Z">
                  <w:rPr>
                    <w:rStyle w:val="Hyperlink"/>
                    <w:i/>
                    <w:iCs/>
                    <w:lang w:val="vi-VN"/>
                  </w:rPr>
                </w:rPrChange>
              </w:rPr>
              <w:delText>p thì có th</w:delText>
            </w:r>
            <w:r w:rsidRPr="00242593" w:rsidDel="00242593">
              <w:rPr>
                <w:rPrChange w:id="703" w:author="An Tran, ACA (BUV)" w:date="2024-09-12T14:41:00Z" w16du:dateUtc="2024-09-12T07:41:00Z">
                  <w:rPr>
                    <w:rStyle w:val="Hyperlink"/>
                    <w:rFonts w:cs="Calibri"/>
                    <w:i/>
                    <w:iCs/>
                    <w:lang w:val="vi-VN"/>
                  </w:rPr>
                </w:rPrChange>
              </w:rPr>
              <w:delText>ể</w:delText>
            </w:r>
            <w:r w:rsidRPr="00242593" w:rsidDel="00242593">
              <w:rPr>
                <w:rPrChange w:id="704" w:author="An Tran, ACA (BUV)" w:date="2024-09-12T14:41:00Z" w16du:dateUtc="2024-09-12T07:41:00Z">
                  <w:rPr>
                    <w:rStyle w:val="Hyperlink"/>
                    <w:i/>
                    <w:iCs/>
                    <w:lang w:val="vi-VN"/>
                  </w:rPr>
                </w:rPrChange>
              </w:rPr>
              <w:delText xml:space="preserve"> làm gì?</w:delText>
            </w:r>
            <w:r w:rsidDel="00242593">
              <w:rPr>
                <w:webHidden/>
              </w:rPr>
              <w:tab/>
            </w:r>
            <w:r w:rsidR="004A3396" w:rsidDel="00242593">
              <w:rPr>
                <w:webHidden/>
              </w:rPr>
              <w:delText>96</w:delText>
            </w:r>
          </w:del>
        </w:p>
        <w:p w14:paraId="4E4DC83C" w14:textId="43E979E7" w:rsidR="00262D6E" w:rsidDel="00242593" w:rsidRDefault="00262D6E">
          <w:pPr>
            <w:pStyle w:val="TOC2"/>
            <w:tabs>
              <w:tab w:val="left" w:pos="1540"/>
            </w:tabs>
            <w:rPr>
              <w:del w:id="705" w:author="An Tran, ACA (BUV)" w:date="2024-09-12T14:41:00Z" w16du:dateUtc="2024-09-12T07:41:00Z"/>
              <w:rFonts w:asciiTheme="minorHAnsi" w:eastAsiaTheme="minorEastAsia" w:hAnsiTheme="minorHAnsi" w:cstheme="minorBidi"/>
              <w:kern w:val="2"/>
              <w:lang w:eastAsia="en-US"/>
              <w14:ligatures w14:val="standardContextual"/>
            </w:rPr>
          </w:pPr>
          <w:del w:id="706" w:author="An Tran, ACA (BUV)" w:date="2024-09-12T14:41:00Z" w16du:dateUtc="2024-09-12T07:41:00Z">
            <w:r w:rsidRPr="00242593" w:rsidDel="00242593">
              <w:rPr>
                <w:rPrChange w:id="707" w:author="An Tran, ACA (BUV)" w:date="2024-09-12T14:41:00Z" w16du:dateUtc="2024-09-12T07:41:00Z">
                  <w:rPr>
                    <w:rStyle w:val="Hyperlink"/>
                    <w:bCs/>
                    <w:lang w:val="vi-VN"/>
                  </w:rPr>
                </w:rPrChange>
              </w:rPr>
              <w:delText>6.</w:delText>
            </w:r>
            <w:r w:rsidDel="00242593">
              <w:rPr>
                <w:rFonts w:asciiTheme="minorHAnsi" w:eastAsiaTheme="minorEastAsia" w:hAnsiTheme="minorHAnsi" w:cstheme="minorBidi"/>
                <w:kern w:val="2"/>
                <w:lang w:eastAsia="en-US"/>
                <w14:ligatures w14:val="standardContextual"/>
              </w:rPr>
              <w:tab/>
            </w:r>
            <w:r w:rsidRPr="00242593" w:rsidDel="00242593">
              <w:rPr>
                <w:rPrChange w:id="708" w:author="An Tran, ACA (BUV)" w:date="2024-09-12T14:41:00Z" w16du:dateUtc="2024-09-12T07:41:00Z">
                  <w:rPr>
                    <w:rStyle w:val="Hyperlink"/>
                    <w:lang w:val="vi-VN"/>
                  </w:rPr>
                </w:rPrChange>
              </w:rPr>
              <w:delText xml:space="preserve">Where can I get the information about the internships, extra-curricular activities, short courses that BUV is offering? / </w:delText>
            </w:r>
            <w:r w:rsidRPr="00242593" w:rsidDel="00242593">
              <w:rPr>
                <w:rPrChange w:id="709" w:author="An Tran, ACA (BUV)" w:date="2024-09-12T14:41:00Z" w16du:dateUtc="2024-09-12T07:41:00Z">
                  <w:rPr>
                    <w:rStyle w:val="Hyperlink"/>
                    <w:i/>
                    <w:iCs/>
                    <w:lang w:val="vi-VN"/>
                  </w:rPr>
                </w:rPrChange>
              </w:rPr>
              <w:delText>Chúng tôi có th</w:delText>
            </w:r>
            <w:r w:rsidRPr="00242593" w:rsidDel="00242593">
              <w:rPr>
                <w:rPrChange w:id="710" w:author="An Tran, ACA (BUV)" w:date="2024-09-12T14:41:00Z" w16du:dateUtc="2024-09-12T07:41:00Z">
                  <w:rPr>
                    <w:rStyle w:val="Hyperlink"/>
                    <w:rFonts w:cs="Calibri"/>
                    <w:i/>
                    <w:iCs/>
                    <w:lang w:val="vi-VN"/>
                  </w:rPr>
                </w:rPrChange>
              </w:rPr>
              <w:delText>ể</w:delText>
            </w:r>
            <w:r w:rsidRPr="00242593" w:rsidDel="00242593">
              <w:rPr>
                <w:rPrChange w:id="711" w:author="An Tran, ACA (BUV)" w:date="2024-09-12T14:41:00Z" w16du:dateUtc="2024-09-12T07:41:00Z">
                  <w:rPr>
                    <w:rStyle w:val="Hyperlink"/>
                    <w:i/>
                    <w:iCs/>
                    <w:lang w:val="vi-VN"/>
                  </w:rPr>
                </w:rPrChange>
              </w:rPr>
              <w:delText xml:space="preserve"> c</w:delText>
            </w:r>
            <w:r w:rsidRPr="00242593" w:rsidDel="00242593">
              <w:rPr>
                <w:rPrChange w:id="712" w:author="An Tran, ACA (BUV)" w:date="2024-09-12T14:41:00Z" w16du:dateUtc="2024-09-12T07:41:00Z">
                  <w:rPr>
                    <w:rStyle w:val="Hyperlink"/>
                    <w:rFonts w:cs="Calibri"/>
                    <w:i/>
                    <w:iCs/>
                    <w:lang w:val="vi-VN"/>
                  </w:rPr>
                </w:rPrChange>
              </w:rPr>
              <w:delText>ậ</w:delText>
            </w:r>
            <w:r w:rsidRPr="00242593" w:rsidDel="00242593">
              <w:rPr>
                <w:rPrChange w:id="713" w:author="An Tran, ACA (BUV)" w:date="2024-09-12T14:41:00Z" w16du:dateUtc="2024-09-12T07:41:00Z">
                  <w:rPr>
                    <w:rStyle w:val="Hyperlink"/>
                    <w:i/>
                    <w:iCs/>
                    <w:lang w:val="vi-VN"/>
                  </w:rPr>
                </w:rPrChange>
              </w:rPr>
              <w:delText>p nh</w:delText>
            </w:r>
            <w:r w:rsidRPr="00242593" w:rsidDel="00242593">
              <w:rPr>
                <w:rPrChange w:id="714" w:author="An Tran, ACA (BUV)" w:date="2024-09-12T14:41:00Z" w16du:dateUtc="2024-09-12T07:41:00Z">
                  <w:rPr>
                    <w:rStyle w:val="Hyperlink"/>
                    <w:rFonts w:cs="Calibri"/>
                    <w:i/>
                    <w:iCs/>
                    <w:lang w:val="vi-VN"/>
                  </w:rPr>
                </w:rPrChange>
              </w:rPr>
              <w:delText>ậ</w:delText>
            </w:r>
            <w:r w:rsidRPr="00242593" w:rsidDel="00242593">
              <w:rPr>
                <w:rPrChange w:id="715" w:author="An Tran, ACA (BUV)" w:date="2024-09-12T14:41:00Z" w16du:dateUtc="2024-09-12T07:41:00Z">
                  <w:rPr>
                    <w:rStyle w:val="Hyperlink"/>
                    <w:i/>
                    <w:iCs/>
                    <w:lang w:val="vi-VN"/>
                  </w:rPr>
                </w:rPrChange>
              </w:rPr>
              <w:delText>t các thông tin v</w:delText>
            </w:r>
            <w:r w:rsidRPr="00242593" w:rsidDel="00242593">
              <w:rPr>
                <w:rPrChange w:id="716" w:author="An Tran, ACA (BUV)" w:date="2024-09-12T14:41:00Z" w16du:dateUtc="2024-09-12T07:41:00Z">
                  <w:rPr>
                    <w:rStyle w:val="Hyperlink"/>
                    <w:rFonts w:cs="Calibri"/>
                    <w:i/>
                    <w:iCs/>
                    <w:lang w:val="vi-VN"/>
                  </w:rPr>
                </w:rPrChange>
              </w:rPr>
              <w:delText>ề</w:delText>
            </w:r>
            <w:r w:rsidRPr="00242593" w:rsidDel="00242593">
              <w:rPr>
                <w:rPrChange w:id="717" w:author="An Tran, ACA (BUV)" w:date="2024-09-12T14:41:00Z" w16du:dateUtc="2024-09-12T07:41:00Z">
                  <w:rPr>
                    <w:rStyle w:val="Hyperlink"/>
                    <w:i/>
                    <w:iCs/>
                    <w:lang w:val="vi-VN"/>
                  </w:rPr>
                </w:rPrChange>
              </w:rPr>
              <w:delText xml:space="preserve"> c</w:delText>
            </w:r>
            <w:r w:rsidRPr="00242593" w:rsidDel="00242593">
              <w:rPr>
                <w:rPrChange w:id="718" w:author="An Tran, ACA (BUV)" w:date="2024-09-12T14:41:00Z" w16du:dateUtc="2024-09-12T07:41:00Z">
                  <w:rPr>
                    <w:rStyle w:val="Hyperlink"/>
                    <w:rFonts w:cs="Calibri"/>
                    <w:i/>
                    <w:iCs/>
                    <w:lang w:val="vi-VN"/>
                  </w:rPr>
                </w:rPrChange>
              </w:rPr>
              <w:delText>ơ</w:delText>
            </w:r>
            <w:r w:rsidRPr="00242593" w:rsidDel="00242593">
              <w:rPr>
                <w:rPrChange w:id="719" w:author="An Tran, ACA (BUV)" w:date="2024-09-12T14:41:00Z" w16du:dateUtc="2024-09-12T07:41:00Z">
                  <w:rPr>
                    <w:rStyle w:val="Hyperlink"/>
                    <w:i/>
                    <w:iCs/>
                    <w:lang w:val="vi-VN"/>
                  </w:rPr>
                </w:rPrChange>
              </w:rPr>
              <w:delText xml:space="preserve"> h</w:delText>
            </w:r>
            <w:r w:rsidRPr="00242593" w:rsidDel="00242593">
              <w:rPr>
                <w:rPrChange w:id="720" w:author="An Tran, ACA (BUV)" w:date="2024-09-12T14:41:00Z" w16du:dateUtc="2024-09-12T07:41:00Z">
                  <w:rPr>
                    <w:rStyle w:val="Hyperlink"/>
                    <w:rFonts w:cs="Calibri"/>
                    <w:i/>
                    <w:iCs/>
                    <w:lang w:val="vi-VN"/>
                  </w:rPr>
                </w:rPrChange>
              </w:rPr>
              <w:delText>ộ</w:delText>
            </w:r>
            <w:r w:rsidRPr="00242593" w:rsidDel="00242593">
              <w:rPr>
                <w:rPrChange w:id="721" w:author="An Tran, ACA (BUV)" w:date="2024-09-12T14:41:00Z" w16du:dateUtc="2024-09-12T07:41:00Z">
                  <w:rPr>
                    <w:rStyle w:val="Hyperlink"/>
                    <w:i/>
                    <w:iCs/>
                    <w:lang w:val="vi-VN"/>
                  </w:rPr>
                </w:rPrChange>
              </w:rPr>
              <w:delText>i th</w:delText>
            </w:r>
            <w:r w:rsidRPr="00242593" w:rsidDel="00242593">
              <w:rPr>
                <w:rPrChange w:id="722" w:author="An Tran, ACA (BUV)" w:date="2024-09-12T14:41:00Z" w16du:dateUtc="2024-09-12T07:41:00Z">
                  <w:rPr>
                    <w:rStyle w:val="Hyperlink"/>
                    <w:rFonts w:cs="Calibri"/>
                    <w:i/>
                    <w:iCs/>
                    <w:lang w:val="vi-VN"/>
                  </w:rPr>
                </w:rPrChange>
              </w:rPr>
              <w:delText>ự</w:delText>
            </w:r>
            <w:r w:rsidRPr="00242593" w:rsidDel="00242593">
              <w:rPr>
                <w:rPrChange w:id="723" w:author="An Tran, ACA (BUV)" w:date="2024-09-12T14:41:00Z" w16du:dateUtc="2024-09-12T07:41:00Z">
                  <w:rPr>
                    <w:rStyle w:val="Hyperlink"/>
                    <w:i/>
                    <w:iCs/>
                    <w:lang w:val="vi-VN"/>
                  </w:rPr>
                </w:rPrChange>
              </w:rPr>
              <w:delText>c t</w:delText>
            </w:r>
            <w:r w:rsidRPr="00242593" w:rsidDel="00242593">
              <w:rPr>
                <w:rPrChange w:id="724" w:author="An Tran, ACA (BUV)" w:date="2024-09-12T14:41:00Z" w16du:dateUtc="2024-09-12T07:41:00Z">
                  <w:rPr>
                    <w:rStyle w:val="Hyperlink"/>
                    <w:rFonts w:cs="Calibri"/>
                    <w:i/>
                    <w:iCs/>
                    <w:lang w:val="vi-VN"/>
                  </w:rPr>
                </w:rPrChange>
              </w:rPr>
              <w:delText>ậ</w:delText>
            </w:r>
            <w:r w:rsidRPr="00242593" w:rsidDel="00242593">
              <w:rPr>
                <w:rPrChange w:id="725" w:author="An Tran, ACA (BUV)" w:date="2024-09-12T14:41:00Z" w16du:dateUtc="2024-09-12T07:41:00Z">
                  <w:rPr>
                    <w:rStyle w:val="Hyperlink"/>
                    <w:i/>
                    <w:iCs/>
                    <w:lang w:val="vi-VN"/>
                  </w:rPr>
                </w:rPrChange>
              </w:rPr>
              <w:delText>p, ho</w:delText>
            </w:r>
            <w:r w:rsidRPr="00242593" w:rsidDel="00242593">
              <w:rPr>
                <w:rPrChange w:id="726" w:author="An Tran, ACA (BUV)" w:date="2024-09-12T14:41:00Z" w16du:dateUtc="2024-09-12T07:41:00Z">
                  <w:rPr>
                    <w:rStyle w:val="Hyperlink"/>
                    <w:rFonts w:cs="Calibri"/>
                    <w:i/>
                    <w:iCs/>
                    <w:lang w:val="vi-VN"/>
                  </w:rPr>
                </w:rPrChange>
              </w:rPr>
              <w:delText>ạ</w:delText>
            </w:r>
            <w:r w:rsidRPr="00242593" w:rsidDel="00242593">
              <w:rPr>
                <w:rPrChange w:id="727" w:author="An Tran, ACA (BUV)" w:date="2024-09-12T14:41:00Z" w16du:dateUtc="2024-09-12T07:41:00Z">
                  <w:rPr>
                    <w:rStyle w:val="Hyperlink"/>
                    <w:i/>
                    <w:iCs/>
                    <w:lang w:val="vi-VN"/>
                  </w:rPr>
                </w:rPrChange>
              </w:rPr>
              <w:delText xml:space="preserve">t </w:delText>
            </w:r>
            <w:r w:rsidRPr="00242593" w:rsidDel="00242593">
              <w:rPr>
                <w:rPrChange w:id="728" w:author="An Tran, ACA (BUV)" w:date="2024-09-12T14:41:00Z" w16du:dateUtc="2024-09-12T07:41:00Z">
                  <w:rPr>
                    <w:rStyle w:val="Hyperlink"/>
                    <w:rFonts w:cs="Calibri"/>
                    <w:i/>
                    <w:iCs/>
                    <w:lang w:val="vi-VN"/>
                  </w:rPr>
                </w:rPrChange>
              </w:rPr>
              <w:delText>độ</w:delText>
            </w:r>
            <w:r w:rsidRPr="00242593" w:rsidDel="00242593">
              <w:rPr>
                <w:rPrChange w:id="729" w:author="An Tran, ACA (BUV)" w:date="2024-09-12T14:41:00Z" w16du:dateUtc="2024-09-12T07:41:00Z">
                  <w:rPr>
                    <w:rStyle w:val="Hyperlink"/>
                    <w:i/>
                    <w:iCs/>
                    <w:lang w:val="vi-VN"/>
                  </w:rPr>
                </w:rPrChange>
              </w:rPr>
              <w:delText>ng ngo</w:delText>
            </w:r>
            <w:r w:rsidRPr="00242593" w:rsidDel="00242593">
              <w:rPr>
                <w:rPrChange w:id="730" w:author="An Tran, ACA (BUV)" w:date="2024-09-12T14:41:00Z" w16du:dateUtc="2024-09-12T07:41:00Z">
                  <w:rPr>
                    <w:rStyle w:val="Hyperlink"/>
                    <w:rFonts w:cs="Calibri"/>
                    <w:i/>
                    <w:iCs/>
                    <w:lang w:val="vi-VN"/>
                  </w:rPr>
                </w:rPrChange>
              </w:rPr>
              <w:delText>ạ</w:delText>
            </w:r>
            <w:r w:rsidRPr="00242593" w:rsidDel="00242593">
              <w:rPr>
                <w:rPrChange w:id="731" w:author="An Tran, ACA (BUV)" w:date="2024-09-12T14:41:00Z" w16du:dateUtc="2024-09-12T07:41:00Z">
                  <w:rPr>
                    <w:rStyle w:val="Hyperlink"/>
                    <w:i/>
                    <w:iCs/>
                    <w:lang w:val="vi-VN"/>
                  </w:rPr>
                </w:rPrChange>
              </w:rPr>
              <w:delText>i khóa và các khóa h</w:delText>
            </w:r>
            <w:r w:rsidRPr="00242593" w:rsidDel="00242593">
              <w:rPr>
                <w:rPrChange w:id="732" w:author="An Tran, ACA (BUV)" w:date="2024-09-12T14:41:00Z" w16du:dateUtc="2024-09-12T07:41:00Z">
                  <w:rPr>
                    <w:rStyle w:val="Hyperlink"/>
                    <w:rFonts w:cs="Calibri"/>
                    <w:i/>
                    <w:iCs/>
                    <w:lang w:val="vi-VN"/>
                  </w:rPr>
                </w:rPrChange>
              </w:rPr>
              <w:delText>ọ</w:delText>
            </w:r>
            <w:r w:rsidRPr="00242593" w:rsidDel="00242593">
              <w:rPr>
                <w:rPrChange w:id="733" w:author="An Tran, ACA (BUV)" w:date="2024-09-12T14:41:00Z" w16du:dateUtc="2024-09-12T07:41:00Z">
                  <w:rPr>
                    <w:rStyle w:val="Hyperlink"/>
                    <w:i/>
                    <w:iCs/>
                    <w:lang w:val="vi-VN"/>
                  </w:rPr>
                </w:rPrChange>
              </w:rPr>
              <w:delText>c ng</w:delText>
            </w:r>
            <w:r w:rsidRPr="00242593" w:rsidDel="00242593">
              <w:rPr>
                <w:rPrChange w:id="734" w:author="An Tran, ACA (BUV)" w:date="2024-09-12T14:41:00Z" w16du:dateUtc="2024-09-12T07:41:00Z">
                  <w:rPr>
                    <w:rStyle w:val="Hyperlink"/>
                    <w:rFonts w:cs="Calibri"/>
                    <w:i/>
                    <w:iCs/>
                    <w:lang w:val="vi-VN"/>
                  </w:rPr>
                </w:rPrChange>
              </w:rPr>
              <w:delText>ắ</w:delText>
            </w:r>
            <w:r w:rsidRPr="00242593" w:rsidDel="00242593">
              <w:rPr>
                <w:rPrChange w:id="735" w:author="An Tran, ACA (BUV)" w:date="2024-09-12T14:41:00Z" w16du:dateUtc="2024-09-12T07:41:00Z">
                  <w:rPr>
                    <w:rStyle w:val="Hyperlink"/>
                    <w:i/>
                    <w:iCs/>
                    <w:lang w:val="vi-VN"/>
                  </w:rPr>
                </w:rPrChange>
              </w:rPr>
              <w:delText>n h</w:delText>
            </w:r>
            <w:r w:rsidRPr="00242593" w:rsidDel="00242593">
              <w:rPr>
                <w:rPrChange w:id="736" w:author="An Tran, ACA (BUV)" w:date="2024-09-12T14:41:00Z" w16du:dateUtc="2024-09-12T07:41:00Z">
                  <w:rPr>
                    <w:rStyle w:val="Hyperlink"/>
                    <w:rFonts w:cs="Calibri"/>
                    <w:i/>
                    <w:iCs/>
                    <w:lang w:val="vi-VN"/>
                  </w:rPr>
                </w:rPrChange>
              </w:rPr>
              <w:delText>ạ</w:delText>
            </w:r>
            <w:r w:rsidRPr="00242593" w:rsidDel="00242593">
              <w:rPr>
                <w:rPrChange w:id="737" w:author="An Tran, ACA (BUV)" w:date="2024-09-12T14:41:00Z" w16du:dateUtc="2024-09-12T07:41:00Z">
                  <w:rPr>
                    <w:rStyle w:val="Hyperlink"/>
                    <w:i/>
                    <w:iCs/>
                    <w:lang w:val="vi-VN"/>
                  </w:rPr>
                </w:rPrChange>
              </w:rPr>
              <w:delText xml:space="preserve">n BUV </w:delText>
            </w:r>
            <w:r w:rsidRPr="00242593" w:rsidDel="00242593">
              <w:rPr>
                <w:rPrChange w:id="738" w:author="An Tran, ACA (BUV)" w:date="2024-09-12T14:41:00Z" w16du:dateUtc="2024-09-12T07:41:00Z">
                  <w:rPr>
                    <w:rStyle w:val="Hyperlink"/>
                    <w:rFonts w:cs="Calibri"/>
                    <w:i/>
                    <w:iCs/>
                    <w:lang w:val="vi-VN"/>
                  </w:rPr>
                </w:rPrChange>
              </w:rPr>
              <w:delText>đ</w:delText>
            </w:r>
            <w:r w:rsidRPr="00242593" w:rsidDel="00242593">
              <w:rPr>
                <w:rPrChange w:id="739" w:author="An Tran, ACA (BUV)" w:date="2024-09-12T14:41:00Z" w16du:dateUtc="2024-09-12T07:41:00Z">
                  <w:rPr>
                    <w:rStyle w:val="Hyperlink"/>
                    <w:i/>
                    <w:iCs/>
                    <w:lang w:val="vi-VN"/>
                  </w:rPr>
                </w:rPrChange>
              </w:rPr>
              <w:delText>ang cung c</w:delText>
            </w:r>
            <w:r w:rsidRPr="00242593" w:rsidDel="00242593">
              <w:rPr>
                <w:rPrChange w:id="740" w:author="An Tran, ACA (BUV)" w:date="2024-09-12T14:41:00Z" w16du:dateUtc="2024-09-12T07:41:00Z">
                  <w:rPr>
                    <w:rStyle w:val="Hyperlink"/>
                    <w:rFonts w:cs="Calibri"/>
                    <w:i/>
                    <w:iCs/>
                    <w:lang w:val="vi-VN"/>
                  </w:rPr>
                </w:rPrChange>
              </w:rPr>
              <w:delText>ấ</w:delText>
            </w:r>
            <w:r w:rsidRPr="00242593" w:rsidDel="00242593">
              <w:rPr>
                <w:rPrChange w:id="741" w:author="An Tran, ACA (BUV)" w:date="2024-09-12T14:41:00Z" w16du:dateUtc="2024-09-12T07:41:00Z">
                  <w:rPr>
                    <w:rStyle w:val="Hyperlink"/>
                    <w:i/>
                    <w:iCs/>
                    <w:lang w:val="vi-VN"/>
                  </w:rPr>
                </w:rPrChange>
              </w:rPr>
              <w:delText xml:space="preserve">p </w:delText>
            </w:r>
            <w:r w:rsidRPr="00242593" w:rsidDel="00242593">
              <w:rPr>
                <w:rPrChange w:id="742" w:author="An Tran, ACA (BUV)" w:date="2024-09-12T14:41:00Z" w16du:dateUtc="2024-09-12T07:41:00Z">
                  <w:rPr>
                    <w:rStyle w:val="Hyperlink"/>
                    <w:rFonts w:cs="Calibri"/>
                    <w:i/>
                    <w:iCs/>
                    <w:lang w:val="vi-VN"/>
                  </w:rPr>
                </w:rPrChange>
              </w:rPr>
              <w:delText>ở</w:delText>
            </w:r>
            <w:r w:rsidRPr="00242593" w:rsidDel="00242593">
              <w:rPr>
                <w:rPrChange w:id="743" w:author="An Tran, ACA (BUV)" w:date="2024-09-12T14:41:00Z" w16du:dateUtc="2024-09-12T07:41:00Z">
                  <w:rPr>
                    <w:rStyle w:val="Hyperlink"/>
                    <w:i/>
                    <w:iCs/>
                    <w:lang w:val="vi-VN"/>
                  </w:rPr>
                </w:rPrChange>
              </w:rPr>
              <w:delText xml:space="preserve"> </w:delText>
            </w:r>
            <w:r w:rsidRPr="00242593" w:rsidDel="00242593">
              <w:rPr>
                <w:rPrChange w:id="744" w:author="An Tran, ACA (BUV)" w:date="2024-09-12T14:41:00Z" w16du:dateUtc="2024-09-12T07:41:00Z">
                  <w:rPr>
                    <w:rStyle w:val="Hyperlink"/>
                    <w:rFonts w:cs="Calibri"/>
                    <w:i/>
                    <w:iCs/>
                    <w:lang w:val="vi-VN"/>
                  </w:rPr>
                </w:rPrChange>
              </w:rPr>
              <w:delText>đ</w:delText>
            </w:r>
            <w:r w:rsidRPr="00242593" w:rsidDel="00242593">
              <w:rPr>
                <w:rPrChange w:id="745" w:author="An Tran, ACA (BUV)" w:date="2024-09-12T14:41:00Z" w16du:dateUtc="2024-09-12T07:41:00Z">
                  <w:rPr>
                    <w:rStyle w:val="Hyperlink"/>
                    <w:rFonts w:cs="Avenir LT Std 35 Light"/>
                    <w:i/>
                    <w:iCs/>
                    <w:lang w:val="vi-VN"/>
                  </w:rPr>
                </w:rPrChange>
              </w:rPr>
              <w:delText>â</w:delText>
            </w:r>
            <w:r w:rsidRPr="00242593" w:rsidDel="00242593">
              <w:rPr>
                <w:rPrChange w:id="746" w:author="An Tran, ACA (BUV)" w:date="2024-09-12T14:41:00Z" w16du:dateUtc="2024-09-12T07:41:00Z">
                  <w:rPr>
                    <w:rStyle w:val="Hyperlink"/>
                    <w:i/>
                    <w:iCs/>
                    <w:lang w:val="vi-VN"/>
                  </w:rPr>
                </w:rPrChange>
              </w:rPr>
              <w:delText>u?</w:delText>
            </w:r>
            <w:r w:rsidDel="00242593">
              <w:rPr>
                <w:webHidden/>
              </w:rPr>
              <w:tab/>
            </w:r>
            <w:r w:rsidR="004A3396" w:rsidDel="00242593">
              <w:rPr>
                <w:webHidden/>
              </w:rPr>
              <w:delText>98</w:delText>
            </w:r>
          </w:del>
        </w:p>
        <w:p w14:paraId="190792AC" w14:textId="2812A6EC" w:rsidR="00262D6E" w:rsidDel="00242593" w:rsidRDefault="00262D6E">
          <w:pPr>
            <w:pStyle w:val="TOC2"/>
            <w:tabs>
              <w:tab w:val="left" w:pos="1540"/>
            </w:tabs>
            <w:rPr>
              <w:del w:id="747" w:author="An Tran, ACA (BUV)" w:date="2024-09-12T14:41:00Z" w16du:dateUtc="2024-09-12T07:41:00Z"/>
              <w:rFonts w:asciiTheme="minorHAnsi" w:eastAsiaTheme="minorEastAsia" w:hAnsiTheme="minorHAnsi" w:cstheme="minorBidi"/>
              <w:kern w:val="2"/>
              <w:lang w:eastAsia="en-US"/>
              <w14:ligatures w14:val="standardContextual"/>
            </w:rPr>
          </w:pPr>
          <w:del w:id="748" w:author="An Tran, ACA (BUV)" w:date="2024-09-12T14:41:00Z" w16du:dateUtc="2024-09-12T07:41:00Z">
            <w:r w:rsidRPr="00242593" w:rsidDel="00242593">
              <w:rPr>
                <w:rPrChange w:id="749" w:author="An Tran, ACA (BUV)" w:date="2024-09-12T14:41:00Z" w16du:dateUtc="2024-09-12T07:41:00Z">
                  <w:rPr>
                    <w:rStyle w:val="Hyperlink"/>
                    <w:bCs/>
                    <w:lang w:val="vi-VN"/>
                  </w:rPr>
                </w:rPrChange>
              </w:rPr>
              <w:delText>7.</w:delText>
            </w:r>
            <w:r w:rsidDel="00242593">
              <w:rPr>
                <w:rFonts w:asciiTheme="minorHAnsi" w:eastAsiaTheme="minorEastAsia" w:hAnsiTheme="minorHAnsi" w:cstheme="minorBidi"/>
                <w:kern w:val="2"/>
                <w:lang w:eastAsia="en-US"/>
                <w14:ligatures w14:val="standardContextual"/>
              </w:rPr>
              <w:tab/>
            </w:r>
            <w:r w:rsidRPr="00242593" w:rsidDel="00242593">
              <w:rPr>
                <w:rPrChange w:id="750" w:author="An Tran, ACA (BUV)" w:date="2024-09-12T14:41:00Z" w16du:dateUtc="2024-09-12T07:41:00Z">
                  <w:rPr>
                    <w:rStyle w:val="Hyperlink"/>
                    <w:lang w:val="vi-VN"/>
                  </w:rPr>
                </w:rPrChange>
              </w:rPr>
              <w:delText xml:space="preserve">What is the point of going for an internship which is not relevant to student’s major? / </w:delText>
            </w:r>
            <w:r w:rsidRPr="00242593" w:rsidDel="00242593">
              <w:rPr>
                <w:rPrChange w:id="751" w:author="An Tran, ACA (BUV)" w:date="2024-09-12T14:41:00Z" w16du:dateUtc="2024-09-12T07:41:00Z">
                  <w:rPr>
                    <w:rStyle w:val="Hyperlink"/>
                    <w:i/>
                    <w:iCs/>
                    <w:lang w:val="vi-VN"/>
                  </w:rPr>
                </w:rPrChange>
              </w:rPr>
              <w:delText>N</w:delText>
            </w:r>
            <w:r w:rsidRPr="00242593" w:rsidDel="00242593">
              <w:rPr>
                <w:rPrChange w:id="752" w:author="An Tran, ACA (BUV)" w:date="2024-09-12T14:41:00Z" w16du:dateUtc="2024-09-12T07:41:00Z">
                  <w:rPr>
                    <w:rStyle w:val="Hyperlink"/>
                    <w:rFonts w:cs="Calibri"/>
                    <w:i/>
                    <w:iCs/>
                    <w:lang w:val="vi-VN"/>
                  </w:rPr>
                </w:rPrChange>
              </w:rPr>
              <w:delText>ế</w:delText>
            </w:r>
            <w:r w:rsidRPr="00242593" w:rsidDel="00242593">
              <w:rPr>
                <w:rPrChange w:id="753" w:author="An Tran, ACA (BUV)" w:date="2024-09-12T14:41:00Z" w16du:dateUtc="2024-09-12T07:41:00Z">
                  <w:rPr>
                    <w:rStyle w:val="Hyperlink"/>
                    <w:i/>
                    <w:iCs/>
                    <w:lang w:val="vi-VN"/>
                  </w:rPr>
                </w:rPrChange>
              </w:rPr>
              <w:delText xml:space="preserve">u sinh viên </w:delText>
            </w:r>
            <w:r w:rsidRPr="00242593" w:rsidDel="00242593">
              <w:rPr>
                <w:rPrChange w:id="754" w:author="An Tran, ACA (BUV)" w:date="2024-09-12T14:41:00Z" w16du:dateUtc="2024-09-12T07:41:00Z">
                  <w:rPr>
                    <w:rStyle w:val="Hyperlink"/>
                    <w:rFonts w:cs="Calibri"/>
                    <w:i/>
                    <w:iCs/>
                    <w:lang w:val="vi-VN"/>
                  </w:rPr>
                </w:rPrChange>
              </w:rPr>
              <w:delText>đ</w:delText>
            </w:r>
            <w:r w:rsidRPr="00242593" w:rsidDel="00242593">
              <w:rPr>
                <w:rPrChange w:id="755" w:author="An Tran, ACA (BUV)" w:date="2024-09-12T14:41:00Z" w16du:dateUtc="2024-09-12T07:41:00Z">
                  <w:rPr>
                    <w:rStyle w:val="Hyperlink"/>
                    <w:i/>
                    <w:iCs/>
                    <w:lang w:val="vi-VN"/>
                  </w:rPr>
                </w:rPrChange>
              </w:rPr>
              <w:delText>i th</w:delText>
            </w:r>
            <w:r w:rsidRPr="00242593" w:rsidDel="00242593">
              <w:rPr>
                <w:rPrChange w:id="756" w:author="An Tran, ACA (BUV)" w:date="2024-09-12T14:41:00Z" w16du:dateUtc="2024-09-12T07:41:00Z">
                  <w:rPr>
                    <w:rStyle w:val="Hyperlink"/>
                    <w:rFonts w:cs="Calibri"/>
                    <w:i/>
                    <w:iCs/>
                    <w:lang w:val="vi-VN"/>
                  </w:rPr>
                </w:rPrChange>
              </w:rPr>
              <w:delText>ự</w:delText>
            </w:r>
            <w:r w:rsidRPr="00242593" w:rsidDel="00242593">
              <w:rPr>
                <w:rPrChange w:id="757" w:author="An Tran, ACA (BUV)" w:date="2024-09-12T14:41:00Z" w16du:dateUtc="2024-09-12T07:41:00Z">
                  <w:rPr>
                    <w:rStyle w:val="Hyperlink"/>
                    <w:i/>
                    <w:iCs/>
                    <w:lang w:val="vi-VN"/>
                  </w:rPr>
                </w:rPrChange>
              </w:rPr>
              <w:delText>c t</w:delText>
            </w:r>
            <w:r w:rsidRPr="00242593" w:rsidDel="00242593">
              <w:rPr>
                <w:rPrChange w:id="758" w:author="An Tran, ACA (BUV)" w:date="2024-09-12T14:41:00Z" w16du:dateUtc="2024-09-12T07:41:00Z">
                  <w:rPr>
                    <w:rStyle w:val="Hyperlink"/>
                    <w:rFonts w:cs="Calibri"/>
                    <w:i/>
                    <w:iCs/>
                    <w:lang w:val="vi-VN"/>
                  </w:rPr>
                </w:rPrChange>
              </w:rPr>
              <w:delText>ậ</w:delText>
            </w:r>
            <w:r w:rsidRPr="00242593" w:rsidDel="00242593">
              <w:rPr>
                <w:rPrChange w:id="759" w:author="An Tran, ACA (BUV)" w:date="2024-09-12T14:41:00Z" w16du:dateUtc="2024-09-12T07:41:00Z">
                  <w:rPr>
                    <w:rStyle w:val="Hyperlink"/>
                    <w:i/>
                    <w:iCs/>
                    <w:lang w:val="vi-VN"/>
                  </w:rPr>
                </w:rPrChange>
              </w:rPr>
              <w:delText>p trong m</w:delText>
            </w:r>
            <w:r w:rsidRPr="00242593" w:rsidDel="00242593">
              <w:rPr>
                <w:rPrChange w:id="760" w:author="An Tran, ACA (BUV)" w:date="2024-09-12T14:41:00Z" w16du:dateUtc="2024-09-12T07:41:00Z">
                  <w:rPr>
                    <w:rStyle w:val="Hyperlink"/>
                    <w:rFonts w:cs="Calibri"/>
                    <w:i/>
                    <w:iCs/>
                    <w:lang w:val="vi-VN"/>
                  </w:rPr>
                </w:rPrChange>
              </w:rPr>
              <w:delText>ả</w:delText>
            </w:r>
            <w:r w:rsidRPr="00242593" w:rsidDel="00242593">
              <w:rPr>
                <w:rPrChange w:id="761" w:author="An Tran, ACA (BUV)" w:date="2024-09-12T14:41:00Z" w16du:dateUtc="2024-09-12T07:41:00Z">
                  <w:rPr>
                    <w:rStyle w:val="Hyperlink"/>
                    <w:i/>
                    <w:iCs/>
                    <w:lang w:val="vi-VN"/>
                  </w:rPr>
                </w:rPrChange>
              </w:rPr>
              <w:delText>ng không liên quan t</w:delText>
            </w:r>
            <w:r w:rsidRPr="00242593" w:rsidDel="00242593">
              <w:rPr>
                <w:rPrChange w:id="762" w:author="An Tran, ACA (BUV)" w:date="2024-09-12T14:41:00Z" w16du:dateUtc="2024-09-12T07:41:00Z">
                  <w:rPr>
                    <w:rStyle w:val="Hyperlink"/>
                    <w:rFonts w:cs="Calibri"/>
                    <w:i/>
                    <w:iCs/>
                    <w:lang w:val="vi-VN"/>
                  </w:rPr>
                </w:rPrChange>
              </w:rPr>
              <w:delText>ớ</w:delText>
            </w:r>
            <w:r w:rsidRPr="00242593" w:rsidDel="00242593">
              <w:rPr>
                <w:rPrChange w:id="763" w:author="An Tran, ACA (BUV)" w:date="2024-09-12T14:41:00Z" w16du:dateUtc="2024-09-12T07:41:00Z">
                  <w:rPr>
                    <w:rStyle w:val="Hyperlink"/>
                    <w:i/>
                    <w:iCs/>
                    <w:lang w:val="vi-VN"/>
                  </w:rPr>
                </w:rPrChange>
              </w:rPr>
              <w:delText>i ngành h</w:delText>
            </w:r>
            <w:r w:rsidRPr="00242593" w:rsidDel="00242593">
              <w:rPr>
                <w:rPrChange w:id="764" w:author="An Tran, ACA (BUV)" w:date="2024-09-12T14:41:00Z" w16du:dateUtc="2024-09-12T07:41:00Z">
                  <w:rPr>
                    <w:rStyle w:val="Hyperlink"/>
                    <w:rFonts w:cs="Calibri"/>
                    <w:i/>
                    <w:iCs/>
                    <w:lang w:val="vi-VN"/>
                  </w:rPr>
                </w:rPrChange>
              </w:rPr>
              <w:delText>ọ</w:delText>
            </w:r>
            <w:r w:rsidRPr="00242593" w:rsidDel="00242593">
              <w:rPr>
                <w:rPrChange w:id="765" w:author="An Tran, ACA (BUV)" w:date="2024-09-12T14:41:00Z" w16du:dateUtc="2024-09-12T07:41:00Z">
                  <w:rPr>
                    <w:rStyle w:val="Hyperlink"/>
                    <w:i/>
                    <w:iCs/>
                    <w:lang w:val="vi-VN"/>
                  </w:rPr>
                </w:rPrChange>
              </w:rPr>
              <w:delText>c thì có tác d</w:delText>
            </w:r>
            <w:r w:rsidRPr="00242593" w:rsidDel="00242593">
              <w:rPr>
                <w:rPrChange w:id="766" w:author="An Tran, ACA (BUV)" w:date="2024-09-12T14:41:00Z" w16du:dateUtc="2024-09-12T07:41:00Z">
                  <w:rPr>
                    <w:rStyle w:val="Hyperlink"/>
                    <w:rFonts w:cs="Calibri"/>
                    <w:i/>
                    <w:iCs/>
                    <w:lang w:val="vi-VN"/>
                  </w:rPr>
                </w:rPrChange>
              </w:rPr>
              <w:delText>ụ</w:delText>
            </w:r>
            <w:r w:rsidRPr="00242593" w:rsidDel="00242593">
              <w:rPr>
                <w:rPrChange w:id="767" w:author="An Tran, ACA (BUV)" w:date="2024-09-12T14:41:00Z" w16du:dateUtc="2024-09-12T07:41:00Z">
                  <w:rPr>
                    <w:rStyle w:val="Hyperlink"/>
                    <w:i/>
                    <w:iCs/>
                    <w:lang w:val="vi-VN"/>
                  </w:rPr>
                </w:rPrChange>
              </w:rPr>
              <w:delText>ng gì?</w:delText>
            </w:r>
            <w:r w:rsidDel="00242593">
              <w:rPr>
                <w:webHidden/>
              </w:rPr>
              <w:tab/>
            </w:r>
            <w:r w:rsidR="004A3396" w:rsidDel="00242593">
              <w:rPr>
                <w:webHidden/>
              </w:rPr>
              <w:delText>100</w:delText>
            </w:r>
          </w:del>
        </w:p>
        <w:p w14:paraId="52928109" w14:textId="040BE2D5" w:rsidR="00262D6E" w:rsidDel="00242593" w:rsidRDefault="00262D6E">
          <w:pPr>
            <w:pStyle w:val="TOC2"/>
            <w:tabs>
              <w:tab w:val="left" w:pos="1540"/>
            </w:tabs>
            <w:rPr>
              <w:del w:id="768" w:author="An Tran, ACA (BUV)" w:date="2024-09-12T14:41:00Z" w16du:dateUtc="2024-09-12T07:41:00Z"/>
              <w:rFonts w:asciiTheme="minorHAnsi" w:eastAsiaTheme="minorEastAsia" w:hAnsiTheme="minorHAnsi" w:cstheme="minorBidi"/>
              <w:kern w:val="2"/>
              <w:lang w:eastAsia="en-US"/>
              <w14:ligatures w14:val="standardContextual"/>
            </w:rPr>
          </w:pPr>
          <w:del w:id="769" w:author="An Tran, ACA (BUV)" w:date="2024-09-12T14:41:00Z" w16du:dateUtc="2024-09-12T07:41:00Z">
            <w:r w:rsidRPr="00242593" w:rsidDel="00242593">
              <w:rPr>
                <w:rPrChange w:id="770" w:author="An Tran, ACA (BUV)" w:date="2024-09-12T14:41:00Z" w16du:dateUtc="2024-09-12T07:41:00Z">
                  <w:rPr>
                    <w:rStyle w:val="Hyperlink"/>
                    <w:bCs/>
                    <w:lang w:val="vi-VN"/>
                  </w:rPr>
                </w:rPrChange>
              </w:rPr>
              <w:delText>8.</w:delText>
            </w:r>
            <w:r w:rsidDel="00242593">
              <w:rPr>
                <w:rFonts w:asciiTheme="minorHAnsi" w:eastAsiaTheme="minorEastAsia" w:hAnsiTheme="minorHAnsi" w:cstheme="minorBidi"/>
                <w:kern w:val="2"/>
                <w:lang w:eastAsia="en-US"/>
                <w14:ligatures w14:val="standardContextual"/>
              </w:rPr>
              <w:tab/>
            </w:r>
            <w:r w:rsidRPr="00242593" w:rsidDel="00242593">
              <w:rPr>
                <w:rPrChange w:id="771" w:author="An Tran, ACA (BUV)" w:date="2024-09-12T14:41:00Z" w16du:dateUtc="2024-09-12T07:41:00Z">
                  <w:rPr>
                    <w:rStyle w:val="Hyperlink"/>
                    <w:lang w:val="vi-VN"/>
                  </w:rPr>
                </w:rPrChange>
              </w:rPr>
              <w:delText xml:space="preserve">Does BUV have any solutions if students </w:delText>
            </w:r>
            <w:r w:rsidRPr="00242593" w:rsidDel="00242593">
              <w:rPr>
                <w:rPrChange w:id="772" w:author="An Tran, ACA (BUV)" w:date="2024-09-12T14:41:00Z" w16du:dateUtc="2024-09-12T07:41:00Z">
                  <w:rPr>
                    <w:rStyle w:val="Hyperlink"/>
                    <w:bCs/>
                    <w:lang w:val="vi-VN"/>
                  </w:rPr>
                </w:rPrChange>
              </w:rPr>
              <w:delText>cannot</w:delText>
            </w:r>
            <w:r w:rsidRPr="00242593" w:rsidDel="00242593">
              <w:rPr>
                <w:rPrChange w:id="773" w:author="An Tran, ACA (BUV)" w:date="2024-09-12T14:41:00Z" w16du:dateUtc="2024-09-12T07:41:00Z">
                  <w:rPr>
                    <w:rStyle w:val="Hyperlink"/>
                    <w:lang w:val="vi-VN"/>
                  </w:rPr>
                </w:rPrChange>
              </w:rPr>
              <w:delText xml:space="preserve"> pass internship interviews many times? / </w:delText>
            </w:r>
            <w:r w:rsidRPr="00242593" w:rsidDel="00242593">
              <w:rPr>
                <w:rPrChange w:id="774" w:author="An Tran, ACA (BUV)" w:date="2024-09-12T14:41:00Z" w16du:dateUtc="2024-09-12T07:41:00Z">
                  <w:rPr>
                    <w:rStyle w:val="Hyperlink"/>
                    <w:i/>
                    <w:iCs/>
                    <w:lang w:val="vi-VN"/>
                  </w:rPr>
                </w:rPrChange>
              </w:rPr>
              <w:delText>Nhà tr</w:delText>
            </w:r>
            <w:r w:rsidRPr="00242593" w:rsidDel="00242593">
              <w:rPr>
                <w:rPrChange w:id="775" w:author="An Tran, ACA (BUV)" w:date="2024-09-12T14:41:00Z" w16du:dateUtc="2024-09-12T07:41:00Z">
                  <w:rPr>
                    <w:rStyle w:val="Hyperlink"/>
                    <w:rFonts w:cs="Calibri"/>
                    <w:i/>
                    <w:iCs/>
                    <w:lang w:val="vi-VN"/>
                  </w:rPr>
                </w:rPrChange>
              </w:rPr>
              <w:delText>ườ</w:delText>
            </w:r>
            <w:r w:rsidRPr="00242593" w:rsidDel="00242593">
              <w:rPr>
                <w:rPrChange w:id="776" w:author="An Tran, ACA (BUV)" w:date="2024-09-12T14:41:00Z" w16du:dateUtc="2024-09-12T07:41:00Z">
                  <w:rPr>
                    <w:rStyle w:val="Hyperlink"/>
                    <w:i/>
                    <w:iCs/>
                    <w:lang w:val="vi-VN"/>
                  </w:rPr>
                </w:rPrChange>
              </w:rPr>
              <w:delText>ng có ph</w:delText>
            </w:r>
            <w:r w:rsidRPr="00242593" w:rsidDel="00242593">
              <w:rPr>
                <w:rPrChange w:id="777" w:author="An Tran, ACA (BUV)" w:date="2024-09-12T14:41:00Z" w16du:dateUtc="2024-09-12T07:41:00Z">
                  <w:rPr>
                    <w:rStyle w:val="Hyperlink"/>
                    <w:rFonts w:cs="Calibri"/>
                    <w:i/>
                    <w:iCs/>
                    <w:lang w:val="vi-VN"/>
                  </w:rPr>
                </w:rPrChange>
              </w:rPr>
              <w:delText>ươ</w:delText>
            </w:r>
            <w:r w:rsidRPr="00242593" w:rsidDel="00242593">
              <w:rPr>
                <w:rPrChange w:id="778" w:author="An Tran, ACA (BUV)" w:date="2024-09-12T14:41:00Z" w16du:dateUtc="2024-09-12T07:41:00Z">
                  <w:rPr>
                    <w:rStyle w:val="Hyperlink"/>
                    <w:i/>
                    <w:iCs/>
                    <w:lang w:val="vi-VN"/>
                  </w:rPr>
                </w:rPrChange>
              </w:rPr>
              <w:delText xml:space="preserve">ng </w:delText>
            </w:r>
            <w:r w:rsidRPr="00242593" w:rsidDel="00242593">
              <w:rPr>
                <w:rPrChange w:id="779" w:author="An Tran, ACA (BUV)" w:date="2024-09-12T14:41:00Z" w16du:dateUtc="2024-09-12T07:41:00Z">
                  <w:rPr>
                    <w:rStyle w:val="Hyperlink"/>
                    <w:rFonts w:cs="Avenir Next LT Pro"/>
                    <w:i/>
                    <w:iCs/>
                    <w:lang w:val="vi-VN"/>
                  </w:rPr>
                </w:rPrChange>
              </w:rPr>
              <w:delText>á</w:delText>
            </w:r>
            <w:r w:rsidRPr="00242593" w:rsidDel="00242593">
              <w:rPr>
                <w:rPrChange w:id="780" w:author="An Tran, ACA (BUV)" w:date="2024-09-12T14:41:00Z" w16du:dateUtc="2024-09-12T07:41:00Z">
                  <w:rPr>
                    <w:rStyle w:val="Hyperlink"/>
                    <w:i/>
                    <w:iCs/>
                    <w:lang w:val="vi-VN"/>
                  </w:rPr>
                </w:rPrChange>
              </w:rPr>
              <w:delText>n g</w:delText>
            </w:r>
            <w:r w:rsidRPr="00242593" w:rsidDel="00242593">
              <w:rPr>
                <w:rPrChange w:id="781" w:author="An Tran, ACA (BUV)" w:date="2024-09-12T14:41:00Z" w16du:dateUtc="2024-09-12T07:41:00Z">
                  <w:rPr>
                    <w:rStyle w:val="Hyperlink"/>
                    <w:rFonts w:cs="Avenir Next LT Pro"/>
                    <w:i/>
                    <w:iCs/>
                    <w:lang w:val="vi-VN"/>
                  </w:rPr>
                </w:rPrChange>
              </w:rPr>
              <w:delText>ì</w:delText>
            </w:r>
            <w:r w:rsidRPr="00242593" w:rsidDel="00242593">
              <w:rPr>
                <w:rPrChange w:id="782" w:author="An Tran, ACA (BUV)" w:date="2024-09-12T14:41:00Z" w16du:dateUtc="2024-09-12T07:41:00Z">
                  <w:rPr>
                    <w:rStyle w:val="Hyperlink"/>
                    <w:i/>
                    <w:iCs/>
                    <w:lang w:val="vi-VN"/>
                  </w:rPr>
                </w:rPrChange>
              </w:rPr>
              <w:delText xml:space="preserve"> n</w:delText>
            </w:r>
            <w:r w:rsidRPr="00242593" w:rsidDel="00242593">
              <w:rPr>
                <w:rPrChange w:id="783" w:author="An Tran, ACA (BUV)" w:date="2024-09-12T14:41:00Z" w16du:dateUtc="2024-09-12T07:41:00Z">
                  <w:rPr>
                    <w:rStyle w:val="Hyperlink"/>
                    <w:rFonts w:cs="Calibri"/>
                    <w:i/>
                    <w:iCs/>
                    <w:lang w:val="vi-VN"/>
                  </w:rPr>
                </w:rPrChange>
              </w:rPr>
              <w:delText>ế</w:delText>
            </w:r>
            <w:r w:rsidRPr="00242593" w:rsidDel="00242593">
              <w:rPr>
                <w:rPrChange w:id="784" w:author="An Tran, ACA (BUV)" w:date="2024-09-12T14:41:00Z" w16du:dateUtc="2024-09-12T07:41:00Z">
                  <w:rPr>
                    <w:rStyle w:val="Hyperlink"/>
                    <w:i/>
                    <w:iCs/>
                    <w:lang w:val="vi-VN"/>
                  </w:rPr>
                </w:rPrChange>
              </w:rPr>
              <w:delText>u sinh viên liên t</w:delText>
            </w:r>
            <w:r w:rsidRPr="00242593" w:rsidDel="00242593">
              <w:rPr>
                <w:rPrChange w:id="785" w:author="An Tran, ACA (BUV)" w:date="2024-09-12T14:41:00Z" w16du:dateUtc="2024-09-12T07:41:00Z">
                  <w:rPr>
                    <w:rStyle w:val="Hyperlink"/>
                    <w:rFonts w:cs="Calibri"/>
                    <w:i/>
                    <w:iCs/>
                    <w:lang w:val="vi-VN"/>
                  </w:rPr>
                </w:rPrChange>
              </w:rPr>
              <w:delText>ụ</w:delText>
            </w:r>
            <w:r w:rsidRPr="00242593" w:rsidDel="00242593">
              <w:rPr>
                <w:rPrChange w:id="786" w:author="An Tran, ACA (BUV)" w:date="2024-09-12T14:41:00Z" w16du:dateUtc="2024-09-12T07:41:00Z">
                  <w:rPr>
                    <w:rStyle w:val="Hyperlink"/>
                    <w:i/>
                    <w:iCs/>
                    <w:lang w:val="vi-VN"/>
                  </w:rPr>
                </w:rPrChange>
              </w:rPr>
              <w:delText>c không đ</w:delText>
            </w:r>
            <w:r w:rsidRPr="00242593" w:rsidDel="00242593">
              <w:rPr>
                <w:rPrChange w:id="787" w:author="An Tran, ACA (BUV)" w:date="2024-09-12T14:41:00Z" w16du:dateUtc="2024-09-12T07:41:00Z">
                  <w:rPr>
                    <w:rStyle w:val="Hyperlink"/>
                    <w:rFonts w:cs="Calibri"/>
                    <w:i/>
                    <w:iCs/>
                    <w:lang w:val="vi-VN"/>
                  </w:rPr>
                </w:rPrChange>
              </w:rPr>
              <w:delText>ỗ</w:delText>
            </w:r>
            <w:r w:rsidRPr="00242593" w:rsidDel="00242593">
              <w:rPr>
                <w:rPrChange w:id="788" w:author="An Tran, ACA (BUV)" w:date="2024-09-12T14:41:00Z" w16du:dateUtc="2024-09-12T07:41:00Z">
                  <w:rPr>
                    <w:rStyle w:val="Hyperlink"/>
                    <w:i/>
                    <w:iCs/>
                    <w:lang w:val="vi-VN"/>
                  </w:rPr>
                </w:rPrChange>
              </w:rPr>
              <w:delText xml:space="preserve"> các vòng ph</w:delText>
            </w:r>
            <w:r w:rsidRPr="00242593" w:rsidDel="00242593">
              <w:rPr>
                <w:rPrChange w:id="789" w:author="An Tran, ACA (BUV)" w:date="2024-09-12T14:41:00Z" w16du:dateUtc="2024-09-12T07:41:00Z">
                  <w:rPr>
                    <w:rStyle w:val="Hyperlink"/>
                    <w:rFonts w:cs="Calibri"/>
                    <w:i/>
                    <w:iCs/>
                    <w:lang w:val="vi-VN"/>
                  </w:rPr>
                </w:rPrChange>
              </w:rPr>
              <w:delText>ỏ</w:delText>
            </w:r>
            <w:r w:rsidRPr="00242593" w:rsidDel="00242593">
              <w:rPr>
                <w:rPrChange w:id="790" w:author="An Tran, ACA (BUV)" w:date="2024-09-12T14:41:00Z" w16du:dateUtc="2024-09-12T07:41:00Z">
                  <w:rPr>
                    <w:rStyle w:val="Hyperlink"/>
                    <w:i/>
                    <w:iCs/>
                    <w:lang w:val="vi-VN"/>
                  </w:rPr>
                </w:rPrChange>
              </w:rPr>
              <w:delText>ng v</w:delText>
            </w:r>
            <w:r w:rsidRPr="00242593" w:rsidDel="00242593">
              <w:rPr>
                <w:rPrChange w:id="791" w:author="An Tran, ACA (BUV)" w:date="2024-09-12T14:41:00Z" w16du:dateUtc="2024-09-12T07:41:00Z">
                  <w:rPr>
                    <w:rStyle w:val="Hyperlink"/>
                    <w:rFonts w:cs="Calibri"/>
                    <w:i/>
                    <w:iCs/>
                    <w:lang w:val="vi-VN"/>
                  </w:rPr>
                </w:rPrChange>
              </w:rPr>
              <w:delText>ấ</w:delText>
            </w:r>
            <w:r w:rsidRPr="00242593" w:rsidDel="00242593">
              <w:rPr>
                <w:rPrChange w:id="792" w:author="An Tran, ACA (BUV)" w:date="2024-09-12T14:41:00Z" w16du:dateUtc="2024-09-12T07:41:00Z">
                  <w:rPr>
                    <w:rStyle w:val="Hyperlink"/>
                    <w:i/>
                    <w:iCs/>
                    <w:lang w:val="vi-VN"/>
                  </w:rPr>
                </w:rPrChange>
              </w:rPr>
              <w:delText>n th</w:delText>
            </w:r>
            <w:r w:rsidRPr="00242593" w:rsidDel="00242593">
              <w:rPr>
                <w:rPrChange w:id="793" w:author="An Tran, ACA (BUV)" w:date="2024-09-12T14:41:00Z" w16du:dateUtc="2024-09-12T07:41:00Z">
                  <w:rPr>
                    <w:rStyle w:val="Hyperlink"/>
                    <w:rFonts w:cs="Calibri"/>
                    <w:i/>
                    <w:iCs/>
                    <w:lang w:val="vi-VN"/>
                  </w:rPr>
                </w:rPrChange>
              </w:rPr>
              <w:delText>ự</w:delText>
            </w:r>
            <w:r w:rsidRPr="00242593" w:rsidDel="00242593">
              <w:rPr>
                <w:rPrChange w:id="794" w:author="An Tran, ACA (BUV)" w:date="2024-09-12T14:41:00Z" w16du:dateUtc="2024-09-12T07:41:00Z">
                  <w:rPr>
                    <w:rStyle w:val="Hyperlink"/>
                    <w:i/>
                    <w:iCs/>
                    <w:lang w:val="vi-VN"/>
                  </w:rPr>
                </w:rPrChange>
              </w:rPr>
              <w:delText>c t</w:delText>
            </w:r>
            <w:r w:rsidRPr="00242593" w:rsidDel="00242593">
              <w:rPr>
                <w:rPrChange w:id="795" w:author="An Tran, ACA (BUV)" w:date="2024-09-12T14:41:00Z" w16du:dateUtc="2024-09-12T07:41:00Z">
                  <w:rPr>
                    <w:rStyle w:val="Hyperlink"/>
                    <w:rFonts w:cs="Calibri"/>
                    <w:i/>
                    <w:iCs/>
                    <w:lang w:val="vi-VN"/>
                  </w:rPr>
                </w:rPrChange>
              </w:rPr>
              <w:delText>ậ</w:delText>
            </w:r>
            <w:r w:rsidRPr="00242593" w:rsidDel="00242593">
              <w:rPr>
                <w:rPrChange w:id="796" w:author="An Tran, ACA (BUV)" w:date="2024-09-12T14:41:00Z" w16du:dateUtc="2024-09-12T07:41:00Z">
                  <w:rPr>
                    <w:rStyle w:val="Hyperlink"/>
                    <w:i/>
                    <w:iCs/>
                    <w:lang w:val="vi-VN"/>
                  </w:rPr>
                </w:rPrChange>
              </w:rPr>
              <w:delText>p v</w:delText>
            </w:r>
            <w:r w:rsidRPr="00242593" w:rsidDel="00242593">
              <w:rPr>
                <w:rPrChange w:id="797" w:author="An Tran, ACA (BUV)" w:date="2024-09-12T14:41:00Z" w16du:dateUtc="2024-09-12T07:41:00Z">
                  <w:rPr>
                    <w:rStyle w:val="Hyperlink"/>
                    <w:rFonts w:cs="Calibri"/>
                    <w:i/>
                    <w:iCs/>
                    <w:lang w:val="vi-VN"/>
                  </w:rPr>
                </w:rPrChange>
              </w:rPr>
              <w:delText>ớ</w:delText>
            </w:r>
            <w:r w:rsidRPr="00242593" w:rsidDel="00242593">
              <w:rPr>
                <w:rPrChange w:id="798" w:author="An Tran, ACA (BUV)" w:date="2024-09-12T14:41:00Z" w16du:dateUtc="2024-09-12T07:41:00Z">
                  <w:rPr>
                    <w:rStyle w:val="Hyperlink"/>
                    <w:i/>
                    <w:iCs/>
                    <w:lang w:val="vi-VN"/>
                  </w:rPr>
                </w:rPrChange>
              </w:rPr>
              <w:delText>i công ty?</w:delText>
            </w:r>
            <w:r w:rsidDel="00242593">
              <w:rPr>
                <w:webHidden/>
              </w:rPr>
              <w:tab/>
            </w:r>
            <w:r w:rsidR="004A3396" w:rsidDel="00242593">
              <w:rPr>
                <w:webHidden/>
              </w:rPr>
              <w:delText>101</w:delText>
            </w:r>
          </w:del>
        </w:p>
        <w:p w14:paraId="596D2B15" w14:textId="54DC2F1E" w:rsidR="00262D6E" w:rsidDel="00242593" w:rsidRDefault="00262D6E">
          <w:pPr>
            <w:pStyle w:val="TOC2"/>
            <w:tabs>
              <w:tab w:val="left" w:pos="1540"/>
            </w:tabs>
            <w:rPr>
              <w:del w:id="799" w:author="An Tran, ACA (BUV)" w:date="2024-09-12T14:41:00Z" w16du:dateUtc="2024-09-12T07:41:00Z"/>
              <w:rFonts w:asciiTheme="minorHAnsi" w:eastAsiaTheme="minorEastAsia" w:hAnsiTheme="minorHAnsi" w:cstheme="minorBidi"/>
              <w:kern w:val="2"/>
              <w:lang w:eastAsia="en-US"/>
              <w14:ligatures w14:val="standardContextual"/>
            </w:rPr>
          </w:pPr>
          <w:del w:id="800" w:author="An Tran, ACA (BUV)" w:date="2024-09-12T14:41:00Z" w16du:dateUtc="2024-09-12T07:41:00Z">
            <w:r w:rsidRPr="00242593" w:rsidDel="00242593">
              <w:rPr>
                <w:rPrChange w:id="801" w:author="An Tran, ACA (BUV)" w:date="2024-09-12T14:41:00Z" w16du:dateUtc="2024-09-12T07:41:00Z">
                  <w:rPr>
                    <w:rStyle w:val="Hyperlink"/>
                    <w:bCs/>
                    <w:lang w:val="vi-VN"/>
                  </w:rPr>
                </w:rPrChange>
              </w:rPr>
              <w:delText>9.</w:delText>
            </w:r>
            <w:r w:rsidDel="00242593">
              <w:rPr>
                <w:rFonts w:asciiTheme="minorHAnsi" w:eastAsiaTheme="minorEastAsia" w:hAnsiTheme="minorHAnsi" w:cstheme="minorBidi"/>
                <w:kern w:val="2"/>
                <w:lang w:eastAsia="en-US"/>
                <w14:ligatures w14:val="standardContextual"/>
              </w:rPr>
              <w:tab/>
            </w:r>
            <w:r w:rsidRPr="00242593" w:rsidDel="00242593">
              <w:rPr>
                <w:rPrChange w:id="802" w:author="An Tran, ACA (BUV)" w:date="2024-09-12T14:41:00Z" w16du:dateUtc="2024-09-12T07:41:00Z">
                  <w:rPr>
                    <w:rStyle w:val="Hyperlink"/>
                    <w:lang w:val="vi-VN"/>
                  </w:rPr>
                </w:rPrChange>
              </w:rPr>
              <w:delText xml:space="preserve">Are the internships that BUV support students paid or unpaid? / </w:delText>
            </w:r>
            <w:r w:rsidRPr="00242593" w:rsidDel="00242593">
              <w:rPr>
                <w:rPrChange w:id="803" w:author="An Tran, ACA (BUV)" w:date="2024-09-12T14:41:00Z" w16du:dateUtc="2024-09-12T07:41:00Z">
                  <w:rPr>
                    <w:rStyle w:val="Hyperlink"/>
                    <w:i/>
                    <w:iCs/>
                    <w:lang w:val="vi-VN"/>
                  </w:rPr>
                </w:rPrChange>
              </w:rPr>
              <w:delText>Các c</w:delText>
            </w:r>
            <w:r w:rsidRPr="00242593" w:rsidDel="00242593">
              <w:rPr>
                <w:rPrChange w:id="804" w:author="An Tran, ACA (BUV)" w:date="2024-09-12T14:41:00Z" w16du:dateUtc="2024-09-12T07:41:00Z">
                  <w:rPr>
                    <w:rStyle w:val="Hyperlink"/>
                    <w:rFonts w:cs="Calibri"/>
                    <w:i/>
                    <w:iCs/>
                    <w:lang w:val="vi-VN"/>
                  </w:rPr>
                </w:rPrChange>
              </w:rPr>
              <w:delText>ơ</w:delText>
            </w:r>
            <w:r w:rsidRPr="00242593" w:rsidDel="00242593">
              <w:rPr>
                <w:rPrChange w:id="805" w:author="An Tran, ACA (BUV)" w:date="2024-09-12T14:41:00Z" w16du:dateUtc="2024-09-12T07:41:00Z">
                  <w:rPr>
                    <w:rStyle w:val="Hyperlink"/>
                    <w:i/>
                    <w:iCs/>
                    <w:lang w:val="vi-VN"/>
                  </w:rPr>
                </w:rPrChange>
              </w:rPr>
              <w:delText xml:space="preserve"> h</w:delText>
            </w:r>
            <w:r w:rsidRPr="00242593" w:rsidDel="00242593">
              <w:rPr>
                <w:rPrChange w:id="806" w:author="An Tran, ACA (BUV)" w:date="2024-09-12T14:41:00Z" w16du:dateUtc="2024-09-12T07:41:00Z">
                  <w:rPr>
                    <w:rStyle w:val="Hyperlink"/>
                    <w:rFonts w:cs="Calibri"/>
                    <w:i/>
                    <w:iCs/>
                    <w:lang w:val="vi-VN"/>
                  </w:rPr>
                </w:rPrChange>
              </w:rPr>
              <w:delText>ộ</w:delText>
            </w:r>
            <w:r w:rsidRPr="00242593" w:rsidDel="00242593">
              <w:rPr>
                <w:rPrChange w:id="807" w:author="An Tran, ACA (BUV)" w:date="2024-09-12T14:41:00Z" w16du:dateUtc="2024-09-12T07:41:00Z">
                  <w:rPr>
                    <w:rStyle w:val="Hyperlink"/>
                    <w:i/>
                    <w:iCs/>
                    <w:lang w:val="vi-VN"/>
                  </w:rPr>
                </w:rPrChange>
              </w:rPr>
              <w:delText>i th</w:delText>
            </w:r>
            <w:r w:rsidRPr="00242593" w:rsidDel="00242593">
              <w:rPr>
                <w:rPrChange w:id="808" w:author="An Tran, ACA (BUV)" w:date="2024-09-12T14:41:00Z" w16du:dateUtc="2024-09-12T07:41:00Z">
                  <w:rPr>
                    <w:rStyle w:val="Hyperlink"/>
                    <w:rFonts w:cs="Calibri"/>
                    <w:i/>
                    <w:iCs/>
                    <w:lang w:val="vi-VN"/>
                  </w:rPr>
                </w:rPrChange>
              </w:rPr>
              <w:delText>ự</w:delText>
            </w:r>
            <w:r w:rsidRPr="00242593" w:rsidDel="00242593">
              <w:rPr>
                <w:rPrChange w:id="809" w:author="An Tran, ACA (BUV)" w:date="2024-09-12T14:41:00Z" w16du:dateUtc="2024-09-12T07:41:00Z">
                  <w:rPr>
                    <w:rStyle w:val="Hyperlink"/>
                    <w:i/>
                    <w:iCs/>
                    <w:lang w:val="vi-VN"/>
                  </w:rPr>
                </w:rPrChange>
              </w:rPr>
              <w:delText>c t</w:delText>
            </w:r>
            <w:r w:rsidRPr="00242593" w:rsidDel="00242593">
              <w:rPr>
                <w:rPrChange w:id="810" w:author="An Tran, ACA (BUV)" w:date="2024-09-12T14:41:00Z" w16du:dateUtc="2024-09-12T07:41:00Z">
                  <w:rPr>
                    <w:rStyle w:val="Hyperlink"/>
                    <w:rFonts w:cs="Calibri"/>
                    <w:i/>
                    <w:iCs/>
                    <w:lang w:val="vi-VN"/>
                  </w:rPr>
                </w:rPrChange>
              </w:rPr>
              <w:delText>ậ</w:delText>
            </w:r>
            <w:r w:rsidRPr="00242593" w:rsidDel="00242593">
              <w:rPr>
                <w:rPrChange w:id="811" w:author="An Tran, ACA (BUV)" w:date="2024-09-12T14:41:00Z" w16du:dateUtc="2024-09-12T07:41:00Z">
                  <w:rPr>
                    <w:rStyle w:val="Hyperlink"/>
                    <w:i/>
                    <w:iCs/>
                    <w:lang w:val="vi-VN"/>
                  </w:rPr>
                </w:rPrChange>
              </w:rPr>
              <w:delText>p đ</w:delText>
            </w:r>
            <w:r w:rsidRPr="00242593" w:rsidDel="00242593">
              <w:rPr>
                <w:rPrChange w:id="812" w:author="An Tran, ACA (BUV)" w:date="2024-09-12T14:41:00Z" w16du:dateUtc="2024-09-12T07:41:00Z">
                  <w:rPr>
                    <w:rStyle w:val="Hyperlink"/>
                    <w:rFonts w:cs="Calibri"/>
                    <w:i/>
                    <w:iCs/>
                    <w:lang w:val="vi-VN"/>
                  </w:rPr>
                </w:rPrChange>
              </w:rPr>
              <w:delText>ượ</w:delText>
            </w:r>
            <w:r w:rsidRPr="00242593" w:rsidDel="00242593">
              <w:rPr>
                <w:rPrChange w:id="813" w:author="An Tran, ACA (BUV)" w:date="2024-09-12T14:41:00Z" w16du:dateUtc="2024-09-12T07:41:00Z">
                  <w:rPr>
                    <w:rStyle w:val="Hyperlink"/>
                    <w:i/>
                    <w:iCs/>
                    <w:lang w:val="vi-VN"/>
                  </w:rPr>
                </w:rPrChange>
              </w:rPr>
              <w:delText>c cung c</w:delText>
            </w:r>
            <w:r w:rsidRPr="00242593" w:rsidDel="00242593">
              <w:rPr>
                <w:rPrChange w:id="814" w:author="An Tran, ACA (BUV)" w:date="2024-09-12T14:41:00Z" w16du:dateUtc="2024-09-12T07:41:00Z">
                  <w:rPr>
                    <w:rStyle w:val="Hyperlink"/>
                    <w:rFonts w:cs="Calibri"/>
                    <w:i/>
                    <w:iCs/>
                    <w:lang w:val="vi-VN"/>
                  </w:rPr>
                </w:rPrChange>
              </w:rPr>
              <w:delText>ấ</w:delText>
            </w:r>
            <w:r w:rsidRPr="00242593" w:rsidDel="00242593">
              <w:rPr>
                <w:rPrChange w:id="815" w:author="An Tran, ACA (BUV)" w:date="2024-09-12T14:41:00Z" w16du:dateUtc="2024-09-12T07:41:00Z">
                  <w:rPr>
                    <w:rStyle w:val="Hyperlink"/>
                    <w:i/>
                    <w:iCs/>
                    <w:lang w:val="vi-VN"/>
                  </w:rPr>
                </w:rPrChange>
              </w:rPr>
              <w:delText>p t</w:delText>
            </w:r>
            <w:r w:rsidRPr="00242593" w:rsidDel="00242593">
              <w:rPr>
                <w:rPrChange w:id="816" w:author="An Tran, ACA (BUV)" w:date="2024-09-12T14:41:00Z" w16du:dateUtc="2024-09-12T07:41:00Z">
                  <w:rPr>
                    <w:rStyle w:val="Hyperlink"/>
                    <w:rFonts w:cs="Calibri"/>
                    <w:i/>
                    <w:iCs/>
                    <w:lang w:val="vi-VN"/>
                  </w:rPr>
                </w:rPrChange>
              </w:rPr>
              <w:delText>ạ</w:delText>
            </w:r>
            <w:r w:rsidRPr="00242593" w:rsidDel="00242593">
              <w:rPr>
                <w:rPrChange w:id="817" w:author="An Tran, ACA (BUV)" w:date="2024-09-12T14:41:00Z" w16du:dateUtc="2024-09-12T07:41:00Z">
                  <w:rPr>
                    <w:rStyle w:val="Hyperlink"/>
                    <w:i/>
                    <w:iCs/>
                    <w:lang w:val="vi-VN"/>
                  </w:rPr>
                </w:rPrChange>
              </w:rPr>
              <w:delText>i BUV có ph</w:delText>
            </w:r>
            <w:r w:rsidRPr="00242593" w:rsidDel="00242593">
              <w:rPr>
                <w:rPrChange w:id="818" w:author="An Tran, ACA (BUV)" w:date="2024-09-12T14:41:00Z" w16du:dateUtc="2024-09-12T07:41:00Z">
                  <w:rPr>
                    <w:rStyle w:val="Hyperlink"/>
                    <w:rFonts w:cs="Calibri"/>
                    <w:i/>
                    <w:iCs/>
                    <w:lang w:val="vi-VN"/>
                  </w:rPr>
                </w:rPrChange>
              </w:rPr>
              <w:delText>ụ</w:delText>
            </w:r>
            <w:r w:rsidRPr="00242593" w:rsidDel="00242593">
              <w:rPr>
                <w:rPrChange w:id="819" w:author="An Tran, ACA (BUV)" w:date="2024-09-12T14:41:00Z" w16du:dateUtc="2024-09-12T07:41:00Z">
                  <w:rPr>
                    <w:rStyle w:val="Hyperlink"/>
                    <w:i/>
                    <w:iCs/>
                    <w:lang w:val="vi-VN"/>
                  </w:rPr>
                </w:rPrChange>
              </w:rPr>
              <w:delText xml:space="preserve"> c</w:delText>
            </w:r>
            <w:r w:rsidRPr="00242593" w:rsidDel="00242593">
              <w:rPr>
                <w:rPrChange w:id="820" w:author="An Tran, ACA (BUV)" w:date="2024-09-12T14:41:00Z" w16du:dateUtc="2024-09-12T07:41:00Z">
                  <w:rPr>
                    <w:rStyle w:val="Hyperlink"/>
                    <w:rFonts w:cs="Calibri"/>
                    <w:i/>
                    <w:iCs/>
                    <w:lang w:val="vi-VN"/>
                  </w:rPr>
                </w:rPrChange>
              </w:rPr>
              <w:delText>ấ</w:delText>
            </w:r>
            <w:r w:rsidRPr="00242593" w:rsidDel="00242593">
              <w:rPr>
                <w:rPrChange w:id="821" w:author="An Tran, ACA (BUV)" w:date="2024-09-12T14:41:00Z" w16du:dateUtc="2024-09-12T07:41:00Z">
                  <w:rPr>
                    <w:rStyle w:val="Hyperlink"/>
                    <w:i/>
                    <w:iCs/>
                    <w:lang w:val="vi-VN"/>
                  </w:rPr>
                </w:rPrChange>
              </w:rPr>
              <w:delText>p hay không?</w:delText>
            </w:r>
            <w:r w:rsidDel="00242593">
              <w:rPr>
                <w:webHidden/>
              </w:rPr>
              <w:tab/>
            </w:r>
            <w:r w:rsidR="004A3396" w:rsidDel="00242593">
              <w:rPr>
                <w:webHidden/>
              </w:rPr>
              <w:delText>102</w:delText>
            </w:r>
          </w:del>
        </w:p>
        <w:p w14:paraId="4C1AA549" w14:textId="42CDB2EA" w:rsidR="00262D6E" w:rsidDel="00242593" w:rsidRDefault="00262D6E">
          <w:pPr>
            <w:pStyle w:val="TOC2"/>
            <w:tabs>
              <w:tab w:val="left" w:pos="1540"/>
            </w:tabs>
            <w:rPr>
              <w:del w:id="822" w:author="An Tran, ACA (BUV)" w:date="2024-09-12T14:41:00Z" w16du:dateUtc="2024-09-12T07:41:00Z"/>
              <w:rFonts w:asciiTheme="minorHAnsi" w:eastAsiaTheme="minorEastAsia" w:hAnsiTheme="minorHAnsi" w:cstheme="minorBidi"/>
              <w:kern w:val="2"/>
              <w:lang w:eastAsia="en-US"/>
              <w14:ligatures w14:val="standardContextual"/>
            </w:rPr>
          </w:pPr>
          <w:del w:id="823" w:author="An Tran, ACA (BUV)" w:date="2024-09-12T14:41:00Z" w16du:dateUtc="2024-09-12T07:41:00Z">
            <w:r w:rsidRPr="00242593" w:rsidDel="00242593">
              <w:rPr>
                <w:rPrChange w:id="824" w:author="An Tran, ACA (BUV)" w:date="2024-09-12T14:41:00Z" w16du:dateUtc="2024-09-12T07:41:00Z">
                  <w:rPr>
                    <w:rStyle w:val="Hyperlink"/>
                    <w:bCs/>
                    <w:lang w:val="vi-VN"/>
                  </w:rPr>
                </w:rPrChange>
              </w:rPr>
              <w:delText>10.</w:delText>
            </w:r>
            <w:r w:rsidDel="00242593">
              <w:rPr>
                <w:rFonts w:asciiTheme="minorHAnsi" w:eastAsiaTheme="minorEastAsia" w:hAnsiTheme="minorHAnsi" w:cstheme="minorBidi"/>
                <w:kern w:val="2"/>
                <w:lang w:eastAsia="en-US"/>
                <w14:ligatures w14:val="standardContextual"/>
              </w:rPr>
              <w:tab/>
            </w:r>
            <w:r w:rsidRPr="00242593" w:rsidDel="00242593">
              <w:rPr>
                <w:rPrChange w:id="825" w:author="An Tran, ACA (BUV)" w:date="2024-09-12T14:41:00Z" w16du:dateUtc="2024-09-12T07:41:00Z">
                  <w:rPr>
                    <w:rStyle w:val="Hyperlink"/>
                    <w:lang w:val="vi-VN"/>
                  </w:rPr>
                </w:rPrChange>
              </w:rPr>
              <w:delText xml:space="preserve">How does BUV evaluate students’ internship? Is any post-internship report required from students to prove they have done it? / </w:delText>
            </w:r>
            <w:r w:rsidRPr="00242593" w:rsidDel="00242593">
              <w:rPr>
                <w:rPrChange w:id="826" w:author="An Tran, ACA (BUV)" w:date="2024-09-12T14:41:00Z" w16du:dateUtc="2024-09-12T07:41:00Z">
                  <w:rPr>
                    <w:rStyle w:val="Hyperlink"/>
                    <w:i/>
                    <w:iCs/>
                    <w:lang w:val="vi-VN"/>
                  </w:rPr>
                </w:rPrChange>
              </w:rPr>
              <w:delText>Nhà tr</w:delText>
            </w:r>
            <w:r w:rsidRPr="00242593" w:rsidDel="00242593">
              <w:rPr>
                <w:rPrChange w:id="827" w:author="An Tran, ACA (BUV)" w:date="2024-09-12T14:41:00Z" w16du:dateUtc="2024-09-12T07:41:00Z">
                  <w:rPr>
                    <w:rStyle w:val="Hyperlink"/>
                    <w:rFonts w:cs="Calibri"/>
                    <w:i/>
                    <w:iCs/>
                    <w:lang w:val="vi-VN"/>
                  </w:rPr>
                </w:rPrChange>
              </w:rPr>
              <w:delText>ườ</w:delText>
            </w:r>
            <w:r w:rsidRPr="00242593" w:rsidDel="00242593">
              <w:rPr>
                <w:rPrChange w:id="828" w:author="An Tran, ACA (BUV)" w:date="2024-09-12T14:41:00Z" w16du:dateUtc="2024-09-12T07:41:00Z">
                  <w:rPr>
                    <w:rStyle w:val="Hyperlink"/>
                    <w:i/>
                    <w:iCs/>
                    <w:lang w:val="vi-VN"/>
                  </w:rPr>
                </w:rPrChange>
              </w:rPr>
              <w:delText>ng đánh giá k</w:delText>
            </w:r>
            <w:r w:rsidRPr="00242593" w:rsidDel="00242593">
              <w:rPr>
                <w:rPrChange w:id="829" w:author="An Tran, ACA (BUV)" w:date="2024-09-12T14:41:00Z" w16du:dateUtc="2024-09-12T07:41:00Z">
                  <w:rPr>
                    <w:rStyle w:val="Hyperlink"/>
                    <w:rFonts w:cs="Calibri"/>
                    <w:i/>
                    <w:iCs/>
                    <w:lang w:val="vi-VN"/>
                  </w:rPr>
                </w:rPrChange>
              </w:rPr>
              <w:delText>ế</w:delText>
            </w:r>
            <w:r w:rsidRPr="00242593" w:rsidDel="00242593">
              <w:rPr>
                <w:rPrChange w:id="830" w:author="An Tran, ACA (BUV)" w:date="2024-09-12T14:41:00Z" w16du:dateUtc="2024-09-12T07:41:00Z">
                  <w:rPr>
                    <w:rStyle w:val="Hyperlink"/>
                    <w:i/>
                    <w:iCs/>
                    <w:lang w:val="vi-VN"/>
                  </w:rPr>
                </w:rPrChange>
              </w:rPr>
              <w:delText>t qu</w:delText>
            </w:r>
            <w:r w:rsidRPr="00242593" w:rsidDel="00242593">
              <w:rPr>
                <w:rPrChange w:id="831" w:author="An Tran, ACA (BUV)" w:date="2024-09-12T14:41:00Z" w16du:dateUtc="2024-09-12T07:41:00Z">
                  <w:rPr>
                    <w:rStyle w:val="Hyperlink"/>
                    <w:rFonts w:cs="Calibri"/>
                    <w:i/>
                    <w:iCs/>
                    <w:lang w:val="vi-VN"/>
                  </w:rPr>
                </w:rPrChange>
              </w:rPr>
              <w:delText>ả</w:delText>
            </w:r>
            <w:r w:rsidRPr="00242593" w:rsidDel="00242593">
              <w:rPr>
                <w:rPrChange w:id="832" w:author="An Tran, ACA (BUV)" w:date="2024-09-12T14:41:00Z" w16du:dateUtc="2024-09-12T07:41:00Z">
                  <w:rPr>
                    <w:rStyle w:val="Hyperlink"/>
                    <w:i/>
                    <w:iCs/>
                    <w:lang w:val="vi-VN"/>
                  </w:rPr>
                </w:rPrChange>
              </w:rPr>
              <w:delText xml:space="preserve"> th</w:delText>
            </w:r>
            <w:r w:rsidRPr="00242593" w:rsidDel="00242593">
              <w:rPr>
                <w:rPrChange w:id="833" w:author="An Tran, ACA (BUV)" w:date="2024-09-12T14:41:00Z" w16du:dateUtc="2024-09-12T07:41:00Z">
                  <w:rPr>
                    <w:rStyle w:val="Hyperlink"/>
                    <w:rFonts w:cs="Calibri"/>
                    <w:i/>
                    <w:iCs/>
                    <w:lang w:val="vi-VN"/>
                  </w:rPr>
                </w:rPrChange>
              </w:rPr>
              <w:delText>ự</w:delText>
            </w:r>
            <w:r w:rsidRPr="00242593" w:rsidDel="00242593">
              <w:rPr>
                <w:rPrChange w:id="834" w:author="An Tran, ACA (BUV)" w:date="2024-09-12T14:41:00Z" w16du:dateUtc="2024-09-12T07:41:00Z">
                  <w:rPr>
                    <w:rStyle w:val="Hyperlink"/>
                    <w:i/>
                    <w:iCs/>
                    <w:lang w:val="vi-VN"/>
                  </w:rPr>
                </w:rPrChange>
              </w:rPr>
              <w:delText>c t</w:delText>
            </w:r>
            <w:r w:rsidRPr="00242593" w:rsidDel="00242593">
              <w:rPr>
                <w:rPrChange w:id="835" w:author="An Tran, ACA (BUV)" w:date="2024-09-12T14:41:00Z" w16du:dateUtc="2024-09-12T07:41:00Z">
                  <w:rPr>
                    <w:rStyle w:val="Hyperlink"/>
                    <w:rFonts w:cs="Calibri"/>
                    <w:i/>
                    <w:iCs/>
                    <w:lang w:val="vi-VN"/>
                  </w:rPr>
                </w:rPrChange>
              </w:rPr>
              <w:delText>ậ</w:delText>
            </w:r>
            <w:r w:rsidRPr="00242593" w:rsidDel="00242593">
              <w:rPr>
                <w:rPrChange w:id="836" w:author="An Tran, ACA (BUV)" w:date="2024-09-12T14:41:00Z" w16du:dateUtc="2024-09-12T07:41:00Z">
                  <w:rPr>
                    <w:rStyle w:val="Hyperlink"/>
                    <w:i/>
                    <w:iCs/>
                    <w:lang w:val="vi-VN"/>
                  </w:rPr>
                </w:rPrChange>
              </w:rPr>
              <w:delText>p c</w:delText>
            </w:r>
            <w:r w:rsidRPr="00242593" w:rsidDel="00242593">
              <w:rPr>
                <w:rPrChange w:id="837" w:author="An Tran, ACA (BUV)" w:date="2024-09-12T14:41:00Z" w16du:dateUtc="2024-09-12T07:41:00Z">
                  <w:rPr>
                    <w:rStyle w:val="Hyperlink"/>
                    <w:rFonts w:cs="Calibri"/>
                    <w:i/>
                    <w:iCs/>
                    <w:lang w:val="vi-VN"/>
                  </w:rPr>
                </w:rPrChange>
              </w:rPr>
              <w:delText>ủ</w:delText>
            </w:r>
            <w:r w:rsidRPr="00242593" w:rsidDel="00242593">
              <w:rPr>
                <w:rPrChange w:id="838" w:author="An Tran, ACA (BUV)" w:date="2024-09-12T14:41:00Z" w16du:dateUtc="2024-09-12T07:41:00Z">
                  <w:rPr>
                    <w:rStyle w:val="Hyperlink"/>
                    <w:i/>
                    <w:iCs/>
                    <w:lang w:val="vi-VN"/>
                  </w:rPr>
                </w:rPrChange>
              </w:rPr>
              <w:delText>a sinh viên th</w:delText>
            </w:r>
            <w:r w:rsidRPr="00242593" w:rsidDel="00242593">
              <w:rPr>
                <w:rPrChange w:id="839" w:author="An Tran, ACA (BUV)" w:date="2024-09-12T14:41:00Z" w16du:dateUtc="2024-09-12T07:41:00Z">
                  <w:rPr>
                    <w:rStyle w:val="Hyperlink"/>
                    <w:rFonts w:cs="Calibri"/>
                    <w:i/>
                    <w:iCs/>
                    <w:lang w:val="vi-VN"/>
                  </w:rPr>
                </w:rPrChange>
              </w:rPr>
              <w:delText>ế</w:delText>
            </w:r>
            <w:r w:rsidRPr="00242593" w:rsidDel="00242593">
              <w:rPr>
                <w:rPrChange w:id="840" w:author="An Tran, ACA (BUV)" w:date="2024-09-12T14:41:00Z" w16du:dateUtc="2024-09-12T07:41:00Z">
                  <w:rPr>
                    <w:rStyle w:val="Hyperlink"/>
                    <w:i/>
                    <w:iCs/>
                    <w:lang w:val="vi-VN"/>
                  </w:rPr>
                </w:rPrChange>
              </w:rPr>
              <w:delText xml:space="preserve"> nào? Nhà tr</w:delText>
            </w:r>
            <w:r w:rsidRPr="00242593" w:rsidDel="00242593">
              <w:rPr>
                <w:rPrChange w:id="841" w:author="An Tran, ACA (BUV)" w:date="2024-09-12T14:41:00Z" w16du:dateUtc="2024-09-12T07:41:00Z">
                  <w:rPr>
                    <w:rStyle w:val="Hyperlink"/>
                    <w:rFonts w:cs="Calibri"/>
                    <w:i/>
                    <w:iCs/>
                    <w:lang w:val="vi-VN"/>
                  </w:rPr>
                </w:rPrChange>
              </w:rPr>
              <w:delText>ườ</w:delText>
            </w:r>
            <w:r w:rsidRPr="00242593" w:rsidDel="00242593">
              <w:rPr>
                <w:rPrChange w:id="842" w:author="An Tran, ACA (BUV)" w:date="2024-09-12T14:41:00Z" w16du:dateUtc="2024-09-12T07:41:00Z">
                  <w:rPr>
                    <w:rStyle w:val="Hyperlink"/>
                    <w:i/>
                    <w:iCs/>
                    <w:lang w:val="vi-VN"/>
                  </w:rPr>
                </w:rPrChange>
              </w:rPr>
              <w:delText>ng có yêu c</w:delText>
            </w:r>
            <w:r w:rsidRPr="00242593" w:rsidDel="00242593">
              <w:rPr>
                <w:rPrChange w:id="843" w:author="An Tran, ACA (BUV)" w:date="2024-09-12T14:41:00Z" w16du:dateUtc="2024-09-12T07:41:00Z">
                  <w:rPr>
                    <w:rStyle w:val="Hyperlink"/>
                    <w:rFonts w:cs="Calibri"/>
                    <w:i/>
                    <w:iCs/>
                    <w:lang w:val="vi-VN"/>
                  </w:rPr>
                </w:rPrChange>
              </w:rPr>
              <w:delText>ầ</w:delText>
            </w:r>
            <w:r w:rsidRPr="00242593" w:rsidDel="00242593">
              <w:rPr>
                <w:rPrChange w:id="844" w:author="An Tran, ACA (BUV)" w:date="2024-09-12T14:41:00Z" w16du:dateUtc="2024-09-12T07:41:00Z">
                  <w:rPr>
                    <w:rStyle w:val="Hyperlink"/>
                    <w:i/>
                    <w:iCs/>
                    <w:lang w:val="vi-VN"/>
                  </w:rPr>
                </w:rPrChange>
              </w:rPr>
              <w:delText>u báo cáo th</w:delText>
            </w:r>
            <w:r w:rsidRPr="00242593" w:rsidDel="00242593">
              <w:rPr>
                <w:rPrChange w:id="845" w:author="An Tran, ACA (BUV)" w:date="2024-09-12T14:41:00Z" w16du:dateUtc="2024-09-12T07:41:00Z">
                  <w:rPr>
                    <w:rStyle w:val="Hyperlink"/>
                    <w:rFonts w:cs="Calibri"/>
                    <w:i/>
                    <w:iCs/>
                    <w:lang w:val="vi-VN"/>
                  </w:rPr>
                </w:rPrChange>
              </w:rPr>
              <w:delText>ự</w:delText>
            </w:r>
            <w:r w:rsidRPr="00242593" w:rsidDel="00242593">
              <w:rPr>
                <w:rPrChange w:id="846" w:author="An Tran, ACA (BUV)" w:date="2024-09-12T14:41:00Z" w16du:dateUtc="2024-09-12T07:41:00Z">
                  <w:rPr>
                    <w:rStyle w:val="Hyperlink"/>
                    <w:i/>
                    <w:iCs/>
                    <w:lang w:val="vi-VN"/>
                  </w:rPr>
                </w:rPrChange>
              </w:rPr>
              <w:delText>c t</w:delText>
            </w:r>
            <w:r w:rsidRPr="00242593" w:rsidDel="00242593">
              <w:rPr>
                <w:rPrChange w:id="847" w:author="An Tran, ACA (BUV)" w:date="2024-09-12T14:41:00Z" w16du:dateUtc="2024-09-12T07:41:00Z">
                  <w:rPr>
                    <w:rStyle w:val="Hyperlink"/>
                    <w:rFonts w:cs="Calibri"/>
                    <w:i/>
                    <w:iCs/>
                    <w:lang w:val="vi-VN"/>
                  </w:rPr>
                </w:rPrChange>
              </w:rPr>
              <w:delText>ậ</w:delText>
            </w:r>
            <w:r w:rsidRPr="00242593" w:rsidDel="00242593">
              <w:rPr>
                <w:rPrChange w:id="848" w:author="An Tran, ACA (BUV)" w:date="2024-09-12T14:41:00Z" w16du:dateUtc="2024-09-12T07:41:00Z">
                  <w:rPr>
                    <w:rStyle w:val="Hyperlink"/>
                    <w:i/>
                    <w:iCs/>
                    <w:lang w:val="vi-VN"/>
                  </w:rPr>
                </w:rPrChange>
              </w:rPr>
              <w:delText>p cu</w:delText>
            </w:r>
            <w:r w:rsidRPr="00242593" w:rsidDel="00242593">
              <w:rPr>
                <w:rPrChange w:id="849" w:author="An Tran, ACA (BUV)" w:date="2024-09-12T14:41:00Z" w16du:dateUtc="2024-09-12T07:41:00Z">
                  <w:rPr>
                    <w:rStyle w:val="Hyperlink"/>
                    <w:rFonts w:cs="Calibri"/>
                    <w:i/>
                    <w:iCs/>
                    <w:lang w:val="vi-VN"/>
                  </w:rPr>
                </w:rPrChange>
              </w:rPr>
              <w:delText>ố</w:delText>
            </w:r>
            <w:r w:rsidRPr="00242593" w:rsidDel="00242593">
              <w:rPr>
                <w:rPrChange w:id="850" w:author="An Tran, ACA (BUV)" w:date="2024-09-12T14:41:00Z" w16du:dateUtc="2024-09-12T07:41:00Z">
                  <w:rPr>
                    <w:rStyle w:val="Hyperlink"/>
                    <w:i/>
                    <w:iCs/>
                    <w:lang w:val="vi-VN"/>
                  </w:rPr>
                </w:rPrChange>
              </w:rPr>
              <w:delText>i k</w:delText>
            </w:r>
            <w:r w:rsidRPr="00242593" w:rsidDel="00242593">
              <w:rPr>
                <w:rPrChange w:id="851" w:author="An Tran, ACA (BUV)" w:date="2024-09-12T14:41:00Z" w16du:dateUtc="2024-09-12T07:41:00Z">
                  <w:rPr>
                    <w:rStyle w:val="Hyperlink"/>
                    <w:rFonts w:cs="Calibri"/>
                    <w:i/>
                    <w:iCs/>
                    <w:lang w:val="vi-VN"/>
                  </w:rPr>
                </w:rPrChange>
              </w:rPr>
              <w:delText>ỳ</w:delText>
            </w:r>
            <w:r w:rsidRPr="00242593" w:rsidDel="00242593">
              <w:rPr>
                <w:rPrChange w:id="852" w:author="An Tran, ACA (BUV)" w:date="2024-09-12T14:41:00Z" w16du:dateUtc="2024-09-12T07:41:00Z">
                  <w:rPr>
                    <w:rStyle w:val="Hyperlink"/>
                    <w:i/>
                    <w:iCs/>
                    <w:lang w:val="vi-VN"/>
                  </w:rPr>
                </w:rPrChange>
              </w:rPr>
              <w:delText xml:space="preserve"> t</w:delText>
            </w:r>
            <w:r w:rsidRPr="00242593" w:rsidDel="00242593">
              <w:rPr>
                <w:rPrChange w:id="853" w:author="An Tran, ACA (BUV)" w:date="2024-09-12T14:41:00Z" w16du:dateUtc="2024-09-12T07:41:00Z">
                  <w:rPr>
                    <w:rStyle w:val="Hyperlink"/>
                    <w:rFonts w:cs="Calibri"/>
                    <w:i/>
                    <w:iCs/>
                    <w:lang w:val="vi-VN"/>
                  </w:rPr>
                </w:rPrChange>
              </w:rPr>
              <w:delText>ừ</w:delText>
            </w:r>
            <w:r w:rsidRPr="00242593" w:rsidDel="00242593">
              <w:rPr>
                <w:rPrChange w:id="854" w:author="An Tran, ACA (BUV)" w:date="2024-09-12T14:41:00Z" w16du:dateUtc="2024-09-12T07:41:00Z">
                  <w:rPr>
                    <w:rStyle w:val="Hyperlink"/>
                    <w:i/>
                    <w:iCs/>
                    <w:lang w:val="vi-VN"/>
                  </w:rPr>
                </w:rPrChange>
              </w:rPr>
              <w:delText xml:space="preserve"> sinh viên đ</w:delText>
            </w:r>
            <w:r w:rsidRPr="00242593" w:rsidDel="00242593">
              <w:rPr>
                <w:rPrChange w:id="855" w:author="An Tran, ACA (BUV)" w:date="2024-09-12T14:41:00Z" w16du:dateUtc="2024-09-12T07:41:00Z">
                  <w:rPr>
                    <w:rStyle w:val="Hyperlink"/>
                    <w:rFonts w:cs="Calibri"/>
                    <w:i/>
                    <w:iCs/>
                    <w:lang w:val="vi-VN"/>
                  </w:rPr>
                </w:rPrChange>
              </w:rPr>
              <w:delText>ể</w:delText>
            </w:r>
            <w:r w:rsidRPr="00242593" w:rsidDel="00242593">
              <w:rPr>
                <w:rPrChange w:id="856" w:author="An Tran, ACA (BUV)" w:date="2024-09-12T14:41:00Z" w16du:dateUtc="2024-09-12T07:41:00Z">
                  <w:rPr>
                    <w:rStyle w:val="Hyperlink"/>
                    <w:i/>
                    <w:iCs/>
                    <w:lang w:val="vi-VN"/>
                  </w:rPr>
                </w:rPrChange>
              </w:rPr>
              <w:delText xml:space="preserve"> có b</w:delText>
            </w:r>
            <w:r w:rsidRPr="00242593" w:rsidDel="00242593">
              <w:rPr>
                <w:rPrChange w:id="857" w:author="An Tran, ACA (BUV)" w:date="2024-09-12T14:41:00Z" w16du:dateUtc="2024-09-12T07:41:00Z">
                  <w:rPr>
                    <w:rStyle w:val="Hyperlink"/>
                    <w:rFonts w:cs="Calibri"/>
                    <w:i/>
                    <w:iCs/>
                    <w:lang w:val="vi-VN"/>
                  </w:rPr>
                </w:rPrChange>
              </w:rPr>
              <w:delText>ằ</w:delText>
            </w:r>
            <w:r w:rsidRPr="00242593" w:rsidDel="00242593">
              <w:rPr>
                <w:rPrChange w:id="858" w:author="An Tran, ACA (BUV)" w:date="2024-09-12T14:41:00Z" w16du:dateUtc="2024-09-12T07:41:00Z">
                  <w:rPr>
                    <w:rStyle w:val="Hyperlink"/>
                    <w:i/>
                    <w:iCs/>
                    <w:lang w:val="vi-VN"/>
                  </w:rPr>
                </w:rPrChange>
              </w:rPr>
              <w:delText>ng ch</w:delText>
            </w:r>
            <w:r w:rsidRPr="00242593" w:rsidDel="00242593">
              <w:rPr>
                <w:rPrChange w:id="859" w:author="An Tran, ACA (BUV)" w:date="2024-09-12T14:41:00Z" w16du:dateUtc="2024-09-12T07:41:00Z">
                  <w:rPr>
                    <w:rStyle w:val="Hyperlink"/>
                    <w:rFonts w:cs="Calibri"/>
                    <w:i/>
                    <w:iCs/>
                    <w:lang w:val="vi-VN"/>
                  </w:rPr>
                </w:rPrChange>
              </w:rPr>
              <w:delText>ứ</w:delText>
            </w:r>
            <w:r w:rsidRPr="00242593" w:rsidDel="00242593">
              <w:rPr>
                <w:rPrChange w:id="860" w:author="An Tran, ACA (BUV)" w:date="2024-09-12T14:41:00Z" w16du:dateUtc="2024-09-12T07:41:00Z">
                  <w:rPr>
                    <w:rStyle w:val="Hyperlink"/>
                    <w:i/>
                    <w:iCs/>
                    <w:lang w:val="vi-VN"/>
                  </w:rPr>
                </w:rPrChange>
              </w:rPr>
              <w:delText>ng đã hoàn thành th</w:delText>
            </w:r>
            <w:r w:rsidRPr="00242593" w:rsidDel="00242593">
              <w:rPr>
                <w:rPrChange w:id="861" w:author="An Tran, ACA (BUV)" w:date="2024-09-12T14:41:00Z" w16du:dateUtc="2024-09-12T07:41:00Z">
                  <w:rPr>
                    <w:rStyle w:val="Hyperlink"/>
                    <w:rFonts w:cs="Calibri"/>
                    <w:i/>
                    <w:iCs/>
                    <w:lang w:val="vi-VN"/>
                  </w:rPr>
                </w:rPrChange>
              </w:rPr>
              <w:delText>ự</w:delText>
            </w:r>
            <w:r w:rsidRPr="00242593" w:rsidDel="00242593">
              <w:rPr>
                <w:rPrChange w:id="862" w:author="An Tran, ACA (BUV)" w:date="2024-09-12T14:41:00Z" w16du:dateUtc="2024-09-12T07:41:00Z">
                  <w:rPr>
                    <w:rStyle w:val="Hyperlink"/>
                    <w:i/>
                    <w:iCs/>
                    <w:lang w:val="vi-VN"/>
                  </w:rPr>
                </w:rPrChange>
              </w:rPr>
              <w:delText>c t</w:delText>
            </w:r>
            <w:r w:rsidRPr="00242593" w:rsidDel="00242593">
              <w:rPr>
                <w:rPrChange w:id="863" w:author="An Tran, ACA (BUV)" w:date="2024-09-12T14:41:00Z" w16du:dateUtc="2024-09-12T07:41:00Z">
                  <w:rPr>
                    <w:rStyle w:val="Hyperlink"/>
                    <w:rFonts w:cs="Calibri"/>
                    <w:i/>
                    <w:iCs/>
                    <w:lang w:val="vi-VN"/>
                  </w:rPr>
                </w:rPrChange>
              </w:rPr>
              <w:delText>ậ</w:delText>
            </w:r>
            <w:r w:rsidRPr="00242593" w:rsidDel="00242593">
              <w:rPr>
                <w:rPrChange w:id="864" w:author="An Tran, ACA (BUV)" w:date="2024-09-12T14:41:00Z" w16du:dateUtc="2024-09-12T07:41:00Z">
                  <w:rPr>
                    <w:rStyle w:val="Hyperlink"/>
                    <w:i/>
                    <w:iCs/>
                    <w:lang w:val="vi-VN"/>
                  </w:rPr>
                </w:rPrChange>
              </w:rPr>
              <w:delText>p không?</w:delText>
            </w:r>
            <w:r w:rsidDel="00242593">
              <w:rPr>
                <w:webHidden/>
              </w:rPr>
              <w:tab/>
            </w:r>
            <w:r w:rsidR="004A3396" w:rsidDel="00242593">
              <w:rPr>
                <w:webHidden/>
              </w:rPr>
              <w:delText>104</w:delText>
            </w:r>
          </w:del>
        </w:p>
        <w:p w14:paraId="3543C77F" w14:textId="0DCC68F6" w:rsidR="00262D6E" w:rsidDel="00242593" w:rsidRDefault="00262D6E">
          <w:pPr>
            <w:pStyle w:val="TOC2"/>
            <w:tabs>
              <w:tab w:val="left" w:pos="1540"/>
            </w:tabs>
            <w:rPr>
              <w:del w:id="865" w:author="An Tran, ACA (BUV)" w:date="2024-09-12T14:41:00Z" w16du:dateUtc="2024-09-12T07:41:00Z"/>
              <w:rFonts w:asciiTheme="minorHAnsi" w:eastAsiaTheme="minorEastAsia" w:hAnsiTheme="minorHAnsi" w:cstheme="minorBidi"/>
              <w:kern w:val="2"/>
              <w:lang w:eastAsia="en-US"/>
              <w14:ligatures w14:val="standardContextual"/>
            </w:rPr>
          </w:pPr>
          <w:del w:id="866" w:author="An Tran, ACA (BUV)" w:date="2024-09-12T14:41:00Z" w16du:dateUtc="2024-09-12T07:41:00Z">
            <w:r w:rsidRPr="00242593" w:rsidDel="00242593">
              <w:rPr>
                <w:rPrChange w:id="867" w:author="An Tran, ACA (BUV)" w:date="2024-09-12T14:41:00Z" w16du:dateUtc="2024-09-12T07:41:00Z">
                  <w:rPr>
                    <w:rStyle w:val="Hyperlink"/>
                    <w:bCs/>
                    <w:lang w:val="vi-VN"/>
                  </w:rPr>
                </w:rPrChange>
              </w:rPr>
              <w:delText>11.</w:delText>
            </w:r>
            <w:r w:rsidDel="00242593">
              <w:rPr>
                <w:rFonts w:asciiTheme="minorHAnsi" w:eastAsiaTheme="minorEastAsia" w:hAnsiTheme="minorHAnsi" w:cstheme="minorBidi"/>
                <w:kern w:val="2"/>
                <w:lang w:eastAsia="en-US"/>
                <w14:ligatures w14:val="standardContextual"/>
              </w:rPr>
              <w:tab/>
            </w:r>
            <w:r w:rsidRPr="00242593" w:rsidDel="00242593">
              <w:rPr>
                <w:rPrChange w:id="868" w:author="An Tran, ACA (BUV)" w:date="2024-09-12T14:41:00Z" w16du:dateUtc="2024-09-12T07:41:00Z">
                  <w:rPr>
                    <w:rStyle w:val="Hyperlink"/>
                    <w:lang w:val="vi-VN"/>
                  </w:rPr>
                </w:rPrChange>
              </w:rPr>
              <w:delText xml:space="preserve">Who are normally the companies that host BUV students for internships? How can internships take place if companies continue to work from home with social distancing? / </w:delText>
            </w:r>
            <w:r w:rsidRPr="00242593" w:rsidDel="00242593">
              <w:rPr>
                <w:rPrChange w:id="869" w:author="An Tran, ACA (BUV)" w:date="2024-09-12T14:41:00Z" w16du:dateUtc="2024-09-12T07:41:00Z">
                  <w:rPr>
                    <w:rStyle w:val="Hyperlink"/>
                    <w:i/>
                    <w:iCs/>
                    <w:lang w:val="vi-VN"/>
                  </w:rPr>
                </w:rPrChange>
              </w:rPr>
              <w:delText>Các công ty nh</w:delText>
            </w:r>
            <w:r w:rsidRPr="00242593" w:rsidDel="00242593">
              <w:rPr>
                <w:rPrChange w:id="870" w:author="An Tran, ACA (BUV)" w:date="2024-09-12T14:41:00Z" w16du:dateUtc="2024-09-12T07:41:00Z">
                  <w:rPr>
                    <w:rStyle w:val="Hyperlink"/>
                    <w:rFonts w:cs="Calibri"/>
                    <w:i/>
                    <w:iCs/>
                    <w:lang w:val="vi-VN"/>
                  </w:rPr>
                </w:rPrChange>
              </w:rPr>
              <w:delText>ậ</w:delText>
            </w:r>
            <w:r w:rsidRPr="00242593" w:rsidDel="00242593">
              <w:rPr>
                <w:rPrChange w:id="871" w:author="An Tran, ACA (BUV)" w:date="2024-09-12T14:41:00Z" w16du:dateUtc="2024-09-12T07:41:00Z">
                  <w:rPr>
                    <w:rStyle w:val="Hyperlink"/>
                    <w:i/>
                    <w:iCs/>
                    <w:lang w:val="vi-VN"/>
                  </w:rPr>
                </w:rPrChange>
              </w:rPr>
              <w:delText>n sinh viên th</w:delText>
            </w:r>
            <w:r w:rsidRPr="00242593" w:rsidDel="00242593">
              <w:rPr>
                <w:rPrChange w:id="872" w:author="An Tran, ACA (BUV)" w:date="2024-09-12T14:41:00Z" w16du:dateUtc="2024-09-12T07:41:00Z">
                  <w:rPr>
                    <w:rStyle w:val="Hyperlink"/>
                    <w:rFonts w:cs="Calibri"/>
                    <w:i/>
                    <w:iCs/>
                    <w:lang w:val="vi-VN"/>
                  </w:rPr>
                </w:rPrChange>
              </w:rPr>
              <w:delText>ự</w:delText>
            </w:r>
            <w:r w:rsidRPr="00242593" w:rsidDel="00242593">
              <w:rPr>
                <w:rPrChange w:id="873" w:author="An Tran, ACA (BUV)" w:date="2024-09-12T14:41:00Z" w16du:dateUtc="2024-09-12T07:41:00Z">
                  <w:rPr>
                    <w:rStyle w:val="Hyperlink"/>
                    <w:i/>
                    <w:iCs/>
                    <w:lang w:val="vi-VN"/>
                  </w:rPr>
                </w:rPrChange>
              </w:rPr>
              <w:delText>c t</w:delText>
            </w:r>
            <w:r w:rsidRPr="00242593" w:rsidDel="00242593">
              <w:rPr>
                <w:rPrChange w:id="874" w:author="An Tran, ACA (BUV)" w:date="2024-09-12T14:41:00Z" w16du:dateUtc="2024-09-12T07:41:00Z">
                  <w:rPr>
                    <w:rStyle w:val="Hyperlink"/>
                    <w:rFonts w:cs="Calibri"/>
                    <w:i/>
                    <w:iCs/>
                    <w:lang w:val="vi-VN"/>
                  </w:rPr>
                </w:rPrChange>
              </w:rPr>
              <w:delText>ậ</w:delText>
            </w:r>
            <w:r w:rsidRPr="00242593" w:rsidDel="00242593">
              <w:rPr>
                <w:rPrChange w:id="875" w:author="An Tran, ACA (BUV)" w:date="2024-09-12T14:41:00Z" w16du:dateUtc="2024-09-12T07:41:00Z">
                  <w:rPr>
                    <w:rStyle w:val="Hyperlink"/>
                    <w:i/>
                    <w:iCs/>
                    <w:lang w:val="vi-VN"/>
                  </w:rPr>
                </w:rPrChange>
              </w:rPr>
              <w:delText>p t</w:delText>
            </w:r>
            <w:r w:rsidRPr="00242593" w:rsidDel="00242593">
              <w:rPr>
                <w:rPrChange w:id="876" w:author="An Tran, ACA (BUV)" w:date="2024-09-12T14:41:00Z" w16du:dateUtc="2024-09-12T07:41:00Z">
                  <w:rPr>
                    <w:rStyle w:val="Hyperlink"/>
                    <w:rFonts w:cs="Calibri"/>
                    <w:i/>
                    <w:iCs/>
                    <w:lang w:val="vi-VN"/>
                  </w:rPr>
                </w:rPrChange>
              </w:rPr>
              <w:delText>ừ</w:delText>
            </w:r>
            <w:r w:rsidRPr="00242593" w:rsidDel="00242593">
              <w:rPr>
                <w:rPrChange w:id="877" w:author="An Tran, ACA (BUV)" w:date="2024-09-12T14:41:00Z" w16du:dateUtc="2024-09-12T07:41:00Z">
                  <w:rPr>
                    <w:rStyle w:val="Hyperlink"/>
                    <w:i/>
                    <w:iCs/>
                    <w:lang w:val="vi-VN"/>
                  </w:rPr>
                </w:rPrChange>
              </w:rPr>
              <w:delText xml:space="preserve"> BUV th</w:delText>
            </w:r>
            <w:r w:rsidRPr="00242593" w:rsidDel="00242593">
              <w:rPr>
                <w:rPrChange w:id="878" w:author="An Tran, ACA (BUV)" w:date="2024-09-12T14:41:00Z" w16du:dateUtc="2024-09-12T07:41:00Z">
                  <w:rPr>
                    <w:rStyle w:val="Hyperlink"/>
                    <w:rFonts w:cs="Calibri"/>
                    <w:i/>
                    <w:iCs/>
                    <w:lang w:val="vi-VN"/>
                  </w:rPr>
                </w:rPrChange>
              </w:rPr>
              <w:delText>ườ</w:delText>
            </w:r>
            <w:r w:rsidRPr="00242593" w:rsidDel="00242593">
              <w:rPr>
                <w:rPrChange w:id="879" w:author="An Tran, ACA (BUV)" w:date="2024-09-12T14:41:00Z" w16du:dateUtc="2024-09-12T07:41:00Z">
                  <w:rPr>
                    <w:rStyle w:val="Hyperlink"/>
                    <w:i/>
                    <w:iCs/>
                    <w:lang w:val="vi-VN"/>
                  </w:rPr>
                </w:rPrChange>
              </w:rPr>
              <w:delText>ng là nh</w:delText>
            </w:r>
            <w:r w:rsidRPr="00242593" w:rsidDel="00242593">
              <w:rPr>
                <w:rPrChange w:id="880" w:author="An Tran, ACA (BUV)" w:date="2024-09-12T14:41:00Z" w16du:dateUtc="2024-09-12T07:41:00Z">
                  <w:rPr>
                    <w:rStyle w:val="Hyperlink"/>
                    <w:rFonts w:cs="Calibri"/>
                    <w:i/>
                    <w:iCs/>
                    <w:lang w:val="vi-VN"/>
                  </w:rPr>
                </w:rPrChange>
              </w:rPr>
              <w:delText>ữ</w:delText>
            </w:r>
            <w:r w:rsidRPr="00242593" w:rsidDel="00242593">
              <w:rPr>
                <w:rPrChange w:id="881" w:author="An Tran, ACA (BUV)" w:date="2024-09-12T14:41:00Z" w16du:dateUtc="2024-09-12T07:41:00Z">
                  <w:rPr>
                    <w:rStyle w:val="Hyperlink"/>
                    <w:i/>
                    <w:iCs/>
                    <w:lang w:val="vi-VN"/>
                  </w:rPr>
                </w:rPrChange>
              </w:rPr>
              <w:delText>ng công ty nào? N</w:delText>
            </w:r>
            <w:r w:rsidRPr="00242593" w:rsidDel="00242593">
              <w:rPr>
                <w:rPrChange w:id="882" w:author="An Tran, ACA (BUV)" w:date="2024-09-12T14:41:00Z" w16du:dateUtc="2024-09-12T07:41:00Z">
                  <w:rPr>
                    <w:rStyle w:val="Hyperlink"/>
                    <w:rFonts w:cs="Calibri"/>
                    <w:i/>
                    <w:iCs/>
                    <w:lang w:val="vi-VN"/>
                  </w:rPr>
                </w:rPrChange>
              </w:rPr>
              <w:delText>ế</w:delText>
            </w:r>
            <w:r w:rsidRPr="00242593" w:rsidDel="00242593">
              <w:rPr>
                <w:rPrChange w:id="883" w:author="An Tran, ACA (BUV)" w:date="2024-09-12T14:41:00Z" w16du:dateUtc="2024-09-12T07:41:00Z">
                  <w:rPr>
                    <w:rStyle w:val="Hyperlink"/>
                    <w:i/>
                    <w:iCs/>
                    <w:lang w:val="vi-VN"/>
                  </w:rPr>
                </w:rPrChange>
              </w:rPr>
              <w:delText>u các công ty ti</w:delText>
            </w:r>
            <w:r w:rsidRPr="00242593" w:rsidDel="00242593">
              <w:rPr>
                <w:rPrChange w:id="884" w:author="An Tran, ACA (BUV)" w:date="2024-09-12T14:41:00Z" w16du:dateUtc="2024-09-12T07:41:00Z">
                  <w:rPr>
                    <w:rStyle w:val="Hyperlink"/>
                    <w:rFonts w:cs="Calibri"/>
                    <w:i/>
                    <w:iCs/>
                    <w:lang w:val="vi-VN"/>
                  </w:rPr>
                </w:rPrChange>
              </w:rPr>
              <w:delText>ế</w:delText>
            </w:r>
            <w:r w:rsidRPr="00242593" w:rsidDel="00242593">
              <w:rPr>
                <w:rPrChange w:id="885" w:author="An Tran, ACA (BUV)" w:date="2024-09-12T14:41:00Z" w16du:dateUtc="2024-09-12T07:41:00Z">
                  <w:rPr>
                    <w:rStyle w:val="Hyperlink"/>
                    <w:i/>
                    <w:iCs/>
                    <w:lang w:val="vi-VN"/>
                  </w:rPr>
                </w:rPrChange>
              </w:rPr>
              <w:delText>p t</w:delText>
            </w:r>
            <w:r w:rsidRPr="00242593" w:rsidDel="00242593">
              <w:rPr>
                <w:rPrChange w:id="886" w:author="An Tran, ACA (BUV)" w:date="2024-09-12T14:41:00Z" w16du:dateUtc="2024-09-12T07:41:00Z">
                  <w:rPr>
                    <w:rStyle w:val="Hyperlink"/>
                    <w:rFonts w:cs="Calibri"/>
                    <w:i/>
                    <w:iCs/>
                    <w:lang w:val="vi-VN"/>
                  </w:rPr>
                </w:rPrChange>
              </w:rPr>
              <w:delText>ụ</w:delText>
            </w:r>
            <w:r w:rsidRPr="00242593" w:rsidDel="00242593">
              <w:rPr>
                <w:rPrChange w:id="887" w:author="An Tran, ACA (BUV)" w:date="2024-09-12T14:41:00Z" w16du:dateUtc="2024-09-12T07:41:00Z">
                  <w:rPr>
                    <w:rStyle w:val="Hyperlink"/>
                    <w:i/>
                    <w:iCs/>
                    <w:lang w:val="vi-VN"/>
                  </w:rPr>
                </w:rPrChange>
              </w:rPr>
              <w:delText>c làm vi</w:delText>
            </w:r>
            <w:r w:rsidRPr="00242593" w:rsidDel="00242593">
              <w:rPr>
                <w:rPrChange w:id="888" w:author="An Tran, ACA (BUV)" w:date="2024-09-12T14:41:00Z" w16du:dateUtc="2024-09-12T07:41:00Z">
                  <w:rPr>
                    <w:rStyle w:val="Hyperlink"/>
                    <w:rFonts w:cs="Calibri"/>
                    <w:i/>
                    <w:iCs/>
                    <w:lang w:val="vi-VN"/>
                  </w:rPr>
                </w:rPrChange>
              </w:rPr>
              <w:delText>ệ</w:delText>
            </w:r>
            <w:r w:rsidRPr="00242593" w:rsidDel="00242593">
              <w:rPr>
                <w:rPrChange w:id="889" w:author="An Tran, ACA (BUV)" w:date="2024-09-12T14:41:00Z" w16du:dateUtc="2024-09-12T07:41:00Z">
                  <w:rPr>
                    <w:rStyle w:val="Hyperlink"/>
                    <w:i/>
                    <w:iCs/>
                    <w:lang w:val="vi-VN"/>
                  </w:rPr>
                </w:rPrChange>
              </w:rPr>
              <w:delText>c t</w:delText>
            </w:r>
            <w:r w:rsidRPr="00242593" w:rsidDel="00242593">
              <w:rPr>
                <w:rPrChange w:id="890" w:author="An Tran, ACA (BUV)" w:date="2024-09-12T14:41:00Z" w16du:dateUtc="2024-09-12T07:41:00Z">
                  <w:rPr>
                    <w:rStyle w:val="Hyperlink"/>
                    <w:rFonts w:cs="Calibri"/>
                    <w:i/>
                    <w:iCs/>
                    <w:lang w:val="vi-VN"/>
                  </w:rPr>
                </w:rPrChange>
              </w:rPr>
              <w:delText>ừ</w:delText>
            </w:r>
            <w:r w:rsidRPr="00242593" w:rsidDel="00242593">
              <w:rPr>
                <w:rPrChange w:id="891" w:author="An Tran, ACA (BUV)" w:date="2024-09-12T14:41:00Z" w16du:dateUtc="2024-09-12T07:41:00Z">
                  <w:rPr>
                    <w:rStyle w:val="Hyperlink"/>
                    <w:i/>
                    <w:iCs/>
                    <w:lang w:val="vi-VN"/>
                  </w:rPr>
                </w:rPrChange>
              </w:rPr>
              <w:delText xml:space="preserve"> xa do giãn cách thì sinh viên có th</w:delText>
            </w:r>
            <w:r w:rsidRPr="00242593" w:rsidDel="00242593">
              <w:rPr>
                <w:rPrChange w:id="892" w:author="An Tran, ACA (BUV)" w:date="2024-09-12T14:41:00Z" w16du:dateUtc="2024-09-12T07:41:00Z">
                  <w:rPr>
                    <w:rStyle w:val="Hyperlink"/>
                    <w:rFonts w:cs="Calibri"/>
                    <w:i/>
                    <w:iCs/>
                    <w:lang w:val="vi-VN"/>
                  </w:rPr>
                </w:rPrChange>
              </w:rPr>
              <w:delText>ể</w:delText>
            </w:r>
            <w:r w:rsidRPr="00242593" w:rsidDel="00242593">
              <w:rPr>
                <w:rPrChange w:id="893" w:author="An Tran, ACA (BUV)" w:date="2024-09-12T14:41:00Z" w16du:dateUtc="2024-09-12T07:41:00Z">
                  <w:rPr>
                    <w:rStyle w:val="Hyperlink"/>
                    <w:i/>
                    <w:iCs/>
                    <w:lang w:val="vi-VN"/>
                  </w:rPr>
                </w:rPrChange>
              </w:rPr>
              <w:delText xml:space="preserve"> </w:delText>
            </w:r>
            <w:r w:rsidRPr="00242593" w:rsidDel="00242593">
              <w:rPr>
                <w:rPrChange w:id="894" w:author="An Tran, ACA (BUV)" w:date="2024-09-12T14:41:00Z" w16du:dateUtc="2024-09-12T07:41:00Z">
                  <w:rPr>
                    <w:rStyle w:val="Hyperlink"/>
                    <w:rFonts w:cs="Calibri"/>
                    <w:i/>
                    <w:iCs/>
                    <w:lang w:val="vi-VN"/>
                  </w:rPr>
                </w:rPrChange>
              </w:rPr>
              <w:delText>đ</w:delText>
            </w:r>
            <w:r w:rsidRPr="00242593" w:rsidDel="00242593">
              <w:rPr>
                <w:rPrChange w:id="895" w:author="An Tran, ACA (BUV)" w:date="2024-09-12T14:41:00Z" w16du:dateUtc="2024-09-12T07:41:00Z">
                  <w:rPr>
                    <w:rStyle w:val="Hyperlink"/>
                    <w:i/>
                    <w:iCs/>
                    <w:lang w:val="vi-VN"/>
                  </w:rPr>
                </w:rPrChange>
              </w:rPr>
              <w:delText>i th</w:delText>
            </w:r>
            <w:r w:rsidRPr="00242593" w:rsidDel="00242593">
              <w:rPr>
                <w:rPrChange w:id="896" w:author="An Tran, ACA (BUV)" w:date="2024-09-12T14:41:00Z" w16du:dateUtc="2024-09-12T07:41:00Z">
                  <w:rPr>
                    <w:rStyle w:val="Hyperlink"/>
                    <w:rFonts w:cs="Calibri"/>
                    <w:i/>
                    <w:iCs/>
                    <w:lang w:val="vi-VN"/>
                  </w:rPr>
                </w:rPrChange>
              </w:rPr>
              <w:delText>ự</w:delText>
            </w:r>
            <w:r w:rsidRPr="00242593" w:rsidDel="00242593">
              <w:rPr>
                <w:rPrChange w:id="897" w:author="An Tran, ACA (BUV)" w:date="2024-09-12T14:41:00Z" w16du:dateUtc="2024-09-12T07:41:00Z">
                  <w:rPr>
                    <w:rStyle w:val="Hyperlink"/>
                    <w:i/>
                    <w:iCs/>
                    <w:lang w:val="vi-VN"/>
                  </w:rPr>
                </w:rPrChange>
              </w:rPr>
              <w:delText>c t</w:delText>
            </w:r>
            <w:r w:rsidRPr="00242593" w:rsidDel="00242593">
              <w:rPr>
                <w:rPrChange w:id="898" w:author="An Tran, ACA (BUV)" w:date="2024-09-12T14:41:00Z" w16du:dateUtc="2024-09-12T07:41:00Z">
                  <w:rPr>
                    <w:rStyle w:val="Hyperlink"/>
                    <w:rFonts w:cs="Calibri"/>
                    <w:i/>
                    <w:iCs/>
                    <w:lang w:val="vi-VN"/>
                  </w:rPr>
                </w:rPrChange>
              </w:rPr>
              <w:delText>ậ</w:delText>
            </w:r>
            <w:r w:rsidRPr="00242593" w:rsidDel="00242593">
              <w:rPr>
                <w:rPrChange w:id="899" w:author="An Tran, ACA (BUV)" w:date="2024-09-12T14:41:00Z" w16du:dateUtc="2024-09-12T07:41:00Z">
                  <w:rPr>
                    <w:rStyle w:val="Hyperlink"/>
                    <w:i/>
                    <w:iCs/>
                    <w:lang w:val="vi-VN"/>
                  </w:rPr>
                </w:rPrChange>
              </w:rPr>
              <w:delText>p không?</w:delText>
            </w:r>
            <w:r w:rsidDel="00242593">
              <w:rPr>
                <w:webHidden/>
              </w:rPr>
              <w:tab/>
            </w:r>
            <w:r w:rsidR="004A3396" w:rsidDel="00242593">
              <w:rPr>
                <w:webHidden/>
              </w:rPr>
              <w:delText>107</w:delText>
            </w:r>
          </w:del>
        </w:p>
        <w:p w14:paraId="04493526" w14:textId="6BDBFE47" w:rsidR="00262D6E" w:rsidDel="00242593" w:rsidRDefault="00262D6E">
          <w:pPr>
            <w:pStyle w:val="TOC2"/>
            <w:tabs>
              <w:tab w:val="left" w:pos="1540"/>
            </w:tabs>
            <w:rPr>
              <w:del w:id="900" w:author="An Tran, ACA (BUV)" w:date="2024-09-12T14:41:00Z" w16du:dateUtc="2024-09-12T07:41:00Z"/>
              <w:rFonts w:asciiTheme="minorHAnsi" w:eastAsiaTheme="minorEastAsia" w:hAnsiTheme="minorHAnsi" w:cstheme="minorBidi"/>
              <w:kern w:val="2"/>
              <w:lang w:eastAsia="en-US"/>
              <w14:ligatures w14:val="standardContextual"/>
            </w:rPr>
          </w:pPr>
          <w:del w:id="901" w:author="An Tran, ACA (BUV)" w:date="2024-09-12T14:41:00Z" w16du:dateUtc="2024-09-12T07:41:00Z">
            <w:r w:rsidRPr="00242593" w:rsidDel="00242593">
              <w:rPr>
                <w:rPrChange w:id="902" w:author="An Tran, ACA (BUV)" w:date="2024-09-12T14:41:00Z" w16du:dateUtc="2024-09-12T07:41:00Z">
                  <w:rPr>
                    <w:rStyle w:val="Hyperlink"/>
                    <w:bCs/>
                    <w:lang w:val="vi-VN"/>
                  </w:rPr>
                </w:rPrChange>
              </w:rPr>
              <w:delText>12.</w:delText>
            </w:r>
            <w:r w:rsidDel="00242593">
              <w:rPr>
                <w:rFonts w:asciiTheme="minorHAnsi" w:eastAsiaTheme="minorEastAsia" w:hAnsiTheme="minorHAnsi" w:cstheme="minorBidi"/>
                <w:kern w:val="2"/>
                <w:lang w:eastAsia="en-US"/>
                <w14:ligatures w14:val="standardContextual"/>
              </w:rPr>
              <w:tab/>
            </w:r>
            <w:r w:rsidRPr="00242593" w:rsidDel="00242593">
              <w:rPr>
                <w:rPrChange w:id="903" w:author="An Tran, ACA (BUV)" w:date="2024-09-12T14:41:00Z" w16du:dateUtc="2024-09-12T07:41:00Z">
                  <w:rPr>
                    <w:rStyle w:val="Hyperlink"/>
                    <w:lang w:val="vi-VN"/>
                  </w:rPr>
                </w:rPrChange>
              </w:rPr>
              <w:delText>How does BUV evaluate companies/organisations to send students for internship? Will BUV check in on students' performance &amp; working environment during their internship to ensure fairness and safety?</w:delText>
            </w:r>
            <w:r w:rsidRPr="00242593" w:rsidDel="00242593">
              <w:rPr>
                <w:rPrChange w:id="904" w:author="An Tran, ACA (BUV)" w:date="2024-09-12T14:41:00Z" w16du:dateUtc="2024-09-12T07:41:00Z">
                  <w:rPr>
                    <w:rStyle w:val="Hyperlink"/>
                    <w:i/>
                    <w:iCs/>
                    <w:lang w:val="vi-VN"/>
                  </w:rPr>
                </w:rPrChange>
              </w:rPr>
              <w:delText xml:space="preserve"> / BUV đánh giá các doanh nghiệp như thế nào trước khi gửi sinh viên đi thực tập. BUV có kiểm tra môi trường làm việc của sinh viên trong quá trình thực tập hay không?</w:delText>
            </w:r>
            <w:r w:rsidDel="00242593">
              <w:rPr>
                <w:webHidden/>
              </w:rPr>
              <w:tab/>
            </w:r>
            <w:r w:rsidR="004A3396" w:rsidDel="00242593">
              <w:rPr>
                <w:webHidden/>
              </w:rPr>
              <w:delText>109</w:delText>
            </w:r>
          </w:del>
        </w:p>
        <w:p w14:paraId="07889666" w14:textId="71D8F4A6" w:rsidR="00262D6E" w:rsidDel="00242593" w:rsidRDefault="00262D6E">
          <w:pPr>
            <w:pStyle w:val="TOC2"/>
            <w:tabs>
              <w:tab w:val="left" w:pos="1540"/>
            </w:tabs>
            <w:rPr>
              <w:del w:id="905" w:author="An Tran, ACA (BUV)" w:date="2024-09-12T14:41:00Z" w16du:dateUtc="2024-09-12T07:41:00Z"/>
              <w:rFonts w:asciiTheme="minorHAnsi" w:eastAsiaTheme="minorEastAsia" w:hAnsiTheme="minorHAnsi" w:cstheme="minorBidi"/>
              <w:kern w:val="2"/>
              <w:lang w:eastAsia="en-US"/>
              <w14:ligatures w14:val="standardContextual"/>
            </w:rPr>
          </w:pPr>
          <w:del w:id="906" w:author="An Tran, ACA (BUV)" w:date="2024-09-12T14:41:00Z" w16du:dateUtc="2024-09-12T07:41:00Z">
            <w:r w:rsidRPr="00242593" w:rsidDel="00242593">
              <w:rPr>
                <w:rPrChange w:id="907" w:author="An Tran, ACA (BUV)" w:date="2024-09-12T14:41:00Z" w16du:dateUtc="2024-09-12T07:41:00Z">
                  <w:rPr>
                    <w:rStyle w:val="Hyperlink"/>
                    <w:bCs/>
                    <w:lang w:val="vi-VN"/>
                  </w:rPr>
                </w:rPrChange>
              </w:rPr>
              <w:delText>13.</w:delText>
            </w:r>
            <w:r w:rsidDel="00242593">
              <w:rPr>
                <w:rFonts w:asciiTheme="minorHAnsi" w:eastAsiaTheme="minorEastAsia" w:hAnsiTheme="minorHAnsi" w:cstheme="minorBidi"/>
                <w:kern w:val="2"/>
                <w:lang w:eastAsia="en-US"/>
                <w14:ligatures w14:val="standardContextual"/>
              </w:rPr>
              <w:tab/>
            </w:r>
            <w:r w:rsidRPr="00242593" w:rsidDel="00242593">
              <w:rPr>
                <w:rPrChange w:id="908" w:author="An Tran, ACA (BUV)" w:date="2024-09-12T14:41:00Z" w16du:dateUtc="2024-09-12T07:41:00Z">
                  <w:rPr>
                    <w:rStyle w:val="Hyperlink"/>
                    <w:lang w:val="vi-VN"/>
                  </w:rPr>
                </w:rPrChange>
              </w:rPr>
              <w:delText>Does BUV and partnered companies/organisations have plans to conduct the internship and training programme to offer full-time recruitment for students after graduation?</w:delText>
            </w:r>
            <w:r w:rsidRPr="00242593" w:rsidDel="00242593">
              <w:rPr>
                <w:rPrChange w:id="909" w:author="An Tran, ACA (BUV)" w:date="2024-09-12T14:41:00Z" w16du:dateUtc="2024-09-12T07:41:00Z">
                  <w:rPr>
                    <w:rStyle w:val="Hyperlink"/>
                    <w:i/>
                    <w:iCs/>
                    <w:lang w:val="vi-VN"/>
                  </w:rPr>
                </w:rPrChange>
              </w:rPr>
              <w:delText xml:space="preserve"> BUV và các đối tác có quan hệ chiến lược lâu dài trong kế hoạch tuyển thực tập sinh và sau đó là tuyển dụng các vị trí chính thức cho sinh viên sau khi tốt nghiệp hay không?</w:delText>
            </w:r>
            <w:r w:rsidDel="00242593">
              <w:rPr>
                <w:webHidden/>
              </w:rPr>
              <w:tab/>
            </w:r>
            <w:r w:rsidR="004A3396" w:rsidDel="00242593">
              <w:rPr>
                <w:webHidden/>
              </w:rPr>
              <w:delText>110</w:delText>
            </w:r>
          </w:del>
        </w:p>
        <w:p w14:paraId="1DFE853F" w14:textId="06CD3FD1" w:rsidR="00262D6E" w:rsidDel="00242593" w:rsidRDefault="00262D6E">
          <w:pPr>
            <w:pStyle w:val="TOC2"/>
            <w:tabs>
              <w:tab w:val="left" w:pos="1540"/>
            </w:tabs>
            <w:rPr>
              <w:del w:id="910" w:author="An Tran, ACA (BUV)" w:date="2024-09-12T14:41:00Z" w16du:dateUtc="2024-09-12T07:41:00Z"/>
              <w:rFonts w:asciiTheme="minorHAnsi" w:eastAsiaTheme="minorEastAsia" w:hAnsiTheme="minorHAnsi" w:cstheme="minorBidi"/>
              <w:kern w:val="2"/>
              <w:lang w:eastAsia="en-US"/>
              <w14:ligatures w14:val="standardContextual"/>
            </w:rPr>
          </w:pPr>
          <w:del w:id="911" w:author="An Tran, ACA (BUV)" w:date="2024-09-12T14:41:00Z" w16du:dateUtc="2024-09-12T07:41:00Z">
            <w:r w:rsidRPr="00242593" w:rsidDel="00242593">
              <w:rPr>
                <w:rPrChange w:id="912" w:author="An Tran, ACA (BUV)" w:date="2024-09-12T14:41:00Z" w16du:dateUtc="2024-09-12T07:41:00Z">
                  <w:rPr>
                    <w:rStyle w:val="Hyperlink"/>
                    <w:bCs/>
                    <w:lang w:val="vi-VN"/>
                  </w:rPr>
                </w:rPrChange>
              </w:rPr>
              <w:delText>14.</w:delText>
            </w:r>
            <w:r w:rsidDel="00242593">
              <w:rPr>
                <w:rFonts w:asciiTheme="minorHAnsi" w:eastAsiaTheme="minorEastAsia" w:hAnsiTheme="minorHAnsi" w:cstheme="minorBidi"/>
                <w:kern w:val="2"/>
                <w:lang w:eastAsia="en-US"/>
                <w14:ligatures w14:val="standardContextual"/>
              </w:rPr>
              <w:tab/>
            </w:r>
            <w:r w:rsidRPr="00242593" w:rsidDel="00242593">
              <w:rPr>
                <w:rPrChange w:id="913" w:author="An Tran, ACA (BUV)" w:date="2024-09-12T14:41:00Z" w16du:dateUtc="2024-09-12T07:41:00Z">
                  <w:rPr>
                    <w:rStyle w:val="Hyperlink"/>
                    <w:lang w:val="vi-VN"/>
                  </w:rPr>
                </w:rPrChange>
              </w:rPr>
              <w:delText xml:space="preserve">What kind of extra-curricular classes and short courses can students register and when? Do we have to pay course fee for those? / </w:delText>
            </w:r>
            <w:r w:rsidRPr="00242593" w:rsidDel="00242593">
              <w:rPr>
                <w:rPrChange w:id="914" w:author="An Tran, ACA (BUV)" w:date="2024-09-12T14:41:00Z" w16du:dateUtc="2024-09-12T07:41:00Z">
                  <w:rPr>
                    <w:rStyle w:val="Hyperlink"/>
                    <w:i/>
                    <w:iCs/>
                    <w:lang w:val="vi-VN"/>
                  </w:rPr>
                </w:rPrChange>
              </w:rPr>
              <w:delText>BUV cung cấp các lớp học ngoại khóa và khóa học ngắn nào và vào lúc nào? Sinh viên có cần trả học phí cho các khóa học này không?</w:delText>
            </w:r>
            <w:r w:rsidDel="00242593">
              <w:rPr>
                <w:webHidden/>
              </w:rPr>
              <w:tab/>
            </w:r>
            <w:r w:rsidR="004A3396" w:rsidDel="00242593">
              <w:rPr>
                <w:webHidden/>
              </w:rPr>
              <w:delText>111</w:delText>
            </w:r>
          </w:del>
        </w:p>
        <w:p w14:paraId="484A9296" w14:textId="1D3EB75B" w:rsidR="00262D6E" w:rsidDel="00242593" w:rsidRDefault="00262D6E">
          <w:pPr>
            <w:pStyle w:val="TOC2"/>
            <w:tabs>
              <w:tab w:val="left" w:pos="1540"/>
            </w:tabs>
            <w:rPr>
              <w:del w:id="915" w:author="An Tran, ACA (BUV)" w:date="2024-09-12T14:41:00Z" w16du:dateUtc="2024-09-12T07:41:00Z"/>
              <w:rFonts w:asciiTheme="minorHAnsi" w:eastAsiaTheme="minorEastAsia" w:hAnsiTheme="minorHAnsi" w:cstheme="minorBidi"/>
              <w:kern w:val="2"/>
              <w:lang w:eastAsia="en-US"/>
              <w14:ligatures w14:val="standardContextual"/>
            </w:rPr>
          </w:pPr>
          <w:del w:id="916" w:author="An Tran, ACA (BUV)" w:date="2024-09-12T14:41:00Z" w16du:dateUtc="2024-09-12T07:41:00Z">
            <w:r w:rsidRPr="00242593" w:rsidDel="00242593">
              <w:rPr>
                <w:rPrChange w:id="917" w:author="An Tran, ACA (BUV)" w:date="2024-09-12T14:41:00Z" w16du:dateUtc="2024-09-12T07:41:00Z">
                  <w:rPr>
                    <w:rStyle w:val="Hyperlink"/>
                    <w:bCs/>
                    <w:lang w:val="vi-VN"/>
                  </w:rPr>
                </w:rPrChange>
              </w:rPr>
              <w:delText>15.</w:delText>
            </w:r>
            <w:r w:rsidDel="00242593">
              <w:rPr>
                <w:rFonts w:asciiTheme="minorHAnsi" w:eastAsiaTheme="minorEastAsia" w:hAnsiTheme="minorHAnsi" w:cstheme="minorBidi"/>
                <w:kern w:val="2"/>
                <w:lang w:eastAsia="en-US"/>
                <w14:ligatures w14:val="standardContextual"/>
              </w:rPr>
              <w:tab/>
            </w:r>
            <w:r w:rsidRPr="00242593" w:rsidDel="00242593">
              <w:rPr>
                <w:rPrChange w:id="918" w:author="An Tran, ACA (BUV)" w:date="2024-09-12T14:41:00Z" w16du:dateUtc="2024-09-12T07:41:00Z">
                  <w:rPr>
                    <w:rStyle w:val="Hyperlink"/>
                    <w:lang w:val="vi-VN"/>
                  </w:rPr>
                </w:rPrChange>
              </w:rPr>
              <w:delText xml:space="preserve">Where to get support when students have concerns about their wellbeing and personal life? Who can parents/students contact if students need help with stress and anxiety at school? </w:delText>
            </w:r>
            <w:r w:rsidRPr="00242593" w:rsidDel="00242593">
              <w:rPr>
                <w:rPrChange w:id="919" w:author="An Tran, ACA (BUV)" w:date="2024-09-12T14:41:00Z" w16du:dateUtc="2024-09-12T07:41:00Z">
                  <w:rPr>
                    <w:rStyle w:val="Hyperlink"/>
                    <w:i/>
                    <w:iCs/>
                    <w:lang w:val="vi-VN"/>
                  </w:rPr>
                </w:rPrChange>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r w:rsidDel="00242593">
              <w:rPr>
                <w:webHidden/>
              </w:rPr>
              <w:tab/>
            </w:r>
            <w:r w:rsidR="004A3396" w:rsidDel="00242593">
              <w:rPr>
                <w:webHidden/>
              </w:rPr>
              <w:delText>115</w:delText>
            </w:r>
          </w:del>
        </w:p>
        <w:p w14:paraId="6FE65004" w14:textId="1F78C267" w:rsidR="00262D6E" w:rsidDel="00242593" w:rsidRDefault="00262D6E">
          <w:pPr>
            <w:pStyle w:val="TOC2"/>
            <w:tabs>
              <w:tab w:val="left" w:pos="1540"/>
            </w:tabs>
            <w:rPr>
              <w:del w:id="920" w:author="An Tran, ACA (BUV)" w:date="2024-09-12T14:41:00Z" w16du:dateUtc="2024-09-12T07:41:00Z"/>
              <w:rFonts w:asciiTheme="minorHAnsi" w:eastAsiaTheme="minorEastAsia" w:hAnsiTheme="minorHAnsi" w:cstheme="minorBidi"/>
              <w:kern w:val="2"/>
              <w:lang w:eastAsia="en-US"/>
              <w14:ligatures w14:val="standardContextual"/>
            </w:rPr>
          </w:pPr>
          <w:del w:id="921" w:author="An Tran, ACA (BUV)" w:date="2024-09-12T14:41:00Z" w16du:dateUtc="2024-09-12T07:41:00Z">
            <w:r w:rsidRPr="00242593" w:rsidDel="00242593">
              <w:rPr>
                <w:rPrChange w:id="922" w:author="An Tran, ACA (BUV)" w:date="2024-09-12T14:41:00Z" w16du:dateUtc="2024-09-12T07:41:00Z">
                  <w:rPr>
                    <w:rStyle w:val="Hyperlink"/>
                    <w:bCs/>
                    <w:lang w:val="vi-VN"/>
                  </w:rPr>
                </w:rPrChange>
              </w:rPr>
              <w:delText>16.</w:delText>
            </w:r>
            <w:r w:rsidDel="00242593">
              <w:rPr>
                <w:rFonts w:asciiTheme="minorHAnsi" w:eastAsiaTheme="minorEastAsia" w:hAnsiTheme="minorHAnsi" w:cstheme="minorBidi"/>
                <w:kern w:val="2"/>
                <w:lang w:eastAsia="en-US"/>
                <w14:ligatures w14:val="standardContextual"/>
              </w:rPr>
              <w:tab/>
            </w:r>
            <w:r w:rsidRPr="00242593" w:rsidDel="00242593">
              <w:rPr>
                <w:rPrChange w:id="923" w:author="An Tran, ACA (BUV)" w:date="2024-09-12T14:41:00Z" w16du:dateUtc="2024-09-12T07:41:00Z">
                  <w:rPr>
                    <w:rStyle w:val="Hyperlink"/>
                    <w:lang w:val="vi-VN"/>
                  </w:rPr>
                </w:rPrChange>
              </w:rPr>
              <w:delText xml:space="preserve">What is the Personal and Social Growth (PSG) Programme and what are the criteria to complete the programme?  / </w:delText>
            </w:r>
            <w:r w:rsidRPr="00242593" w:rsidDel="00242593">
              <w:rPr>
                <w:rPrChange w:id="924" w:author="An Tran, ACA (BUV)" w:date="2024-09-12T14:41:00Z" w16du:dateUtc="2024-09-12T07:41:00Z">
                  <w:rPr>
                    <w:rStyle w:val="Hyperlink"/>
                    <w:i/>
                    <w:iCs/>
                    <w:lang w:val="vi-VN"/>
                  </w:rPr>
                </w:rPrChange>
              </w:rPr>
              <w:delText>Chương trình Nâng cao Năng lực Cá nhân và Kỹ năng Xã hội (PSG) là gì và các điều kiện hoàn thành chương trình là gì?</w:delText>
            </w:r>
            <w:r w:rsidDel="00242593">
              <w:rPr>
                <w:webHidden/>
              </w:rPr>
              <w:tab/>
            </w:r>
            <w:r w:rsidR="004A3396" w:rsidDel="00242593">
              <w:rPr>
                <w:webHidden/>
              </w:rPr>
              <w:delText>116</w:delText>
            </w:r>
          </w:del>
        </w:p>
        <w:p w14:paraId="7198AD40" w14:textId="7C810E3A" w:rsidR="00262D6E" w:rsidDel="00242593" w:rsidRDefault="00262D6E">
          <w:pPr>
            <w:pStyle w:val="TOC2"/>
            <w:tabs>
              <w:tab w:val="left" w:pos="1540"/>
            </w:tabs>
            <w:rPr>
              <w:del w:id="925" w:author="An Tran, ACA (BUV)" w:date="2024-09-12T14:41:00Z" w16du:dateUtc="2024-09-12T07:41:00Z"/>
              <w:rFonts w:asciiTheme="minorHAnsi" w:eastAsiaTheme="minorEastAsia" w:hAnsiTheme="minorHAnsi" w:cstheme="minorBidi"/>
              <w:kern w:val="2"/>
              <w:lang w:eastAsia="en-US"/>
              <w14:ligatures w14:val="standardContextual"/>
            </w:rPr>
          </w:pPr>
          <w:del w:id="926" w:author="An Tran, ACA (BUV)" w:date="2024-09-12T14:41:00Z" w16du:dateUtc="2024-09-12T07:41:00Z">
            <w:r w:rsidRPr="00242593" w:rsidDel="00242593">
              <w:rPr>
                <w:rPrChange w:id="927" w:author="An Tran, ACA (BUV)" w:date="2024-09-12T14:41:00Z" w16du:dateUtc="2024-09-12T07:41:00Z">
                  <w:rPr>
                    <w:rStyle w:val="Hyperlink"/>
                    <w:bCs/>
                    <w:lang w:val="vi-VN"/>
                  </w:rPr>
                </w:rPrChange>
              </w:rPr>
              <w:delText>17.</w:delText>
            </w:r>
            <w:r w:rsidDel="00242593">
              <w:rPr>
                <w:rFonts w:asciiTheme="minorHAnsi" w:eastAsiaTheme="minorEastAsia" w:hAnsiTheme="minorHAnsi" w:cstheme="minorBidi"/>
                <w:kern w:val="2"/>
                <w:lang w:eastAsia="en-US"/>
                <w14:ligatures w14:val="standardContextual"/>
              </w:rPr>
              <w:tab/>
            </w:r>
            <w:r w:rsidRPr="00242593" w:rsidDel="00242593">
              <w:rPr>
                <w:rPrChange w:id="928" w:author="An Tran, ACA (BUV)" w:date="2024-09-12T14:41:00Z" w16du:dateUtc="2024-09-12T07:41:00Z">
                  <w:rPr>
                    <w:rStyle w:val="Hyperlink"/>
                    <w:lang w:val="vi-VN"/>
                  </w:rPr>
                </w:rPrChange>
              </w:rPr>
              <w:delText xml:space="preserve">How can students track my PSG activity records and PSG points? / </w:delText>
            </w:r>
            <w:r w:rsidRPr="00242593" w:rsidDel="00242593">
              <w:rPr>
                <w:rPrChange w:id="929" w:author="An Tran, ACA (BUV)" w:date="2024-09-12T14:41:00Z" w16du:dateUtc="2024-09-12T07:41:00Z">
                  <w:rPr>
                    <w:rStyle w:val="Hyperlink"/>
                    <w:i/>
                    <w:iCs/>
                    <w:lang w:val="vi-VN"/>
                  </w:rPr>
                </w:rPrChange>
              </w:rPr>
              <w:delText>Làm thế nào để sinh viên theo dõi lịch sử hoạt động PSG đã tham gia và điểm PSG?</w:delText>
            </w:r>
            <w:r w:rsidDel="00242593">
              <w:rPr>
                <w:webHidden/>
              </w:rPr>
              <w:tab/>
            </w:r>
            <w:r w:rsidR="004A3396" w:rsidDel="00242593">
              <w:rPr>
                <w:webHidden/>
              </w:rPr>
              <w:delText>119</w:delText>
            </w:r>
          </w:del>
        </w:p>
        <w:p w14:paraId="2B1E6F99" w14:textId="093B5D93" w:rsidR="00BD1548" w:rsidRPr="004373E8" w:rsidRDefault="00265A85" w:rsidP="003E1B62">
          <w:pPr>
            <w:tabs>
              <w:tab w:val="center" w:pos="4961"/>
            </w:tabs>
            <w:ind w:firstLine="0"/>
            <w:rPr>
              <w:rFonts w:ascii="iCiel Avenir LT Std 35 Light" w:hAnsi="iCiel Avenir LT Std 35 Light"/>
              <w:b/>
              <w:bCs/>
              <w:noProof/>
              <w:sz w:val="22"/>
              <w:szCs w:val="22"/>
              <w:lang w:val="vi-VN"/>
            </w:rPr>
          </w:pPr>
          <w:r w:rsidRPr="004373E8">
            <w:rPr>
              <w:rFonts w:ascii="iCiel Avenir LT Std 35 Light" w:hAnsi="iCiel Avenir LT Std 35 Light"/>
              <w:b/>
              <w:bCs/>
              <w:noProof/>
              <w:lang w:val="vi-VN"/>
            </w:rPr>
            <w:fldChar w:fldCharType="end"/>
          </w:r>
        </w:p>
      </w:sdtContent>
    </w:sdt>
    <w:p w14:paraId="7C746E3E" w14:textId="77777777" w:rsidR="00580825" w:rsidRDefault="00580825" w:rsidP="003E1B62">
      <w:pPr>
        <w:rPr>
          <w:rFonts w:ascii="iCiel Avenir LT Std 35 Light" w:eastAsiaTheme="majorEastAsia" w:hAnsi="iCiel Avenir LT Std 35 Light" w:cs="Arial"/>
          <w:b/>
          <w:color w:val="2F5496" w:themeColor="accent1" w:themeShade="BF"/>
          <w:sz w:val="32"/>
          <w:szCs w:val="32"/>
          <w:lang w:val="vi-VN" w:eastAsia="ko-KR"/>
        </w:rPr>
      </w:pPr>
      <w:r>
        <w:rPr>
          <w:rFonts w:ascii="iCiel Avenir LT Std 35 Light" w:hAnsi="iCiel Avenir LT Std 35 Light" w:cs="Arial"/>
          <w:sz w:val="32"/>
          <w:lang w:val="vi-VN"/>
        </w:rPr>
        <w:br w:type="page"/>
      </w:r>
    </w:p>
    <w:p w14:paraId="2571A051" w14:textId="150BB03A" w:rsidR="00BF43A2" w:rsidRPr="004373E8" w:rsidRDefault="00BF43A2"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930" w:name="_Toc177077221"/>
      <w:r w:rsidRPr="004373E8">
        <w:rPr>
          <w:rFonts w:ascii="iCiel Avenir LT Std 35 Light" w:hAnsi="iCiel Avenir LT Std 35 Light" w:cs="Arial"/>
          <w:sz w:val="32"/>
          <w:lang w:val="vi-VN"/>
        </w:rPr>
        <w:t>ACADEMIC AND STUDENT OPERATIONS</w:t>
      </w:r>
      <w:bookmarkEnd w:id="930"/>
    </w:p>
    <w:p w14:paraId="131FFB8D" w14:textId="29155869"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931" w:name="_Toc108099090"/>
      <w:bookmarkStart w:id="932" w:name="_Toc113975344"/>
      <w:bookmarkStart w:id="933" w:name="_Toc113975861"/>
      <w:bookmarkStart w:id="934" w:name="_Toc114065541"/>
      <w:bookmarkStart w:id="935" w:name="_Toc114065785"/>
      <w:bookmarkStart w:id="936" w:name="_Toc114219955"/>
      <w:bookmarkStart w:id="937" w:name="_Toc114220232"/>
      <w:bookmarkStart w:id="938" w:name="_Toc114220503"/>
      <w:bookmarkStart w:id="939" w:name="_Toc114220774"/>
      <w:bookmarkStart w:id="940" w:name="_Toc114221053"/>
      <w:bookmarkStart w:id="941" w:name="_Toc114226744"/>
      <w:bookmarkStart w:id="942" w:name="_Toc114227015"/>
      <w:bookmarkStart w:id="943" w:name="_Toc114227286"/>
      <w:bookmarkStart w:id="944" w:name="_Toc114228092"/>
      <w:bookmarkStart w:id="945" w:name="_Toc114228363"/>
      <w:bookmarkStart w:id="946" w:name="_Toc114228636"/>
      <w:bookmarkStart w:id="947" w:name="_Toc177077222"/>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r w:rsidRPr="004373E8">
        <w:rPr>
          <w:rFonts w:cs="Arial"/>
          <w:szCs w:val="22"/>
          <w:lang w:val="vi-VN"/>
        </w:rPr>
        <w:t xml:space="preserve">How can students/parents get </w:t>
      </w:r>
      <w:r w:rsidR="006856FE" w:rsidRPr="004373E8">
        <w:rPr>
          <w:rFonts w:cs="Arial"/>
          <w:szCs w:val="22"/>
          <w:lang w:val="vi-VN"/>
        </w:rPr>
        <w:t>a timetable</w:t>
      </w:r>
      <w:r w:rsidRPr="004373E8">
        <w:rPr>
          <w:rFonts w:cs="Arial"/>
          <w:szCs w:val="22"/>
          <w:lang w:val="vi-VN"/>
        </w:rPr>
        <w:t xml:space="preserve">? / </w:t>
      </w:r>
      <w:r w:rsidRPr="004373E8">
        <w:rPr>
          <w:rFonts w:cs="Arial"/>
          <w:i/>
          <w:iCs/>
          <w:szCs w:val="22"/>
          <w:lang w:val="vi-VN"/>
        </w:rPr>
        <w:t>Sinh viên/phụ huynh có thể nhận thời khóa biểu ở đâu?</w:t>
      </w:r>
      <w:bookmarkStart w:id="948" w:name="_Hlk126328028"/>
      <w:bookmarkEnd w:id="947"/>
    </w:p>
    <w:p w14:paraId="4D020592"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619C9877" w14:textId="77777777"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bookmarkStart w:id="949" w:name="_Hlk107731760"/>
      <w:r w:rsidRPr="004373E8">
        <w:rPr>
          <w:rFonts w:ascii="iCiel Avenir LT Std 35 Light" w:hAnsi="iCiel Avenir LT Std 35 Light" w:cs="Arial"/>
          <w:sz w:val="22"/>
          <w:szCs w:val="22"/>
          <w:lang w:val="vi-VN"/>
        </w:rPr>
        <w:t xml:space="preserve">Student’s timetable will be sent to BUV student’s and parent’s emails at the beginning of each semester. Please make sure to provide us with the correct email to the Student Information Office via </w:t>
      </w:r>
      <w:hyperlink r:id="rId8" w:history="1">
        <w:r w:rsidRPr="004373E8">
          <w:rPr>
            <w:rStyle w:val="Hyperlink"/>
            <w:rFonts w:ascii="iCiel Avenir LT Std 35 Light" w:hAnsi="iCiel Avenir LT Std 35 Light" w:cs="Arial"/>
            <w:sz w:val="22"/>
            <w:szCs w:val="22"/>
            <w:lang w:val="vi-VN"/>
          </w:rPr>
          <w:t>studentservice@buv.edu.vn</w:t>
        </w:r>
      </w:hyperlink>
      <w:r w:rsidRPr="004373E8">
        <w:rPr>
          <w:rFonts w:ascii="iCiel Avenir LT Std 35 Light" w:hAnsi="iCiel Avenir LT Std 35 Light" w:cs="Arial"/>
          <w:sz w:val="22"/>
          <w:szCs w:val="22"/>
          <w:lang w:val="vi-VN"/>
        </w:rPr>
        <w:t xml:space="preserve"> to receive the timetable and other information.</w:t>
      </w:r>
    </w:p>
    <w:p w14:paraId="4F91F2AF" w14:textId="746B6B5E"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qua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email BUV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email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vui l</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cung c</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p email chính xác cho </w:t>
      </w:r>
      <w:r w:rsidR="00394372"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Thông tin Sinh viên qua 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w:t>
      </w:r>
      <w:hyperlink r:id="rId9" w:history="1">
        <w:r w:rsidRPr="004373E8">
          <w:rPr>
            <w:rStyle w:val="Hyperlink"/>
            <w:rFonts w:ascii="iCiel Avenir LT Std 35 Light" w:hAnsi="iCiel Avenir LT Std 35 Light" w:cs="Arial"/>
            <w:i/>
            <w:iCs/>
            <w:sz w:val="22"/>
            <w:szCs w:val="22"/>
            <w:lang w:val="vi-VN"/>
          </w:rPr>
          <w:t>studentservice@buv.edu.vn</w:t>
        </w:r>
      </w:hyperlink>
      <w:r w:rsidRPr="004373E8">
        <w:rPr>
          <w:rFonts w:ascii="iCiel Avenir LT Std 35 Light" w:hAnsi="iCiel Avenir LT Std 35 Light" w:cs="Arial"/>
          <w:i/>
          <w:iCs/>
          <w:sz w:val="22"/>
          <w:szCs w:val="22"/>
          <w:lang w:val="vi-VN"/>
        </w:rPr>
        <w:t xml:space="preserve"> 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p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w:t>
      </w:r>
      <w:bookmarkStart w:id="950" w:name="_Toc107733318"/>
      <w:bookmarkStart w:id="951" w:name="_Toc107733401"/>
      <w:bookmarkStart w:id="952" w:name="_Toc107733478"/>
      <w:bookmarkStart w:id="953" w:name="_Toc107734168"/>
      <w:bookmarkStart w:id="954" w:name="_Toc107734382"/>
      <w:bookmarkStart w:id="955" w:name="_Toc107734834"/>
      <w:bookmarkStart w:id="956" w:name="_Toc107735056"/>
      <w:bookmarkStart w:id="957" w:name="_Toc107735185"/>
      <w:bookmarkStart w:id="958" w:name="_Toc107735290"/>
      <w:bookmarkStart w:id="959" w:name="_Toc107735395"/>
      <w:bookmarkStart w:id="960" w:name="_Toc107735499"/>
      <w:bookmarkStart w:id="961" w:name="_Toc107735602"/>
      <w:bookmarkStart w:id="962" w:name="_Toc107735707"/>
      <w:bookmarkStart w:id="963" w:name="_Toc107735811"/>
      <w:bookmarkStart w:id="964" w:name="_Toc107735915"/>
      <w:bookmarkStart w:id="965" w:name="_Toc107736068"/>
      <w:bookmarkStart w:id="966" w:name="_Toc107736215"/>
      <w:bookmarkStart w:id="967" w:name="_Toc107736319"/>
      <w:bookmarkStart w:id="968" w:name="_Toc107736541"/>
      <w:bookmarkStart w:id="969" w:name="_Toc107736645"/>
      <w:bookmarkStart w:id="970" w:name="_Toc107736748"/>
      <w:bookmarkStart w:id="971" w:name="_Toc107736851"/>
      <w:bookmarkStart w:id="972" w:name="_Toc107737703"/>
      <w:bookmarkStart w:id="973" w:name="_Toc108099092"/>
      <w:bookmarkStart w:id="974" w:name="_Toc113975346"/>
      <w:bookmarkStart w:id="975" w:name="_Toc113975863"/>
      <w:bookmarkStart w:id="976" w:name="_Toc114065543"/>
      <w:bookmarkStart w:id="977" w:name="_Toc114065787"/>
      <w:bookmarkStart w:id="978" w:name="_Toc114219957"/>
      <w:bookmarkStart w:id="979" w:name="_Toc114220234"/>
      <w:bookmarkStart w:id="980" w:name="_Toc114220505"/>
      <w:bookmarkStart w:id="981" w:name="_Toc114220776"/>
      <w:bookmarkStart w:id="982" w:name="_Toc114221055"/>
      <w:bookmarkStart w:id="983" w:name="_Toc114226746"/>
      <w:bookmarkStart w:id="984" w:name="_Toc114227017"/>
      <w:bookmarkStart w:id="985" w:name="_Toc114227288"/>
      <w:bookmarkStart w:id="986" w:name="_Toc114228094"/>
      <w:bookmarkStart w:id="987" w:name="_Toc114228365"/>
      <w:bookmarkStart w:id="988" w:name="_Toc114228638"/>
      <w:bookmarkStart w:id="989" w:name="_Toc10732428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2D17FB2B" w14:textId="5610403D"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990" w:name="_Toc177077223"/>
      <w:r w:rsidRPr="004373E8">
        <w:rPr>
          <w:rFonts w:cs="Arial"/>
          <w:szCs w:val="22"/>
          <w:lang w:val="vi-VN"/>
        </w:rPr>
        <w:t xml:space="preserve">How does BUV record student attendance? / </w:t>
      </w:r>
      <w:r w:rsidRPr="004373E8">
        <w:rPr>
          <w:rFonts w:cs="Arial"/>
          <w:i/>
          <w:iCs/>
          <w:szCs w:val="22"/>
          <w:lang w:val="vi-VN"/>
        </w:rPr>
        <w:t xml:space="preserve">Điểm chuyên cần của sinh viên được BUV </w:t>
      </w:r>
      <w:r w:rsidR="00315940" w:rsidRPr="004373E8">
        <w:rPr>
          <w:rFonts w:cs="Arial"/>
          <w:i/>
          <w:iCs/>
          <w:szCs w:val="22"/>
          <w:lang w:val="vi-VN"/>
        </w:rPr>
        <w:t>quản lý</w:t>
      </w:r>
      <w:r w:rsidRPr="004373E8">
        <w:rPr>
          <w:rFonts w:cs="Arial"/>
          <w:i/>
          <w:iCs/>
          <w:szCs w:val="22"/>
          <w:lang w:val="vi-VN"/>
        </w:rPr>
        <w:t xml:space="preserve"> như thế nào?</w:t>
      </w:r>
      <w:bookmarkEnd w:id="989"/>
      <w:bookmarkEnd w:id="990"/>
    </w:p>
    <w:p w14:paraId="0C0B6110"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2B975E62" w14:textId="3E337269" w:rsidR="00BF43A2" w:rsidRPr="004373E8" w:rsidRDefault="007F4E7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register their</w:t>
      </w:r>
      <w:r w:rsidR="0026036C"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a</w:t>
      </w:r>
      <w:r w:rsidR="00BF43A2" w:rsidRPr="004373E8">
        <w:rPr>
          <w:rFonts w:ascii="iCiel Avenir LT Std 35 Light" w:hAnsi="iCiel Avenir LT Std 35 Light" w:cs="Arial"/>
          <w:sz w:val="22"/>
          <w:szCs w:val="22"/>
          <w:lang w:val="vi-VN"/>
        </w:rPr>
        <w:t xml:space="preserve">ttendance for </w:t>
      </w:r>
      <w:r w:rsidRPr="004373E8">
        <w:rPr>
          <w:rFonts w:ascii="iCiel Avenir LT Std 35 Light" w:hAnsi="iCiel Avenir LT Std 35 Light" w:cs="Arial"/>
          <w:b/>
          <w:bCs/>
          <w:sz w:val="22"/>
          <w:szCs w:val="22"/>
          <w:lang w:val="vi-VN"/>
        </w:rPr>
        <w:t xml:space="preserve">all on-campus classrooms, labs, studios, learning theatres, and conferences. </w:t>
      </w:r>
      <w:r w:rsidR="004932FA" w:rsidRPr="004373E8">
        <w:rPr>
          <w:rFonts w:ascii="iCiel Avenir LT Std 35 Light" w:hAnsi="iCiel Avenir LT Std 35 Light" w:cs="Arial"/>
          <w:sz w:val="22"/>
          <w:szCs w:val="22"/>
          <w:lang w:val="vi-VN"/>
        </w:rPr>
        <w:t xml:space="preserve">If having consecutive sessions in the same classroom, </w:t>
      </w:r>
      <w:r w:rsidR="00847085" w:rsidRPr="004373E8">
        <w:rPr>
          <w:rFonts w:ascii="iCiel Avenir LT Std 35 Light" w:hAnsi="iCiel Avenir LT Std 35 Light" w:cs="Arial"/>
          <w:sz w:val="22"/>
          <w:szCs w:val="22"/>
          <w:lang w:val="vi-VN"/>
        </w:rPr>
        <w:t xml:space="preserve">the </w:t>
      </w:r>
      <w:r w:rsidR="00627120" w:rsidRPr="004373E8">
        <w:rPr>
          <w:rFonts w:ascii="iCiel Avenir LT Std 35 Light" w:hAnsi="iCiel Avenir LT Std 35 Light" w:cs="Arial"/>
          <w:sz w:val="22"/>
          <w:szCs w:val="22"/>
          <w:lang w:val="vi-VN"/>
        </w:rPr>
        <w:t>s</w:t>
      </w:r>
      <w:r w:rsidR="004932FA" w:rsidRPr="004373E8">
        <w:rPr>
          <w:rFonts w:ascii="iCiel Avenir LT Std 35 Light" w:hAnsi="iCiel Avenir LT Std 35 Light" w:cs="Arial"/>
          <w:sz w:val="22"/>
          <w:szCs w:val="22"/>
          <w:lang w:val="vi-VN"/>
        </w:rPr>
        <w:t xml:space="preserve">tudents </w:t>
      </w:r>
      <w:r w:rsidR="00627120" w:rsidRPr="004373E8">
        <w:rPr>
          <w:rFonts w:ascii="iCiel Avenir LT Std 35 Light" w:hAnsi="iCiel Avenir LT Std 35 Light" w:cs="Arial"/>
          <w:sz w:val="22"/>
          <w:szCs w:val="22"/>
          <w:lang w:val="vi-VN"/>
        </w:rPr>
        <w:t>check</w:t>
      </w:r>
      <w:r w:rsidR="00847085" w:rsidRPr="004373E8">
        <w:rPr>
          <w:rFonts w:ascii="iCiel Avenir LT Std 35 Light" w:hAnsi="iCiel Avenir LT Std 35 Light" w:cs="Arial"/>
          <w:sz w:val="22"/>
          <w:szCs w:val="22"/>
          <w:lang w:val="vi-VN"/>
        </w:rPr>
        <w:t xml:space="preserve"> </w:t>
      </w:r>
      <w:r w:rsidR="00627120" w:rsidRPr="004373E8">
        <w:rPr>
          <w:rFonts w:ascii="iCiel Avenir LT Std 35 Light" w:hAnsi="iCiel Avenir LT Std 35 Light" w:cs="Arial"/>
          <w:sz w:val="22"/>
          <w:szCs w:val="22"/>
          <w:lang w:val="vi-VN"/>
        </w:rPr>
        <w:t xml:space="preserve">in and check </w:t>
      </w:r>
      <w:r w:rsidR="00847085" w:rsidRPr="004373E8">
        <w:rPr>
          <w:rFonts w:ascii="iCiel Avenir LT Std 35 Light" w:hAnsi="iCiel Avenir LT Std 35 Light" w:cs="Arial"/>
          <w:sz w:val="22"/>
          <w:szCs w:val="22"/>
          <w:lang w:val="vi-VN"/>
        </w:rPr>
        <w:t>out for</w:t>
      </w:r>
      <w:r w:rsidR="004932FA" w:rsidRPr="004373E8">
        <w:rPr>
          <w:rFonts w:ascii="iCiel Avenir LT Std 35 Light" w:hAnsi="iCiel Avenir LT Std 35 Light" w:cs="Arial"/>
          <w:sz w:val="22"/>
          <w:szCs w:val="22"/>
          <w:lang w:val="vi-VN"/>
        </w:rPr>
        <w:t xml:space="preserve"> each session. </w:t>
      </w:r>
      <w:r w:rsidR="00BF43A2" w:rsidRPr="004373E8">
        <w:rPr>
          <w:rFonts w:ascii="iCiel Avenir LT Std 35 Light" w:hAnsi="iCiel Avenir LT Std 35 Light" w:cs="Arial"/>
          <w:sz w:val="22"/>
          <w:szCs w:val="22"/>
          <w:lang w:val="vi-VN"/>
        </w:rPr>
        <w:t>Statistics of students’ attendance are recorded and monitored by the Student Information Office</w:t>
      </w:r>
      <w:r w:rsidR="00C34238" w:rsidRPr="004373E8">
        <w:rPr>
          <w:rFonts w:ascii="iCiel Avenir LT Std 35 Light" w:hAnsi="iCiel Avenir LT Std 35 Light" w:cs="Arial"/>
          <w:sz w:val="22"/>
          <w:szCs w:val="22"/>
          <w:lang w:val="vi-VN"/>
        </w:rPr>
        <w:t>.</w:t>
      </w:r>
      <w:r w:rsidR="00BF43A2" w:rsidRPr="004373E8">
        <w:rPr>
          <w:rFonts w:ascii="iCiel Avenir LT Std 35 Light" w:hAnsi="iCiel Avenir LT Std 35 Light" w:cs="Arial"/>
          <w:sz w:val="22"/>
          <w:szCs w:val="22"/>
          <w:lang w:val="vi-VN"/>
        </w:rPr>
        <w:t xml:space="preserve"> </w:t>
      </w:r>
    </w:p>
    <w:p w14:paraId="2B67D367" w14:textId="56341035" w:rsidR="00E933DB"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register attendance on the FRS up to 15 minutes before the start of the class and up to 4 minutes 59 seconds after the timetabled start of the class. Students also register attendance on the FRS up to 15 minutes before the end of the session and up to 4 minutes 59 seconds after the timetabled end of the session. </w:t>
      </w:r>
      <w:r w:rsidR="007F4E7B" w:rsidRPr="004373E8">
        <w:rPr>
          <w:rFonts w:ascii="iCiel Avenir LT Std 35 Light" w:hAnsi="iCiel Avenir LT Std 35 Light" w:cs="Arial"/>
          <w:sz w:val="22"/>
          <w:szCs w:val="22"/>
          <w:lang w:val="vi-VN"/>
        </w:rPr>
        <w:t xml:space="preserve">Students should also immediately inform the Student Information Office on the 2nd floor in person </w:t>
      </w:r>
      <w:r w:rsidR="00697D29" w:rsidRPr="004373E8">
        <w:rPr>
          <w:rFonts w:ascii="iCiel Avenir LT Std 35 Light" w:hAnsi="iCiel Avenir LT Std 35 Light" w:cs="Arial"/>
          <w:sz w:val="22"/>
          <w:szCs w:val="22"/>
          <w:lang w:val="vi-VN"/>
        </w:rPr>
        <w:t>about</w:t>
      </w:r>
      <w:r w:rsidR="007F4E7B" w:rsidRPr="004373E8">
        <w:rPr>
          <w:rFonts w:ascii="iCiel Avenir LT Std 35 Light" w:hAnsi="iCiel Avenir LT Std 35 Light" w:cs="Arial"/>
          <w:sz w:val="22"/>
          <w:szCs w:val="22"/>
          <w:lang w:val="vi-VN"/>
        </w:rPr>
        <w:t xml:space="preserve"> any FRS issue.</w:t>
      </w:r>
      <w:r w:rsidRPr="004373E8">
        <w:rPr>
          <w:rFonts w:ascii="iCiel Avenir LT Std 35 Light" w:hAnsi="iCiel Avenir LT Std 35 Light" w:cs="Arial"/>
          <w:sz w:val="22"/>
          <w:szCs w:val="22"/>
          <w:lang w:val="vi-VN"/>
        </w:rPr>
        <w:t xml:space="preserve"> </w:t>
      </w:r>
    </w:p>
    <w:p w14:paraId="690C9896" w14:textId="59B26209"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do not need to register attendance if they leave and return during the session for toilet breaks. The session may be one, two or three hours as defined in the student’s timetable.</w:t>
      </w:r>
    </w:p>
    <w:p w14:paraId="4EFD2A9F" w14:textId="77777777" w:rsidR="006766A5" w:rsidRPr="004373E8"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Parents will be informed if students are absent for consecutive days without valid reason or their attendance falls below acceptable levels.</w:t>
      </w:r>
      <w:r w:rsidR="005140FA" w:rsidRPr="004373E8">
        <w:rPr>
          <w:rFonts w:ascii="iCiel Avenir LT Std 35 Light" w:hAnsi="iCiel Avenir LT Std 35 Light" w:cs="Arial"/>
          <w:sz w:val="22"/>
          <w:szCs w:val="22"/>
          <w:lang w:val="vi-VN"/>
        </w:rPr>
        <w:t xml:space="preserve"> </w:t>
      </w:r>
    </w:p>
    <w:p w14:paraId="4B9A8332" w14:textId="1467037A" w:rsidR="005140FA" w:rsidRPr="004373E8" w:rsidRDefault="005140FA"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detailed levels of attendance warnings are:</w:t>
      </w:r>
    </w:p>
    <w:p w14:paraId="01A7EC3C" w14:textId="77777777"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If students miss 15% of attendance in any module during the semester, students are at Level 1 of poor attendance.</w:t>
      </w:r>
    </w:p>
    <w:p w14:paraId="221E7B49" w14:textId="77777777"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If students miss 25% of attendance in any module during the semester, students are at Level 2 of poor attendance.</w:t>
      </w:r>
    </w:p>
    <w:p w14:paraId="2AB9C11C" w14:textId="066C6FEC"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If students miss 35% of attendance in any module during the semester, students are at Level 3 of poor attendance.</w:t>
      </w:r>
    </w:p>
    <w:p w14:paraId="3E16A423" w14:textId="58732335" w:rsidR="005825EE" w:rsidRPr="004373E8" w:rsidRDefault="005825EE"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possible consequences of interventions for each warning levels are:</w:t>
      </w:r>
    </w:p>
    <w:tbl>
      <w:tblPr>
        <w:tblW w:w="10152" w:type="dxa"/>
        <w:tblInd w:w="175" w:type="dxa"/>
        <w:tblLayout w:type="fixed"/>
        <w:tblLook w:val="04A0" w:firstRow="1" w:lastRow="0" w:firstColumn="1" w:lastColumn="0" w:noHBand="0" w:noVBand="1"/>
      </w:tblPr>
      <w:tblGrid>
        <w:gridCol w:w="1521"/>
        <w:gridCol w:w="1701"/>
        <w:gridCol w:w="6930"/>
      </w:tblGrid>
      <w:tr w:rsidR="00256F6B" w:rsidRPr="004373E8" w14:paraId="3877DA2B" w14:textId="77777777" w:rsidTr="001361ED">
        <w:trPr>
          <w:trHeight w:val="1255"/>
        </w:trPr>
        <w:tc>
          <w:tcPr>
            <w:tcW w:w="1521" w:type="dxa"/>
            <w:tcBorders>
              <w:top w:val="single" w:sz="4" w:space="0" w:color="auto"/>
              <w:left w:val="single" w:sz="4" w:space="0" w:color="auto"/>
              <w:bottom w:val="single" w:sz="4" w:space="0" w:color="auto"/>
              <w:right w:val="nil"/>
            </w:tcBorders>
            <w:noWrap/>
            <w:vAlign w:val="center"/>
            <w:hideMark/>
          </w:tcPr>
          <w:p w14:paraId="64F3A879" w14:textId="15799524"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Intervention Level</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A9536A" w14:textId="6FAE0EF1"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Intervention levels apply to the absence rate (*)</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3F1B7E4" w14:textId="77777777"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Consequences</w:t>
            </w:r>
          </w:p>
          <w:p w14:paraId="5B286A03" w14:textId="282855C4" w:rsidR="00256F6B" w:rsidRPr="004373E8" w:rsidRDefault="00256F6B" w:rsidP="003E1B62">
            <w:pPr>
              <w:tabs>
                <w:tab w:val="left" w:pos="630"/>
                <w:tab w:val="left" w:pos="720"/>
                <w:tab w:val="left" w:pos="1080"/>
              </w:tabs>
              <w:ind w:firstLine="0"/>
              <w:jc w:val="center"/>
              <w:rPr>
                <w:rFonts w:ascii="iCiel Avenir LT Std 35 Light" w:hAnsi="iCiel Avenir LT Std 35 Light" w:cs="Arial"/>
                <w:i/>
                <w:iCs/>
                <w:sz w:val="22"/>
                <w:szCs w:val="22"/>
                <w:lang w:val="vi-VN"/>
              </w:rPr>
            </w:pPr>
          </w:p>
        </w:tc>
      </w:tr>
      <w:tr w:rsidR="00256F6B" w:rsidRPr="004373E8" w14:paraId="04CEEB66" w14:textId="77777777" w:rsidTr="001361ED">
        <w:trPr>
          <w:trHeight w:val="917"/>
        </w:trPr>
        <w:tc>
          <w:tcPr>
            <w:tcW w:w="1521" w:type="dxa"/>
            <w:tcBorders>
              <w:top w:val="single" w:sz="4" w:space="0" w:color="auto"/>
              <w:left w:val="single" w:sz="4" w:space="0" w:color="auto"/>
              <w:bottom w:val="single" w:sz="4" w:space="0" w:color="auto"/>
              <w:right w:val="nil"/>
            </w:tcBorders>
            <w:noWrap/>
            <w:vAlign w:val="center"/>
            <w:hideMark/>
          </w:tcPr>
          <w:p w14:paraId="467FC757" w14:textId="53EE95F8"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Level 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0F34AA" w14:textId="77777777" w:rsidR="00256F6B" w:rsidRPr="004373E8"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15%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F7634A8" w14:textId="168E1948" w:rsidR="00256F6B" w:rsidRPr="004373E8"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will receive a SAR – 1st warning letter.</w:t>
            </w:r>
          </w:p>
        </w:tc>
      </w:tr>
      <w:tr w:rsidR="00256F6B" w:rsidRPr="004373E8" w14:paraId="488FD2FF" w14:textId="77777777" w:rsidTr="001361ED">
        <w:trPr>
          <w:trHeight w:val="926"/>
        </w:trPr>
        <w:tc>
          <w:tcPr>
            <w:tcW w:w="1521" w:type="dxa"/>
            <w:tcBorders>
              <w:top w:val="single" w:sz="4" w:space="0" w:color="auto"/>
              <w:left w:val="single" w:sz="4" w:space="0" w:color="auto"/>
              <w:bottom w:val="single" w:sz="4" w:space="0" w:color="auto"/>
              <w:right w:val="nil"/>
            </w:tcBorders>
            <w:noWrap/>
            <w:vAlign w:val="center"/>
            <w:hideMark/>
          </w:tcPr>
          <w:p w14:paraId="7AFF7E32" w14:textId="05A81C03"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Level 2</w:t>
            </w:r>
          </w:p>
        </w:tc>
        <w:tc>
          <w:tcPr>
            <w:tcW w:w="1701" w:type="dxa"/>
            <w:tcBorders>
              <w:top w:val="single" w:sz="4" w:space="0" w:color="auto"/>
              <w:left w:val="single" w:sz="4" w:space="0" w:color="auto"/>
              <w:bottom w:val="single" w:sz="4" w:space="0" w:color="auto"/>
              <w:right w:val="single" w:sz="4" w:space="0" w:color="auto"/>
            </w:tcBorders>
            <w:noWrap/>
            <w:vAlign w:val="center"/>
          </w:tcPr>
          <w:p w14:paraId="36993B60" w14:textId="77777777" w:rsidR="00256F6B" w:rsidRPr="004373E8"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25%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02C7DDAC" w14:textId="17147632" w:rsidR="00256F6B" w:rsidRPr="004373E8"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&amp; parent/fee payer</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will receive a SAR – 2nd warning letter.</w:t>
            </w:r>
          </w:p>
        </w:tc>
      </w:tr>
      <w:tr w:rsidR="00256F6B" w:rsidRPr="004373E8" w14:paraId="2E0DBEFC" w14:textId="77777777" w:rsidTr="001361ED">
        <w:trPr>
          <w:trHeight w:val="2834"/>
        </w:trPr>
        <w:tc>
          <w:tcPr>
            <w:tcW w:w="1521" w:type="dxa"/>
            <w:tcBorders>
              <w:top w:val="single" w:sz="4" w:space="0" w:color="auto"/>
              <w:left w:val="single" w:sz="4" w:space="0" w:color="auto"/>
              <w:bottom w:val="single" w:sz="4" w:space="0" w:color="auto"/>
              <w:right w:val="nil"/>
            </w:tcBorders>
            <w:noWrap/>
            <w:vAlign w:val="center"/>
            <w:hideMark/>
          </w:tcPr>
          <w:p w14:paraId="640AD9A0" w14:textId="3AAEC690"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Level 3</w:t>
            </w:r>
          </w:p>
        </w:tc>
        <w:tc>
          <w:tcPr>
            <w:tcW w:w="1701" w:type="dxa"/>
            <w:tcBorders>
              <w:top w:val="single" w:sz="4" w:space="0" w:color="auto"/>
              <w:left w:val="single" w:sz="4" w:space="0" w:color="auto"/>
              <w:bottom w:val="single" w:sz="4" w:space="0" w:color="auto"/>
              <w:right w:val="single" w:sz="4" w:space="0" w:color="auto"/>
            </w:tcBorders>
            <w:noWrap/>
            <w:vAlign w:val="center"/>
          </w:tcPr>
          <w:p w14:paraId="0F4BBE19" w14:textId="77777777" w:rsidR="00256F6B" w:rsidRPr="004373E8"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35%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C878EE" w14:textId="1E9E07AD" w:rsidR="00256F6B" w:rsidRPr="004373E8"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Student</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&amp; parent/fee payer</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will receive a SAR – 3rd warning letter</w:t>
            </w:r>
          </w:p>
          <w:p w14:paraId="10D436FA" w14:textId="254259C7" w:rsidR="00256F6B" w:rsidRPr="004373E8"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Student</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will receive an invitation to a meeting with the Academic Recovery Panel (ARP)</w:t>
            </w:r>
          </w:p>
          <w:p w14:paraId="54ADE3EC" w14:textId="6D075406" w:rsidR="00256F6B" w:rsidRPr="004373E8"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Student</w:t>
            </w:r>
            <w:r w:rsidR="00847085"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will be placed on Academic Probation</w:t>
            </w:r>
          </w:p>
        </w:tc>
      </w:tr>
      <w:tr w:rsidR="00256F6B" w:rsidRPr="004373E8" w14:paraId="769FC39A" w14:textId="77777777" w:rsidTr="001361ED">
        <w:trPr>
          <w:trHeight w:val="1966"/>
        </w:trPr>
        <w:tc>
          <w:tcPr>
            <w:tcW w:w="3222" w:type="dxa"/>
            <w:gridSpan w:val="2"/>
            <w:tcBorders>
              <w:top w:val="single" w:sz="4" w:space="0" w:color="auto"/>
              <w:left w:val="single" w:sz="4" w:space="0" w:color="auto"/>
              <w:bottom w:val="single" w:sz="4" w:space="0" w:color="auto"/>
              <w:right w:val="single" w:sz="4" w:space="0" w:color="auto"/>
            </w:tcBorders>
            <w:noWrap/>
            <w:vAlign w:val="center"/>
          </w:tcPr>
          <w:p w14:paraId="0D5EBB5A" w14:textId="5453C8C6" w:rsidR="00256F6B" w:rsidRPr="004373E8" w:rsidRDefault="00256F6B" w:rsidP="003E1B62">
            <w:pPr>
              <w:tabs>
                <w:tab w:val="left" w:pos="630"/>
                <w:tab w:val="left" w:pos="720"/>
                <w:tab w:val="left" w:pos="1080"/>
              </w:tabs>
              <w:ind w:firstLine="0"/>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Student at level 3 and fails the Academic Probation</w:t>
            </w:r>
          </w:p>
        </w:tc>
        <w:tc>
          <w:tcPr>
            <w:tcW w:w="6930" w:type="dxa"/>
            <w:tcBorders>
              <w:top w:val="single" w:sz="4" w:space="0" w:color="auto"/>
              <w:left w:val="single" w:sz="4" w:space="0" w:color="auto"/>
              <w:bottom w:val="single" w:sz="4" w:space="0" w:color="auto"/>
              <w:right w:val="single" w:sz="4" w:space="0" w:color="auto"/>
            </w:tcBorders>
            <w:vAlign w:val="center"/>
          </w:tcPr>
          <w:p w14:paraId="4A353785" w14:textId="16A59BE4" w:rsidR="00256F6B" w:rsidRPr="004373E8" w:rsidRDefault="00847085"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w:t>
            </w:r>
            <w:r w:rsidR="00256F6B" w:rsidRPr="004373E8">
              <w:rPr>
                <w:rFonts w:ascii="iCiel Avenir LT Std 35 Light" w:hAnsi="iCiel Avenir LT Std 35 Light" w:cs="Arial"/>
                <w:sz w:val="22"/>
                <w:szCs w:val="22"/>
                <w:lang w:val="vi-VN"/>
              </w:rPr>
              <w:t xml:space="preserve"> will receive an invitation to a meeting with the Academic Recovery Panel (ARP). The ARP will determine the outcome based on the best academic interests of the student</w:t>
            </w:r>
            <w:r w:rsidRPr="004373E8">
              <w:rPr>
                <w:rFonts w:ascii="iCiel Avenir LT Std 35 Light" w:hAnsi="iCiel Avenir LT Std 35 Light" w:cs="Arial"/>
                <w:sz w:val="22"/>
                <w:szCs w:val="22"/>
                <w:lang w:val="vi-VN"/>
              </w:rPr>
              <w:t>s</w:t>
            </w:r>
            <w:r w:rsidR="00256F6B" w:rsidRPr="004373E8">
              <w:rPr>
                <w:rFonts w:ascii="iCiel Avenir LT Std 35 Light" w:hAnsi="iCiel Avenir LT Std 35 Light" w:cs="Arial"/>
                <w:sz w:val="22"/>
                <w:szCs w:val="22"/>
                <w:lang w:val="vi-VN"/>
              </w:rPr>
              <w:t>, considering any mitigating circumstances.</w:t>
            </w:r>
          </w:p>
        </w:tc>
      </w:tr>
    </w:tbl>
    <w:p w14:paraId="33F82911" w14:textId="0159CA7F" w:rsidR="00E60CC0" w:rsidRPr="004373E8" w:rsidRDefault="00E60CC0" w:rsidP="003E1B62">
      <w:pPr>
        <w:tabs>
          <w:tab w:val="left" w:pos="630"/>
          <w:tab w:val="left" w:pos="720"/>
          <w:tab w:val="left" w:pos="1080"/>
        </w:tabs>
        <w:ind w:firstLine="0"/>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 Absence rate = The number of absent hours / The number of required hours of a module x 100</w:t>
      </w:r>
    </w:p>
    <w:p w14:paraId="503A2B7A" w14:textId="051AE6B2" w:rsidR="00E60CC0" w:rsidRPr="004373E8" w:rsidRDefault="0059757A"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w:t>
      </w:r>
      <w:r w:rsidR="00E60CC0" w:rsidRPr="004373E8">
        <w:rPr>
          <w:rFonts w:ascii="iCiel Avenir LT Std 35 Light" w:hAnsi="iCiel Avenir LT Std 35 Light" w:cs="Arial"/>
          <w:sz w:val="22"/>
          <w:szCs w:val="22"/>
          <w:lang w:val="vi-VN"/>
        </w:rPr>
        <w:t xml:space="preserve"> can calculate the required hours of each module based on the information in their timetable each semester.</w:t>
      </w:r>
    </w:p>
    <w:p w14:paraId="307C3AC1" w14:textId="224A9C9E" w:rsidR="00790B02" w:rsidRPr="004373E8"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are required to </w:t>
      </w:r>
      <w:r w:rsidR="00697D29" w:rsidRPr="004373E8">
        <w:rPr>
          <w:rFonts w:ascii="iCiel Avenir LT Std 35 Light" w:hAnsi="iCiel Avenir LT Std 35 Light" w:cs="Arial"/>
          <w:sz w:val="22"/>
          <w:szCs w:val="22"/>
          <w:lang w:val="vi-VN"/>
        </w:rPr>
        <w:t>carefully read</w:t>
      </w:r>
      <w:r w:rsidRPr="004373E8">
        <w:rPr>
          <w:rFonts w:ascii="iCiel Avenir LT Std 35 Light" w:hAnsi="iCiel Avenir LT Std 35 Light" w:cs="Arial"/>
          <w:sz w:val="22"/>
          <w:szCs w:val="22"/>
          <w:lang w:val="vi-VN"/>
        </w:rPr>
        <w:t xml:space="preserve"> the </w:t>
      </w:r>
      <w:r w:rsidRPr="004373E8">
        <w:rPr>
          <w:rFonts w:ascii="iCiel Avenir LT Std 35 Light" w:hAnsi="iCiel Avenir LT Std 35 Light" w:cs="Arial"/>
          <w:b/>
          <w:bCs/>
          <w:sz w:val="22"/>
          <w:szCs w:val="22"/>
          <w:lang w:val="vi-VN"/>
        </w:rPr>
        <w:t xml:space="preserve">Student Attendance Information </w:t>
      </w:r>
      <w:r w:rsidRPr="004373E8">
        <w:rPr>
          <w:rFonts w:ascii="iCiel Avenir LT Std 35 Light" w:hAnsi="iCiel Avenir LT Std 35 Light" w:cs="Arial"/>
          <w:sz w:val="22"/>
          <w:szCs w:val="22"/>
          <w:lang w:val="vi-VN"/>
        </w:rPr>
        <w:t>sheet which is available on Canvas</w:t>
      </w:r>
      <w:r w:rsidR="00D96BDE" w:rsidRPr="004373E8">
        <w:rPr>
          <w:rFonts w:ascii="iCiel Avenir LT Std 35 Light" w:hAnsi="iCiel Avenir LT Std 35 Light" w:cs="Arial"/>
          <w:sz w:val="22"/>
          <w:szCs w:val="22"/>
          <w:lang w:val="vi-VN"/>
        </w:rPr>
        <w:t xml:space="preserve"> for the reference and application</w:t>
      </w:r>
      <w:r w:rsidRPr="004373E8">
        <w:rPr>
          <w:rFonts w:ascii="iCiel Avenir LT Std 35 Light" w:hAnsi="iCiel Avenir LT Std 35 Light" w:cs="Arial"/>
          <w:sz w:val="22"/>
          <w:szCs w:val="22"/>
          <w:lang w:val="vi-VN"/>
        </w:rPr>
        <w:t xml:space="preserve">. </w:t>
      </w:r>
      <w:bookmarkStart w:id="991" w:name="_Hlk171670006"/>
      <w:r w:rsidR="00DA7997" w:rsidRPr="00DA7997">
        <w:rPr>
          <w:rFonts w:ascii="iCiel Avenir LT Std 35 Light" w:hAnsi="iCiel Avenir LT Std 35 Light" w:cs="Arial"/>
          <w:sz w:val="22"/>
          <w:szCs w:val="22"/>
          <w:lang w:val="vi-VN"/>
        </w:rPr>
        <w:t xml:space="preserve">Please contact Student Information Office at </w:t>
      </w:r>
      <w:hyperlink r:id="rId10" w:history="1">
        <w:r w:rsidR="00DA7997" w:rsidRPr="00F95E36">
          <w:rPr>
            <w:rStyle w:val="Hyperlink"/>
            <w:rFonts w:ascii="iCiel Avenir LT Std 35 Light" w:hAnsi="iCiel Avenir LT Std 35 Light" w:cs="Arial"/>
            <w:sz w:val="22"/>
            <w:szCs w:val="22"/>
            <w:lang w:val="vi-VN"/>
          </w:rPr>
          <w:t>studentservice@buv.edu.vn</w:t>
        </w:r>
      </w:hyperlink>
      <w:r w:rsidR="00DA7997">
        <w:rPr>
          <w:rFonts w:ascii="iCiel Avenir LT Std 35 Light" w:hAnsi="iCiel Avenir LT Std 35 Light" w:cs="Arial"/>
          <w:sz w:val="22"/>
          <w:szCs w:val="22"/>
        </w:rPr>
        <w:t xml:space="preserve"> </w:t>
      </w:r>
      <w:r w:rsidR="00DA7997" w:rsidRPr="00DA7997">
        <w:rPr>
          <w:rFonts w:ascii="iCiel Avenir LT Std 35 Light" w:hAnsi="iCiel Avenir LT Std 35 Light" w:cs="Arial"/>
          <w:sz w:val="22"/>
          <w:szCs w:val="22"/>
          <w:lang w:val="vi-VN"/>
        </w:rPr>
        <w:t>for further instructions.</w:t>
      </w:r>
    </w:p>
    <w:bookmarkEnd w:id="991"/>
    <w:p w14:paraId="29B4CAE8" w14:textId="2CB1C699" w:rsidR="00E56576" w:rsidRPr="004373E8" w:rsidRDefault="0026036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đ</w:t>
      </w:r>
      <w:r w:rsidRPr="004373E8">
        <w:rPr>
          <w:rFonts w:ascii="iCiel Avenir LT Std 35 Light" w:hAnsi="iCiel Avenir LT Std 35 Light" w:cs="Calibri"/>
          <w:i/>
          <w:iCs/>
          <w:sz w:val="22"/>
          <w:szCs w:val="22"/>
          <w:lang w:val="vi-VN"/>
        </w:rPr>
        <w:t xml:space="preserve">ược yêu cầu điểm danh trên Hệ thống nhận dạng khuôn mặt (FRS) </w:t>
      </w:r>
      <w:r w:rsidR="00C507ED" w:rsidRPr="007468F1">
        <w:rPr>
          <w:rFonts w:ascii="iCiel Avenir LT Std 35 Light" w:hAnsi="iCiel Avenir LT Std 35 Light" w:cs="Calibri"/>
          <w:b/>
          <w:bCs/>
          <w:i/>
          <w:iCs/>
          <w:sz w:val="22"/>
          <w:szCs w:val="22"/>
        </w:rPr>
        <w:t>đối với</w:t>
      </w:r>
      <w:r w:rsidR="00C507ED" w:rsidRPr="007468F1">
        <w:rPr>
          <w:rFonts w:ascii="iCiel Avenir LT Std 35 Light" w:hAnsi="iCiel Avenir LT Std 35 Light"/>
          <w:b/>
          <w:bCs/>
        </w:rPr>
        <w:t xml:space="preserve"> </w:t>
      </w:r>
      <w:r w:rsidR="00C507ED" w:rsidRPr="007468F1">
        <w:rPr>
          <w:rFonts w:ascii="iCiel Avenir LT Std 35 Light" w:hAnsi="iCiel Avenir LT Std 35 Light" w:cs="Calibri"/>
          <w:b/>
          <w:bCs/>
          <w:i/>
          <w:iCs/>
          <w:sz w:val="22"/>
          <w:szCs w:val="22"/>
        </w:rPr>
        <w:t>các môn học tại lớp học, phòng thí nghiệm, studio</w:t>
      </w:r>
      <w:r w:rsidR="00C507ED">
        <w:rPr>
          <w:rFonts w:ascii="iCiel Avenir LT Std 35 Light" w:hAnsi="iCiel Avenir LT Std 35 Light" w:cs="Calibri"/>
          <w:b/>
          <w:bCs/>
          <w:i/>
          <w:iCs/>
          <w:sz w:val="22"/>
          <w:szCs w:val="22"/>
        </w:rPr>
        <w:t xml:space="preserve"> và</w:t>
      </w:r>
      <w:r w:rsidR="00C507ED" w:rsidRPr="007468F1">
        <w:rPr>
          <w:rFonts w:ascii="iCiel Avenir LT Std 35 Light" w:hAnsi="iCiel Avenir LT Std 35 Light" w:cs="Calibri"/>
          <w:b/>
          <w:bCs/>
          <w:i/>
          <w:iCs/>
          <w:sz w:val="22"/>
          <w:szCs w:val="22"/>
        </w:rPr>
        <w:t xml:space="preserve"> hội trường</w:t>
      </w:r>
      <w:r w:rsidR="00C507ED" w:rsidRPr="002C711C">
        <w:rPr>
          <w:rFonts w:ascii="iCiel Avenir LT Std 35 Light" w:hAnsi="iCiel Avenir LT Std 35 Light" w:cs="Arial"/>
          <w:i/>
          <w:iCs/>
          <w:sz w:val="22"/>
          <w:szCs w:val="22"/>
        </w:rPr>
        <w:t>.</w:t>
      </w:r>
      <w:r w:rsidR="0074133B" w:rsidRPr="004373E8">
        <w:rPr>
          <w:rFonts w:ascii="iCiel Avenir LT Std 35 Light" w:hAnsi="iCiel Avenir LT Std 35 Light" w:cs="Arial"/>
          <w:i/>
          <w:iCs/>
          <w:sz w:val="22"/>
          <w:szCs w:val="22"/>
          <w:lang w:val="vi-VN"/>
        </w:rPr>
        <w:t xml:space="preserve"> Sinh viên cần điểm danh đầu giờ và cuối giờ theo từng tiết học khi các tiết học diễn ra trong cùng một phòng học</w:t>
      </w:r>
      <w:r w:rsidR="00E56576" w:rsidRPr="004373E8">
        <w:rPr>
          <w:rFonts w:ascii="iCiel Avenir LT Std 35 Light" w:hAnsi="iCiel Avenir LT Std 35 Light" w:cs="Arial"/>
          <w:i/>
          <w:iCs/>
          <w:sz w:val="22"/>
          <w:szCs w:val="22"/>
          <w:lang w:val="vi-VN"/>
        </w:rPr>
        <w:t xml:space="preserve">. </w:t>
      </w:r>
      <w:r w:rsidR="00E56576" w:rsidRPr="004373E8">
        <w:rPr>
          <w:rFonts w:ascii="iCiel Avenir LT Std 35 Light" w:hAnsi="iCiel Avenir LT Std 35 Light" w:cs="Calibri"/>
          <w:i/>
          <w:iCs/>
          <w:sz w:val="22"/>
          <w:szCs w:val="22"/>
          <w:lang w:val="vi-VN"/>
        </w:rPr>
        <w:t>Dữ</w:t>
      </w:r>
      <w:r w:rsidR="00BF43A2" w:rsidRPr="004373E8">
        <w:rPr>
          <w:rFonts w:ascii="iCiel Avenir LT Std 35 Light" w:hAnsi="iCiel Avenir LT Std 35 Light" w:cs="Arial"/>
          <w:i/>
          <w:iCs/>
          <w:sz w:val="22"/>
          <w:szCs w:val="22"/>
          <w:lang w:val="vi-VN"/>
        </w:rPr>
        <w:t xml:space="preserve"> li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u th</w:t>
      </w:r>
      <w:r w:rsidR="00BF43A2" w:rsidRPr="004373E8">
        <w:rPr>
          <w:rFonts w:ascii="iCiel Avenir LT Std 35 Light" w:hAnsi="iCiel Avenir LT Std 35 Light" w:cs="Calibri"/>
          <w:i/>
          <w:iCs/>
          <w:sz w:val="22"/>
          <w:szCs w:val="22"/>
          <w:lang w:val="vi-VN"/>
        </w:rPr>
        <w:t>ố</w:t>
      </w:r>
      <w:r w:rsidR="00BF43A2" w:rsidRPr="004373E8">
        <w:rPr>
          <w:rFonts w:ascii="iCiel Avenir LT Std 35 Light" w:hAnsi="iCiel Avenir LT Std 35 Light" w:cs="Arial"/>
          <w:i/>
          <w:iCs/>
          <w:sz w:val="22"/>
          <w:szCs w:val="22"/>
          <w:lang w:val="vi-VN"/>
        </w:rPr>
        <w:t>ng k</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 v</w:t>
      </w:r>
      <w:r w:rsidR="00BF43A2" w:rsidRPr="004373E8">
        <w:rPr>
          <w:rFonts w:ascii="iCiel Avenir LT Std 35 Light" w:hAnsi="iCiel Avenir LT Std 35 Light" w:cs="Calibri"/>
          <w:i/>
          <w:iCs/>
          <w:sz w:val="22"/>
          <w:szCs w:val="22"/>
          <w:lang w:val="vi-VN"/>
        </w:rPr>
        <w:t>ề</w:t>
      </w:r>
      <w:r w:rsidR="00BF43A2" w:rsidRPr="004373E8">
        <w:rPr>
          <w:rFonts w:ascii="iCiel Avenir LT Std 35 Light" w:hAnsi="iCiel Avenir LT Std 35 Light" w:cs="Arial"/>
          <w:i/>
          <w:iCs/>
          <w:sz w:val="22"/>
          <w:szCs w:val="22"/>
          <w:lang w:val="vi-VN"/>
        </w:rPr>
        <w:t xml:space="preserve"> vi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 xml:space="preserve">c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Arial"/>
          <w:i/>
          <w:iCs/>
          <w:sz w:val="22"/>
          <w:szCs w:val="22"/>
          <w:lang w:val="vi-VN"/>
        </w:rPr>
        <w:t>i h</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c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n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c ghi l</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i v</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 theo d</w:t>
      </w:r>
      <w:r w:rsidR="00BF43A2" w:rsidRPr="004373E8">
        <w:rPr>
          <w:rFonts w:ascii="iCiel Avenir LT Std 35 Light" w:hAnsi="iCiel Avenir LT Std 35 Light" w:cs="Avenir Next LT Pro"/>
          <w:i/>
          <w:iCs/>
          <w:sz w:val="22"/>
          <w:szCs w:val="22"/>
          <w:lang w:val="vi-VN"/>
        </w:rPr>
        <w:t>õ</w:t>
      </w:r>
      <w:r w:rsidR="00BF43A2" w:rsidRPr="004373E8">
        <w:rPr>
          <w:rFonts w:ascii="iCiel Avenir LT Std 35 Light" w:hAnsi="iCiel Avenir LT Std 35 Light" w:cs="Arial"/>
          <w:i/>
          <w:iCs/>
          <w:sz w:val="22"/>
          <w:szCs w:val="22"/>
          <w:lang w:val="vi-VN"/>
        </w:rPr>
        <w:t>i b</w:t>
      </w:r>
      <w:r w:rsidR="00BF43A2" w:rsidRPr="004373E8">
        <w:rPr>
          <w:rFonts w:ascii="iCiel Avenir LT Std 35 Light" w:hAnsi="iCiel Avenir LT Std 35 Light" w:cs="Calibri"/>
          <w:i/>
          <w:iCs/>
          <w:sz w:val="22"/>
          <w:szCs w:val="22"/>
          <w:lang w:val="vi-VN"/>
        </w:rPr>
        <w:t>ở</w:t>
      </w:r>
      <w:r w:rsidR="00BF43A2" w:rsidRPr="004373E8">
        <w:rPr>
          <w:rFonts w:ascii="iCiel Avenir LT Std 35 Light" w:hAnsi="iCiel Avenir LT Std 35 Light" w:cs="Arial"/>
          <w:i/>
          <w:iCs/>
          <w:sz w:val="22"/>
          <w:szCs w:val="22"/>
          <w:lang w:val="vi-VN"/>
        </w:rPr>
        <w:t>i C</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n b</w:t>
      </w:r>
      <w:r w:rsidR="00BF43A2" w:rsidRPr="004373E8">
        <w:rPr>
          <w:rFonts w:ascii="iCiel Avenir LT Std 35 Light" w:hAnsi="iCiel Avenir LT Std 35 Light" w:cs="Calibri"/>
          <w:i/>
          <w:iCs/>
          <w:sz w:val="22"/>
          <w:szCs w:val="22"/>
          <w:lang w:val="vi-VN"/>
        </w:rPr>
        <w:t>ộ</w:t>
      </w:r>
      <w:r w:rsidR="00BF43A2" w:rsidRPr="004373E8">
        <w:rPr>
          <w:rFonts w:ascii="iCiel Avenir LT Std 35 Light" w:hAnsi="iCiel Avenir LT Std 35 Light" w:cs="Arial"/>
          <w:i/>
          <w:iCs/>
          <w:sz w:val="22"/>
          <w:szCs w:val="22"/>
          <w:lang w:val="vi-VN"/>
        </w:rPr>
        <w:t xml:space="preserve"> </w:t>
      </w:r>
      <w:r w:rsidR="00394372" w:rsidRPr="004373E8">
        <w:rPr>
          <w:rFonts w:ascii="iCiel Avenir LT Std 35 Light" w:hAnsi="iCiel Avenir LT Std 35 Light" w:cs="Arial"/>
          <w:i/>
          <w:iCs/>
          <w:sz w:val="22"/>
          <w:szCs w:val="22"/>
          <w:lang w:val="vi-VN"/>
        </w:rPr>
        <w:t>Bộ phận</w:t>
      </w:r>
      <w:r w:rsidR="00BF43A2" w:rsidRPr="004373E8">
        <w:rPr>
          <w:rFonts w:ascii="iCiel Avenir LT Std 35 Light" w:hAnsi="iCiel Avenir LT Std 35 Light" w:cs="Arial"/>
          <w:i/>
          <w:iCs/>
          <w:sz w:val="22"/>
          <w:szCs w:val="22"/>
          <w:lang w:val="vi-VN"/>
        </w:rPr>
        <w:t xml:space="preserve"> Th</w:t>
      </w:r>
      <w:r w:rsidR="00BF43A2" w:rsidRPr="004373E8">
        <w:rPr>
          <w:rFonts w:ascii="iCiel Avenir LT Std 35 Light" w:hAnsi="iCiel Avenir LT Std 35 Light" w:cs="Avenir Next LT Pro"/>
          <w:i/>
          <w:iCs/>
          <w:sz w:val="22"/>
          <w:szCs w:val="22"/>
          <w:lang w:val="vi-VN"/>
        </w:rPr>
        <w:t>ô</w:t>
      </w:r>
      <w:r w:rsidR="00BF43A2" w:rsidRPr="004373E8">
        <w:rPr>
          <w:rFonts w:ascii="iCiel Avenir LT Std 35 Light" w:hAnsi="iCiel Avenir LT Std 35 Light" w:cs="Arial"/>
          <w:i/>
          <w:iCs/>
          <w:sz w:val="22"/>
          <w:szCs w:val="22"/>
          <w:lang w:val="vi-VN"/>
        </w:rPr>
        <w:t>ng tin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n. </w:t>
      </w:r>
    </w:p>
    <w:p w14:paraId="7721E21C" w14:textId="54176091" w:rsidR="00254631"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đi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FRS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qu</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15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và mu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4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59 gi</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y sau khi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ra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FRS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15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 4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59 gi</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y sau khi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w:t>
      </w:r>
      <w:r w:rsidR="00254631" w:rsidRPr="004373E8">
        <w:rPr>
          <w:rFonts w:ascii="iCiel Avenir LT Std 35 Light" w:hAnsi="iCiel Avenir LT Std 35 Light" w:cs="Arial"/>
          <w:i/>
          <w:iCs/>
          <w:sz w:val="22"/>
          <w:szCs w:val="22"/>
          <w:lang w:val="vi-VN"/>
        </w:rPr>
        <w:t>.</w:t>
      </w:r>
      <w:r w:rsidRPr="004373E8">
        <w:rPr>
          <w:rFonts w:ascii="iCiel Avenir LT Std 35 Light" w:hAnsi="iCiel Avenir LT Std 35 Light" w:cs="Arial"/>
          <w:i/>
          <w:iCs/>
          <w:sz w:val="22"/>
          <w:szCs w:val="22"/>
          <w:lang w:val="vi-VN"/>
        </w:rPr>
        <w:t xml:space="preserve"> </w:t>
      </w:r>
      <w:r w:rsidR="00254631" w:rsidRPr="004373E8">
        <w:rPr>
          <w:rFonts w:ascii="iCiel Avenir LT Std 35 Light" w:hAnsi="iCiel Avenir LT Std 35 Light" w:cs="Arial"/>
          <w:i/>
          <w:iCs/>
          <w:sz w:val="22"/>
          <w:szCs w:val="22"/>
          <w:lang w:val="vi-VN"/>
        </w:rPr>
        <w:t>Sinh viên liên hệ</w:t>
      </w:r>
      <w:r w:rsidR="00394372" w:rsidRPr="004373E8">
        <w:rPr>
          <w:rFonts w:ascii="iCiel Avenir LT Std 35 Light" w:hAnsi="iCiel Avenir LT Std 35 Light" w:cs="Arial"/>
          <w:i/>
          <w:iCs/>
          <w:sz w:val="22"/>
          <w:szCs w:val="22"/>
          <w:lang w:val="vi-VN"/>
        </w:rPr>
        <w:t xml:space="preserve"> Bộ phận</w:t>
      </w:r>
      <w:r w:rsidR="00254631" w:rsidRPr="004373E8">
        <w:rPr>
          <w:rFonts w:ascii="iCiel Avenir LT Std 35 Light" w:hAnsi="iCiel Avenir LT Std 35 Light" w:cs="Arial"/>
          <w:i/>
          <w:iCs/>
          <w:sz w:val="22"/>
          <w:szCs w:val="22"/>
          <w:lang w:val="vi-VN"/>
        </w:rPr>
        <w:t xml:space="preserve"> Thông tin Sinh viên tại tầng 2 để được hỗ trợ kịp thời nếu gặp khó khăn trong quá trình điểm danh. </w:t>
      </w:r>
    </w:p>
    <w:p w14:paraId="1CE9A628" w14:textId="2D373E13"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không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ra/v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trong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 sinh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a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Avenir Next LT Pro"/>
          <w:i/>
          <w:iCs/>
          <w:sz w:val="22"/>
          <w:szCs w:val="22"/>
          <w:lang w:val="vi-VN"/>
        </w:rPr>
        <w:t>é</w:t>
      </w:r>
      <w:r w:rsidRPr="004373E8">
        <w:rPr>
          <w:rFonts w:ascii="iCiel Avenir LT Std 35 Light" w:hAnsi="iCiel Avenir LT Std 35 Light" w:cs="Arial"/>
          <w:i/>
          <w:iCs/>
          <w:sz w:val="22"/>
          <w:szCs w:val="22"/>
          <w:lang w:val="vi-VN"/>
        </w:rPr>
        <w:t>o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hai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ba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trong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w:t>
      </w:r>
      <w:bookmarkStart w:id="992" w:name="_Toc107733320"/>
      <w:bookmarkStart w:id="993" w:name="_Toc107733403"/>
      <w:bookmarkStart w:id="994" w:name="_Toc107733480"/>
      <w:bookmarkStart w:id="995" w:name="_Toc107734170"/>
      <w:bookmarkStart w:id="996" w:name="_Toc107734384"/>
      <w:bookmarkStart w:id="997" w:name="_Toc107734836"/>
      <w:bookmarkStart w:id="998" w:name="_Toc107735058"/>
      <w:bookmarkStart w:id="999" w:name="_Toc107735187"/>
      <w:bookmarkStart w:id="1000" w:name="_Toc107735292"/>
      <w:bookmarkStart w:id="1001" w:name="_Toc107735397"/>
      <w:bookmarkStart w:id="1002" w:name="_Toc107735501"/>
      <w:bookmarkStart w:id="1003" w:name="_Toc107735604"/>
      <w:bookmarkStart w:id="1004" w:name="_Toc107735709"/>
      <w:bookmarkStart w:id="1005" w:name="_Toc107735813"/>
      <w:bookmarkStart w:id="1006" w:name="_Toc107735917"/>
      <w:bookmarkStart w:id="1007" w:name="_Toc107736070"/>
      <w:bookmarkStart w:id="1008" w:name="_Toc107736217"/>
      <w:bookmarkStart w:id="1009" w:name="_Toc107736321"/>
      <w:bookmarkStart w:id="1010" w:name="_Toc107736543"/>
      <w:bookmarkStart w:id="1011" w:name="_Toc107736647"/>
      <w:bookmarkStart w:id="1012" w:name="_Toc107736750"/>
      <w:bookmarkStart w:id="1013" w:name="_Toc107736853"/>
      <w:bookmarkStart w:id="1014" w:name="_Toc107737705"/>
      <w:bookmarkStart w:id="1015" w:name="_Toc108099094"/>
      <w:bookmarkStart w:id="1016" w:name="_Toc113975348"/>
      <w:bookmarkStart w:id="1017" w:name="_Toc113975865"/>
      <w:bookmarkStart w:id="1018" w:name="_Toc114065545"/>
      <w:bookmarkStart w:id="1019" w:name="_Toc114065789"/>
      <w:bookmarkStart w:id="1020" w:name="_Toc114219959"/>
      <w:bookmarkStart w:id="1021" w:name="_Toc114220236"/>
      <w:bookmarkStart w:id="1022" w:name="_Toc114220507"/>
      <w:bookmarkStart w:id="1023" w:name="_Toc114220778"/>
      <w:bookmarkStart w:id="1024" w:name="_Toc114221057"/>
      <w:bookmarkStart w:id="1025" w:name="_Toc114226748"/>
      <w:bookmarkStart w:id="1026" w:name="_Toc114227019"/>
      <w:bookmarkStart w:id="1027" w:name="_Toc114227290"/>
      <w:bookmarkStart w:id="1028" w:name="_Toc114228096"/>
      <w:bookmarkStart w:id="1029" w:name="_Toc114228367"/>
      <w:bookmarkStart w:id="1030" w:name="_Toc114228640"/>
      <w:bookmarkStart w:id="1031" w:name="_Toc107733321"/>
      <w:bookmarkStart w:id="1032" w:name="_Toc107733404"/>
      <w:bookmarkStart w:id="1033" w:name="_Toc107733481"/>
      <w:bookmarkStart w:id="1034" w:name="_Toc107734171"/>
      <w:bookmarkStart w:id="1035" w:name="_Toc107734385"/>
      <w:bookmarkStart w:id="1036" w:name="_Toc107734837"/>
      <w:bookmarkStart w:id="1037" w:name="_Toc107735059"/>
      <w:bookmarkStart w:id="1038" w:name="_Toc107735188"/>
      <w:bookmarkStart w:id="1039" w:name="_Toc107735293"/>
      <w:bookmarkStart w:id="1040" w:name="_Toc107735398"/>
      <w:bookmarkStart w:id="1041" w:name="_Toc107735502"/>
      <w:bookmarkStart w:id="1042" w:name="_Toc107735605"/>
      <w:bookmarkStart w:id="1043" w:name="_Toc107735710"/>
      <w:bookmarkStart w:id="1044" w:name="_Toc107735814"/>
      <w:bookmarkStart w:id="1045" w:name="_Toc107735918"/>
      <w:bookmarkStart w:id="1046" w:name="_Toc107736071"/>
      <w:bookmarkStart w:id="1047" w:name="_Toc107736218"/>
      <w:bookmarkStart w:id="1048" w:name="_Toc107736322"/>
      <w:bookmarkStart w:id="1049" w:name="_Toc107736544"/>
      <w:bookmarkStart w:id="1050" w:name="_Toc107736648"/>
      <w:bookmarkStart w:id="1051" w:name="_Toc107736751"/>
      <w:bookmarkStart w:id="1052" w:name="_Toc107736854"/>
      <w:bookmarkStart w:id="1053" w:name="_Toc107737706"/>
      <w:bookmarkStart w:id="1054" w:name="_Toc108099095"/>
      <w:bookmarkStart w:id="1055" w:name="_Toc113975349"/>
      <w:bookmarkStart w:id="1056" w:name="_Toc113975866"/>
      <w:bookmarkStart w:id="1057" w:name="_Toc114065546"/>
      <w:bookmarkStart w:id="1058" w:name="_Toc114065790"/>
      <w:bookmarkStart w:id="1059" w:name="_Toc114219960"/>
      <w:bookmarkStart w:id="1060" w:name="_Toc114220237"/>
      <w:bookmarkStart w:id="1061" w:name="_Toc114220508"/>
      <w:bookmarkStart w:id="1062" w:name="_Toc114220779"/>
      <w:bookmarkStart w:id="1063" w:name="_Toc114221058"/>
      <w:bookmarkStart w:id="1064" w:name="_Toc114226749"/>
      <w:bookmarkStart w:id="1065" w:name="_Toc114227020"/>
      <w:bookmarkStart w:id="1066" w:name="_Toc114227291"/>
      <w:bookmarkStart w:id="1067" w:name="_Toc114228097"/>
      <w:bookmarkStart w:id="1068" w:name="_Toc114228368"/>
      <w:bookmarkStart w:id="1069" w:name="_Toc114228641"/>
      <w:bookmarkStart w:id="1070" w:name="_Toc107733322"/>
      <w:bookmarkStart w:id="1071" w:name="_Toc107733405"/>
      <w:bookmarkStart w:id="1072" w:name="_Toc107733482"/>
      <w:bookmarkStart w:id="1073" w:name="_Toc107734172"/>
      <w:bookmarkStart w:id="1074" w:name="_Toc107734386"/>
      <w:bookmarkStart w:id="1075" w:name="_Toc107734838"/>
      <w:bookmarkStart w:id="1076" w:name="_Toc107735060"/>
      <w:bookmarkStart w:id="1077" w:name="_Toc107735189"/>
      <w:bookmarkStart w:id="1078" w:name="_Toc107735294"/>
      <w:bookmarkStart w:id="1079" w:name="_Toc107735399"/>
      <w:bookmarkStart w:id="1080" w:name="_Toc107735503"/>
      <w:bookmarkStart w:id="1081" w:name="_Toc107735606"/>
      <w:bookmarkStart w:id="1082" w:name="_Toc107735711"/>
      <w:bookmarkStart w:id="1083" w:name="_Toc107735815"/>
      <w:bookmarkStart w:id="1084" w:name="_Toc107735919"/>
      <w:bookmarkStart w:id="1085" w:name="_Toc107736072"/>
      <w:bookmarkStart w:id="1086" w:name="_Toc107736219"/>
      <w:bookmarkStart w:id="1087" w:name="_Toc107736323"/>
      <w:bookmarkStart w:id="1088" w:name="_Toc107736545"/>
      <w:bookmarkStart w:id="1089" w:name="_Toc107736649"/>
      <w:bookmarkStart w:id="1090" w:name="_Toc107736752"/>
      <w:bookmarkStart w:id="1091" w:name="_Toc107736855"/>
      <w:bookmarkStart w:id="1092" w:name="_Toc107737707"/>
      <w:bookmarkStart w:id="1093" w:name="_Toc108099096"/>
      <w:bookmarkStart w:id="1094" w:name="_Toc113975350"/>
      <w:bookmarkStart w:id="1095" w:name="_Toc113975867"/>
      <w:bookmarkStart w:id="1096" w:name="_Toc114065547"/>
      <w:bookmarkStart w:id="1097" w:name="_Toc114065791"/>
      <w:bookmarkStart w:id="1098" w:name="_Toc114219961"/>
      <w:bookmarkStart w:id="1099" w:name="_Toc114220238"/>
      <w:bookmarkStart w:id="1100" w:name="_Toc114220509"/>
      <w:bookmarkStart w:id="1101" w:name="_Toc114220780"/>
      <w:bookmarkStart w:id="1102" w:name="_Toc114221059"/>
      <w:bookmarkStart w:id="1103" w:name="_Toc114226750"/>
      <w:bookmarkStart w:id="1104" w:name="_Toc114227021"/>
      <w:bookmarkStart w:id="1105" w:name="_Toc114227292"/>
      <w:bookmarkStart w:id="1106" w:name="_Toc114228098"/>
      <w:bookmarkStart w:id="1107" w:name="_Toc114228369"/>
      <w:bookmarkStart w:id="1108" w:name="_Toc114228642"/>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14:paraId="748EF337" w14:textId="3681B43C" w:rsidR="00E66B98" w:rsidRPr="004373E8" w:rsidRDefault="00E66B9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Trong trường hợp sinh viên </w:t>
      </w:r>
      <w:r w:rsidR="007E1A33" w:rsidRPr="004373E8">
        <w:rPr>
          <w:rFonts w:ascii="iCiel Avenir LT Std 35 Light" w:hAnsi="iCiel Avenir LT Std 35 Light" w:cs="Arial"/>
          <w:i/>
          <w:iCs/>
          <w:sz w:val="22"/>
          <w:szCs w:val="22"/>
          <w:lang w:val="vi-VN"/>
        </w:rPr>
        <w:t xml:space="preserve">liên tục </w:t>
      </w:r>
      <w:r w:rsidRPr="004373E8">
        <w:rPr>
          <w:rFonts w:ascii="iCiel Avenir LT Std 35 Light" w:hAnsi="iCiel Avenir LT Std 35 Light" w:cs="Arial"/>
          <w:i/>
          <w:iCs/>
          <w:sz w:val="22"/>
          <w:szCs w:val="22"/>
          <w:lang w:val="vi-VN"/>
        </w:rPr>
        <w:t>không có dữ liệu điểm danh trong</w:t>
      </w:r>
      <w:r w:rsidR="007E1A33" w:rsidRPr="004373E8">
        <w:rPr>
          <w:rFonts w:ascii="iCiel Avenir LT Std 35 Light" w:hAnsi="iCiel Avenir LT Std 35 Light" w:cs="Arial"/>
          <w:i/>
          <w:iCs/>
          <w:sz w:val="22"/>
          <w:szCs w:val="22"/>
          <w:lang w:val="vi-VN"/>
        </w:rPr>
        <w:t xml:space="preserve"> </w:t>
      </w:r>
      <w:r w:rsidR="00A33191" w:rsidRPr="004373E8">
        <w:rPr>
          <w:rFonts w:ascii="iCiel Avenir LT Std 35 Light" w:hAnsi="iCiel Avenir LT Std 35 Light" w:cs="Arial"/>
          <w:i/>
          <w:iCs/>
          <w:sz w:val="22"/>
          <w:szCs w:val="22"/>
          <w:lang w:val="vi-VN"/>
        </w:rPr>
        <w:t xml:space="preserve">nhiều ngày </w:t>
      </w:r>
      <w:r w:rsidR="006C67D8" w:rsidRPr="004373E8">
        <w:rPr>
          <w:rFonts w:ascii="iCiel Avenir LT Std 35 Light" w:hAnsi="iCiel Avenir LT Std 35 Light" w:cs="Arial"/>
          <w:i/>
          <w:iCs/>
          <w:sz w:val="22"/>
          <w:szCs w:val="22"/>
          <w:lang w:val="vi-VN"/>
        </w:rPr>
        <w:t>m</w:t>
      </w:r>
      <w:r w:rsidR="004B11E7" w:rsidRPr="004373E8">
        <w:rPr>
          <w:rFonts w:ascii="iCiel Avenir LT Std 35 Light" w:hAnsi="iCiel Avenir LT Std 35 Light" w:cs="Arial"/>
          <w:i/>
          <w:iCs/>
          <w:sz w:val="22"/>
          <w:szCs w:val="22"/>
          <w:lang w:val="vi-VN"/>
        </w:rPr>
        <w:t xml:space="preserve">à không thông báo </w:t>
      </w:r>
      <w:r w:rsidR="000F6B7A" w:rsidRPr="004373E8">
        <w:rPr>
          <w:rFonts w:ascii="iCiel Avenir LT Std 35 Light" w:hAnsi="iCiel Avenir LT Std 35 Light" w:cs="Arial"/>
          <w:i/>
          <w:iCs/>
          <w:sz w:val="22"/>
          <w:szCs w:val="22"/>
          <w:lang w:val="vi-VN"/>
        </w:rPr>
        <w:t>lý do</w:t>
      </w:r>
      <w:r w:rsidR="004B11E7" w:rsidRPr="004373E8">
        <w:rPr>
          <w:rFonts w:ascii="iCiel Avenir LT Std 35 Light" w:hAnsi="iCiel Avenir LT Std 35 Light" w:cs="Arial"/>
          <w:i/>
          <w:iCs/>
          <w:sz w:val="22"/>
          <w:szCs w:val="22"/>
          <w:lang w:val="vi-VN"/>
        </w:rPr>
        <w:t xml:space="preserve"> chính </w:t>
      </w:r>
      <w:r w:rsidR="004919C1" w:rsidRPr="004373E8">
        <w:rPr>
          <w:rFonts w:ascii="iCiel Avenir LT Std 35 Light" w:hAnsi="iCiel Avenir LT Std 35 Light" w:cs="Arial"/>
          <w:i/>
          <w:iCs/>
          <w:sz w:val="22"/>
          <w:szCs w:val="22"/>
          <w:lang w:val="vi-VN"/>
        </w:rPr>
        <w:t>đáng</w:t>
      </w:r>
      <w:r w:rsidR="006C67D8" w:rsidRPr="004373E8">
        <w:rPr>
          <w:rFonts w:ascii="iCiel Avenir LT Std 35 Light" w:hAnsi="iCiel Avenir LT Std 35 Light" w:cs="Arial"/>
          <w:i/>
          <w:iCs/>
          <w:sz w:val="22"/>
          <w:szCs w:val="22"/>
          <w:lang w:val="vi-VN"/>
        </w:rPr>
        <w:t xml:space="preserve"> </w:t>
      </w:r>
      <w:r w:rsidR="00DF7AC4" w:rsidRPr="004373E8">
        <w:rPr>
          <w:rFonts w:ascii="iCiel Avenir LT Std 35 Light" w:hAnsi="iCiel Avenir LT Std 35 Light" w:cs="Arial"/>
          <w:i/>
          <w:iCs/>
          <w:sz w:val="22"/>
          <w:szCs w:val="22"/>
          <w:lang w:val="vi-VN"/>
        </w:rPr>
        <w:t>hoặc dữ liệu chuyên cần của sinh viên thấp hơn mức cho phép,</w:t>
      </w:r>
      <w:r w:rsidR="004919C1" w:rsidRPr="004373E8">
        <w:rPr>
          <w:rFonts w:ascii="iCiel Avenir LT Std 35 Light" w:hAnsi="iCiel Avenir LT Std 35 Light" w:cs="Arial"/>
          <w:i/>
          <w:iCs/>
          <w:sz w:val="22"/>
          <w:szCs w:val="22"/>
          <w:lang w:val="vi-VN"/>
        </w:rPr>
        <w:t xml:space="preserve"> Nhà trường sẽ gửi thông báo đến phụ huynh.</w:t>
      </w:r>
      <w:r w:rsidR="006766A5" w:rsidRPr="004373E8">
        <w:rPr>
          <w:rFonts w:ascii="iCiel Avenir LT Std 35 Light" w:hAnsi="iCiel Avenir LT Std 35 Light" w:cs="Arial"/>
          <w:i/>
          <w:iCs/>
          <w:sz w:val="22"/>
          <w:szCs w:val="22"/>
          <w:lang w:val="vi-VN"/>
        </w:rPr>
        <w:t xml:space="preserve"> </w:t>
      </w:r>
    </w:p>
    <w:p w14:paraId="609603F7" w14:textId="77777777" w:rsidR="00360A65" w:rsidRPr="004373E8" w:rsidRDefault="00360A65" w:rsidP="003E1B62">
      <w:pPr>
        <w:tabs>
          <w:tab w:val="left" w:pos="630"/>
          <w:tab w:val="left" w:pos="720"/>
          <w:tab w:val="left" w:pos="1080"/>
        </w:tabs>
        <w:ind w:firstLine="0"/>
        <w:rPr>
          <w:rFonts w:ascii="iCiel Avenir LT Std 35 Light" w:hAnsi="iCiel Avenir LT Std 35 Light" w:cs="Arial"/>
          <w:i/>
          <w:iCs/>
          <w:sz w:val="22"/>
          <w:szCs w:val="22"/>
          <w:lang w:val="vi-VN"/>
        </w:rPr>
      </w:pPr>
    </w:p>
    <w:p w14:paraId="282C557B" w14:textId="48ADBCF9" w:rsidR="006766A5" w:rsidRPr="004373E8" w:rsidRDefault="006766A5"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Thông tin chi tiết về các cấp độ cảnh báo chuyên cần như sau:</w:t>
      </w:r>
    </w:p>
    <w:p w14:paraId="2AF8B41D" w14:textId="1D2360E8" w:rsidR="006766A5"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15% thời lượng của bất kì môn học nào trong học kỳ: Mức độ 1</w:t>
      </w:r>
    </w:p>
    <w:p w14:paraId="4C98F384" w14:textId="2EF9210F" w:rsidR="006766A5"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25% thời lượng của bất kì môn học nào trong học kỳ: Mức độ 2</w:t>
      </w:r>
    </w:p>
    <w:p w14:paraId="6CECA3A6" w14:textId="62367226" w:rsidR="00166081"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35% thời lượng của bất kì môn học nào trong học kỳ: Mức độ 3</w:t>
      </w:r>
    </w:p>
    <w:p w14:paraId="09EC38C5" w14:textId="36772249" w:rsidR="00166081" w:rsidRPr="004373E8" w:rsidRDefault="00166081"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Hậu quả tương ứng với mức độ nghiêm trọng </w:t>
      </w:r>
      <w:r w:rsidR="0059757A" w:rsidRPr="004373E8">
        <w:rPr>
          <w:rFonts w:ascii="iCiel Avenir LT Std 35 Light" w:hAnsi="iCiel Avenir LT Std 35 Light" w:cs="Arial"/>
          <w:i/>
          <w:iCs/>
          <w:sz w:val="22"/>
          <w:szCs w:val="22"/>
          <w:lang w:val="vi-VN"/>
        </w:rPr>
        <w:t>theo</w:t>
      </w:r>
      <w:r w:rsidRPr="004373E8">
        <w:rPr>
          <w:rFonts w:ascii="iCiel Avenir LT Std 35 Light" w:hAnsi="iCiel Avenir LT Std 35 Light" w:cs="Arial"/>
          <w:i/>
          <w:iCs/>
          <w:sz w:val="22"/>
          <w:szCs w:val="22"/>
          <w:lang w:val="vi-VN"/>
        </w:rPr>
        <w:t xml:space="preserve"> tỷ lệ vắng mặt của sinh viên như sau:</w:t>
      </w:r>
    </w:p>
    <w:tbl>
      <w:tblPr>
        <w:tblW w:w="9900" w:type="dxa"/>
        <w:tblInd w:w="175" w:type="dxa"/>
        <w:tblLayout w:type="fixed"/>
        <w:tblLook w:val="04A0" w:firstRow="1" w:lastRow="0" w:firstColumn="1" w:lastColumn="0" w:noHBand="0" w:noVBand="1"/>
      </w:tblPr>
      <w:tblGrid>
        <w:gridCol w:w="1260"/>
        <w:gridCol w:w="1890"/>
        <w:gridCol w:w="6750"/>
      </w:tblGrid>
      <w:tr w:rsidR="001960F0" w:rsidRPr="004373E8" w14:paraId="4585B28F" w14:textId="77777777" w:rsidTr="0045155C">
        <w:trPr>
          <w:trHeight w:val="1255"/>
        </w:trPr>
        <w:tc>
          <w:tcPr>
            <w:tcW w:w="1260" w:type="dxa"/>
            <w:tcBorders>
              <w:top w:val="single" w:sz="4" w:space="0" w:color="auto"/>
              <w:left w:val="single" w:sz="4" w:space="0" w:color="auto"/>
              <w:bottom w:val="single" w:sz="4" w:space="0" w:color="auto"/>
              <w:right w:val="nil"/>
            </w:tcBorders>
            <w:noWrap/>
            <w:vAlign w:val="center"/>
            <w:hideMark/>
          </w:tcPr>
          <w:p w14:paraId="7E51B3DE"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độ</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623BE027" w14:textId="77777777" w:rsidR="001960F0" w:rsidRPr="004373E8" w:rsidRDefault="001960F0" w:rsidP="003E1B62">
            <w:pPr>
              <w:ind w:left="96" w:right="72" w:hanging="96"/>
              <w:jc w:val="center"/>
              <w:rPr>
                <w:rFonts w:ascii="iCiel Avenir LT Std 35 Light" w:hAnsi="iCiel Avenir LT Std 35 Light"/>
                <w:b/>
                <w:bCs/>
                <w:i/>
                <w:iCs/>
                <w:color w:val="000000"/>
                <w:sz w:val="22"/>
                <w:szCs w:val="22"/>
                <w:lang w:val="vi-VN"/>
              </w:rPr>
            </w:pPr>
            <w:r w:rsidRPr="004373E8">
              <w:rPr>
                <w:rFonts w:ascii="iCiel Avenir LT Std 35 Light" w:hAnsi="iCiel Avenir LT Std 35 Light"/>
                <w:b/>
                <w:bCs/>
                <w:i/>
                <w:iCs/>
                <w:color w:val="000000"/>
                <w:sz w:val="22"/>
                <w:szCs w:val="22"/>
                <w:lang w:val="vi-VN"/>
              </w:rPr>
              <w:t>Mức độ tương ứng với tỷ lệ vắng mặt (*)</w:t>
            </w:r>
          </w:p>
        </w:tc>
        <w:tc>
          <w:tcPr>
            <w:tcW w:w="6750" w:type="dxa"/>
            <w:tcBorders>
              <w:top w:val="single" w:sz="4" w:space="0" w:color="auto"/>
              <w:left w:val="single" w:sz="4" w:space="0" w:color="auto"/>
              <w:bottom w:val="single" w:sz="4" w:space="0" w:color="auto"/>
              <w:right w:val="single" w:sz="4" w:space="0" w:color="auto"/>
            </w:tcBorders>
            <w:vAlign w:val="center"/>
            <w:hideMark/>
          </w:tcPr>
          <w:p w14:paraId="2E13B7FA" w14:textId="77777777" w:rsidR="001960F0" w:rsidRPr="004373E8" w:rsidRDefault="001960F0" w:rsidP="003E1B62">
            <w:pPr>
              <w:jc w:val="center"/>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Hậu quả</w:t>
            </w:r>
          </w:p>
        </w:tc>
      </w:tr>
      <w:tr w:rsidR="001960F0" w:rsidRPr="004373E8" w14:paraId="03BFC009" w14:textId="77777777" w:rsidTr="0045155C">
        <w:trPr>
          <w:trHeight w:val="917"/>
        </w:trPr>
        <w:tc>
          <w:tcPr>
            <w:tcW w:w="1260" w:type="dxa"/>
            <w:tcBorders>
              <w:top w:val="single" w:sz="4" w:space="0" w:color="auto"/>
              <w:left w:val="single" w:sz="4" w:space="0" w:color="auto"/>
              <w:bottom w:val="single" w:sz="4" w:space="0" w:color="auto"/>
              <w:right w:val="nil"/>
            </w:tcBorders>
            <w:noWrap/>
            <w:vAlign w:val="center"/>
            <w:hideMark/>
          </w:tcPr>
          <w:p w14:paraId="252FA832"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05449FA"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15%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602C802" w14:textId="4E8CC458"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sẽ nhận được Thư cảnh báo chuyên cần mức 1</w:t>
            </w:r>
          </w:p>
        </w:tc>
      </w:tr>
      <w:tr w:rsidR="001960F0" w:rsidRPr="004373E8" w14:paraId="7C4BB6A4" w14:textId="77777777" w:rsidTr="0045155C">
        <w:trPr>
          <w:trHeight w:val="926"/>
        </w:trPr>
        <w:tc>
          <w:tcPr>
            <w:tcW w:w="1260" w:type="dxa"/>
            <w:tcBorders>
              <w:top w:val="single" w:sz="4" w:space="0" w:color="auto"/>
              <w:left w:val="single" w:sz="4" w:space="0" w:color="auto"/>
              <w:bottom w:val="single" w:sz="4" w:space="0" w:color="auto"/>
              <w:right w:val="nil"/>
            </w:tcBorders>
            <w:noWrap/>
            <w:vAlign w:val="center"/>
            <w:hideMark/>
          </w:tcPr>
          <w:p w14:paraId="44C18AEF"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2</w:t>
            </w:r>
          </w:p>
        </w:tc>
        <w:tc>
          <w:tcPr>
            <w:tcW w:w="1890" w:type="dxa"/>
            <w:tcBorders>
              <w:top w:val="single" w:sz="4" w:space="0" w:color="auto"/>
              <w:left w:val="single" w:sz="4" w:space="0" w:color="auto"/>
              <w:bottom w:val="single" w:sz="4" w:space="0" w:color="auto"/>
              <w:right w:val="single" w:sz="4" w:space="0" w:color="auto"/>
            </w:tcBorders>
            <w:noWrap/>
            <w:vAlign w:val="center"/>
          </w:tcPr>
          <w:p w14:paraId="4FFBC52B"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25%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79F66348"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và phụ huynh sẽ nhận được Thư cảnh báo chuyên cần mức 2</w:t>
            </w:r>
          </w:p>
        </w:tc>
      </w:tr>
      <w:tr w:rsidR="001960F0" w:rsidRPr="004373E8" w14:paraId="509DC86A" w14:textId="77777777" w:rsidTr="0045155C">
        <w:trPr>
          <w:trHeight w:val="2834"/>
        </w:trPr>
        <w:tc>
          <w:tcPr>
            <w:tcW w:w="1260" w:type="dxa"/>
            <w:tcBorders>
              <w:top w:val="single" w:sz="4" w:space="0" w:color="auto"/>
              <w:left w:val="single" w:sz="4" w:space="0" w:color="auto"/>
              <w:bottom w:val="single" w:sz="4" w:space="0" w:color="auto"/>
              <w:right w:val="nil"/>
            </w:tcBorders>
            <w:noWrap/>
            <w:vAlign w:val="center"/>
            <w:hideMark/>
          </w:tcPr>
          <w:p w14:paraId="515F23D1" w14:textId="77777777" w:rsidR="001960F0" w:rsidRPr="004373E8" w:rsidRDefault="001960F0" w:rsidP="003E1B62">
            <w:pPr>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i/>
                <w:iCs/>
                <w:sz w:val="22"/>
                <w:szCs w:val="22"/>
                <w:lang w:val="vi-VN"/>
              </w:rPr>
              <w:t>Mức 3</w:t>
            </w:r>
          </w:p>
        </w:tc>
        <w:tc>
          <w:tcPr>
            <w:tcW w:w="1890" w:type="dxa"/>
            <w:tcBorders>
              <w:top w:val="single" w:sz="4" w:space="0" w:color="auto"/>
              <w:left w:val="single" w:sz="4" w:space="0" w:color="auto"/>
              <w:bottom w:val="single" w:sz="4" w:space="0" w:color="auto"/>
              <w:right w:val="single" w:sz="4" w:space="0" w:color="auto"/>
            </w:tcBorders>
            <w:noWrap/>
            <w:vAlign w:val="center"/>
          </w:tcPr>
          <w:p w14:paraId="49EDF559"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35%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3817F03A" w14:textId="23BFF088"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và phụ huynh sẽ nhận được Thư cảnh báo chuyên cần mức 3</w:t>
            </w:r>
          </w:p>
          <w:p w14:paraId="0967A542"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sẽ được yêu cầu tham gia buổi họp với Hội đồng Hỗ trợ Học tập (ARP)</w:t>
            </w:r>
          </w:p>
          <w:p w14:paraId="683B93B0"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sẽ được đặt trong Thời gian thử thách (AP)</w:t>
            </w:r>
          </w:p>
        </w:tc>
      </w:tr>
      <w:tr w:rsidR="001960F0" w:rsidRPr="004373E8" w14:paraId="2AEE32BE" w14:textId="77777777" w:rsidTr="0045155C">
        <w:trPr>
          <w:trHeight w:val="2209"/>
        </w:trPr>
        <w:tc>
          <w:tcPr>
            <w:tcW w:w="3150" w:type="dxa"/>
            <w:gridSpan w:val="2"/>
            <w:tcBorders>
              <w:top w:val="single" w:sz="4" w:space="0" w:color="auto"/>
              <w:left w:val="single" w:sz="4" w:space="0" w:color="auto"/>
              <w:bottom w:val="single" w:sz="4" w:space="0" w:color="auto"/>
              <w:right w:val="single" w:sz="4" w:space="0" w:color="auto"/>
            </w:tcBorders>
            <w:noWrap/>
            <w:vAlign w:val="center"/>
          </w:tcPr>
          <w:p w14:paraId="38448448" w14:textId="77777777" w:rsidR="001960F0" w:rsidRPr="004373E8" w:rsidRDefault="001960F0" w:rsidP="003E1B62">
            <w:pPr>
              <w:ind w:left="96" w:right="72" w:hanging="96"/>
              <w:rPr>
                <w:rFonts w:ascii="iCiel Avenir LT Std 35 Light" w:hAnsi="iCiel Avenir LT Std 35 Light" w:cs="Arial"/>
                <w:sz w:val="22"/>
                <w:szCs w:val="22"/>
                <w:lang w:val="vi-VN"/>
              </w:rPr>
            </w:pPr>
            <w:r w:rsidRPr="004373E8">
              <w:rPr>
                <w:rFonts w:ascii="iCiel Avenir LT Std 35 Light" w:hAnsi="iCiel Avenir LT Std 35 Light" w:cs="Arial"/>
                <w:b/>
                <w:bCs/>
                <w:i/>
                <w:iCs/>
                <w:sz w:val="22"/>
                <w:szCs w:val="22"/>
                <w:lang w:val="vi-VN"/>
              </w:rPr>
              <w:t>Sinh viên bị cảnh báo chuyên cần mức 3 và không hoàn thành Thời gian thử thách</w:t>
            </w:r>
          </w:p>
        </w:tc>
        <w:tc>
          <w:tcPr>
            <w:tcW w:w="6750" w:type="dxa"/>
            <w:tcBorders>
              <w:top w:val="single" w:sz="4" w:space="0" w:color="auto"/>
              <w:left w:val="single" w:sz="4" w:space="0" w:color="auto"/>
              <w:bottom w:val="single" w:sz="4" w:space="0" w:color="auto"/>
              <w:right w:val="single" w:sz="4" w:space="0" w:color="auto"/>
            </w:tcBorders>
            <w:vAlign w:val="center"/>
          </w:tcPr>
          <w:p w14:paraId="3371AC5D" w14:textId="28EC2755"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sẽ được yêu cầu tham gia buổi họp với Hội đồng Hỗ trợ Học tập (ARP). Hội đồng sẽ xác định kết quả dựa vào những quyền lợi học tập tốt nhất của sinh viên và cân nhắc các tình tiết giảm nhẹ.</w:t>
            </w:r>
          </w:p>
        </w:tc>
      </w:tr>
    </w:tbl>
    <w:p w14:paraId="751481B6" w14:textId="51DFF957" w:rsidR="001960F0" w:rsidRPr="004373E8" w:rsidRDefault="001960F0" w:rsidP="003E1B62">
      <w:pPr>
        <w:ind w:firstLine="0"/>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 Tỷ lệ vắng mặt = Số giờ vắng mặt / Số giờ học yêu cầu của một môn học x 100</w:t>
      </w:r>
    </w:p>
    <w:p w14:paraId="3D3E5D00" w14:textId="61CA6F9C" w:rsidR="00A52E03" w:rsidRPr="00DA7997" w:rsidRDefault="00A52E03" w:rsidP="003E1B62">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 xml:space="preserve">Sinh viên được yêu cầu tham khảo tài liệu </w:t>
      </w:r>
      <w:r w:rsidR="002735C5" w:rsidRPr="004373E8">
        <w:rPr>
          <w:rFonts w:ascii="iCiel Avenir LT Std 35 Light" w:hAnsi="iCiel Avenir LT Std 35 Light" w:cs="Arial"/>
          <w:b/>
          <w:bCs/>
          <w:i/>
          <w:iCs/>
          <w:sz w:val="22"/>
          <w:szCs w:val="22"/>
          <w:lang w:val="vi-VN"/>
        </w:rPr>
        <w:t>Thông tin Chuyên cần</w:t>
      </w:r>
      <w:r w:rsidRPr="004373E8">
        <w:rPr>
          <w:rFonts w:ascii="iCiel Avenir LT Std 35 Light" w:hAnsi="iCiel Avenir LT Std 35 Light" w:cs="Arial"/>
          <w:b/>
          <w:bCs/>
          <w:i/>
          <w:iCs/>
          <w:sz w:val="22"/>
          <w:szCs w:val="22"/>
          <w:lang w:val="vi-VN"/>
        </w:rPr>
        <w:t xml:space="preserve"> </w:t>
      </w:r>
      <w:r w:rsidRPr="004373E8">
        <w:rPr>
          <w:rFonts w:ascii="iCiel Avenir LT Std 35 Light" w:hAnsi="iCiel Avenir LT Std 35 Light" w:cs="Arial"/>
          <w:i/>
          <w:iCs/>
          <w:sz w:val="22"/>
          <w:szCs w:val="22"/>
          <w:lang w:val="vi-VN"/>
        </w:rPr>
        <w:t xml:space="preserve">trên hệ thống học tập Canvas </w:t>
      </w:r>
      <w:r w:rsidR="0079005D" w:rsidRPr="004373E8">
        <w:rPr>
          <w:rFonts w:ascii="iCiel Avenir LT Std 35 Light" w:hAnsi="iCiel Avenir LT Std 35 Light" w:cs="Arial"/>
          <w:i/>
          <w:iCs/>
          <w:sz w:val="22"/>
          <w:szCs w:val="22"/>
          <w:lang w:val="vi-VN"/>
        </w:rPr>
        <w:t>và tuân thủ chặt ch</w:t>
      </w:r>
      <w:r w:rsidR="00BF6702" w:rsidRPr="004373E8">
        <w:rPr>
          <w:rFonts w:ascii="iCiel Avenir LT Std 35 Light" w:hAnsi="iCiel Avenir LT Std 35 Light" w:cs="Arial"/>
          <w:i/>
          <w:iCs/>
          <w:sz w:val="22"/>
          <w:szCs w:val="22"/>
          <w:lang w:val="vi-VN"/>
        </w:rPr>
        <w:t>ẽ</w:t>
      </w:r>
      <w:r w:rsidR="0079005D" w:rsidRPr="004373E8">
        <w:rPr>
          <w:rFonts w:ascii="iCiel Avenir LT Std 35 Light" w:hAnsi="iCiel Avenir LT Std 35 Light" w:cs="Arial"/>
          <w:i/>
          <w:iCs/>
          <w:sz w:val="22"/>
          <w:szCs w:val="22"/>
          <w:lang w:val="vi-VN"/>
        </w:rPr>
        <w:t xml:space="preserve"> quy định này.</w:t>
      </w:r>
      <w:r w:rsidR="00DA7997">
        <w:rPr>
          <w:rFonts w:ascii="iCiel Avenir LT Std 35 Light" w:hAnsi="iCiel Avenir LT Std 35 Light" w:cs="Arial"/>
          <w:i/>
          <w:iCs/>
          <w:sz w:val="22"/>
          <w:szCs w:val="22"/>
        </w:rPr>
        <w:t xml:space="preserve"> </w:t>
      </w:r>
      <w:bookmarkStart w:id="1109" w:name="_Hlk171669988"/>
      <w:r w:rsidR="00DA7997" w:rsidRPr="00DA7997">
        <w:rPr>
          <w:rFonts w:ascii="iCiel Avenir LT Std 35 Light" w:hAnsi="iCiel Avenir LT Std 35 Light" w:cs="Arial"/>
          <w:i/>
          <w:iCs/>
          <w:sz w:val="22"/>
          <w:szCs w:val="22"/>
        </w:rPr>
        <w:t xml:space="preserve">Sinh viên liên hệ đến Phòng Thông tin sinh viên qua hòm thư </w:t>
      </w:r>
      <w:hyperlink r:id="rId11" w:history="1">
        <w:r w:rsidR="00DA7997" w:rsidRPr="00F95E36">
          <w:rPr>
            <w:rStyle w:val="Hyperlink"/>
            <w:rFonts w:ascii="iCiel Avenir LT Std 35 Light" w:hAnsi="iCiel Avenir LT Std 35 Light" w:cs="Arial"/>
            <w:i/>
            <w:iCs/>
            <w:sz w:val="22"/>
            <w:szCs w:val="22"/>
          </w:rPr>
          <w:t>studentservice@buv.edu.vn</w:t>
        </w:r>
      </w:hyperlink>
      <w:r w:rsidR="00DA7997">
        <w:rPr>
          <w:rFonts w:ascii="iCiel Avenir LT Std 35 Light" w:hAnsi="iCiel Avenir LT Std 35 Light" w:cs="Arial"/>
          <w:i/>
          <w:iCs/>
          <w:sz w:val="22"/>
          <w:szCs w:val="22"/>
        </w:rPr>
        <w:t xml:space="preserve"> </w:t>
      </w:r>
      <w:r w:rsidR="00DA7997" w:rsidRPr="00DA7997">
        <w:rPr>
          <w:rFonts w:ascii="iCiel Avenir LT Std 35 Light" w:hAnsi="iCiel Avenir LT Std 35 Light" w:cs="Arial"/>
          <w:i/>
          <w:iCs/>
          <w:sz w:val="22"/>
          <w:szCs w:val="22"/>
        </w:rPr>
        <w:t>để được hướng dẫn thêm thông tin.</w:t>
      </w:r>
      <w:bookmarkEnd w:id="1109"/>
    </w:p>
    <w:p w14:paraId="4A980B2C" w14:textId="06ADB0F0"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110" w:name="_Toc177077224"/>
      <w:r w:rsidRPr="004373E8">
        <w:rPr>
          <w:rFonts w:cs="Arial"/>
          <w:szCs w:val="22"/>
          <w:lang w:val="vi-VN"/>
        </w:rPr>
        <w:t>What should students</w:t>
      </w:r>
      <w:bookmarkStart w:id="1111" w:name="_Toc107324292"/>
      <w:r w:rsidRPr="004373E8">
        <w:rPr>
          <w:rFonts w:cs="Arial"/>
          <w:szCs w:val="22"/>
          <w:lang w:val="vi-VN"/>
        </w:rPr>
        <w:t xml:space="preserve">/parents do if students need to be absent from classes? / </w:t>
      </w:r>
      <w:r w:rsidRPr="004373E8">
        <w:rPr>
          <w:rFonts w:cs="Arial"/>
          <w:i/>
          <w:iCs/>
          <w:szCs w:val="22"/>
          <w:lang w:val="vi-VN"/>
        </w:rPr>
        <w:t xml:space="preserve">Nếu sinh viên cần nghỉ học vì một </w:t>
      </w:r>
      <w:r w:rsidR="000F6B7A" w:rsidRPr="004373E8">
        <w:rPr>
          <w:rFonts w:cs="Arial"/>
          <w:i/>
          <w:iCs/>
          <w:szCs w:val="22"/>
          <w:lang w:val="vi-VN"/>
        </w:rPr>
        <w:t>lý do</w:t>
      </w:r>
      <w:r w:rsidRPr="004373E8">
        <w:rPr>
          <w:rFonts w:cs="Arial"/>
          <w:i/>
          <w:iCs/>
          <w:szCs w:val="22"/>
          <w:lang w:val="vi-VN"/>
        </w:rPr>
        <w:t xml:space="preserve"> nào đó, sinh viên/phụ huynh cần phải làm gì?</w:t>
      </w:r>
      <w:bookmarkEnd w:id="1110"/>
      <w:bookmarkEnd w:id="1111"/>
    </w:p>
    <w:p w14:paraId="45F16B21"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C8CC767" w14:textId="77777777" w:rsidR="003F29A9" w:rsidRPr="000A6EE5" w:rsidRDefault="003F29A9" w:rsidP="00D85019">
      <w:pPr>
        <w:numPr>
          <w:ilvl w:val="0"/>
          <w:numId w:val="26"/>
        </w:numPr>
        <w:spacing w:before="0" w:beforeAutospacing="0" w:after="0" w:afterAutospacing="0"/>
        <w:ind w:left="720" w:right="-249"/>
        <w:jc w:val="left"/>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Students must complete absence application by submitting an </w:t>
      </w:r>
      <w:hyperlink r:id="rId12" w:history="1">
        <w:r w:rsidRPr="000A6EE5">
          <w:rPr>
            <w:rFonts w:ascii="iCiel Avenir LT Std 35 Light" w:hAnsi="iCiel Avenir LT Std 35 Light" w:cs="Arial"/>
            <w:color w:val="0563C1"/>
            <w:sz w:val="22"/>
            <w:szCs w:val="22"/>
            <w:u w:val="single"/>
          </w:rPr>
          <w:t>Absence form</w:t>
        </w:r>
      </w:hyperlink>
      <w:r w:rsidRPr="000A6EE5">
        <w:rPr>
          <w:rFonts w:ascii="iCiel Avenir LT Std 35 Light" w:hAnsi="iCiel Avenir LT Std 35 Light" w:cs="Arial"/>
          <w:sz w:val="22"/>
          <w:szCs w:val="22"/>
        </w:rPr>
        <w:t xml:space="preserve"> with a clear absence reason and appropriate evidence to the Student Information Office on Level 2 or via email at </w:t>
      </w:r>
      <w:hyperlink r:id="rId13" w:history="1">
        <w:r w:rsidRPr="000A6EE5">
          <w:rPr>
            <w:rStyle w:val="Hyperlink"/>
            <w:rFonts w:ascii="iCiel Avenir LT Std 35 Light" w:hAnsi="iCiel Avenir LT Std 35 Light" w:cs="Arial"/>
            <w:sz w:val="22"/>
            <w:szCs w:val="22"/>
          </w:rPr>
          <w:t>studentservice@buv.edu.vn</w:t>
        </w:r>
      </w:hyperlink>
      <w:r w:rsidRPr="000A6EE5">
        <w:rPr>
          <w:rFonts w:ascii="iCiel Avenir LT Std 35 Light" w:hAnsi="iCiel Avenir LT Std 35 Light" w:cs="Arial"/>
          <w:sz w:val="22"/>
          <w:szCs w:val="22"/>
        </w:rPr>
        <w:t>.</w:t>
      </w:r>
    </w:p>
    <w:p w14:paraId="0FCA7E3B" w14:textId="77777777" w:rsidR="003F29A9" w:rsidRDefault="003F29A9" w:rsidP="003F29A9">
      <w:pPr>
        <w:spacing w:before="0" w:beforeAutospacing="0" w:after="24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Sinh viên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 th</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nh thủ tục xin nghỉ học bằng việc nộp lại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w:t>
      </w:r>
      <w:hyperlink r:id="rId14" w:history="1">
        <w:r w:rsidRPr="000A6EE5">
          <w:rPr>
            <w:rFonts w:ascii="iCiel Avenir LT Std 35 Light" w:hAnsi="iCiel Avenir LT Std 35 Light" w:cs="Arial"/>
            <w:i/>
            <w:iCs/>
            <w:color w:val="0563C1"/>
            <w:sz w:val="22"/>
            <w:szCs w:val="22"/>
            <w:u w:val="single"/>
          </w:rPr>
          <w:t>t</w:t>
        </w:r>
        <w:r w:rsidRPr="000A6EE5">
          <w:rPr>
            <w:rFonts w:ascii="iCiel Avenir LT Std 35 Light" w:hAnsi="iCiel Avenir LT Std 35 Light" w:cs="Calibri"/>
            <w:i/>
            <w:iCs/>
            <w:color w:val="0563C1"/>
            <w:sz w:val="22"/>
            <w:szCs w:val="22"/>
            <w:u w:val="single"/>
          </w:rPr>
          <w:t>ả</w:t>
        </w:r>
        <w:r w:rsidRPr="000A6EE5">
          <w:rPr>
            <w:rFonts w:ascii="iCiel Avenir LT Std 35 Light" w:hAnsi="iCiel Avenir LT Std 35 Light" w:cs="Arial"/>
            <w:i/>
            <w:iCs/>
            <w:color w:val="0563C1"/>
            <w:sz w:val="22"/>
            <w:szCs w:val="22"/>
            <w:u w:val="single"/>
          </w:rPr>
          <w:t>i m</w:t>
        </w:r>
        <w:r w:rsidRPr="000A6EE5">
          <w:rPr>
            <w:rFonts w:ascii="iCiel Avenir LT Std 35 Light" w:hAnsi="iCiel Avenir LT Std 35 Light" w:cs="Calibri"/>
            <w:i/>
            <w:iCs/>
            <w:color w:val="0563C1"/>
            <w:sz w:val="22"/>
            <w:szCs w:val="22"/>
            <w:u w:val="single"/>
          </w:rPr>
          <w:t>ẫ</w:t>
        </w:r>
        <w:r w:rsidRPr="000A6EE5">
          <w:rPr>
            <w:rFonts w:ascii="iCiel Avenir LT Std 35 Light" w:hAnsi="iCiel Avenir LT Std 35 Light" w:cs="Arial"/>
            <w:i/>
            <w:iCs/>
            <w:color w:val="0563C1"/>
            <w:sz w:val="22"/>
            <w:szCs w:val="22"/>
            <w:u w:val="single"/>
          </w:rPr>
          <w:t xml:space="preserve">u </w:t>
        </w:r>
        <w:r w:rsidRPr="000A6EE5">
          <w:rPr>
            <w:rFonts w:ascii="iCiel Avenir LT Std 35 Light" w:hAnsi="iCiel Avenir LT Std 35 Light" w:cs="Avenir Next LT Pro"/>
            <w:i/>
            <w:iCs/>
            <w:color w:val="0563C1"/>
            <w:sz w:val="22"/>
            <w:szCs w:val="22"/>
            <w:u w:val="single"/>
          </w:rPr>
          <w:t>đ</w:t>
        </w:r>
        <w:r w:rsidRPr="000A6EE5">
          <w:rPr>
            <w:rFonts w:ascii="iCiel Avenir LT Std 35 Light" w:hAnsi="iCiel Avenir LT Std 35 Light" w:cs="Calibri"/>
            <w:i/>
            <w:iCs/>
            <w:color w:val="0563C1"/>
            <w:sz w:val="22"/>
            <w:szCs w:val="22"/>
            <w:u w:val="single"/>
          </w:rPr>
          <w:t>ơ</w:t>
        </w:r>
        <w:r w:rsidRPr="000A6EE5">
          <w:rPr>
            <w:rFonts w:ascii="iCiel Avenir LT Std 35 Light" w:hAnsi="iCiel Avenir LT Std 35 Light" w:cs="Arial"/>
            <w:i/>
            <w:iCs/>
            <w:color w:val="0563C1"/>
            <w:sz w:val="22"/>
            <w:szCs w:val="22"/>
            <w:u w:val="single"/>
          </w:rPr>
          <w:t>n t</w:t>
        </w:r>
        <w:r w:rsidRPr="000A6EE5">
          <w:rPr>
            <w:rFonts w:ascii="iCiel Avenir LT Std 35 Light" w:hAnsi="iCiel Avenir LT Std 35 Light" w:cs="Calibri"/>
            <w:i/>
            <w:iCs/>
            <w:color w:val="0563C1"/>
            <w:sz w:val="22"/>
            <w:szCs w:val="22"/>
            <w:u w:val="single"/>
          </w:rPr>
          <w:t>ạ</w:t>
        </w:r>
        <w:r w:rsidRPr="000A6EE5">
          <w:rPr>
            <w:rFonts w:ascii="iCiel Avenir LT Std 35 Light" w:hAnsi="iCiel Avenir LT Std 35 Light" w:cs="Arial"/>
            <w:i/>
            <w:iCs/>
            <w:color w:val="0563C1"/>
            <w:sz w:val="22"/>
            <w:szCs w:val="22"/>
            <w:u w:val="single"/>
          </w:rPr>
          <w:t xml:space="preserve">i </w:t>
        </w:r>
        <w:r w:rsidRPr="000A6EE5">
          <w:rPr>
            <w:rFonts w:ascii="iCiel Avenir LT Std 35 Light" w:hAnsi="iCiel Avenir LT Std 35 Light" w:cs="Avenir Next LT Pro"/>
            <w:i/>
            <w:iCs/>
            <w:color w:val="0563C1"/>
            <w:sz w:val="22"/>
            <w:szCs w:val="22"/>
            <w:u w:val="single"/>
          </w:rPr>
          <w:t>đâ</w:t>
        </w:r>
        <w:r w:rsidRPr="000A6EE5">
          <w:rPr>
            <w:rFonts w:ascii="iCiel Avenir LT Std 35 Light" w:hAnsi="iCiel Avenir LT Std 35 Light" w:cs="Arial"/>
            <w:i/>
            <w:iCs/>
            <w:color w:val="0563C1"/>
            <w:sz w:val="22"/>
            <w:szCs w:val="22"/>
            <w:u w:val="single"/>
          </w:rPr>
          <w:t>y</w:t>
        </w:r>
      </w:hyperlink>
      <w:r w:rsidRPr="000A6EE5">
        <w:rPr>
          <w:rFonts w:ascii="iCiel Avenir LT Std 35 Light" w:hAnsi="iCiel Avenir LT Std 35 Light" w:cs="Arial"/>
          <w:i/>
          <w:iCs/>
          <w:sz w:val="22"/>
          <w:szCs w:val="22"/>
        </w:rPr>
        <w:t>) trong đó nêu rõ lý do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theo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p tại Phòng Thông tin Sinh viên ở Tầng 2 hoặc qua địa chỉ email </w:t>
      </w:r>
      <w:hyperlink r:id="rId15" w:history="1">
        <w:r w:rsidRPr="000A6EE5">
          <w:rPr>
            <w:rStyle w:val="Hyperlink"/>
            <w:rFonts w:ascii="iCiel Avenir LT Std 35 Light" w:hAnsi="iCiel Avenir LT Std 35 Light" w:cs="Arial"/>
            <w:i/>
            <w:iCs/>
            <w:sz w:val="22"/>
            <w:szCs w:val="22"/>
          </w:rPr>
          <w:t>studentservice@buv.edu.vn</w:t>
        </w:r>
      </w:hyperlink>
      <w:r w:rsidRPr="000A6EE5">
        <w:rPr>
          <w:rFonts w:ascii="iCiel Avenir LT Std 35 Light" w:hAnsi="iCiel Avenir LT Std 35 Light" w:cs="Arial"/>
          <w:i/>
          <w:iCs/>
          <w:sz w:val="22"/>
          <w:szCs w:val="22"/>
        </w:rPr>
        <w:t>.</w:t>
      </w:r>
    </w:p>
    <w:p w14:paraId="66595FAB" w14:textId="77777777" w:rsidR="003F29A9" w:rsidRPr="000A6EE5" w:rsidRDefault="003F29A9" w:rsidP="00D85019">
      <w:pPr>
        <w:numPr>
          <w:ilvl w:val="0"/>
          <w:numId w:val="26"/>
        </w:numPr>
        <w:spacing w:before="0" w:beforeAutospacing="0" w:after="0" w:afterAutospacing="0"/>
        <w:ind w:left="720" w:right="-249"/>
        <w:jc w:val="left"/>
        <w:rPr>
          <w:rFonts w:ascii="iCiel Avenir LT Std 35 Light" w:hAnsi="iCiel Avenir LT Std 35 Light" w:cs="Arial"/>
          <w:b/>
          <w:bCs/>
          <w:sz w:val="22"/>
          <w:szCs w:val="22"/>
        </w:rPr>
      </w:pPr>
      <w:bookmarkStart w:id="1112" w:name="_Hlk170458149"/>
      <w:r w:rsidRPr="000A6EE5">
        <w:rPr>
          <w:rFonts w:ascii="iCiel Avenir LT Std 35 Light" w:hAnsi="iCiel Avenir LT Std 35 Light" w:cs="Arial"/>
          <w:sz w:val="22"/>
          <w:szCs w:val="22"/>
        </w:rPr>
        <w:t xml:space="preserve">The absence leave request is </w:t>
      </w:r>
      <w:r w:rsidRPr="000A6EE5">
        <w:rPr>
          <w:rFonts w:ascii="iCiel Avenir LT Std 35 Light" w:hAnsi="iCiel Avenir LT Std 35 Light" w:cs="Arial"/>
          <w:b/>
          <w:bCs/>
          <w:sz w:val="22"/>
          <w:szCs w:val="22"/>
        </w:rPr>
        <w:t>separated and shall not</w:t>
      </w:r>
      <w:r w:rsidRPr="000A6EE5">
        <w:rPr>
          <w:rFonts w:ascii="iCiel Avenir LT Std 35 Light" w:hAnsi="iCiel Avenir LT Std 35 Light" w:cs="Arial"/>
          <w:sz w:val="22"/>
          <w:szCs w:val="22"/>
        </w:rPr>
        <w:t xml:space="preserve"> be considered as “Exceptional Circumstances” for any assessments.</w:t>
      </w:r>
      <w:r w:rsidRPr="000A6EE5">
        <w:rPr>
          <w:rFonts w:ascii="iCiel Avenir LT Std 35 Light" w:hAnsi="iCiel Avenir LT Std 35 Light" w:cs="Arial"/>
          <w:b/>
          <w:bCs/>
          <w:sz w:val="22"/>
          <w:szCs w:val="22"/>
        </w:rPr>
        <w:t xml:space="preserve"> </w:t>
      </w:r>
      <w:bookmarkEnd w:id="1112"/>
      <w:r w:rsidRPr="000A6EE5">
        <w:rPr>
          <w:rFonts w:ascii="iCiel Avenir LT Std 35 Light" w:hAnsi="iCiel Avenir LT Std 35 Light" w:cs="Arial"/>
          <w:sz w:val="22"/>
          <w:szCs w:val="22"/>
        </w:rPr>
        <w:t xml:space="preserve">In case students cannot attend examinations or submit assignments and want to apply for Exceptional Circumstances (EC), they must follow the EC procedure, which requires filling in the EC form and providing evidence. Please contact Exams Office at </w:t>
      </w:r>
      <w:hyperlink r:id="rId16" w:history="1">
        <w:r w:rsidRPr="000A6EE5">
          <w:rPr>
            <w:rStyle w:val="Hyperlink"/>
            <w:rFonts w:ascii="iCiel Avenir LT Std 35 Light" w:hAnsi="iCiel Avenir LT Std 35 Light" w:cs="Arial"/>
            <w:sz w:val="22"/>
            <w:szCs w:val="22"/>
          </w:rPr>
          <w:t>examoffice@buv.edu.vn</w:t>
        </w:r>
      </w:hyperlink>
      <w:r w:rsidRPr="000A6EE5">
        <w:rPr>
          <w:rFonts w:ascii="iCiel Avenir LT Std 35 Light" w:hAnsi="iCiel Avenir LT Std 35 Light" w:cs="Arial"/>
          <w:sz w:val="22"/>
          <w:szCs w:val="22"/>
        </w:rPr>
        <w:t xml:space="preserve"> for further instructions.</w:t>
      </w:r>
    </w:p>
    <w:p w14:paraId="0DB812D8"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bookmarkStart w:id="1113" w:name="_Hlk170458178"/>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 xml:space="preserve">c </w:t>
      </w:r>
      <w:r w:rsidRPr="000A6EE5">
        <w:rPr>
          <w:rFonts w:ascii="iCiel Avenir LT Std 35 Light" w:hAnsi="iCiel Avenir LT Std 35 Light" w:cs="Arial"/>
          <w:b/>
          <w:bCs/>
          <w:i/>
          <w:iCs/>
          <w:sz w:val="22"/>
          <w:szCs w:val="22"/>
        </w:rPr>
        <w:t>không có giá tr</w:t>
      </w:r>
      <w:r w:rsidRPr="000A6EE5">
        <w:rPr>
          <w:rFonts w:ascii="iCiel Avenir LT Std 35 Light" w:hAnsi="iCiel Avenir LT Std 35 Light" w:cs="Calibri"/>
          <w:b/>
          <w:bCs/>
          <w:i/>
          <w:iCs/>
          <w:sz w:val="22"/>
          <w:szCs w:val="22"/>
        </w:rPr>
        <w:t>ị</w:t>
      </w:r>
      <w:r w:rsidRPr="000A6EE5">
        <w:rPr>
          <w:rFonts w:ascii="iCiel Avenir LT Std 35 Light" w:hAnsi="iCiel Avenir LT Std 35 Light" w:cs="Arial"/>
          <w:b/>
          <w:bCs/>
          <w:i/>
          <w:iCs/>
          <w:sz w:val="22"/>
          <w:szCs w:val="22"/>
        </w:rPr>
        <w:t xml:space="preserve"> thay th</w:t>
      </w:r>
      <w:r w:rsidRPr="000A6EE5">
        <w:rPr>
          <w:rFonts w:ascii="iCiel Avenir LT Std 35 Light" w:hAnsi="iCiel Avenir LT Std 35 Light" w:cs="Calibri"/>
          <w:b/>
          <w:bCs/>
          <w:i/>
          <w:iCs/>
          <w:sz w:val="22"/>
          <w:szCs w:val="22"/>
        </w:rPr>
        <w:t>ế</w:t>
      </w:r>
      <w:r w:rsidRPr="000A6EE5">
        <w:rPr>
          <w:rFonts w:ascii="iCiel Avenir LT Std 35 Light" w:hAnsi="iCiel Avenir LT Std 35 Light" w:cs="Arial"/>
          <w:i/>
          <w:iCs/>
          <w:sz w:val="22"/>
          <w:szCs w:val="22"/>
        </w:rPr>
        <w:t xml:space="preserve">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khi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liên quan đ</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tham gia vào các kì thi và kì đánh giá.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mong mu</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n </w:t>
      </w:r>
      <w:r w:rsidRPr="000A6EE5">
        <w:rPr>
          <w:rFonts w:ascii="iCiel Avenir LT Std 35 Light" w:hAnsi="iCiel Avenir LT Std 35 Light" w:cs="Avenir Next LT Pro"/>
          <w:i/>
          <w:iCs/>
          <w:sz w:val="22"/>
          <w:szCs w:val="22"/>
        </w:rPr>
        <w:t>đă</w:t>
      </w:r>
      <w:r w:rsidRPr="000A6EE5">
        <w:rPr>
          <w:rFonts w:ascii="iCiel Avenir LT Std 35 Light" w:hAnsi="iCiel Avenir LT Std 35 Light" w:cs="Arial"/>
          <w:i/>
          <w:iCs/>
          <w:sz w:val="22"/>
          <w:szCs w:val="22"/>
        </w:rPr>
        <w:t>ng k</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(EC) do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tham gia thi, ki</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m tra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b</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đú</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tu</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th</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quy tr</w:t>
      </w:r>
      <w:r w:rsidRPr="000A6EE5">
        <w:rPr>
          <w:rFonts w:ascii="iCiel Avenir LT Std 35 Light" w:hAnsi="iCiel Avenir LT Std 35 Light" w:cs="Avenir Next LT Pro"/>
          <w:i/>
          <w:iCs/>
          <w:sz w:val="22"/>
          <w:szCs w:val="22"/>
        </w:rPr>
        <w:t>ì</w:t>
      </w:r>
      <w:r w:rsidRPr="000A6EE5">
        <w:rPr>
          <w:rFonts w:ascii="iCiel Avenir LT Std 35 Light" w:hAnsi="iCiel Avenir LT Std 35 Light" w:cs="Arial"/>
          <w:i/>
          <w:iCs/>
          <w:sz w:val="22"/>
          <w:szCs w:val="22"/>
        </w:rPr>
        <w:t>nh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(EC) áp d</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ng riêng cho các kì thi và kì đánh giá. Quy trình này 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m</w:t>
      </w:r>
      <w:r w:rsidRPr="000A6EE5">
        <w:rPr>
          <w:rFonts w:ascii="iCiel Avenir LT Std 35 Light" w:hAnsi="iCiel Avenir LT Std 35 Light" w:cs="Calibri"/>
          <w:i/>
          <w:iCs/>
          <w:sz w:val="22"/>
          <w:szCs w:val="22"/>
        </w:rPr>
        <w:t>ẫ</w:t>
      </w:r>
      <w:r w:rsidRPr="000A6EE5">
        <w:rPr>
          <w:rFonts w:ascii="iCiel Avenir LT Std 35 Light" w:hAnsi="iCiel Avenir LT Std 35 Light" w:cs="Arial"/>
          <w:i/>
          <w:iCs/>
          <w:sz w:val="22"/>
          <w:szCs w:val="22"/>
        </w:rPr>
        <w:t xml:space="preserve">u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kh</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theo y</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w:t>
      </w:r>
      <w:r w:rsidRPr="000A6EE5">
        <w:rPr>
          <w:rFonts w:ascii="iCiel Avenir LT Std 35 Light" w:hAnsi="iCiel Avenir LT Std 35 Light"/>
          <w:i/>
          <w:iCs/>
          <w:color w:val="000000"/>
          <w:sz w:val="22"/>
          <w:szCs w:val="22"/>
        </w:rPr>
        <w:t xml:space="preserve"> Sinh viên cần liên hệ đến Phòng Khảo Thí qua hòm thư </w:t>
      </w:r>
      <w:hyperlink r:id="rId17" w:history="1">
        <w:r w:rsidRPr="000A6EE5">
          <w:rPr>
            <w:rStyle w:val="Hyperlink"/>
            <w:rFonts w:ascii="iCiel Avenir LT Std 35 Light" w:hAnsi="iCiel Avenir LT Std 35 Light"/>
            <w:i/>
            <w:iCs/>
            <w:sz w:val="22"/>
            <w:szCs w:val="22"/>
          </w:rPr>
          <w:t>examoffice@buv.edu.vn</w:t>
        </w:r>
      </w:hyperlink>
      <w:r>
        <w:rPr>
          <w:rFonts w:ascii="iCiel Avenir LT Std 35 Light" w:hAnsi="iCiel Avenir LT Std 35 Light"/>
          <w:i/>
          <w:iCs/>
          <w:color w:val="000000"/>
          <w:sz w:val="22"/>
          <w:szCs w:val="22"/>
        </w:rPr>
        <w:t xml:space="preserve"> </w:t>
      </w:r>
      <w:r w:rsidRPr="000A6EE5">
        <w:rPr>
          <w:rFonts w:ascii="iCiel Avenir LT Std 35 Light" w:hAnsi="iCiel Avenir LT Std 35 Light"/>
          <w:i/>
          <w:iCs/>
          <w:color w:val="000000"/>
          <w:sz w:val="22"/>
          <w:szCs w:val="22"/>
        </w:rPr>
        <w:t>để được hướng dẫn hoàn tất thủ tục liên quan.</w:t>
      </w:r>
    </w:p>
    <w:bookmarkEnd w:id="1113"/>
    <w:p w14:paraId="69B79546" w14:textId="77777777" w:rsidR="003F29A9" w:rsidRPr="000A6EE5"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b/>
          <w:bCs/>
          <w:sz w:val="22"/>
          <w:szCs w:val="22"/>
        </w:rPr>
      </w:pPr>
      <w:r w:rsidRPr="000A6EE5">
        <w:rPr>
          <w:rFonts w:ascii="iCiel Avenir LT Std 35 Light" w:hAnsi="iCiel Avenir LT Std 35 Light" w:cs="Arial"/>
          <w:b/>
          <w:bCs/>
          <w:sz w:val="22"/>
          <w:szCs w:val="22"/>
        </w:rPr>
        <w:t>Deadlines/</w:t>
      </w:r>
      <w:r w:rsidRPr="000A6EE5">
        <w:rPr>
          <w:rFonts w:ascii="iCiel Avenir LT Std 35 Light" w:hAnsi="iCiel Avenir LT Std 35 Light" w:cs="Arial"/>
          <w:b/>
          <w:bCs/>
          <w:i/>
          <w:iCs/>
          <w:sz w:val="22"/>
          <w:szCs w:val="22"/>
        </w:rPr>
        <w:t>Th</w:t>
      </w:r>
      <w:r w:rsidRPr="000A6EE5">
        <w:rPr>
          <w:rFonts w:ascii="iCiel Avenir LT Std 35 Light" w:hAnsi="iCiel Avenir LT Std 35 Light" w:cs="Calibri"/>
          <w:b/>
          <w:bCs/>
          <w:i/>
          <w:iCs/>
          <w:sz w:val="22"/>
          <w:szCs w:val="22"/>
        </w:rPr>
        <w:t>ờ</w:t>
      </w:r>
      <w:r w:rsidRPr="000A6EE5">
        <w:rPr>
          <w:rFonts w:ascii="iCiel Avenir LT Std 35 Light" w:hAnsi="iCiel Avenir LT Std 35 Light" w:cs="Arial"/>
          <w:b/>
          <w:bCs/>
          <w:i/>
          <w:iCs/>
          <w:sz w:val="22"/>
          <w:szCs w:val="22"/>
        </w:rPr>
        <w:t>i h</w:t>
      </w:r>
      <w:r w:rsidRPr="000A6EE5">
        <w:rPr>
          <w:rFonts w:ascii="iCiel Avenir LT Std 35 Light" w:hAnsi="iCiel Avenir LT Std 35 Light" w:cs="Calibri"/>
          <w:b/>
          <w:bCs/>
          <w:i/>
          <w:iCs/>
          <w:sz w:val="22"/>
          <w:szCs w:val="22"/>
        </w:rPr>
        <w:t>ạ</w:t>
      </w:r>
      <w:r w:rsidRPr="000A6EE5">
        <w:rPr>
          <w:rFonts w:ascii="iCiel Avenir LT Std 35 Light" w:hAnsi="iCiel Avenir LT Std 35 Light" w:cs="Arial"/>
          <w:b/>
          <w:bCs/>
          <w:i/>
          <w:iCs/>
          <w:sz w:val="22"/>
          <w:szCs w:val="22"/>
        </w:rPr>
        <w:t>n n</w:t>
      </w:r>
      <w:r w:rsidRPr="000A6EE5">
        <w:rPr>
          <w:rFonts w:ascii="iCiel Avenir LT Std 35 Light" w:hAnsi="iCiel Avenir LT Std 35 Light" w:cs="Calibri"/>
          <w:b/>
          <w:bCs/>
          <w:i/>
          <w:iCs/>
          <w:sz w:val="22"/>
          <w:szCs w:val="22"/>
        </w:rPr>
        <w:t>ộ</w:t>
      </w:r>
      <w:r w:rsidRPr="000A6EE5">
        <w:rPr>
          <w:rFonts w:ascii="iCiel Avenir LT Std 35 Light" w:hAnsi="iCiel Avenir LT Std 35 Light" w:cs="Arial"/>
          <w:b/>
          <w:bCs/>
          <w:i/>
          <w:iCs/>
          <w:sz w:val="22"/>
          <w:szCs w:val="22"/>
        </w:rPr>
        <w:t>p:</w:t>
      </w:r>
    </w:p>
    <w:p w14:paraId="42E69019"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plannable leaves, students should complete the absence application with the form and evidence submitted at least </w:t>
      </w:r>
      <w:r w:rsidRPr="000A6EE5">
        <w:rPr>
          <w:rFonts w:ascii="iCiel Avenir LT Std 35 Light" w:hAnsi="iCiel Avenir LT Std 35 Light" w:cs="Arial"/>
          <w:b/>
          <w:bCs/>
          <w:sz w:val="22"/>
          <w:szCs w:val="22"/>
        </w:rPr>
        <w:t>one day</w:t>
      </w:r>
      <w:r w:rsidRPr="000A6EE5">
        <w:rPr>
          <w:rFonts w:ascii="iCiel Avenir LT Std 35 Light" w:hAnsi="iCiel Avenir LT Std 35 Light" w:cs="Arial"/>
          <w:sz w:val="22"/>
          <w:szCs w:val="22"/>
        </w:rPr>
        <w:t xml:space="preserve"> in advance of the absence date (for example: driving license test or family events...).</w:t>
      </w:r>
    </w:p>
    <w:p w14:paraId="2232D79D"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c</w:t>
      </w:r>
      <w:r w:rsidRPr="000A6EE5">
        <w:rPr>
          <w:rFonts w:ascii="iCiel Avenir LT Std 35 Light" w:hAnsi="iCiel Avenir LT Std 35 Light" w:cs="Avenir Next LT Pro"/>
          <w:i/>
          <w:iCs/>
          <w:sz w:val="22"/>
          <w:szCs w:val="22"/>
        </w:rPr>
        <w:t>ó</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thi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i xe, s</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n gia </w:t>
      </w:r>
      <w:r w:rsidRPr="000A6EE5">
        <w:rPr>
          <w:rFonts w:ascii="iCiel Avenir LT Std 35 Light" w:hAnsi="iCiel Avenir LT Std 35 Light" w:cs="Avenir Next LT Pro"/>
          <w:i/>
          <w:iCs/>
          <w:sz w:val="22"/>
          <w:szCs w:val="22"/>
        </w:rPr>
        <w:t>đì</w:t>
      </w:r>
      <w:r w:rsidRPr="000A6EE5">
        <w:rPr>
          <w:rFonts w:ascii="iCiel Avenir LT Std 35 Light" w:hAnsi="iCiel Avenir LT Std 35 Light" w:cs="Arial"/>
          <w:i/>
          <w:iCs/>
          <w:sz w:val="22"/>
          <w:szCs w:val="22"/>
        </w:rPr>
        <w:t>nh</w:t>
      </w:r>
      <w:r w:rsidRPr="000A6EE5">
        <w:rPr>
          <w:rFonts w:ascii="iCiel Avenir LT Std 35 Light" w:hAnsi="iCiel Avenir LT Std 35 Light" w:cs="Avenir Next LT Pro"/>
          <w:i/>
          <w:iCs/>
          <w:sz w:val="22"/>
          <w:szCs w:val="22"/>
        </w:rPr>
        <w:t>…</w:t>
      </w:r>
      <w:r w:rsidRPr="000A6EE5">
        <w:rPr>
          <w:rFonts w:ascii="iCiel Avenir LT Std 35 Light" w:hAnsi="iCiel Avenir LT Std 35 Light" w:cs="Arial"/>
          <w:i/>
          <w:iCs/>
          <w:sz w:val="22"/>
          <w:szCs w:val="22"/>
        </w:rPr>
        <w:t>),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cần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ít nhất </w:t>
      </w:r>
      <w:r w:rsidRPr="000A6EE5">
        <w:rPr>
          <w:rFonts w:ascii="iCiel Avenir LT Std 35 Light" w:hAnsi="iCiel Avenir LT Std 35 Light" w:cs="Arial"/>
          <w:b/>
          <w:bCs/>
          <w:i/>
          <w:iCs/>
          <w:sz w:val="22"/>
          <w:szCs w:val="22"/>
        </w:rPr>
        <w:t>01 ng</w:t>
      </w:r>
      <w:r w:rsidRPr="000A6EE5">
        <w:rPr>
          <w:rFonts w:ascii="iCiel Avenir LT Std 35 Light" w:hAnsi="iCiel Avenir LT Std 35 Light" w:cs="Avenir Next LT Pro"/>
          <w:b/>
          <w:bCs/>
          <w:i/>
          <w:iCs/>
          <w:sz w:val="22"/>
          <w:szCs w:val="22"/>
        </w:rPr>
        <w:t>à</w:t>
      </w:r>
      <w:r w:rsidRPr="000A6EE5">
        <w:rPr>
          <w:rFonts w:ascii="iCiel Avenir LT Std 35 Light" w:hAnsi="iCiel Avenir LT Std 35 Light" w:cs="Arial"/>
          <w:b/>
          <w:bCs/>
          <w:i/>
          <w:iCs/>
          <w:sz w:val="22"/>
          <w:szCs w:val="22"/>
        </w:rPr>
        <w:t>y</w:t>
      </w:r>
      <w:r w:rsidRPr="000A6EE5">
        <w:rPr>
          <w:rFonts w:ascii="iCiel Avenir LT Std 35 Light" w:hAnsi="iCiel Avenir LT Std 35 Light" w:cs="Arial"/>
          <w:i/>
          <w:iCs/>
          <w:sz w:val="22"/>
          <w:szCs w:val="22"/>
        </w:rPr>
        <w:t xml:space="preserve"> trước ngày nghỉ phép. </w:t>
      </w:r>
    </w:p>
    <w:p w14:paraId="13867549" w14:textId="77777777" w:rsidR="003F29A9" w:rsidRPr="000A6EE5" w:rsidRDefault="003F29A9" w:rsidP="003F29A9">
      <w:pPr>
        <w:spacing w:before="24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unforeseen matters, students should complete the absence application with the form and evidence submitted </w:t>
      </w:r>
      <w:r w:rsidRPr="000A6EE5">
        <w:rPr>
          <w:rFonts w:ascii="iCiel Avenir LT Std 35 Light" w:hAnsi="iCiel Avenir LT Std 35 Light" w:cs="Arial"/>
          <w:b/>
          <w:bCs/>
          <w:sz w:val="22"/>
          <w:szCs w:val="22"/>
        </w:rPr>
        <w:t>within three days</w:t>
      </w:r>
      <w:r w:rsidRPr="000A6EE5">
        <w:rPr>
          <w:rFonts w:ascii="iCiel Avenir LT Std 35 Light" w:hAnsi="iCiel Avenir LT Std 35 Light" w:cs="Arial"/>
          <w:sz w:val="22"/>
          <w:szCs w:val="22"/>
        </w:rPr>
        <w:t xml:space="preserve"> upon the student’s return to the University (for example: illness or accident).</w:t>
      </w:r>
    </w:p>
    <w:p w14:paraId="284E1D6E"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Arial"/>
          <w:i/>
          <w:iCs/>
          <w:sz w:val="22"/>
          <w:szCs w:val="22"/>
        </w:rPr>
        <w:t>au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tai n</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rial"/>
          <w:b/>
          <w:bCs/>
          <w:i/>
          <w:iCs/>
          <w:sz w:val="22"/>
          <w:szCs w:val="22"/>
        </w:rPr>
        <w:t>trong v</w:t>
      </w:r>
      <w:r w:rsidRPr="000A6EE5">
        <w:rPr>
          <w:rFonts w:ascii="iCiel Avenir LT Std 35 Light" w:hAnsi="iCiel Avenir LT Std 35 Light" w:cs="Avenir Next LT Pro"/>
          <w:b/>
          <w:bCs/>
          <w:i/>
          <w:iCs/>
          <w:sz w:val="22"/>
          <w:szCs w:val="22"/>
        </w:rPr>
        <w:t>ò</w:t>
      </w:r>
      <w:r w:rsidRPr="000A6EE5">
        <w:rPr>
          <w:rFonts w:ascii="iCiel Avenir LT Std 35 Light" w:hAnsi="iCiel Avenir LT Std 35 Light" w:cs="Arial"/>
          <w:b/>
          <w:bCs/>
          <w:i/>
          <w:iCs/>
          <w:sz w:val="22"/>
          <w:szCs w:val="22"/>
        </w:rPr>
        <w:t>ng 03 ngày</w:t>
      </w:r>
      <w:r w:rsidRPr="000A6EE5">
        <w:rPr>
          <w:rFonts w:ascii="iCiel Avenir LT Std 35 Light" w:hAnsi="iCiel Avenir LT Std 35 Light" w:cs="Arial"/>
          <w:i/>
          <w:iCs/>
          <w:sz w:val="22"/>
          <w:szCs w:val="22"/>
        </w:rPr>
        <w:t xml:space="preserve"> k</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w:t>
      </w:r>
      <w:r w:rsidRPr="000A6EE5">
        <w:rPr>
          <w:rFonts w:ascii="iCiel Avenir LT Std 35 Light" w:hAnsi="iCiel Avenir LT Std 35 Light" w:cs="Calibri"/>
          <w:i/>
          <w:iCs/>
          <w:sz w:val="22"/>
          <w:szCs w:val="22"/>
        </w:rPr>
        <w:t>ừ</w:t>
      </w:r>
      <w:r w:rsidRPr="000A6EE5">
        <w:rPr>
          <w:rFonts w:ascii="iCiel Avenir LT Std 35 Light" w:hAnsi="iCiel Avenir LT Std 35 Light" w:cs="Arial"/>
          <w:i/>
          <w:iCs/>
          <w:sz w:val="22"/>
          <w:szCs w:val="22"/>
        </w:rPr>
        <w:t xml:space="preserve"> ng</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y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ở</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w:t>
      </w:r>
    </w:p>
    <w:p w14:paraId="57CBC95F" w14:textId="77777777" w:rsidR="003F29A9" w:rsidRPr="000A6EE5"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i/>
          <w:iCs/>
          <w:sz w:val="22"/>
          <w:szCs w:val="22"/>
        </w:rPr>
      </w:pPr>
      <w:r w:rsidRPr="000A6EE5">
        <w:rPr>
          <w:rFonts w:ascii="iCiel Avenir LT Std 35 Light" w:hAnsi="iCiel Avenir LT Std 35 Light" w:cs="Arial"/>
          <w:sz w:val="22"/>
          <w:szCs w:val="22"/>
        </w:rPr>
        <w:t xml:space="preserve">The absence application is </w:t>
      </w:r>
      <w:r w:rsidRPr="000A6EE5">
        <w:rPr>
          <w:rFonts w:ascii="iCiel Avenir LT Std 35 Light" w:hAnsi="iCiel Avenir LT Std 35 Light" w:cs="Arial"/>
          <w:b/>
          <w:bCs/>
          <w:sz w:val="22"/>
          <w:szCs w:val="22"/>
        </w:rPr>
        <w:t>only</w:t>
      </w:r>
      <w:r w:rsidRPr="000A6EE5">
        <w:rPr>
          <w:rFonts w:ascii="iCiel Avenir LT Std 35 Light" w:hAnsi="iCiel Avenir LT Std 35 Light" w:cs="Arial"/>
          <w:sz w:val="22"/>
          <w:szCs w:val="22"/>
        </w:rPr>
        <w:t xml:space="preserve"> processed when the absence form and evidence are submitted to the Student Information Office on Level 2 or via email at </w:t>
      </w:r>
      <w:r w:rsidRPr="000A6EE5">
        <w:rPr>
          <w:rFonts w:ascii="iCiel Avenir LT Std 35 Light" w:hAnsi="iCiel Avenir LT Std 35 Light" w:cs="Arial"/>
          <w:sz w:val="22"/>
          <w:szCs w:val="22"/>
          <w:u w:val="single"/>
        </w:rPr>
        <w:t>studentservice@buv.edu.vn</w:t>
      </w:r>
      <w:r w:rsidRPr="000A6EE5">
        <w:rPr>
          <w:rFonts w:ascii="iCiel Avenir LT Std 35 Light" w:hAnsi="iCiel Avenir LT Std 35 Light" w:cs="Arial"/>
          <w:sz w:val="22"/>
          <w:szCs w:val="22"/>
        </w:rPr>
        <w:t>.</w:t>
      </w:r>
    </w:p>
    <w:p w14:paraId="3FF91522"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ph</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 xml:space="preserve">p sẽ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t </w:t>
      </w:r>
      <w:r w:rsidRPr="000A6EE5">
        <w:rPr>
          <w:rFonts w:ascii="iCiel Avenir LT Std 35 Light" w:hAnsi="iCiel Avenir LT Std 35 Light" w:cs="Arial"/>
          <w:b/>
          <w:bCs/>
          <w:i/>
          <w:iCs/>
          <w:sz w:val="22"/>
          <w:szCs w:val="22"/>
        </w:rPr>
        <w:t>khi và chỉ khi</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đ</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 xml:space="preserve">y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tin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ng 2 khu v</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ă</w:t>
      </w:r>
      <w:r w:rsidRPr="000A6EE5">
        <w:rPr>
          <w:rFonts w:ascii="iCiel Avenir LT Std 35 Light" w:hAnsi="iCiel Avenir LT Std 35 Light" w:cs="Arial"/>
          <w:i/>
          <w:iCs/>
          <w:sz w:val="22"/>
          <w:szCs w:val="22"/>
        </w:rPr>
        <w:t>n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g</w:t>
      </w:r>
      <w:r w:rsidRPr="000A6EE5">
        <w:rPr>
          <w:rFonts w:ascii="iCiel Avenir LT Std 35 Light" w:hAnsi="iCiel Avenir LT Std 35 Light" w:cs="Calibri"/>
          <w:i/>
          <w:iCs/>
          <w:sz w:val="22"/>
          <w:szCs w:val="22"/>
        </w:rPr>
        <w:t>ử</w:t>
      </w:r>
      <w:r w:rsidRPr="000A6EE5">
        <w:rPr>
          <w:rFonts w:ascii="iCiel Avenir LT Std 35 Light" w:hAnsi="iCiel Avenir LT Std 35 Light" w:cs="Arial"/>
          <w:i/>
          <w:iCs/>
          <w:sz w:val="22"/>
          <w:szCs w:val="22"/>
        </w:rPr>
        <w:t xml:space="preserve">i qua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ị</w:t>
      </w:r>
      <w:r w:rsidRPr="000A6EE5">
        <w:rPr>
          <w:rFonts w:ascii="iCiel Avenir LT Std 35 Light" w:hAnsi="iCiel Avenir LT Std 35 Light" w:cs="Arial"/>
          <w:i/>
          <w:iCs/>
          <w:sz w:val="22"/>
          <w:szCs w:val="22"/>
        </w:rPr>
        <w:t>a ch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email </w:t>
      </w:r>
      <w:hyperlink r:id="rId18" w:history="1">
        <w:r w:rsidRPr="000A6EE5">
          <w:rPr>
            <w:rFonts w:ascii="iCiel Avenir LT Std 35 Light" w:hAnsi="iCiel Avenir LT Std 35 Light" w:cs="Arial"/>
            <w:i/>
            <w:iCs/>
            <w:color w:val="0563C1"/>
            <w:sz w:val="22"/>
            <w:szCs w:val="22"/>
            <w:u w:val="single"/>
          </w:rPr>
          <w:t>studentservice@buv.edu.vn</w:t>
        </w:r>
      </w:hyperlink>
      <w:r w:rsidRPr="000A6EE5">
        <w:rPr>
          <w:rFonts w:ascii="iCiel Avenir LT Std 35 Light" w:hAnsi="iCiel Avenir LT Std 35 Light" w:cs="Arial"/>
          <w:i/>
          <w:iCs/>
          <w:sz w:val="22"/>
          <w:szCs w:val="22"/>
        </w:rPr>
        <w:t>.</w:t>
      </w:r>
      <w:bookmarkStart w:id="1114" w:name="_Hlk169167377"/>
    </w:p>
    <w:p w14:paraId="51AC881A" w14:textId="77777777" w:rsidR="003F29A9" w:rsidRPr="000A6EE5" w:rsidRDefault="003F29A9" w:rsidP="003F29A9">
      <w:pPr>
        <w:spacing w:before="0" w:beforeAutospacing="0" w:after="0" w:afterAutospacing="0"/>
        <w:ind w:left="720" w:right="-247" w:firstLine="0"/>
        <w:rPr>
          <w:rFonts w:ascii="iCiel Avenir LT Std 35 Light" w:hAnsi="iCiel Avenir LT Std 35 Light" w:cs="Arial"/>
          <w:sz w:val="22"/>
          <w:szCs w:val="22"/>
        </w:rPr>
      </w:pPr>
    </w:p>
    <w:p w14:paraId="62EE239C" w14:textId="77777777" w:rsidR="003F29A9" w:rsidRPr="000A6EE5"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sz w:val="22"/>
          <w:szCs w:val="22"/>
        </w:rPr>
        <w:t>The following list consists of common approved or unapproved absence reasons. Apart from the below list, other reasons will be carefully considered depending on the particularity of the circumstances to ensure the student's academic benefits.</w:t>
      </w:r>
    </w:p>
    <w:p w14:paraId="64D91387" w14:textId="77777777" w:rsidR="003F29A9" w:rsidRPr="000A6EE5"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d</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đâ</w:t>
      </w:r>
      <w:r w:rsidRPr="000A6EE5">
        <w:rPr>
          <w:rFonts w:ascii="iCiel Avenir LT Std 35 Light" w:hAnsi="iCiel Avenir LT Std 35 Light" w:cs="Arial"/>
          <w:i/>
          <w:iCs/>
          <w:sz w:val="22"/>
          <w:szCs w:val="22"/>
        </w:rPr>
        <w:t>y bao g</w:t>
      </w:r>
      <w:r w:rsidRPr="000A6EE5">
        <w:rPr>
          <w:rFonts w:ascii="iCiel Avenir LT Std 35 Light" w:hAnsi="iCiel Avenir LT Std 35 Light" w:cs="Calibri"/>
          <w:i/>
          <w:iCs/>
          <w:sz w:val="22"/>
          <w:szCs w:val="22"/>
        </w:rPr>
        <w:t>ồ</w:t>
      </w:r>
      <w:r w:rsidRPr="000A6EE5">
        <w:rPr>
          <w:rFonts w:ascii="iCiel Avenir LT Std 35 Light" w:hAnsi="iCiel Avenir LT Std 35 Light" w:cs="Arial"/>
          <w:i/>
          <w:iCs/>
          <w:sz w:val="22"/>
          <w:szCs w:val="22"/>
        </w:rPr>
        <w:t>m m</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t s</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Nhà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s</w:t>
      </w:r>
      <w:r w:rsidRPr="000A6EE5">
        <w:rPr>
          <w:rFonts w:ascii="iCiel Avenir LT Std 35 Light" w:hAnsi="iCiel Avenir LT Std 35 Light" w:cs="Calibri"/>
          <w:i/>
          <w:iCs/>
          <w:sz w:val="22"/>
          <w:szCs w:val="22"/>
        </w:rPr>
        <w:t>ẽ</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w:t>
      </w:r>
      <w:r w:rsidRPr="000A6EE5">
        <w:rPr>
          <w:rFonts w:ascii="iCiel Avenir LT Std 35 Light" w:hAnsi="iCiel Avenir LT Std 35 Light" w:cs="Calibri"/>
          <w:i/>
          <w:iCs/>
          <w:sz w:val="22"/>
          <w:szCs w:val="22"/>
        </w:rPr>
        <w:t>ỹ</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ưỡ</w:t>
      </w:r>
      <w:r w:rsidRPr="000A6EE5">
        <w:rPr>
          <w:rFonts w:ascii="iCiel Avenir LT Std 35 Light" w:hAnsi="iCiel Avenir LT Std 35 Light" w:cs="Arial"/>
          <w:i/>
          <w:iCs/>
          <w:sz w:val="22"/>
          <w:szCs w:val="22"/>
        </w:rPr>
        <w:t>ng nh</w:t>
      </w:r>
      <w:r w:rsidRPr="000A6EE5">
        <w:rPr>
          <w:rFonts w:ascii="iCiel Avenir LT Std 35 Light" w:hAnsi="iCiel Avenir LT Std 35 Light" w:cs="Calibri"/>
          <w:i/>
          <w:iCs/>
          <w:sz w:val="22"/>
          <w:szCs w:val="22"/>
        </w:rPr>
        <w:t>ữ</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n</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m ngo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i 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tr</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phụ thuộc vào tình huống cụ thể nh</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o l</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t</w:t>
      </w:r>
      <w:r w:rsidRPr="000A6EE5">
        <w:rPr>
          <w:rFonts w:ascii="iCiel Avenir LT Std 35 Light" w:hAnsi="iCiel Avenir LT Std 35 Light" w:cs="Calibri"/>
          <w:i/>
          <w:iCs/>
          <w:sz w:val="22"/>
          <w:szCs w:val="22"/>
        </w:rPr>
        <w:t>ậ</w:t>
      </w:r>
      <w:r w:rsidRPr="000A6EE5">
        <w:rPr>
          <w:rFonts w:ascii="iCiel Avenir LT Std 35 Light" w:hAnsi="iCiel Avenir LT Std 35 Light" w:cs="Arial"/>
          <w:i/>
          <w:iCs/>
          <w:sz w:val="22"/>
          <w:szCs w:val="22"/>
        </w:rPr>
        <w:t>p c</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a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w:t>
      </w:r>
    </w:p>
    <w:bookmarkEnd w:id="1114"/>
    <w:p w14:paraId="76CF058B" w14:textId="77777777" w:rsidR="003F29A9" w:rsidRPr="000A6EE5"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w:t>
      </w:r>
      <w:r w:rsidRPr="000A6EE5">
        <w:rPr>
          <w:rFonts w:ascii="iCiel Avenir LT Std 35 Light" w:hAnsi="iCiel Avenir LT Std 35 Light" w:cs="Avenir Next LT Pro"/>
          <w:b/>
          <w:bCs/>
          <w:i/>
          <w:iCs/>
          <w:sz w:val="22"/>
          <w:szCs w:val="22"/>
          <w:u w:val="single"/>
        </w:rPr>
        <w:t>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xem x</w:t>
      </w:r>
      <w:r w:rsidRPr="000A6EE5">
        <w:rPr>
          <w:rFonts w:ascii="iCiel Avenir LT Std 35 Light" w:hAnsi="iCiel Avenir LT Std 35 Light" w:cs="Avenir Next LT Pro"/>
          <w:b/>
          <w:bCs/>
          <w:i/>
          <w:iCs/>
          <w:sz w:val="22"/>
          <w:szCs w:val="22"/>
          <w:u w:val="single"/>
        </w:rPr>
        <w:t>é</w:t>
      </w:r>
      <w:r w:rsidRPr="000A6EE5">
        <w:rPr>
          <w:rFonts w:ascii="iCiel Avenir LT Std 35 Light" w:hAnsi="iCiel Avenir LT Std 35 Light" w:cs="Arial"/>
          <w:b/>
          <w:bCs/>
          <w:i/>
          <w:iCs/>
          <w:sz w:val="22"/>
          <w:szCs w:val="22"/>
          <w:u w:val="single"/>
        </w:rPr>
        <w:t>t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5130"/>
        <w:gridCol w:w="4860"/>
      </w:tblGrid>
      <w:tr w:rsidR="003F29A9" w:rsidRPr="000A6EE5" w14:paraId="5EAB8E41" w14:textId="77777777" w:rsidTr="00C50706">
        <w:tc>
          <w:tcPr>
            <w:tcW w:w="5130" w:type="dxa"/>
            <w:vAlign w:val="center"/>
          </w:tcPr>
          <w:p w14:paraId="7F14AE16" w14:textId="77777777" w:rsidR="003F29A9" w:rsidRPr="000A6EE5" w:rsidRDefault="003F29A9" w:rsidP="00C50706">
            <w:pPr>
              <w:spacing w:line="400" w:lineRule="exact"/>
              <w:ind w:right="-18"/>
              <w:rPr>
                <w:rFonts w:ascii="iCiel Avenir LT Std 35 Light" w:hAnsi="iCiel Avenir LT Std 35 Light" w:cs="Arial"/>
                <w:b/>
                <w:bCs/>
              </w:rPr>
            </w:pPr>
            <w:bookmarkStart w:id="1115" w:name="_Hlk169167422"/>
            <w:r w:rsidRPr="000A6EE5">
              <w:rPr>
                <w:rFonts w:ascii="iCiel Avenir LT Std 35 Light" w:hAnsi="iCiel Avenir LT Std 35 Light" w:cs="Arial"/>
                <w:b/>
                <w:bCs/>
              </w:rPr>
              <w:t>Reason for Leave of Absence</w:t>
            </w:r>
          </w:p>
          <w:p w14:paraId="5767874A" w14:textId="77777777" w:rsidR="003F29A9" w:rsidRPr="000A6EE5" w:rsidRDefault="003F29A9" w:rsidP="00C50706">
            <w:pPr>
              <w:spacing w:line="400" w:lineRule="exact"/>
              <w:ind w:right="-18"/>
              <w:rPr>
                <w:rFonts w:ascii="iCiel Avenir LT Std 35 Light" w:hAnsi="iCiel Avenir LT Std 35 Light" w:cs="Arial"/>
                <w:b/>
                <w:bCs/>
                <w:i/>
                <w:iCs/>
              </w:rPr>
            </w:pPr>
            <w:r w:rsidRPr="000A6EE5">
              <w:rPr>
                <w:rFonts w:ascii="iCiel Avenir LT Std 35 Light" w:hAnsi="iCiel Avenir LT Std 35 Light" w:cs="Arial"/>
                <w:b/>
                <w:bCs/>
                <w:i/>
                <w:iCs/>
              </w:rPr>
              <w:t>Lý do xin ngh</w:t>
            </w:r>
            <w:r w:rsidRPr="000A6EE5">
              <w:rPr>
                <w:rFonts w:ascii="iCiel Avenir LT Std 35 Light" w:hAnsi="iCiel Avenir LT Std 35 Light" w:cs="Calibri"/>
                <w:b/>
                <w:bCs/>
                <w:i/>
                <w:iCs/>
              </w:rPr>
              <w:t>ỉ</w:t>
            </w:r>
          </w:p>
        </w:tc>
        <w:tc>
          <w:tcPr>
            <w:tcW w:w="4860" w:type="dxa"/>
            <w:vAlign w:val="center"/>
          </w:tcPr>
          <w:p w14:paraId="39BE011E" w14:textId="77777777" w:rsidR="003F29A9" w:rsidRPr="000A6EE5" w:rsidRDefault="003F29A9" w:rsidP="00C50706">
            <w:pPr>
              <w:spacing w:line="400" w:lineRule="exact"/>
              <w:rPr>
                <w:rFonts w:ascii="iCiel Avenir LT Std 35 Light" w:hAnsi="iCiel Avenir LT Std 35 Light" w:cs="Arial"/>
                <w:b/>
                <w:bCs/>
              </w:rPr>
            </w:pPr>
            <w:r w:rsidRPr="000A6EE5">
              <w:rPr>
                <w:rFonts w:ascii="iCiel Avenir LT Std 35 Light" w:hAnsi="iCiel Avenir LT Std 35 Light" w:cs="Arial"/>
                <w:b/>
                <w:bCs/>
              </w:rPr>
              <w:t>Evidence required for submission</w:t>
            </w:r>
          </w:p>
          <w:p w14:paraId="493DB091" w14:textId="77777777" w:rsidR="003F29A9" w:rsidRPr="000A6EE5" w:rsidRDefault="003F29A9" w:rsidP="00C50706">
            <w:pPr>
              <w:spacing w:line="400" w:lineRule="exact"/>
              <w:rPr>
                <w:rFonts w:ascii="iCiel Avenir LT Std 35 Light" w:hAnsi="iCiel Avenir LT Std 35 Light" w:cs="Arial"/>
                <w:b/>
                <w:bCs/>
                <w:i/>
                <w:iCs/>
              </w:rPr>
            </w:pPr>
            <w:r w:rsidRPr="000A6EE5">
              <w:rPr>
                <w:rFonts w:ascii="iCiel Avenir LT Std 35 Light" w:hAnsi="iCiel Avenir LT Std 35 Light" w:cs="Arial"/>
                <w:b/>
                <w:bCs/>
                <w:i/>
                <w:iCs/>
              </w:rPr>
              <w:t>B</w:t>
            </w:r>
            <w:r w:rsidRPr="000A6EE5">
              <w:rPr>
                <w:rFonts w:ascii="iCiel Avenir LT Std 35 Light" w:hAnsi="iCiel Avenir LT Std 35 Light" w:cs="Calibri"/>
                <w:b/>
                <w:bCs/>
                <w:i/>
                <w:iCs/>
              </w:rPr>
              <w:t>ằ</w:t>
            </w:r>
            <w:r w:rsidRPr="000A6EE5">
              <w:rPr>
                <w:rFonts w:ascii="iCiel Avenir LT Std 35 Light" w:hAnsi="iCiel Avenir LT Std 35 Light" w:cs="Arial"/>
                <w:b/>
                <w:bCs/>
                <w:i/>
                <w:iCs/>
              </w:rPr>
              <w:t>ng ch</w:t>
            </w:r>
            <w:r w:rsidRPr="000A6EE5">
              <w:rPr>
                <w:rFonts w:ascii="iCiel Avenir LT Std 35 Light" w:hAnsi="iCiel Avenir LT Std 35 Light" w:cs="Calibri"/>
                <w:b/>
                <w:bCs/>
                <w:i/>
                <w:iCs/>
              </w:rPr>
              <w:t>ứ</w:t>
            </w:r>
            <w:r w:rsidRPr="000A6EE5">
              <w:rPr>
                <w:rFonts w:ascii="iCiel Avenir LT Std 35 Light" w:hAnsi="iCiel Avenir LT Std 35 Light" w:cs="Arial"/>
                <w:b/>
                <w:bCs/>
                <w:i/>
                <w:iCs/>
              </w:rPr>
              <w:t>ng cung c</w:t>
            </w:r>
            <w:r w:rsidRPr="000A6EE5">
              <w:rPr>
                <w:rFonts w:ascii="iCiel Avenir LT Std 35 Light" w:hAnsi="iCiel Avenir LT Std 35 Light" w:cs="Calibri"/>
                <w:b/>
                <w:bCs/>
                <w:i/>
                <w:iCs/>
              </w:rPr>
              <w:t>ấ</w:t>
            </w:r>
            <w:r w:rsidRPr="000A6EE5">
              <w:rPr>
                <w:rFonts w:ascii="iCiel Avenir LT Std 35 Light" w:hAnsi="iCiel Avenir LT Std 35 Light" w:cs="Arial"/>
                <w:b/>
                <w:bCs/>
                <w:i/>
                <w:iCs/>
              </w:rPr>
              <w:t>p k</w:t>
            </w:r>
            <w:r w:rsidRPr="000A6EE5">
              <w:rPr>
                <w:rFonts w:ascii="iCiel Avenir LT Std 35 Light" w:hAnsi="iCiel Avenir LT Std 35 Light" w:cs="Avenir Next LT Pro"/>
                <w:b/>
                <w:bCs/>
                <w:i/>
                <w:iCs/>
              </w:rPr>
              <w:t>è</w:t>
            </w:r>
            <w:r w:rsidRPr="000A6EE5">
              <w:rPr>
                <w:rFonts w:ascii="iCiel Avenir LT Std 35 Light" w:hAnsi="iCiel Avenir LT Std 35 Light" w:cs="Arial"/>
                <w:b/>
                <w:bCs/>
                <w:i/>
                <w:iCs/>
              </w:rPr>
              <w:t xml:space="preserve">m theo </w:t>
            </w:r>
            <w:r w:rsidRPr="000A6EE5">
              <w:rPr>
                <w:rFonts w:ascii="iCiel Avenir LT Std 35 Light" w:hAnsi="iCiel Avenir LT Std 35 Light" w:cs="Avenir Next LT Pro"/>
                <w:b/>
                <w:bCs/>
                <w:i/>
                <w:iCs/>
              </w:rPr>
              <w:t>đ</w:t>
            </w:r>
            <w:r w:rsidRPr="000A6EE5">
              <w:rPr>
                <w:rFonts w:ascii="iCiel Avenir LT Std 35 Light" w:hAnsi="iCiel Avenir LT Std 35 Light" w:cs="Calibri"/>
                <w:b/>
                <w:bCs/>
                <w:i/>
                <w:iCs/>
              </w:rPr>
              <w:t>ơ</w:t>
            </w:r>
            <w:r w:rsidRPr="000A6EE5">
              <w:rPr>
                <w:rFonts w:ascii="iCiel Avenir LT Std 35 Light" w:hAnsi="iCiel Avenir LT Std 35 Light" w:cs="Arial"/>
                <w:b/>
                <w:bCs/>
                <w:i/>
                <w:iCs/>
              </w:rPr>
              <w:t>n</w:t>
            </w:r>
          </w:p>
        </w:tc>
      </w:tr>
      <w:tr w:rsidR="003F29A9" w:rsidRPr="000A6EE5" w14:paraId="3F62F6F0" w14:textId="77777777" w:rsidTr="00C50706">
        <w:trPr>
          <w:trHeight w:val="620"/>
        </w:trPr>
        <w:tc>
          <w:tcPr>
            <w:tcW w:w="5130" w:type="dxa"/>
            <w:vAlign w:val="center"/>
          </w:tcPr>
          <w:p w14:paraId="767D3CCF"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Sickness absence or hospitalisation</w:t>
            </w:r>
          </w:p>
          <w:p w14:paraId="3D92D24D"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m </w:t>
            </w:r>
            <w:r w:rsidRPr="000A6EE5">
              <w:rPr>
                <w:rFonts w:ascii="iCiel Avenir LT Std 35 Light" w:hAnsi="iCiel Avenir LT Std 35 Light" w:cs="Avenir Next LT Pro"/>
                <w:i/>
                <w:iCs/>
              </w:rPr>
              <w:t>đ</w:t>
            </w:r>
            <w:r w:rsidRPr="000A6EE5">
              <w:rPr>
                <w:rFonts w:ascii="iCiel Avenir LT Std 35 Light" w:hAnsi="iCiel Avenir LT Std 35 Light" w:cs="Arial"/>
                <w:i/>
                <w:iCs/>
              </w:rPr>
              <w:t>au ho</w:t>
            </w:r>
            <w:r w:rsidRPr="000A6EE5">
              <w:rPr>
                <w:rFonts w:ascii="iCiel Avenir LT Std 35 Light" w:hAnsi="iCiel Avenir LT Std 35 Light" w:cs="Calibri"/>
                <w:i/>
                <w:iCs/>
              </w:rPr>
              <w:t>ặ</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p vi</w:t>
            </w:r>
            <w:r w:rsidRPr="000A6EE5">
              <w:rPr>
                <w:rFonts w:ascii="iCiel Avenir LT Std 35 Light" w:hAnsi="iCiel Avenir LT Std 35 Light" w:cs="Calibri"/>
                <w:i/>
                <w:iCs/>
              </w:rPr>
              <w:t>ệ</w:t>
            </w:r>
            <w:r w:rsidRPr="000A6EE5">
              <w:rPr>
                <w:rFonts w:ascii="iCiel Avenir LT Std 35 Light" w:hAnsi="iCiel Avenir LT Std 35 Light" w:cs="Arial"/>
                <w:i/>
                <w:iCs/>
              </w:rPr>
              <w:t>n</w:t>
            </w:r>
          </w:p>
        </w:tc>
        <w:tc>
          <w:tcPr>
            <w:tcW w:w="4860" w:type="dxa"/>
            <w:vAlign w:val="center"/>
          </w:tcPr>
          <w:p w14:paraId="449AAC9D"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medical’s note</w:t>
            </w:r>
          </w:p>
          <w:p w14:paraId="7CDCD84D"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c</w:t>
            </w:r>
            <w:r w:rsidRPr="000A6EE5">
              <w:rPr>
                <w:rFonts w:ascii="iCiel Avenir LT Std 35 Light" w:hAnsi="iCiel Avenir LT Std 35 Light" w:cs="Calibri"/>
                <w:i/>
                <w:iCs/>
              </w:rPr>
              <w:t>ơ</w:t>
            </w:r>
            <w:r w:rsidRPr="000A6EE5">
              <w:rPr>
                <w:rFonts w:ascii="iCiel Avenir LT Std 35 Light" w:hAnsi="iCiel Avenir LT Std 35 Light" w:cs="Arial"/>
                <w:i/>
                <w:iCs/>
              </w:rPr>
              <w:t xml:space="preserve"> quan y t</w:t>
            </w:r>
            <w:r w:rsidRPr="000A6EE5">
              <w:rPr>
                <w:rFonts w:ascii="iCiel Avenir LT Std 35 Light" w:hAnsi="iCiel Avenir LT Std 35 Light" w:cs="Calibri"/>
                <w:i/>
                <w:iCs/>
              </w:rPr>
              <w:t>ế</w:t>
            </w:r>
          </w:p>
        </w:tc>
      </w:tr>
      <w:tr w:rsidR="003F29A9" w:rsidRPr="000A6EE5" w14:paraId="43E9A811" w14:textId="77777777" w:rsidTr="00C50706">
        <w:tc>
          <w:tcPr>
            <w:tcW w:w="5130" w:type="dxa"/>
            <w:vAlign w:val="center"/>
          </w:tcPr>
          <w:p w14:paraId="52A81D7E"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Medical appointments that cannot be arranged outside class time</w:t>
            </w:r>
          </w:p>
          <w:p w14:paraId="16804F7B"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L</w:t>
            </w:r>
            <w:r w:rsidRPr="000A6EE5">
              <w:rPr>
                <w:rFonts w:ascii="iCiel Avenir LT Std 35 Light" w:hAnsi="iCiel Avenir LT Std 35 Light" w:cs="Calibri"/>
                <w:i/>
                <w:iCs/>
              </w:rPr>
              <w:t>ị</w:t>
            </w:r>
            <w:r w:rsidRPr="000A6EE5">
              <w:rPr>
                <w:rFonts w:ascii="iCiel Avenir LT Std 35 Light" w:hAnsi="iCiel Avenir LT Std 35 Light" w:cs="Arial"/>
                <w:i/>
                <w:iCs/>
              </w:rPr>
              <w:t>ch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s</w:t>
            </w:r>
            <w:r w:rsidRPr="000A6EE5">
              <w:rPr>
                <w:rFonts w:ascii="iCiel Avenir LT Std 35 Light" w:hAnsi="iCiel Avenir LT Std 35 Light" w:cs="Calibri"/>
                <w:i/>
                <w:iCs/>
              </w:rPr>
              <w:t>ứ</w:t>
            </w:r>
            <w:r w:rsidRPr="000A6EE5">
              <w:rPr>
                <w:rFonts w:ascii="iCiel Avenir LT Std 35 Light" w:hAnsi="iCiel Avenir LT Std 35 Light" w:cs="Arial"/>
                <w:i/>
                <w:iCs/>
              </w:rPr>
              <w:t>c kh</w:t>
            </w:r>
            <w:r w:rsidRPr="000A6EE5">
              <w:rPr>
                <w:rFonts w:ascii="iCiel Avenir LT Std 35 Light" w:hAnsi="iCiel Avenir LT Std 35 Light" w:cs="Calibri"/>
                <w:i/>
                <w:iCs/>
              </w:rPr>
              <w:t>ỏ</w:t>
            </w:r>
            <w:r w:rsidRPr="000A6EE5">
              <w:rPr>
                <w:rFonts w:ascii="iCiel Avenir LT Std 35 Light" w:hAnsi="iCiel Avenir LT Std 35 Light" w:cs="Arial"/>
                <w:i/>
                <w:iCs/>
              </w:rPr>
              <w:t>e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th</w:t>
            </w:r>
            <w:r w:rsidRPr="000A6EE5">
              <w:rPr>
                <w:rFonts w:ascii="iCiel Avenir LT Std 35 Light" w:hAnsi="iCiel Avenir LT Std 35 Light" w:cs="Calibri"/>
                <w:i/>
                <w:iCs/>
              </w:rPr>
              <w:t>ể</w:t>
            </w:r>
            <w:r w:rsidRPr="000A6EE5">
              <w:rPr>
                <w:rFonts w:ascii="iCiel Avenir LT Std 35 Light" w:hAnsi="iCiel Avenir LT Std 35 Light" w:cs="Arial"/>
                <w:i/>
                <w:iCs/>
              </w:rPr>
              <w:t xml:space="preserve"> s</w:t>
            </w:r>
            <w:r w:rsidRPr="000A6EE5">
              <w:rPr>
                <w:rFonts w:ascii="iCiel Avenir LT Std 35 Light" w:hAnsi="iCiel Avenir LT Std 35 Light" w:cs="Calibri"/>
                <w:i/>
                <w:iCs/>
              </w:rPr>
              <w:t>ắ</w:t>
            </w:r>
            <w:r w:rsidRPr="000A6EE5">
              <w:rPr>
                <w:rFonts w:ascii="iCiel Avenir LT Std 35 Light" w:hAnsi="iCiel Avenir LT Std 35 Light" w:cs="Arial"/>
                <w:i/>
                <w:iCs/>
              </w:rPr>
              <w:t>p x</w:t>
            </w:r>
            <w:r w:rsidRPr="000A6EE5">
              <w:rPr>
                <w:rFonts w:ascii="iCiel Avenir LT Std 35 Light" w:hAnsi="iCiel Avenir LT Std 35 Light" w:cs="Calibri"/>
                <w:i/>
                <w:iCs/>
              </w:rPr>
              <w:t>ế</w:t>
            </w:r>
            <w:r w:rsidRPr="000A6EE5">
              <w:rPr>
                <w:rFonts w:ascii="iCiel Avenir LT Std 35 Light" w:hAnsi="iCiel Avenir LT Std 35 Light" w:cs="Arial"/>
                <w:i/>
                <w:iCs/>
              </w:rPr>
              <w:t>p ngo</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i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c>
          <w:tcPr>
            <w:tcW w:w="4860" w:type="dxa"/>
            <w:vAlign w:val="center"/>
          </w:tcPr>
          <w:p w14:paraId="5375D9F4"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doctor’s note</w:t>
            </w:r>
          </w:p>
          <w:p w14:paraId="6B374F4A"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gi</w:t>
            </w:r>
            <w:r w:rsidRPr="000A6EE5">
              <w:rPr>
                <w:rFonts w:ascii="iCiel Avenir LT Std 35 Light" w:hAnsi="iCiel Avenir LT Std 35 Light" w:cs="Calibri"/>
                <w:i/>
                <w:iCs/>
              </w:rPr>
              <w:t>ấ</w:t>
            </w:r>
            <w:r w:rsidRPr="000A6EE5">
              <w:rPr>
                <w:rFonts w:ascii="iCiel Avenir LT Std 35 Light" w:hAnsi="iCiel Avenir LT Std 35 Light" w:cs="Arial"/>
                <w:i/>
                <w:iCs/>
              </w:rPr>
              <w:t>y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b</w:t>
            </w:r>
            <w:r w:rsidRPr="000A6EE5">
              <w:rPr>
                <w:rFonts w:ascii="iCiel Avenir LT Std 35 Light" w:hAnsi="iCiel Avenir LT Std 35 Light" w:cs="Calibri"/>
                <w:i/>
                <w:iCs/>
              </w:rPr>
              <w:t>ệ</w:t>
            </w:r>
            <w:r w:rsidRPr="000A6EE5">
              <w:rPr>
                <w:rFonts w:ascii="iCiel Avenir LT Std 35 Light" w:hAnsi="iCiel Avenir LT Std 35 Light" w:cs="Arial"/>
                <w:i/>
                <w:iCs/>
              </w:rPr>
              <w:t>nh/ ch</w:t>
            </w:r>
            <w:r w:rsidRPr="000A6EE5">
              <w:rPr>
                <w:rFonts w:ascii="iCiel Avenir LT Std 35 Light" w:hAnsi="iCiel Avenir LT Std 35 Light" w:cs="Calibri"/>
                <w:i/>
                <w:iCs/>
              </w:rPr>
              <w:t>ứ</w:t>
            </w:r>
            <w:r w:rsidRPr="000A6EE5">
              <w:rPr>
                <w:rFonts w:ascii="iCiel Avenir LT Std 35 Light" w:hAnsi="iCiel Avenir LT Std 35 Light" w:cs="Arial"/>
                <w:i/>
                <w:iCs/>
              </w:rPr>
              <w:t>ng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b</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s</w:t>
            </w:r>
            <w:r w:rsidRPr="000A6EE5">
              <w:rPr>
                <w:rFonts w:ascii="iCiel Avenir LT Std 35 Light" w:hAnsi="iCiel Avenir LT Std 35 Light" w:cs="Avenir Next LT Pro"/>
                <w:i/>
                <w:iCs/>
              </w:rPr>
              <w:t>ĩ</w:t>
            </w:r>
          </w:p>
        </w:tc>
      </w:tr>
      <w:tr w:rsidR="003F29A9" w:rsidRPr="000A6EE5" w14:paraId="7F6E635D" w14:textId="77777777" w:rsidTr="00C50706">
        <w:tc>
          <w:tcPr>
            <w:tcW w:w="5130" w:type="dxa"/>
            <w:vAlign w:val="center"/>
          </w:tcPr>
          <w:p w14:paraId="75E17A73"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Carer’s responsibilities for a family member</w:t>
            </w:r>
          </w:p>
          <w:p w14:paraId="66238BA8"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Chăm sóc ng</w:t>
            </w:r>
            <w:r w:rsidRPr="000A6EE5">
              <w:rPr>
                <w:rFonts w:ascii="iCiel Avenir LT Std 35 Light" w:hAnsi="iCiel Avenir LT Std 35 Light" w:cs="Calibri"/>
                <w:i/>
                <w:iCs/>
              </w:rPr>
              <w:t>ườ</w:t>
            </w:r>
            <w:r w:rsidRPr="000A6EE5">
              <w:rPr>
                <w:rFonts w:ascii="iCiel Avenir LT Std 35 Light" w:hAnsi="iCiel Avenir LT Std 35 Light" w:cs="Arial"/>
                <w:i/>
                <w:iCs/>
              </w:rPr>
              <w:t>i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w:t>
            </w:r>
          </w:p>
        </w:tc>
        <w:tc>
          <w:tcPr>
            <w:tcW w:w="4860" w:type="dxa"/>
            <w:vAlign w:val="center"/>
          </w:tcPr>
          <w:p w14:paraId="7CB18BDC"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424F835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3F29A9" w:rsidRPr="000A6EE5" w14:paraId="4EA0FC6A" w14:textId="77777777" w:rsidTr="00C50706">
        <w:trPr>
          <w:trHeight w:val="647"/>
        </w:trPr>
        <w:tc>
          <w:tcPr>
            <w:tcW w:w="5130" w:type="dxa"/>
            <w:vAlign w:val="center"/>
          </w:tcPr>
          <w:p w14:paraId="48E6E0EB"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 xml:space="preserve">Attendance at a family member’s </w:t>
            </w:r>
            <w:r w:rsidRPr="000A6EE5">
              <w:rPr>
                <w:rFonts w:ascii="iCiel Avenir LT Std 35 Light" w:hAnsi="iCiel Avenir LT Std 35 Light" w:cs="Arial"/>
                <w:lang w:val="en-US"/>
              </w:rPr>
              <w:t xml:space="preserve">wedding/ </w:t>
            </w:r>
            <w:r w:rsidRPr="000A6EE5">
              <w:rPr>
                <w:rFonts w:ascii="iCiel Avenir LT Std 35 Light" w:hAnsi="iCiel Avenir LT Std 35 Light" w:cs="Arial"/>
              </w:rPr>
              <w:t>funeral</w:t>
            </w:r>
          </w:p>
          <w:p w14:paraId="5C4F743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(applied for the grandparents/ parents/ siblings)</w:t>
            </w:r>
          </w:p>
          <w:p w14:paraId="6F29F11D"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c</w:t>
            </w:r>
            <w:r w:rsidRPr="000A6EE5">
              <w:rPr>
                <w:rFonts w:ascii="iCiel Avenir LT Std 35 Light" w:hAnsi="iCiel Avenir LT Std 35 Light" w:cs="Calibri"/>
                <w:i/>
                <w:iCs/>
              </w:rPr>
              <w:t>ướ</w:t>
            </w:r>
            <w:r w:rsidRPr="000A6EE5">
              <w:rPr>
                <w:rFonts w:ascii="iCiel Avenir LT Std 35 Light" w:hAnsi="iCiel Avenir LT Std 35 Light" w:cs="Arial"/>
                <w:i/>
                <w:iCs/>
              </w:rPr>
              <w:t xml:space="preserve">i/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tang c</w:t>
            </w:r>
            <w:r w:rsidRPr="000A6EE5">
              <w:rPr>
                <w:rFonts w:ascii="iCiel Avenir LT Std 35 Light" w:hAnsi="iCiel Avenir LT Std 35 Light" w:cs="Calibri"/>
                <w:i/>
                <w:iCs/>
              </w:rPr>
              <w:t>ủ</w:t>
            </w:r>
            <w:r w:rsidRPr="000A6EE5">
              <w:rPr>
                <w:rFonts w:ascii="iCiel Avenir LT Std 35 Light" w:hAnsi="iCiel Avenir LT Std 35 Light" w:cs="Arial"/>
                <w:i/>
                <w:iCs/>
              </w:rPr>
              <w:t>a th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nh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 (ông bà, t</w:t>
            </w:r>
            <w:r w:rsidRPr="000A6EE5">
              <w:rPr>
                <w:rFonts w:ascii="iCiel Avenir LT Std 35 Light" w:hAnsi="iCiel Avenir LT Std 35 Light" w:cs="Calibri"/>
                <w:i/>
                <w:iCs/>
              </w:rPr>
              <w:t>ứ</w:t>
            </w:r>
            <w:r w:rsidRPr="000A6EE5">
              <w:rPr>
                <w:rFonts w:ascii="iCiel Avenir LT Std 35 Light" w:hAnsi="iCiel Avenir LT Std 35 Light" w:cs="Arial"/>
                <w:i/>
                <w:iCs/>
              </w:rPr>
              <w:t xml:space="preserve">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n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ẫ</w:t>
            </w:r>
            <w:r w:rsidRPr="000A6EE5">
              <w:rPr>
                <w:rFonts w:ascii="iCiel Avenir LT Std 35 Light" w:hAnsi="iCiel Avenir LT Std 35 Light" w:cs="Arial"/>
                <w:i/>
                <w:iCs/>
              </w:rPr>
              <w:t>u, anh ch</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em ru</w:t>
            </w:r>
            <w:r w:rsidRPr="000A6EE5">
              <w:rPr>
                <w:rFonts w:ascii="iCiel Avenir LT Std 35 Light" w:hAnsi="iCiel Avenir LT Std 35 Light" w:cs="Calibri"/>
                <w:i/>
                <w:iCs/>
              </w:rPr>
              <w:t>ộ</w:t>
            </w:r>
            <w:r w:rsidRPr="000A6EE5">
              <w:rPr>
                <w:rFonts w:ascii="iCiel Avenir LT Std 35 Light" w:hAnsi="iCiel Avenir LT Std 35 Light" w:cs="Arial"/>
                <w:i/>
                <w:iCs/>
              </w:rPr>
              <w:t>t)</w:t>
            </w:r>
          </w:p>
        </w:tc>
        <w:tc>
          <w:tcPr>
            <w:tcW w:w="4860" w:type="dxa"/>
            <w:vAlign w:val="center"/>
          </w:tcPr>
          <w:p w14:paraId="3713D9E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0F9B29D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3F29A9" w:rsidRPr="000A6EE5" w14:paraId="4D5F5F37" w14:textId="77777777" w:rsidTr="00C50706">
        <w:trPr>
          <w:trHeight w:val="647"/>
        </w:trPr>
        <w:tc>
          <w:tcPr>
            <w:tcW w:w="5130" w:type="dxa"/>
            <w:vAlign w:val="center"/>
          </w:tcPr>
          <w:p w14:paraId="11004A26"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death Memorial Day of a family member, including the 49th Memorial Day, the 100th Memorial Day, and the first-year death Memorial Day (applied for the grandparents/ parents/ siblings)</w:t>
            </w:r>
          </w:p>
          <w:p w14:paraId="53294CE6"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i/>
                <w:iCs/>
              </w:rPr>
              <w:t>Tham dự ngày giỗ thứ 49, ngày giỗ thứ 100 và ngày giỗ đầu của thành viên trong gia đình (ông bà, tứ thân phụ mẫu, anh chị em ruột)</w:t>
            </w:r>
          </w:p>
        </w:tc>
        <w:tc>
          <w:tcPr>
            <w:tcW w:w="4860" w:type="dxa"/>
            <w:vAlign w:val="center"/>
          </w:tcPr>
          <w:p w14:paraId="7277FD20"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0036B23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nhận của phụ huynh</w:t>
            </w:r>
          </w:p>
        </w:tc>
      </w:tr>
      <w:tr w:rsidR="003F29A9" w:rsidRPr="000A6EE5" w14:paraId="53B75156" w14:textId="77777777" w:rsidTr="00C50706">
        <w:tc>
          <w:tcPr>
            <w:tcW w:w="5130" w:type="dxa"/>
            <w:vAlign w:val="center"/>
          </w:tcPr>
          <w:p w14:paraId="5ED49127"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Driving test or other international tests related to students’ programs</w:t>
            </w:r>
          </w:p>
          <w:p w14:paraId="1BD17B08" w14:textId="77777777" w:rsidR="003F29A9" w:rsidRPr="000A6EE5" w:rsidRDefault="003F29A9" w:rsidP="00C50706">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Thi sát hạch l</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i xe hoặc c</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c b</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i kiểm tra quốc tế li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 xml:space="preserve">n quan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ến ng</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nh học của sinh vi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n</w:t>
            </w:r>
          </w:p>
        </w:tc>
        <w:tc>
          <w:tcPr>
            <w:tcW w:w="4860" w:type="dxa"/>
            <w:vAlign w:val="center"/>
          </w:tcPr>
          <w:p w14:paraId="4E69B10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Copy of the test confirmation letter/ notification</w:t>
            </w:r>
          </w:p>
          <w:p w14:paraId="47B9528D"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Thông báo/ 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l</w:t>
            </w:r>
            <w:r w:rsidRPr="000A6EE5">
              <w:rPr>
                <w:rFonts w:ascii="iCiel Avenir LT Std 35 Light" w:hAnsi="iCiel Avenir LT Std 35 Light" w:cs="Calibri"/>
                <w:i/>
                <w:iCs/>
              </w:rPr>
              <w:t>ị</w:t>
            </w:r>
            <w:r w:rsidRPr="000A6EE5">
              <w:rPr>
                <w:rFonts w:ascii="iCiel Avenir LT Std 35 Light" w:hAnsi="iCiel Avenir LT Std 35 Light" w:cs="Arial"/>
                <w:i/>
                <w:iCs/>
              </w:rPr>
              <w:t>ch thi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p>
          <w:p w14:paraId="2BA0D27A"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w:t>
            </w:r>
          </w:p>
        </w:tc>
      </w:tr>
      <w:tr w:rsidR="003F29A9" w:rsidRPr="000A6EE5" w14:paraId="3F75A275" w14:textId="77777777" w:rsidTr="00C50706">
        <w:tc>
          <w:tcPr>
            <w:tcW w:w="5130" w:type="dxa"/>
            <w:vAlign w:val="center"/>
          </w:tcPr>
          <w:p w14:paraId="3AB820DE"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Job commitments as per the module’s requirements (Applied modules: Work Placement Project, Work experience)</w:t>
            </w:r>
          </w:p>
          <w:p w14:paraId="44D1A935" w14:textId="77777777" w:rsidR="003F29A9" w:rsidRPr="000A6EE5" w:rsidRDefault="003F29A9" w:rsidP="00C50706">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Tham gia thực tập theo y</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u cầu của môn học (Áp dụng cho hai m</w:t>
            </w:r>
            <w:r w:rsidRPr="000A6EE5">
              <w:rPr>
                <w:rFonts w:ascii="iCiel Avenir LT Std 35 Light" w:hAnsi="iCiel Avenir LT Std 35 Light" w:cs="Avenir Next LT Pro"/>
                <w:i/>
                <w:iCs/>
              </w:rPr>
              <w:t>ô</w:t>
            </w:r>
            <w:r w:rsidRPr="000A6EE5">
              <w:rPr>
                <w:rFonts w:ascii="iCiel Avenir LT Std 35 Light" w:hAnsi="iCiel Avenir LT Std 35 Light" w:cs="Calibri"/>
                <w:i/>
                <w:iCs/>
              </w:rPr>
              <w:t>n học Work Placement Project, Work experience)</w:t>
            </w:r>
          </w:p>
        </w:tc>
        <w:tc>
          <w:tcPr>
            <w:tcW w:w="4860" w:type="dxa"/>
            <w:vAlign w:val="center"/>
          </w:tcPr>
          <w:p w14:paraId="3A5537D0"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Lecturer’s confirmation</w:t>
            </w:r>
          </w:p>
          <w:p w14:paraId="724AED11"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gi</w:t>
            </w:r>
            <w:r w:rsidRPr="000A6EE5">
              <w:rPr>
                <w:rFonts w:ascii="iCiel Avenir LT Std 35 Light" w:hAnsi="iCiel Avenir LT Std 35 Light" w:cs="Calibri"/>
                <w:i/>
                <w:iCs/>
              </w:rPr>
              <w:t>ả</w:t>
            </w:r>
            <w:r w:rsidRPr="000A6EE5">
              <w:rPr>
                <w:rFonts w:ascii="iCiel Avenir LT Std 35 Light" w:hAnsi="iCiel Avenir LT Std 35 Light" w:cs="Arial"/>
                <w:i/>
                <w:iCs/>
              </w:rPr>
              <w:t>ng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n</w:t>
            </w:r>
          </w:p>
        </w:tc>
      </w:tr>
      <w:tr w:rsidR="003F29A9" w:rsidRPr="000A6EE5" w14:paraId="0415FA54" w14:textId="77777777" w:rsidTr="00C50706">
        <w:trPr>
          <w:trHeight w:val="665"/>
        </w:trPr>
        <w:tc>
          <w:tcPr>
            <w:tcW w:w="5130" w:type="dxa"/>
            <w:vAlign w:val="center"/>
          </w:tcPr>
          <w:p w14:paraId="1EE630F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Representing the University or self to attend competitions at a regional/ national level</w:t>
            </w:r>
          </w:p>
          <w:p w14:paraId="7FF0E14B"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Cá nhân/Đ</w:t>
            </w:r>
            <w:r w:rsidRPr="000A6EE5">
              <w:rPr>
                <w:rFonts w:ascii="iCiel Avenir LT Std 35 Light" w:hAnsi="iCiel Avenir LT Std 35 Light" w:cs="Calibri"/>
                <w:i/>
                <w:iCs/>
              </w:rPr>
              <w:t>ạ</w:t>
            </w:r>
            <w:r w:rsidRPr="000A6EE5">
              <w:rPr>
                <w:rFonts w:ascii="iCiel Avenir LT Std 35 Light" w:hAnsi="iCiel Avenir LT Std 35 Light" w:cs="Arial"/>
                <w:i/>
                <w:iCs/>
              </w:rPr>
              <w:t>i di</w:t>
            </w:r>
            <w:r w:rsidRPr="000A6EE5">
              <w:rPr>
                <w:rFonts w:ascii="iCiel Avenir LT Std 35 Light" w:hAnsi="iCiel Avenir LT Std 35 Light" w:cs="Calibri"/>
                <w:i/>
                <w:iCs/>
              </w:rPr>
              <w:t>ệ</w:t>
            </w:r>
            <w:r w:rsidRPr="000A6EE5">
              <w:rPr>
                <w:rFonts w:ascii="iCiel Avenir LT Std 35 Light" w:hAnsi="iCiel Avenir LT Std 35 Light" w:cs="Arial"/>
                <w:i/>
                <w:iCs/>
              </w:rPr>
              <w:t>n cho tr</w:t>
            </w:r>
            <w:r w:rsidRPr="000A6EE5">
              <w:rPr>
                <w:rFonts w:ascii="iCiel Avenir LT Std 35 Light" w:hAnsi="iCiel Avenir LT Std 35 Light" w:cs="Calibri"/>
                <w:i/>
                <w:iCs/>
              </w:rPr>
              <w:t>ườ</w:t>
            </w:r>
            <w:r w:rsidRPr="000A6EE5">
              <w:rPr>
                <w:rFonts w:ascii="iCiel Avenir LT Std 35 Light" w:hAnsi="iCiel Avenir LT Std 35 Light" w:cs="Arial"/>
                <w:i/>
                <w:iCs/>
              </w:rPr>
              <w:t>ng 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các cu</w:t>
            </w:r>
            <w:r w:rsidRPr="000A6EE5">
              <w:rPr>
                <w:rFonts w:ascii="iCiel Avenir LT Std 35 Light" w:hAnsi="iCiel Avenir LT Std 35 Light" w:cs="Calibri"/>
                <w:i/>
                <w:iCs/>
              </w:rPr>
              <w:t>ộ</w:t>
            </w:r>
            <w:r w:rsidRPr="000A6EE5">
              <w:rPr>
                <w:rFonts w:ascii="iCiel Avenir LT Std 35 Light" w:hAnsi="iCiel Avenir LT Std 35 Light" w:cs="Arial"/>
                <w:i/>
                <w:iCs/>
              </w:rPr>
              <w:t xml:space="preserve">c thi </w:t>
            </w:r>
            <w:r w:rsidRPr="000A6EE5">
              <w:rPr>
                <w:rFonts w:ascii="iCiel Avenir LT Std 35 Light" w:hAnsi="iCiel Avenir LT Std 35 Light" w:cs="Calibri"/>
                <w:i/>
                <w:iCs/>
              </w:rPr>
              <w:t>ở</w:t>
            </w:r>
            <w:r w:rsidRPr="000A6EE5">
              <w:rPr>
                <w:rFonts w:ascii="iCiel Avenir LT Std 35 Light" w:hAnsi="iCiel Avenir LT Std 35 Light" w:cs="Arial"/>
                <w:i/>
                <w:iCs/>
              </w:rPr>
              <w:t xml:space="preserve"> c</w:t>
            </w:r>
            <w:r w:rsidRPr="000A6EE5">
              <w:rPr>
                <w:rFonts w:ascii="iCiel Avenir LT Std 35 Light" w:hAnsi="iCiel Avenir LT Std 35 Light" w:cs="Calibri"/>
                <w:i/>
                <w:iCs/>
              </w:rPr>
              <w:t>ấ</w:t>
            </w:r>
            <w:r w:rsidRPr="000A6EE5">
              <w:rPr>
                <w:rFonts w:ascii="iCiel Avenir LT Std 35 Light" w:hAnsi="iCiel Avenir LT Std 35 Light" w:cs="Arial"/>
                <w:i/>
                <w:iCs/>
              </w:rPr>
              <w:t>p khu v</w:t>
            </w:r>
            <w:r w:rsidRPr="000A6EE5">
              <w:rPr>
                <w:rFonts w:ascii="iCiel Avenir LT Std 35 Light" w:hAnsi="iCiel Avenir LT Std 35 Light" w:cs="Calibri"/>
                <w:i/>
                <w:iCs/>
              </w:rPr>
              <w:t>ự</w:t>
            </w:r>
            <w:r w:rsidRPr="000A6EE5">
              <w:rPr>
                <w:rFonts w:ascii="iCiel Avenir LT Std 35 Light" w:hAnsi="iCiel Avenir LT Std 35 Light" w:cs="Arial"/>
                <w:i/>
                <w:iCs/>
              </w:rPr>
              <w:t>c/ qu</w:t>
            </w:r>
            <w:r w:rsidRPr="000A6EE5">
              <w:rPr>
                <w:rFonts w:ascii="iCiel Avenir LT Std 35 Light" w:hAnsi="iCiel Avenir LT Std 35 Light" w:cs="Calibri"/>
                <w:i/>
                <w:iCs/>
              </w:rPr>
              <w:t>ố</w:t>
            </w:r>
            <w:r w:rsidRPr="000A6EE5">
              <w:rPr>
                <w:rFonts w:ascii="iCiel Avenir LT Std 35 Light" w:hAnsi="iCiel Avenir LT Std 35 Light" w:cs="Arial"/>
                <w:i/>
                <w:iCs/>
              </w:rPr>
              <w:t>c gia</w:t>
            </w:r>
          </w:p>
        </w:tc>
        <w:tc>
          <w:tcPr>
            <w:tcW w:w="4860" w:type="dxa"/>
            <w:vAlign w:val="center"/>
          </w:tcPr>
          <w:p w14:paraId="5700069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Proof of selection and invitation letter. The percentage of absent hours for any module does not exceed 35% in a full semester</w:t>
            </w:r>
          </w:p>
          <w:p w14:paraId="37098A93"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ti</w:t>
            </w:r>
            <w:r w:rsidRPr="000A6EE5">
              <w:rPr>
                <w:rFonts w:ascii="iCiel Avenir LT Std 35 Light" w:hAnsi="iCiel Avenir LT Std 35 Light" w:cs="Calibri"/>
                <w:i/>
                <w:iCs/>
              </w:rPr>
              <w:t>ế</w:t>
            </w:r>
            <w:r w:rsidRPr="000A6EE5">
              <w:rPr>
                <w:rFonts w:ascii="iCiel Avenir LT Std 35 Light" w:hAnsi="iCiel Avenir LT Std 35 Light" w:cs="Arial"/>
                <w:i/>
                <w:iCs/>
              </w:rPr>
              <w:t>n c</w:t>
            </w:r>
            <w:r w:rsidRPr="000A6EE5">
              <w:rPr>
                <w:rFonts w:ascii="iCiel Avenir LT Std 35 Light" w:hAnsi="iCiel Avenir LT Std 35 Light" w:cs="Calibri"/>
                <w:i/>
                <w:iCs/>
              </w:rPr>
              <w:t>ử</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không quá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kì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3F29A9" w:rsidRPr="000A6EE5" w14:paraId="1AB9638A" w14:textId="77777777" w:rsidTr="00C50706">
        <w:trPr>
          <w:trHeight w:val="665"/>
        </w:trPr>
        <w:tc>
          <w:tcPr>
            <w:tcW w:w="5130" w:type="dxa"/>
            <w:vAlign w:val="center"/>
          </w:tcPr>
          <w:p w14:paraId="5A31229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Educational visit or career/ internship interview</w:t>
            </w:r>
          </w:p>
          <w:p w14:paraId="2A08A591"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tham quan h</w:t>
            </w:r>
            <w:r w:rsidRPr="000A6EE5">
              <w:rPr>
                <w:rFonts w:ascii="iCiel Avenir LT Std 35 Light" w:hAnsi="iCiel Avenir LT Std 35 Light" w:cs="Calibri"/>
                <w:i/>
                <w:iCs/>
              </w:rPr>
              <w:t>ọ</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 ho</w:t>
            </w:r>
            <w:r w:rsidRPr="000A6EE5">
              <w:rPr>
                <w:rFonts w:ascii="iCiel Avenir LT Std 35 Light" w:hAnsi="iCiel Avenir LT Std 35 Light" w:cs="Calibri"/>
                <w:i/>
                <w:iCs/>
              </w:rPr>
              <w:t>ặ</w:t>
            </w:r>
            <w:r w:rsidRPr="000A6EE5">
              <w:rPr>
                <w:rFonts w:ascii="iCiel Avenir LT Std 35 Light" w:hAnsi="iCiel Avenir LT Std 35 Light" w:cs="Arial"/>
                <w:i/>
                <w:iCs/>
              </w:rPr>
              <w:t>c ph</w:t>
            </w:r>
            <w:r w:rsidRPr="000A6EE5">
              <w:rPr>
                <w:rFonts w:ascii="iCiel Avenir LT Std 35 Light" w:hAnsi="iCiel Avenir LT Std 35 Light" w:cs="Calibri"/>
                <w:i/>
                <w:iCs/>
              </w:rPr>
              <w:t>ỏ</w:t>
            </w:r>
            <w:r w:rsidRPr="000A6EE5">
              <w:rPr>
                <w:rFonts w:ascii="iCiel Avenir LT Std 35 Light" w:hAnsi="iCiel Avenir LT Std 35 Light" w:cs="Arial"/>
                <w:i/>
                <w:iCs/>
              </w:rPr>
              <w:t>ng v</w:t>
            </w:r>
            <w:r w:rsidRPr="000A6EE5">
              <w:rPr>
                <w:rFonts w:ascii="iCiel Avenir LT Std 35 Light" w:hAnsi="iCiel Avenir LT Std 35 Light" w:cs="Calibri"/>
                <w:i/>
                <w:iCs/>
              </w:rPr>
              <w:t>ấ</w:t>
            </w:r>
            <w:r w:rsidRPr="000A6EE5">
              <w:rPr>
                <w:rFonts w:ascii="iCiel Avenir LT Std 35 Light" w:hAnsi="iCiel Avenir LT Std 35 Light" w:cs="Arial"/>
                <w:i/>
                <w:iCs/>
              </w:rPr>
              <w:t>n th</w:t>
            </w:r>
            <w:r w:rsidRPr="000A6EE5">
              <w:rPr>
                <w:rFonts w:ascii="iCiel Avenir LT Std 35 Light" w:hAnsi="iCiel Avenir LT Std 35 Light" w:cs="Calibri"/>
                <w:i/>
                <w:iCs/>
              </w:rPr>
              <w:t>ự</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w:t>
            </w:r>
          </w:p>
        </w:tc>
        <w:tc>
          <w:tcPr>
            <w:tcW w:w="4860" w:type="dxa"/>
            <w:vAlign w:val="center"/>
          </w:tcPr>
          <w:p w14:paraId="28C473AF"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Invitation letter with the condition that the percentage of absent hours does not exceed 35% in a full semester</w:t>
            </w:r>
          </w:p>
          <w:p w14:paraId="1396C96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qu</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 xml:space="preserve">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3F29A9" w:rsidRPr="000A6EE5" w14:paraId="74B01988" w14:textId="77777777" w:rsidTr="00C50706">
        <w:trPr>
          <w:trHeight w:val="665"/>
        </w:trPr>
        <w:tc>
          <w:tcPr>
            <w:tcW w:w="5130" w:type="dxa"/>
            <w:vAlign w:val="center"/>
          </w:tcPr>
          <w:p w14:paraId="552C66EB"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meeting required by the University</w:t>
            </w:r>
          </w:p>
          <w:p w14:paraId="237531A5"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cu</w:t>
            </w:r>
            <w:r w:rsidRPr="000A6EE5">
              <w:rPr>
                <w:rFonts w:ascii="iCiel Avenir LT Std 35 Light" w:hAnsi="iCiel Avenir LT Std 35 Light" w:cs="Calibri"/>
                <w:i/>
                <w:iCs/>
              </w:rPr>
              <w:t>ộ</w:t>
            </w:r>
            <w:r w:rsidRPr="000A6EE5">
              <w:rPr>
                <w:rFonts w:ascii="iCiel Avenir LT Std 35 Light" w:hAnsi="iCiel Avenir LT Std 35 Light" w:cs="Arial"/>
                <w:i/>
                <w:iCs/>
              </w:rPr>
              <w:t>c h</w:t>
            </w:r>
            <w:r w:rsidRPr="000A6EE5">
              <w:rPr>
                <w:rFonts w:ascii="iCiel Avenir LT Std 35 Light" w:hAnsi="iCiel Avenir LT Std 35 Light" w:cs="Calibri"/>
                <w:i/>
                <w:iCs/>
              </w:rPr>
              <w:t>ọ</w:t>
            </w:r>
            <w:r w:rsidRPr="000A6EE5">
              <w:rPr>
                <w:rFonts w:ascii="iCiel Avenir LT Std 35 Light" w:hAnsi="iCiel Avenir LT Std 35 Light" w:cs="Arial"/>
                <w:i/>
                <w:iCs/>
              </w:rPr>
              <w:t>p theo y</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u c</w:t>
            </w:r>
            <w:r w:rsidRPr="000A6EE5">
              <w:rPr>
                <w:rFonts w:ascii="iCiel Avenir LT Std 35 Light" w:hAnsi="iCiel Avenir LT Std 35 Light" w:cs="Calibri"/>
                <w:i/>
                <w:iCs/>
              </w:rPr>
              <w:t>ầ</w:t>
            </w:r>
            <w:r w:rsidRPr="000A6EE5">
              <w:rPr>
                <w:rFonts w:ascii="iCiel Avenir LT Std 35 Light" w:hAnsi="iCiel Avenir LT Std 35 Light" w:cs="Arial"/>
                <w:i/>
                <w:iCs/>
              </w:rPr>
              <w:t>u c</w:t>
            </w:r>
            <w:r w:rsidRPr="000A6EE5">
              <w:rPr>
                <w:rFonts w:ascii="iCiel Avenir LT Std 35 Light" w:hAnsi="iCiel Avenir LT Std 35 Light" w:cs="Calibri"/>
                <w:i/>
                <w:iCs/>
              </w:rPr>
              <w:t>ủ</w:t>
            </w:r>
            <w:r w:rsidRPr="000A6EE5">
              <w:rPr>
                <w:rFonts w:ascii="iCiel Avenir LT Std 35 Light" w:hAnsi="iCiel Avenir LT Std 35 Light" w:cs="Arial"/>
                <w:i/>
                <w:iCs/>
              </w:rPr>
              <w:t>a nh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tr</w:t>
            </w:r>
            <w:r w:rsidRPr="000A6EE5">
              <w:rPr>
                <w:rFonts w:ascii="iCiel Avenir LT Std 35 Light" w:hAnsi="iCiel Avenir LT Std 35 Light" w:cs="Calibri"/>
                <w:i/>
                <w:iCs/>
              </w:rPr>
              <w:t>ườ</w:t>
            </w:r>
            <w:r w:rsidRPr="000A6EE5">
              <w:rPr>
                <w:rFonts w:ascii="iCiel Avenir LT Std 35 Light" w:hAnsi="iCiel Avenir LT Std 35 Light" w:cs="Arial"/>
                <w:i/>
                <w:iCs/>
              </w:rPr>
              <w:t>ng</w:t>
            </w:r>
          </w:p>
        </w:tc>
        <w:tc>
          <w:tcPr>
            <w:tcW w:w="4860" w:type="dxa"/>
            <w:vAlign w:val="center"/>
          </w:tcPr>
          <w:p w14:paraId="61FE4C79"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Meeting invitation</w:t>
            </w:r>
          </w:p>
          <w:p w14:paraId="73C8AD5F"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h</w:t>
            </w:r>
            <w:r w:rsidRPr="000A6EE5">
              <w:rPr>
                <w:rFonts w:ascii="iCiel Avenir LT Std 35 Light" w:hAnsi="iCiel Avenir LT Std 35 Light" w:cs="Calibri"/>
                <w:i/>
                <w:iCs/>
              </w:rPr>
              <w:t>ọ</w:t>
            </w:r>
            <w:r w:rsidRPr="000A6EE5">
              <w:rPr>
                <w:rFonts w:ascii="iCiel Avenir LT Std 35 Light" w:hAnsi="iCiel Avenir LT Std 35 Light" w:cs="Arial"/>
                <w:i/>
                <w:iCs/>
              </w:rPr>
              <w:t>p</w:t>
            </w:r>
          </w:p>
        </w:tc>
      </w:tr>
    </w:tbl>
    <w:bookmarkEnd w:id="1115"/>
    <w:p w14:paraId="22D078B5" w14:textId="77777777" w:rsidR="003F29A9" w:rsidRPr="000A6EE5"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Unapproved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không 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9990"/>
      </w:tblGrid>
      <w:tr w:rsidR="003F29A9" w:rsidRPr="000A6EE5" w14:paraId="3E1C9C37" w14:textId="77777777" w:rsidTr="00C50706">
        <w:tc>
          <w:tcPr>
            <w:tcW w:w="9990" w:type="dxa"/>
          </w:tcPr>
          <w:p w14:paraId="32B38CCC" w14:textId="77777777" w:rsidR="003F29A9" w:rsidRPr="000A6EE5" w:rsidRDefault="003F29A9" w:rsidP="00C50706">
            <w:pPr>
              <w:spacing w:line="400" w:lineRule="exact"/>
              <w:ind w:right="72"/>
              <w:rPr>
                <w:rFonts w:ascii="iCiel Avenir LT Std 35 Light" w:hAnsi="iCiel Avenir LT Std 35 Light" w:cs="Arial"/>
              </w:rPr>
            </w:pPr>
            <w:bookmarkStart w:id="1116" w:name="_Hlk169167457"/>
            <w:r w:rsidRPr="000A6EE5">
              <w:rPr>
                <w:rFonts w:ascii="iCiel Avenir LT Std 35 Light" w:hAnsi="iCiel Avenir LT Std 35 Light" w:cs="Arial"/>
              </w:rPr>
              <w:t>Holidays during class time</w:t>
            </w:r>
          </w:p>
          <w:p w14:paraId="2D2D4E2B"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Kì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trong th</w:t>
            </w:r>
            <w:r w:rsidRPr="000A6EE5">
              <w:rPr>
                <w:rFonts w:ascii="iCiel Avenir LT Std 35 Light" w:hAnsi="iCiel Avenir LT Std 35 Light" w:cs="Calibri"/>
                <w:i/>
                <w:iCs/>
              </w:rPr>
              <w:t>ờ</w:t>
            </w:r>
            <w:r w:rsidRPr="000A6EE5">
              <w:rPr>
                <w:rFonts w:ascii="iCiel Avenir LT Std 35 Light" w:hAnsi="iCiel Avenir LT Std 35 Light" w:cs="Arial"/>
                <w:i/>
                <w:iCs/>
              </w:rPr>
              <w:t>i gian c</w:t>
            </w:r>
            <w:r w:rsidRPr="000A6EE5">
              <w:rPr>
                <w:rFonts w:ascii="iCiel Avenir LT Std 35 Light" w:hAnsi="iCiel Avenir LT Std 35 Light" w:cs="Avenir Next LT Pro"/>
                <w:i/>
                <w:iCs/>
              </w:rPr>
              <w:t>ó</w:t>
            </w:r>
            <w:r w:rsidRPr="000A6EE5">
              <w:rPr>
                <w:rFonts w:ascii="iCiel Avenir LT Std 35 Light" w:hAnsi="iCiel Avenir LT Std 35 Light" w:cs="Arial"/>
                <w:i/>
                <w:iCs/>
              </w:rPr>
              <w:t xml:space="preserve"> l</w:t>
            </w:r>
            <w:r w:rsidRPr="000A6EE5">
              <w:rPr>
                <w:rFonts w:ascii="iCiel Avenir LT Std 35 Light" w:hAnsi="iCiel Avenir LT Std 35 Light" w:cs="Calibri"/>
                <w:i/>
                <w:iCs/>
              </w:rPr>
              <w:t>ớ</w:t>
            </w:r>
            <w:r w:rsidRPr="000A6EE5">
              <w:rPr>
                <w:rFonts w:ascii="iCiel Avenir LT Std 35 Light" w:hAnsi="iCiel Avenir LT Std 35 Light" w:cs="Arial"/>
                <w:i/>
                <w:iCs/>
              </w:rPr>
              <w:t>p h</w:t>
            </w:r>
            <w:r w:rsidRPr="000A6EE5">
              <w:rPr>
                <w:rFonts w:ascii="iCiel Avenir LT Std 35 Light" w:hAnsi="iCiel Avenir LT Std 35 Light" w:cs="Calibri"/>
                <w:i/>
                <w:iCs/>
              </w:rPr>
              <w:t>ọ</w:t>
            </w:r>
            <w:r w:rsidRPr="000A6EE5">
              <w:rPr>
                <w:rFonts w:ascii="iCiel Avenir LT Std 35 Light" w:hAnsi="iCiel Avenir LT Std 35 Light" w:cs="Arial"/>
                <w:i/>
                <w:iCs/>
              </w:rPr>
              <w:t>c (v</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d</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nh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du l</w:t>
            </w:r>
            <w:r w:rsidRPr="000A6EE5">
              <w:rPr>
                <w:rFonts w:ascii="iCiel Avenir LT Std 35 Light" w:hAnsi="iCiel Avenir LT Std 35 Light" w:cs="Calibri"/>
                <w:i/>
                <w:iCs/>
              </w:rPr>
              <w:t>ị</w:t>
            </w:r>
            <w:r w:rsidRPr="000A6EE5">
              <w:rPr>
                <w:rFonts w:ascii="iCiel Avenir LT Std 35 Light" w:hAnsi="iCiel Avenir LT Std 35 Light" w:cs="Arial"/>
                <w:i/>
                <w:iCs/>
              </w:rPr>
              <w:t>ch,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t</w:t>
            </w:r>
            <w:r w:rsidRPr="000A6EE5">
              <w:rPr>
                <w:rFonts w:ascii="iCiel Avenir LT Std 35 Light" w:hAnsi="iCiel Avenir LT Std 35 Light" w:cs="Avenir Next LT Pro"/>
                <w:i/>
                <w:iCs/>
              </w:rPr>
              <w:t>…</w:t>
            </w:r>
            <w:r w:rsidRPr="000A6EE5">
              <w:rPr>
                <w:rFonts w:ascii="iCiel Avenir LT Std 35 Light" w:hAnsi="iCiel Avenir LT Std 35 Light" w:cs="Arial"/>
                <w:i/>
                <w:iCs/>
              </w:rPr>
              <w:t>)</w:t>
            </w:r>
          </w:p>
        </w:tc>
      </w:tr>
      <w:tr w:rsidR="003F29A9" w:rsidRPr="000A6EE5" w14:paraId="2044A4B7" w14:textId="77777777" w:rsidTr="00C50706">
        <w:tc>
          <w:tcPr>
            <w:tcW w:w="9990" w:type="dxa"/>
          </w:tcPr>
          <w:p w14:paraId="6AA1C697"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Reasons not provided clearly or not mentioned in the approved list above</w:t>
            </w:r>
          </w:p>
          <w:p w14:paraId="5B4C7C2D" w14:textId="77777777" w:rsidR="003F29A9" w:rsidRPr="000A6EE5" w:rsidRDefault="003F29A9" w:rsidP="00C50706">
            <w:pPr>
              <w:spacing w:line="400" w:lineRule="exact"/>
              <w:ind w:right="72"/>
              <w:rPr>
                <w:rFonts w:ascii="iCiel Avenir LT Std 35 Light" w:hAnsi="iCiel Avenir LT Std 35 Light" w:cs="Calibri"/>
                <w:i/>
                <w:iCs/>
              </w:rPr>
            </w:pPr>
            <w:r w:rsidRPr="000A6EE5">
              <w:rPr>
                <w:rFonts w:ascii="iCiel Avenir LT Std 35 Light" w:hAnsi="iCiel Avenir LT Std 35 Light" w:cs="Calibri"/>
                <w:i/>
                <w:iCs/>
              </w:rPr>
              <w:t>Lý do nghỉ học không rõ ràng (Ví dụ: công việc gia đình, các sự kiện riêng tư…) hoặc các lý do nằm ngoài danh mục được phê duyệt</w:t>
            </w:r>
          </w:p>
        </w:tc>
      </w:tr>
      <w:tr w:rsidR="003F29A9" w:rsidRPr="000A6EE5" w14:paraId="427021F5" w14:textId="77777777" w:rsidTr="00C50706">
        <w:tc>
          <w:tcPr>
            <w:tcW w:w="9990" w:type="dxa"/>
          </w:tcPr>
          <w:p w14:paraId="046FB635"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Attendance at social, leisure activities, and anniversary events</w:t>
            </w:r>
          </w:p>
          <w:p w14:paraId="4CADCBCC"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x</w:t>
            </w:r>
            <w:r w:rsidRPr="000A6EE5">
              <w:rPr>
                <w:rFonts w:ascii="iCiel Avenir LT Std 35 Light" w:hAnsi="iCiel Avenir LT Std 35 Light" w:cs="Avenir Next LT Pro"/>
                <w:i/>
                <w:iCs/>
              </w:rPr>
              <w:t>ã</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ộ</w:t>
            </w:r>
            <w:r w:rsidRPr="000A6EE5">
              <w:rPr>
                <w:rFonts w:ascii="iCiel Avenir LT Std 35 Light" w:hAnsi="iCiel Avenir LT Std 35 Light" w:cs="Arial"/>
                <w:i/>
                <w:iCs/>
              </w:rPr>
              <w:t>i, gi</w:t>
            </w:r>
            <w:r w:rsidRPr="000A6EE5">
              <w:rPr>
                <w:rFonts w:ascii="iCiel Avenir LT Std 35 Light" w:hAnsi="iCiel Avenir LT Std 35 Light" w:cs="Calibri"/>
                <w:i/>
                <w:iCs/>
              </w:rPr>
              <w:t>ả</w:t>
            </w:r>
            <w:r w:rsidRPr="000A6EE5">
              <w:rPr>
                <w:rFonts w:ascii="iCiel Avenir LT Std 35 Light" w:hAnsi="iCiel Avenir LT Std 35 Light" w:cs="Arial"/>
                <w:i/>
                <w:iCs/>
              </w:rPr>
              <w:t>i tr</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v</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ng</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y l</w:t>
            </w:r>
            <w:r w:rsidRPr="000A6EE5">
              <w:rPr>
                <w:rFonts w:ascii="iCiel Avenir LT Std 35 Light" w:hAnsi="iCiel Avenir LT Std 35 Light" w:cs="Calibri"/>
                <w:i/>
                <w:iCs/>
              </w:rPr>
              <w:t>ễ</w:t>
            </w:r>
            <w:r w:rsidRPr="000A6EE5">
              <w:rPr>
                <w:rFonts w:ascii="iCiel Avenir LT Std 35 Light" w:hAnsi="iCiel Avenir LT Std 35 Light" w:cs="Arial"/>
                <w:i/>
                <w:iCs/>
              </w:rPr>
              <w:t xml:space="preserve"> k</w:t>
            </w:r>
            <w:r w:rsidRPr="000A6EE5">
              <w:rPr>
                <w:rFonts w:ascii="iCiel Avenir LT Std 35 Light" w:hAnsi="iCiel Avenir LT Std 35 Light" w:cs="Calibri"/>
                <w:i/>
                <w:iCs/>
              </w:rPr>
              <w:t>ỷ</w:t>
            </w:r>
            <w:r w:rsidRPr="000A6EE5">
              <w:rPr>
                <w:rFonts w:ascii="iCiel Avenir LT Std 35 Light" w:hAnsi="iCiel Avenir LT Std 35 Light" w:cs="Arial"/>
                <w:i/>
                <w:iCs/>
              </w:rPr>
              <w:t xml:space="preserve"> ni</w:t>
            </w:r>
            <w:r w:rsidRPr="000A6EE5">
              <w:rPr>
                <w:rFonts w:ascii="iCiel Avenir LT Std 35 Light" w:hAnsi="iCiel Avenir LT Std 35 Light" w:cs="Calibri"/>
                <w:i/>
                <w:iCs/>
              </w:rPr>
              <w:t>ệ</w:t>
            </w:r>
            <w:r w:rsidRPr="000A6EE5">
              <w:rPr>
                <w:rFonts w:ascii="iCiel Avenir LT Std 35 Light" w:hAnsi="iCiel Avenir LT Std 35 Light" w:cs="Arial"/>
                <w:i/>
                <w:iCs/>
              </w:rPr>
              <w:t>m</w:t>
            </w:r>
          </w:p>
        </w:tc>
      </w:tr>
      <w:tr w:rsidR="003F29A9" w:rsidRPr="000A6EE5" w14:paraId="026F5205" w14:textId="77777777" w:rsidTr="00C50706">
        <w:tc>
          <w:tcPr>
            <w:tcW w:w="9990" w:type="dxa"/>
          </w:tcPr>
          <w:p w14:paraId="62D38D77"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Driving lessons</w:t>
            </w:r>
          </w:p>
          <w:p w14:paraId="68E709C9"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H</w:t>
            </w:r>
            <w:r w:rsidRPr="000A6EE5">
              <w:rPr>
                <w:rFonts w:ascii="iCiel Avenir LT Std 35 Light" w:hAnsi="iCiel Avenir LT Std 35 Light" w:cs="Calibri"/>
                <w:i/>
                <w:iCs/>
              </w:rPr>
              <w:t>ọ</w:t>
            </w:r>
            <w:r w:rsidRPr="000A6EE5">
              <w:rPr>
                <w:rFonts w:ascii="iCiel Avenir LT Std 35 Light" w:hAnsi="iCiel Avenir LT Std 35 Light" w:cs="Arial"/>
                <w:i/>
                <w:iCs/>
              </w:rPr>
              <w:t>c l</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i xe</w:t>
            </w:r>
          </w:p>
        </w:tc>
      </w:tr>
      <w:tr w:rsidR="003F29A9" w:rsidRPr="000A6EE5" w14:paraId="0E31AE70" w14:textId="77777777" w:rsidTr="00C50706">
        <w:tc>
          <w:tcPr>
            <w:tcW w:w="9990" w:type="dxa"/>
          </w:tcPr>
          <w:p w14:paraId="03AA2FCF" w14:textId="77777777" w:rsidR="003F29A9" w:rsidRPr="000A6EE5" w:rsidRDefault="003F29A9" w:rsidP="00C50706">
            <w:pPr>
              <w:spacing w:line="400" w:lineRule="exact"/>
              <w:ind w:right="72"/>
              <w:rPr>
                <w:rFonts w:ascii="iCiel Avenir LT Std 35 Light" w:hAnsi="iCiel Avenir LT Std 35 Light" w:cs="Arial"/>
                <w:lang w:val="en-US"/>
              </w:rPr>
            </w:pPr>
            <w:r w:rsidRPr="000A6EE5">
              <w:rPr>
                <w:rFonts w:ascii="iCiel Avenir LT Std 35 Light" w:hAnsi="iCiel Avenir LT Std 35 Light" w:cs="Arial"/>
              </w:rPr>
              <w:t xml:space="preserve">Bad </w:t>
            </w:r>
            <w:r w:rsidRPr="000A6EE5">
              <w:rPr>
                <w:rFonts w:ascii="iCiel Avenir LT Std 35 Light" w:hAnsi="iCiel Avenir LT Std 35 Light" w:cs="Arial"/>
                <w:lang w:val="en-US"/>
              </w:rPr>
              <w:t>weather/ Personal transportation trouble</w:t>
            </w:r>
          </w:p>
          <w:p w14:paraId="32F8CF33" w14:textId="77777777" w:rsidR="003F29A9" w:rsidRPr="000A6EE5" w:rsidRDefault="003F29A9" w:rsidP="00C50706">
            <w:pPr>
              <w:spacing w:line="400" w:lineRule="exact"/>
              <w:ind w:right="72"/>
              <w:rPr>
                <w:rFonts w:ascii="iCiel Avenir LT Std 35 Light" w:hAnsi="iCiel Avenir LT Std 35 Light" w:cs="Calibri"/>
                <w:i/>
                <w:iCs/>
                <w:lang w:val="en-US"/>
              </w:rPr>
            </w:pPr>
            <w:r w:rsidRPr="000A6EE5">
              <w:rPr>
                <w:rFonts w:ascii="iCiel Avenir LT Std 35 Light" w:hAnsi="iCiel Avenir LT Std 35 Light" w:cs="Calibri"/>
                <w:i/>
                <w:iCs/>
                <w:lang w:val="en-US"/>
              </w:rPr>
              <w:t>Các lý do liên quan đến thời tiết, sự cố giao th</w:t>
            </w:r>
            <w:r w:rsidRPr="000A6EE5">
              <w:rPr>
                <w:rFonts w:ascii="iCiel Avenir LT Std 35 Light" w:hAnsi="iCiel Avenir LT Std 35 Light" w:cs="Avenir Next LT Pro"/>
                <w:i/>
                <w:iCs/>
                <w:lang w:val="en-US"/>
              </w:rPr>
              <w:t>ô</w:t>
            </w:r>
            <w:r w:rsidRPr="000A6EE5">
              <w:rPr>
                <w:rFonts w:ascii="iCiel Avenir LT Std 35 Light" w:hAnsi="iCiel Avenir LT Std 35 Light" w:cs="Calibri"/>
                <w:i/>
                <w:iCs/>
                <w:lang w:val="en-US"/>
              </w:rPr>
              <w:t>ng c</w:t>
            </w:r>
            <w:r w:rsidRPr="000A6EE5">
              <w:rPr>
                <w:rFonts w:ascii="iCiel Avenir LT Std 35 Light" w:hAnsi="iCiel Avenir LT Std 35 Light" w:cs="Avenir Next LT Pro"/>
                <w:i/>
                <w:iCs/>
                <w:lang w:val="en-US"/>
              </w:rPr>
              <w:t>á</w:t>
            </w:r>
            <w:r w:rsidRPr="000A6EE5">
              <w:rPr>
                <w:rFonts w:ascii="iCiel Avenir LT Std 35 Light" w:hAnsi="iCiel Avenir LT Std 35 Light" w:cs="Calibri"/>
                <w:i/>
                <w:iCs/>
                <w:lang w:val="en-US"/>
              </w:rPr>
              <w:t xml:space="preserve"> nh</w:t>
            </w:r>
            <w:r w:rsidRPr="000A6EE5">
              <w:rPr>
                <w:rFonts w:ascii="iCiel Avenir LT Std 35 Light" w:hAnsi="iCiel Avenir LT Std 35 Light" w:cs="Avenir Next LT Pro"/>
                <w:i/>
                <w:iCs/>
                <w:lang w:val="en-US"/>
              </w:rPr>
              <w:t>â</w:t>
            </w:r>
            <w:r w:rsidRPr="000A6EE5">
              <w:rPr>
                <w:rFonts w:ascii="iCiel Avenir LT Std 35 Light" w:hAnsi="iCiel Avenir LT Std 35 Light" w:cs="Calibri"/>
                <w:i/>
                <w:iCs/>
                <w:lang w:val="en-US"/>
              </w:rPr>
              <w:t>n</w:t>
            </w:r>
          </w:p>
        </w:tc>
      </w:tr>
    </w:tbl>
    <w:p w14:paraId="3BA30EC4" w14:textId="15EDAC98" w:rsidR="00BF43A2" w:rsidRPr="004373E8" w:rsidRDefault="00BF43A2" w:rsidP="00D85019">
      <w:pPr>
        <w:pStyle w:val="Question"/>
        <w:numPr>
          <w:ilvl w:val="0"/>
          <w:numId w:val="6"/>
        </w:numPr>
        <w:tabs>
          <w:tab w:val="left" w:pos="360"/>
          <w:tab w:val="left" w:pos="450"/>
          <w:tab w:val="left" w:pos="900"/>
        </w:tabs>
        <w:spacing w:before="100" w:line="400" w:lineRule="exact"/>
        <w:ind w:left="0" w:firstLine="630"/>
        <w:rPr>
          <w:rFonts w:cs="Arial"/>
          <w:i/>
          <w:iCs/>
          <w:szCs w:val="22"/>
          <w:lang w:val="vi-VN"/>
        </w:rPr>
      </w:pPr>
      <w:bookmarkStart w:id="1117" w:name="_Toc115360081"/>
      <w:bookmarkStart w:id="1118" w:name="_Toc115360922"/>
      <w:bookmarkStart w:id="1119" w:name="_Toc115361284"/>
      <w:bookmarkStart w:id="1120" w:name="_Toc115361468"/>
      <w:bookmarkStart w:id="1121" w:name="_Toc115360082"/>
      <w:bookmarkStart w:id="1122" w:name="_Toc115360923"/>
      <w:bookmarkStart w:id="1123" w:name="_Toc115361285"/>
      <w:bookmarkStart w:id="1124" w:name="_Toc115361469"/>
      <w:bookmarkStart w:id="1125" w:name="_Toc134102128"/>
      <w:bookmarkStart w:id="1126" w:name="_Toc134112870"/>
      <w:bookmarkStart w:id="1127" w:name="_Toc134113000"/>
      <w:bookmarkStart w:id="1128" w:name="_Toc134102129"/>
      <w:bookmarkStart w:id="1129" w:name="_Toc134112871"/>
      <w:bookmarkStart w:id="1130" w:name="_Toc134113001"/>
      <w:bookmarkStart w:id="1131" w:name="_Toc134102130"/>
      <w:bookmarkStart w:id="1132" w:name="_Toc134112872"/>
      <w:bookmarkStart w:id="1133" w:name="_Toc134113002"/>
      <w:bookmarkStart w:id="1134" w:name="_Toc134102131"/>
      <w:bookmarkStart w:id="1135" w:name="_Toc134112873"/>
      <w:bookmarkStart w:id="1136" w:name="_Toc134113003"/>
      <w:bookmarkStart w:id="1137" w:name="_Toc134102132"/>
      <w:bookmarkStart w:id="1138" w:name="_Toc134112874"/>
      <w:bookmarkStart w:id="1139" w:name="_Toc134113004"/>
      <w:bookmarkStart w:id="1140" w:name="_Toc134102133"/>
      <w:bookmarkStart w:id="1141" w:name="_Toc134112875"/>
      <w:bookmarkStart w:id="1142" w:name="_Toc134113005"/>
      <w:bookmarkStart w:id="1143" w:name="_Toc107324294"/>
      <w:bookmarkStart w:id="1144" w:name="_Toc17707722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r w:rsidRPr="004373E8">
        <w:rPr>
          <w:rFonts w:cs="Arial"/>
          <w:szCs w:val="22"/>
          <w:lang w:val="vi-VN"/>
        </w:rPr>
        <w:t xml:space="preserve">If </w:t>
      </w:r>
      <w:r w:rsidR="00240363" w:rsidRPr="004373E8">
        <w:rPr>
          <w:rFonts w:cs="Arial"/>
          <w:szCs w:val="22"/>
          <w:lang w:val="vi-VN"/>
        </w:rPr>
        <w:t>the a</w:t>
      </w:r>
      <w:r w:rsidRPr="004373E8">
        <w:rPr>
          <w:rFonts w:cs="Arial"/>
          <w:szCs w:val="22"/>
          <w:lang w:val="vi-VN"/>
        </w:rPr>
        <w:t xml:space="preserve">cademic results of students are not good enough and students/parents are worried, what can BUV support to improve their performance? / </w:t>
      </w:r>
      <w:r w:rsidRPr="004373E8">
        <w:rPr>
          <w:rFonts w:cs="Arial"/>
          <w:i/>
          <w:iCs/>
          <w:szCs w:val="22"/>
          <w:lang w:val="vi-VN"/>
        </w:rPr>
        <w:t>Sinh viên/phụ huynh lo rằng kết quả học tập của sinh viên không đủ tốt, liệu nhà trường có kế hoạch gì trong việc giúp đỡ sinh viên cải thiện kết quả học tập không?</w:t>
      </w:r>
      <w:bookmarkEnd w:id="1143"/>
      <w:bookmarkEnd w:id="1144"/>
    </w:p>
    <w:p w14:paraId="797A43CD"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43C4E52"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bookmarkStart w:id="1145" w:name="_Hlk149316482"/>
      <w:r w:rsidRPr="004373E8">
        <w:rPr>
          <w:rFonts w:ascii="iCiel Avenir LT Std 35 Light" w:hAnsi="iCiel Avenir LT Std 35 Light" w:cs="Arial"/>
          <w:sz w:val="22"/>
          <w:szCs w:val="22"/>
          <w:lang w:val="vi-VN"/>
        </w:rPr>
        <w:t xml:space="preserve">To improve students’ performance in specific modules, the best way is to stay engaged &amp; reach out to the Modules Leaders for their support. This semester, module teams will be posting their “Office Hours” on the front page of their Canvas site near where you find their email address. To make use of Office Hours, the students can email their preferred module team members and request a meeting within those hours. In the case that the students are unable to attend the posted Office Hours, the module teams may be able to meet the students at other times depending on their availability. </w:t>
      </w:r>
    </w:p>
    <w:p w14:paraId="18955F68"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Moreover, at BUV, we are dedicated to providing comprehensive academic support even outside of the classrooms to ensure your son/daughter success throughout their educational journey. Our Student Academic Support (SAS) Office is the centralised team to contact whenever students need guidance and assistance in achieving their academic goals. We are now offering 2 programmes to support their academic performance outside of students’ classroom which are: Student Tutor &amp; Faculty Learning Support.</w:t>
      </w:r>
    </w:p>
    <w:p w14:paraId="3579D46D"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Our Student Tutors are experienced BUV students in year 2 and 3 who have demonstrated exceptional academic performance and possess strong interpersonal skills. They are selected &amp; trained to offer tailored academic assistance, helping other students grasp complex subjects, refine study techniques, and enhance their overall understanding of course materials. Through one-on-one sessions, other students can benefit from their expertise and receive personalized guidance to elevate their learning experience. </w:t>
      </w:r>
    </w:p>
    <w:p w14:paraId="1DD7238E"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Our Faculty Learning Support Team comprises seasoned academics with diverse expertise. These dedicated professionals are committed to helping students excel academically. Whether students require guidance on specific subjects, study strategies, time management, or English language support, our Faculty Learning Support Team is ready to assist. </w:t>
      </w:r>
    </w:p>
    <w:p w14:paraId="617BBCC6" w14:textId="0B8ACDA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BUV students can easily book study sessions with Student Tutor &amp; Faculty Learning Support Team via SAS booking system. Students can book multiple sessions with different tutors and faculties based on their needs. Details on booking instructions has been sent via emails to students each semester. Students are strongly advised to take advantage of these valuable resources to enhance their learning experience, conquer challenges, and thrive academically. Should you have any inquiries or require assistance, please reach out to SAS via our email: </w:t>
      </w:r>
      <w:hyperlink r:id="rId19" w:history="1">
        <w:r w:rsidR="00BA29BB" w:rsidRPr="004373E8">
          <w:rPr>
            <w:rStyle w:val="Hyperlink"/>
            <w:rFonts w:ascii="iCiel Avenir LT Std 35 Light" w:hAnsi="iCiel Avenir LT Std 35 Light" w:cs="Arial"/>
            <w:sz w:val="22"/>
            <w:szCs w:val="22"/>
            <w:lang w:val="vi-VN"/>
          </w:rPr>
          <w:t>academic-support@buv.edu.vn</w:t>
        </w:r>
      </w:hyperlink>
      <w:r w:rsidR="00BA29BB" w:rsidRPr="004373E8">
        <w:rPr>
          <w:rFonts w:ascii="iCiel Avenir LT Std 35 Light" w:hAnsi="iCiel Avenir LT Std 35 Light" w:cs="Arial"/>
          <w:sz w:val="22"/>
          <w:szCs w:val="22"/>
          <w:lang w:val="vi-VN"/>
        </w:rPr>
        <w:t xml:space="preserve">. </w:t>
      </w:r>
    </w:p>
    <w:p w14:paraId="6CB1ED65"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Để cải thiện kết quả học tập cho từng môn học cụ thể, sinh viên nên chủ động tương tác và liên hệ với giảng viên môn học để được hỗ trợ. Trong học kỳ này, trên hệ thống học tập Canvas, “Khung giờ hỗ trợ” của từng môn học sẽ được cập nhật trên trang đầu (vị trí gần với thông tin email của giảng viên). Sinh viên có thể gửi email đến giảng viên của các môn học tương ứng để đặt lịch gặp trong các khung giờ này. Trong trường hợp “Khung giờ hỗ trợ” đã được công bố trên hệ thống học tập Canvas không phù hợp với thời gian biểu của sinh viên, tùy thuộc vào lịch của giảng viên, sinh viên có thể được đặt hẹn trong khung giờ khác.</w:t>
      </w:r>
    </w:p>
    <w:p w14:paraId="00ED22B9"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Tại BUV, nhà trường cũng dành sự quan tâm đặc biệt đến hỗ trợ học thuật bổ sung để giúp sinh viên có thể theo kịp việc học trên lớp và đạt được kết quả học tập tốt hơn. Phòng Hỗ trợ học thuật (SAS) sẽ là điểm đến mỗi khi sinh viên cần hướng dẫn hoặc hỗ trợ để cải thiện điểm số và đạt được kết quả học tập như mong muốn. Phòng SAS hiện cung cấp 2 chương trình hỗ trợ học thuật bổ sung: Chương trình Sinh viên Hỗ trợ (Student Tutor) và Chương trình Giảng viên Cố vấn (Faculty Learning Support).</w:t>
      </w:r>
    </w:p>
    <w:p w14:paraId="2459BD65"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Sinh viên Hỗ trợ (Student Tutor) là sinh viên BUV năm 2 và năm 3, có thành tích học tập và kỹ năng giao tiếp tốt. Student Tutor được lựa chọn và hướng dẫn bởi phòng SAS để hỗ trợ học thuật cho các sinh viên khác; giúp giải thích các khái niệm chuyên ngành, rèn luyện kỹ năng học tập cũng như vận dụng tài liệu học để nâng cao điểm số. Qua những buổi học 1-1, Student Tutor sẽ đồng hành cùng sinh viên, chia sẻ kiến thức và cải thiện trải nghiệm học tập của sinh viên tại BUV. </w:t>
      </w:r>
    </w:p>
    <w:p w14:paraId="21C38949" w14:textId="706889DF"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Nhóm Giảng viên Cố vấn (Faculty Learning Support Team) bao gồm những giảng viên kỳ cựu có chuyên môn và kinh nghiệm đa dạng của nhà trường. Dù sinh viên cần sự hỗ trợ thêm ở các môn học cụ thể, phương pháp học hay Tiếng Anh học thuật, nhóm Giảng viên </w:t>
      </w:r>
      <w:r w:rsidR="00EE19CB" w:rsidRPr="004373E8">
        <w:rPr>
          <w:rFonts w:ascii="iCiel Avenir LT Std 35 Light" w:hAnsi="iCiel Avenir LT Std 35 Light" w:cs="Arial"/>
          <w:i/>
          <w:iCs/>
          <w:sz w:val="22"/>
          <w:szCs w:val="22"/>
          <w:lang w:val="vi-VN"/>
        </w:rPr>
        <w:t>C</w:t>
      </w:r>
      <w:r w:rsidRPr="004373E8">
        <w:rPr>
          <w:rFonts w:ascii="iCiel Avenir LT Std 35 Light" w:hAnsi="iCiel Avenir LT Std 35 Light" w:cs="Arial"/>
          <w:i/>
          <w:iCs/>
          <w:sz w:val="22"/>
          <w:szCs w:val="22"/>
          <w:lang w:val="vi-VN"/>
        </w:rPr>
        <w:t xml:space="preserve">ố vấn sẵn sàng tư vấn và kèm cặp để giúp sinh viên đạt được kết quả tốt hơn. </w:t>
      </w:r>
    </w:p>
    <w:p w14:paraId="3BB9D2E6" w14:textId="7D6EF2F3" w:rsidR="00297828" w:rsidRPr="004373E8" w:rsidRDefault="00297828"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i/>
          <w:iCs/>
          <w:sz w:val="22"/>
          <w:szCs w:val="22"/>
          <w:lang w:val="vi-VN"/>
        </w:rPr>
        <w:t xml:space="preserve">Sinh viên có thể đặt lịch hẹn dễ dàng với Student Tutor và Faculty Learning Support Team qua hệ thống đặt lịch hẹn của SAS. Sinh viên có thể đặt nhiều buổi học, với nhiều sinh viên và giảng viên cố vấn khác nhau tùy theo nhu cầu. Chi tiết về các hình thức hỗ trợ và cách đặt lịch đã được gửi qua email cho sinh viên. Sinh viên được khuyến khích tận dụng những chương trình hỗ trợ trên để cải thiện trải nghiệm học và đạt được thành tích tốt hơn. Mọi câu hỏi về các dịch vụ và chương trình hỗ trợ Học thuật ở BUV, xin vui lòng liên hệ phòng SAS qua địa chỉ email: </w:t>
      </w:r>
      <w:hyperlink r:id="rId20" w:history="1">
        <w:r w:rsidRPr="004373E8">
          <w:rPr>
            <w:rStyle w:val="Hyperlink"/>
            <w:rFonts w:ascii="iCiel Avenir LT Std 35 Light" w:hAnsi="iCiel Avenir LT Std 35 Light" w:cs="Arial"/>
            <w:i/>
            <w:iCs/>
            <w:sz w:val="22"/>
            <w:szCs w:val="22"/>
            <w:lang w:val="vi-VN"/>
          </w:rPr>
          <w:t>academic-support@buv.edu.vn</w:t>
        </w:r>
      </w:hyperlink>
      <w:r w:rsidR="00BA29BB" w:rsidRPr="004373E8">
        <w:rPr>
          <w:rFonts w:ascii="iCiel Avenir LT Std 35 Light" w:hAnsi="iCiel Avenir LT Std 35 Light" w:cs="Arial"/>
          <w:i/>
          <w:iCs/>
          <w:sz w:val="22"/>
          <w:szCs w:val="22"/>
          <w:lang w:val="vi-VN"/>
        </w:rPr>
        <w:t xml:space="preserve">. </w:t>
      </w:r>
    </w:p>
    <w:p w14:paraId="040E9E4F" w14:textId="6B152546" w:rsidR="005E2669" w:rsidRPr="004373E8" w:rsidRDefault="005E2669"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146" w:name="_Toc149053756"/>
      <w:bookmarkStart w:id="1147" w:name="_Toc149054016"/>
      <w:bookmarkStart w:id="1148" w:name="_Toc149835164"/>
      <w:bookmarkStart w:id="1149" w:name="_Toc149053757"/>
      <w:bookmarkStart w:id="1150" w:name="_Toc149054017"/>
      <w:bookmarkStart w:id="1151" w:name="_Toc149835165"/>
      <w:bookmarkStart w:id="1152" w:name="_Toc149053758"/>
      <w:bookmarkStart w:id="1153" w:name="_Toc149054018"/>
      <w:bookmarkStart w:id="1154" w:name="_Toc149835166"/>
      <w:bookmarkStart w:id="1155" w:name="_Toc149053759"/>
      <w:bookmarkStart w:id="1156" w:name="_Toc149054019"/>
      <w:bookmarkStart w:id="1157" w:name="_Toc149835167"/>
      <w:bookmarkStart w:id="1158" w:name="_Toc149053760"/>
      <w:bookmarkStart w:id="1159" w:name="_Toc149054020"/>
      <w:bookmarkStart w:id="1160" w:name="_Toc149835168"/>
      <w:bookmarkStart w:id="1161" w:name="_Toc149053761"/>
      <w:bookmarkStart w:id="1162" w:name="_Toc149054021"/>
      <w:bookmarkStart w:id="1163" w:name="_Toc149835169"/>
      <w:bookmarkStart w:id="1164" w:name="_Toc149053762"/>
      <w:bookmarkStart w:id="1165" w:name="_Toc149054022"/>
      <w:bookmarkStart w:id="1166" w:name="_Toc149835170"/>
      <w:bookmarkStart w:id="1167" w:name="_Toc149053763"/>
      <w:bookmarkStart w:id="1168" w:name="_Toc149054023"/>
      <w:bookmarkStart w:id="1169" w:name="_Toc149835171"/>
      <w:bookmarkStart w:id="1170" w:name="_Toc134102135"/>
      <w:bookmarkStart w:id="1171" w:name="_Toc134112877"/>
      <w:bookmarkStart w:id="1172" w:name="_Toc134113007"/>
      <w:bookmarkStart w:id="1173" w:name="_Toc134102136"/>
      <w:bookmarkStart w:id="1174" w:name="_Toc134112878"/>
      <w:bookmarkStart w:id="1175" w:name="_Toc134113008"/>
      <w:bookmarkStart w:id="1176" w:name="_Toc134102137"/>
      <w:bookmarkStart w:id="1177" w:name="_Toc134112879"/>
      <w:bookmarkStart w:id="1178" w:name="_Toc134113009"/>
      <w:bookmarkStart w:id="1179" w:name="_Toc134102138"/>
      <w:bookmarkStart w:id="1180" w:name="_Toc134112880"/>
      <w:bookmarkStart w:id="1181" w:name="_Toc134113010"/>
      <w:bookmarkStart w:id="1182" w:name="_Toc134102139"/>
      <w:bookmarkStart w:id="1183" w:name="_Toc134112881"/>
      <w:bookmarkStart w:id="1184" w:name="_Toc134113011"/>
      <w:bookmarkStart w:id="1185" w:name="_Toc134102140"/>
      <w:bookmarkStart w:id="1186" w:name="_Toc134112882"/>
      <w:bookmarkStart w:id="1187" w:name="_Toc134113012"/>
      <w:bookmarkStart w:id="1188" w:name="_Toc134102141"/>
      <w:bookmarkStart w:id="1189" w:name="_Toc134112883"/>
      <w:bookmarkStart w:id="1190" w:name="_Toc134113013"/>
      <w:bookmarkStart w:id="1191" w:name="_Toc134102142"/>
      <w:bookmarkStart w:id="1192" w:name="_Toc134112884"/>
      <w:bookmarkStart w:id="1193" w:name="_Toc134113014"/>
      <w:bookmarkStart w:id="1194" w:name="_Toc134102143"/>
      <w:bookmarkStart w:id="1195" w:name="_Toc134112885"/>
      <w:bookmarkStart w:id="1196" w:name="_Toc134113015"/>
      <w:bookmarkStart w:id="1197" w:name="_Toc134102144"/>
      <w:bookmarkStart w:id="1198" w:name="_Toc134112886"/>
      <w:bookmarkStart w:id="1199" w:name="_Toc134113016"/>
      <w:bookmarkStart w:id="1200" w:name="_Toc107324291"/>
      <w:bookmarkStart w:id="1201" w:name="_Toc177077226"/>
      <w:bookmarkStart w:id="1202" w:name="_Toc10732430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r w:rsidRPr="004373E8">
        <w:rPr>
          <w:rFonts w:cs="Arial"/>
          <w:szCs w:val="22"/>
          <w:lang w:val="vi-VN"/>
        </w:rPr>
        <w:t xml:space="preserve">In the students’ timetable, I have seen that </w:t>
      </w:r>
      <w:r w:rsidR="00D0188D" w:rsidRPr="004373E8">
        <w:rPr>
          <w:rFonts w:cs="Arial"/>
          <w:szCs w:val="22"/>
          <w:lang w:val="vi-VN"/>
        </w:rPr>
        <w:t>the students</w:t>
      </w:r>
      <w:r w:rsidRPr="004373E8">
        <w:rPr>
          <w:rFonts w:cs="Arial"/>
          <w:szCs w:val="22"/>
          <w:lang w:val="vi-VN"/>
        </w:rPr>
        <w:t xml:space="preserve"> study about 2-4 hours a day only</w:t>
      </w:r>
      <w:r w:rsidR="00847085" w:rsidRPr="004373E8">
        <w:rPr>
          <w:rFonts w:cs="Arial"/>
          <w:szCs w:val="22"/>
          <w:lang w:val="vi-VN"/>
        </w:rPr>
        <w:t>.</w:t>
      </w:r>
      <w:r w:rsidRPr="004373E8">
        <w:rPr>
          <w:rFonts w:cs="Arial"/>
          <w:szCs w:val="22"/>
          <w:lang w:val="vi-VN"/>
        </w:rPr>
        <w:t xml:space="preserve"> </w:t>
      </w:r>
      <w:r w:rsidR="00847085" w:rsidRPr="004373E8">
        <w:rPr>
          <w:rFonts w:cs="Arial"/>
          <w:szCs w:val="22"/>
          <w:lang w:val="vi-VN"/>
        </w:rPr>
        <w:t>S</w:t>
      </w:r>
      <w:r w:rsidRPr="004373E8">
        <w:rPr>
          <w:rFonts w:cs="Arial"/>
          <w:szCs w:val="22"/>
          <w:lang w:val="vi-VN"/>
        </w:rPr>
        <w:t xml:space="preserve">hould this be enough to ensure quality and what should students do besides class time? / </w:t>
      </w:r>
      <w:r w:rsidRPr="004373E8">
        <w:rPr>
          <w:rFonts w:cs="Arial"/>
          <w:i/>
          <w:iCs/>
          <w:szCs w:val="22"/>
          <w:lang w:val="vi-VN"/>
        </w:rPr>
        <w:t>Trong thời khóa biểu của sinh viên, tôi thấy sinh viên chỉ học 2-4 giờ một ngày. Thời lượng học như vậy liệu có đủ để đảm bảo chất lượng học tập</w:t>
      </w:r>
      <w:bookmarkEnd w:id="1200"/>
      <w:r w:rsidRPr="004373E8">
        <w:rPr>
          <w:rFonts w:cs="Arial"/>
          <w:i/>
          <w:iCs/>
          <w:szCs w:val="22"/>
          <w:lang w:val="vi-VN"/>
        </w:rPr>
        <w:t xml:space="preserve"> và sinh viên còn nên làm gì ngoài các giờ học trên lớp?</w:t>
      </w:r>
      <w:bookmarkEnd w:id="1201"/>
    </w:p>
    <w:p w14:paraId="3FDBDF3E" w14:textId="77777777" w:rsidR="005E2669" w:rsidRPr="004373E8" w:rsidRDefault="005E2669" w:rsidP="003E1B62">
      <w:pPr>
        <w:pStyle w:val="ListParagraph"/>
        <w:tabs>
          <w:tab w:val="left" w:pos="630"/>
          <w:tab w:val="left" w:pos="720"/>
          <w:tab w:val="left" w:pos="1080"/>
        </w:tabs>
        <w:ind w:left="0"/>
        <w:contextualSpacing w:val="0"/>
        <w:rPr>
          <w:rFonts w:ascii="iCiel Avenir LT Std 35 Light" w:hAnsi="iCiel Avenir LT Std 35 Light" w:cs="Arial"/>
          <w:b/>
          <w:bCs/>
          <w:i/>
          <w:iCs/>
          <w:sz w:val="22"/>
          <w:szCs w:val="22"/>
          <w:u w:val="single"/>
          <w:lang w:val="vi-VN"/>
        </w:rPr>
      </w:pPr>
      <w:r w:rsidRPr="004373E8">
        <w:rPr>
          <w:rFonts w:ascii="iCiel Avenir LT Std 35 Light" w:hAnsi="iCiel Avenir LT Std 35 Light" w:cs="Arial"/>
          <w:b/>
          <w:bCs/>
          <w:sz w:val="22"/>
          <w:szCs w:val="22"/>
          <w:u w:val="single"/>
          <w:lang w:val="vi-VN"/>
        </w:rPr>
        <w:t xml:space="preserve">Answer </w:t>
      </w:r>
      <w:r w:rsidRPr="004373E8">
        <w:rPr>
          <w:rFonts w:ascii="iCiel Avenir LT Std 35 Light" w:hAnsi="iCiel Avenir LT Std 35 Light" w:cs="Arial"/>
          <w:b/>
          <w:bCs/>
          <w:i/>
          <w:iCs/>
          <w:sz w:val="22"/>
          <w:szCs w:val="22"/>
          <w:u w:val="single"/>
          <w:lang w:val="vi-VN"/>
        </w:rPr>
        <w:t>/ 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p>
    <w:p w14:paraId="71101D3F" w14:textId="022E75A8" w:rsidR="005E2669" w:rsidRPr="004373E8"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Besides lectures and tutorial sessions, students will be required to engage in at least 10 hours of self-study per subject each week. This will include a considerable amount of time reading required textbooks, studying, and evaluating hand-outs, working on homework assignments, preparing for class work, revising for tests, and working in groups with fellow students on various projects. This requires students to learn to keep a strict time management plan which is essential to their engagement and success on the programme.</w:t>
      </w:r>
    </w:p>
    <w:p w14:paraId="123EDDEB" w14:textId="65AFC1E1" w:rsidR="005E2669" w:rsidRPr="004373E8"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In </w:t>
      </w:r>
      <w:r w:rsidR="00801595" w:rsidRPr="004373E8">
        <w:rPr>
          <w:rFonts w:ascii="iCiel Avenir LT Std 35 Light" w:hAnsi="iCiel Avenir LT Std 35 Light" w:cs="Arial"/>
          <w:sz w:val="22"/>
          <w:szCs w:val="22"/>
          <w:lang w:val="vi-VN"/>
        </w:rPr>
        <w:t>addition,</w:t>
      </w:r>
      <w:r w:rsidR="00B138E3"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students are encouraged to make the most of their time by joining other activities as follows:</w:t>
      </w:r>
    </w:p>
    <w:p w14:paraId="10D446BB" w14:textId="01649803"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Visiting the library to find additional </w:t>
      </w:r>
      <w:r w:rsidR="00DD3DB7" w:rsidRPr="004373E8">
        <w:rPr>
          <w:rFonts w:ascii="iCiel Avenir LT Std 35 Light" w:hAnsi="iCiel Avenir LT Std 35 Light" w:cs="Arial"/>
          <w:sz w:val="22"/>
          <w:szCs w:val="22"/>
          <w:lang w:val="vi-VN"/>
        </w:rPr>
        <w:t>resources or</w:t>
      </w:r>
      <w:r w:rsidRPr="004373E8">
        <w:rPr>
          <w:rFonts w:ascii="iCiel Avenir LT Std 35 Light" w:hAnsi="iCiel Avenir LT Std 35 Light" w:cs="Arial"/>
          <w:sz w:val="22"/>
          <w:szCs w:val="22"/>
          <w:lang w:val="vi-VN"/>
        </w:rPr>
        <w:t xml:space="preserve"> doing further reading in and around your subjects</w:t>
      </w:r>
      <w:r w:rsidR="00D47492" w:rsidRPr="004373E8">
        <w:rPr>
          <w:rFonts w:ascii="iCiel Avenir LT Std 35 Light" w:hAnsi="iCiel Avenir LT Std 35 Light" w:cs="Arial"/>
          <w:sz w:val="22"/>
          <w:szCs w:val="22"/>
          <w:lang w:val="vi-VN"/>
        </w:rPr>
        <w:t>.</w:t>
      </w:r>
    </w:p>
    <w:p w14:paraId="3AAA3CEA" w14:textId="2543EE42"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Participating in clubs, </w:t>
      </w:r>
      <w:r w:rsidR="00847085" w:rsidRPr="004373E8">
        <w:rPr>
          <w:rFonts w:ascii="iCiel Avenir LT Std 35 Light" w:hAnsi="iCiel Avenir LT Std 35 Light" w:cs="Arial"/>
          <w:sz w:val="22"/>
          <w:szCs w:val="22"/>
          <w:lang w:val="vi-VN"/>
        </w:rPr>
        <w:t>societies,</w:t>
      </w:r>
      <w:r w:rsidRPr="004373E8">
        <w:rPr>
          <w:rFonts w:ascii="iCiel Avenir LT Std 35 Light" w:hAnsi="iCiel Avenir LT Std 35 Light" w:cs="Arial"/>
          <w:sz w:val="22"/>
          <w:szCs w:val="22"/>
          <w:lang w:val="vi-VN"/>
        </w:rPr>
        <w:t xml:space="preserve"> and team </w:t>
      </w:r>
      <w:r w:rsidR="00D0188D" w:rsidRPr="004373E8">
        <w:rPr>
          <w:rFonts w:ascii="iCiel Avenir LT Std 35 Light" w:hAnsi="iCiel Avenir LT Std 35 Light" w:cs="Arial"/>
          <w:sz w:val="22"/>
          <w:szCs w:val="22"/>
          <w:lang w:val="vi-VN"/>
        </w:rPr>
        <w:t>activities</w:t>
      </w:r>
      <w:r w:rsidR="00D47492" w:rsidRPr="004373E8">
        <w:rPr>
          <w:rFonts w:ascii="iCiel Avenir LT Std 35 Light" w:hAnsi="iCiel Avenir LT Std 35 Light" w:cs="Arial"/>
          <w:sz w:val="22"/>
          <w:szCs w:val="22"/>
          <w:lang w:val="vi-VN"/>
        </w:rPr>
        <w:t>.</w:t>
      </w:r>
    </w:p>
    <w:p w14:paraId="2FEFB3B3" w14:textId="13D5F4A7"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Attending scheduled Office Hours meetings, or other module support </w:t>
      </w:r>
      <w:r w:rsidR="00D0188D" w:rsidRPr="004373E8">
        <w:rPr>
          <w:rFonts w:ascii="iCiel Avenir LT Std 35 Light" w:hAnsi="iCiel Avenir LT Std 35 Light" w:cs="Arial"/>
          <w:sz w:val="22"/>
          <w:szCs w:val="22"/>
          <w:lang w:val="vi-VN"/>
        </w:rPr>
        <w:t>events</w:t>
      </w:r>
      <w:r w:rsidR="00D47492" w:rsidRPr="004373E8">
        <w:rPr>
          <w:rFonts w:ascii="iCiel Avenir LT Std 35 Light" w:hAnsi="iCiel Avenir LT Std 35 Light" w:cs="Arial"/>
          <w:sz w:val="22"/>
          <w:szCs w:val="22"/>
          <w:lang w:val="vi-VN"/>
        </w:rPr>
        <w:t>.</w:t>
      </w:r>
    </w:p>
    <w:p w14:paraId="19CDB9F0" w14:textId="3931C43E"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Getting involved with more Personal Social Growth activities organized by the Student Engagement </w:t>
      </w:r>
      <w:r w:rsidR="00D0188D" w:rsidRPr="004373E8">
        <w:rPr>
          <w:rFonts w:ascii="iCiel Avenir LT Std 35 Light" w:hAnsi="iCiel Avenir LT Std 35 Light" w:cs="Arial"/>
          <w:sz w:val="22"/>
          <w:szCs w:val="22"/>
          <w:lang w:val="vi-VN"/>
        </w:rPr>
        <w:t>Department.</w:t>
      </w:r>
    </w:p>
    <w:p w14:paraId="0462F2D9" w14:textId="0E82AC99"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Making use of the Student Hub to socialize, or just grabbing a bite to eat in the new </w:t>
      </w:r>
      <w:r w:rsidR="00D0188D" w:rsidRPr="004373E8">
        <w:rPr>
          <w:rFonts w:ascii="iCiel Avenir LT Std 35 Light" w:hAnsi="iCiel Avenir LT Std 35 Light" w:cs="Arial"/>
          <w:sz w:val="22"/>
          <w:szCs w:val="22"/>
          <w:lang w:val="vi-VN"/>
        </w:rPr>
        <w:t>cafeteria.</w:t>
      </w:r>
    </w:p>
    <w:p w14:paraId="630B2D52" w14:textId="3A1909B1"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Meeting up with the teams from the International Office, Career Services, Wellbeing Support or Student Life for advice, consultation and updated exciting opportunities offered at BUV and at our partner institutions</w:t>
      </w:r>
      <w:r w:rsidR="00801595" w:rsidRPr="004373E8">
        <w:rPr>
          <w:rFonts w:ascii="iCiel Avenir LT Std 35 Light" w:hAnsi="iCiel Avenir LT Std 35 Light" w:cs="Arial"/>
          <w:sz w:val="22"/>
          <w:szCs w:val="22"/>
          <w:lang w:val="vi-VN"/>
        </w:rPr>
        <w:t>.</w:t>
      </w:r>
    </w:p>
    <w:p w14:paraId="5821ACF3" w14:textId="4624321D" w:rsidR="005E2669" w:rsidRPr="004373E8"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Ngoài các bu</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00B938D5" w:rsidRPr="004373E8">
        <w:rPr>
          <w:rFonts w:ascii="iCiel Avenir LT Std 35 Light" w:hAnsi="iCiel Avenir LT Std 35 Light" w:cs="Arial"/>
          <w:i/>
          <w:iCs/>
          <w:sz w:val="22"/>
          <w:szCs w:val="22"/>
          <w:lang w:val="vi-VN"/>
        </w:rPr>
        <w:t>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bu</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t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10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cho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bao g</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m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l</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ng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cho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nghi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t</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tay,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chu</w:t>
      </w:r>
      <w:r w:rsidRPr="004373E8">
        <w:rPr>
          <w:rFonts w:ascii="iCiel Avenir LT Std 35 Light" w:hAnsi="iCiel Avenir LT Std 35 Light" w:cs="Calibri"/>
          <w:i/>
          <w:iCs/>
          <w:sz w:val="22"/>
          <w:szCs w:val="22"/>
          <w:lang w:val="vi-VN"/>
        </w:rPr>
        <w:t>ẩ</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cho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p, </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cho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ki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tra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m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theo nh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m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trong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d</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 nhau.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đò</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ỏ</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l</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ch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ch</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t ch</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su</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p>
    <w:p w14:paraId="1EF4C570" w14:textId="77777777" w:rsidR="005E2669" w:rsidRPr="004373E8"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Bên cạnh đó, sinh viên được khuyến khích tham gia các hoạt động khác của Nhà trường như sau:</w:t>
      </w:r>
    </w:p>
    <w:p w14:paraId="2F472764" w14:textId="161EABEE"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Ghé thăm thư viện để tìm thêm tài nguyên hoặc đọc thêm tài liệu về các chủ đề trong môn </w:t>
      </w:r>
      <w:r w:rsidR="005F5F1E" w:rsidRPr="004373E8">
        <w:rPr>
          <w:rFonts w:ascii="iCiel Avenir LT Std 35 Light" w:hAnsi="iCiel Avenir LT Std 35 Light" w:cs="Arial"/>
          <w:i/>
          <w:iCs/>
          <w:sz w:val="22"/>
          <w:szCs w:val="22"/>
          <w:lang w:val="vi-VN"/>
        </w:rPr>
        <w:t>học.</w:t>
      </w:r>
    </w:p>
    <w:p w14:paraId="57BEE8AA" w14:textId="43733760"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Tham gia hoạt động của các câu lạc bộ và các hoạt động xã </w:t>
      </w:r>
      <w:r w:rsidR="005F5F1E" w:rsidRPr="004373E8">
        <w:rPr>
          <w:rFonts w:ascii="iCiel Avenir LT Std 35 Light" w:hAnsi="iCiel Avenir LT Std 35 Light" w:cs="Arial"/>
          <w:i/>
          <w:iCs/>
          <w:sz w:val="22"/>
          <w:szCs w:val="22"/>
          <w:lang w:val="vi-VN"/>
        </w:rPr>
        <w:t>hội.</w:t>
      </w:r>
    </w:p>
    <w:p w14:paraId="51F0AA95" w14:textId="0A209A86"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Trao đổi thêm với các giảng viên môn học hoặc các sự kiện hỗ trợ môn học </w:t>
      </w:r>
      <w:r w:rsidR="005F5F1E" w:rsidRPr="004373E8">
        <w:rPr>
          <w:rFonts w:ascii="iCiel Avenir LT Std 35 Light" w:hAnsi="iCiel Avenir LT Std 35 Light" w:cs="Arial"/>
          <w:i/>
          <w:iCs/>
          <w:sz w:val="22"/>
          <w:szCs w:val="22"/>
          <w:lang w:val="vi-VN"/>
        </w:rPr>
        <w:t>khác.</w:t>
      </w:r>
    </w:p>
    <w:p w14:paraId="18CCF464" w14:textId="3D4175DC"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Tham gia các hoạt động của chương trình Phát triển Năng lực Cá nhân và Kỹ năng Xã hội do Phòng Công tác Sinh viên tổ </w:t>
      </w:r>
      <w:r w:rsidR="005F5F1E" w:rsidRPr="004373E8">
        <w:rPr>
          <w:rFonts w:ascii="iCiel Avenir LT Std 35 Light" w:hAnsi="iCiel Avenir LT Std 35 Light" w:cs="Arial"/>
          <w:i/>
          <w:iCs/>
          <w:sz w:val="22"/>
          <w:szCs w:val="22"/>
          <w:lang w:val="vi-VN"/>
        </w:rPr>
        <w:t>chức.</w:t>
      </w:r>
    </w:p>
    <w:p w14:paraId="09C86724" w14:textId="5D668144"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Giao lưu và tham gia các hoạt động khác trong Không gian </w:t>
      </w:r>
      <w:r w:rsidR="00DD3DB7" w:rsidRPr="004373E8">
        <w:rPr>
          <w:rFonts w:ascii="iCiel Avenir LT Std 35 Light" w:hAnsi="iCiel Avenir LT Std 35 Light" w:cs="Arial"/>
          <w:i/>
          <w:iCs/>
          <w:sz w:val="22"/>
          <w:szCs w:val="22"/>
          <w:lang w:val="vi-VN"/>
        </w:rPr>
        <w:t>s</w:t>
      </w:r>
      <w:r w:rsidRPr="004373E8">
        <w:rPr>
          <w:rFonts w:ascii="iCiel Avenir LT Std 35 Light" w:hAnsi="iCiel Avenir LT Std 35 Light" w:cs="Arial"/>
          <w:i/>
          <w:iCs/>
          <w:sz w:val="22"/>
          <w:szCs w:val="22"/>
          <w:lang w:val="vi-VN"/>
        </w:rPr>
        <w:t xml:space="preserve">inh hoạt cộng đồng dành cho sinh viên hoặc trong khu vực canteen mới của Nhà </w:t>
      </w:r>
      <w:r w:rsidR="005F5F1E" w:rsidRPr="004373E8">
        <w:rPr>
          <w:rFonts w:ascii="iCiel Avenir LT Std 35 Light" w:hAnsi="iCiel Avenir LT Std 35 Light" w:cs="Arial"/>
          <w:i/>
          <w:iCs/>
          <w:sz w:val="22"/>
          <w:szCs w:val="22"/>
          <w:lang w:val="vi-VN"/>
        </w:rPr>
        <w:t>trường.</w:t>
      </w:r>
    </w:p>
    <w:p w14:paraId="68297624" w14:textId="056CC7B2"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Gặp gỡ các nhân viên của </w:t>
      </w:r>
      <w:r w:rsidR="00D557CF"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Hợp tác Quốc tế, Dịch vụ Hướng nghiệp, </w:t>
      </w:r>
      <w:r w:rsidR="00D557CF" w:rsidRPr="004373E8">
        <w:rPr>
          <w:rFonts w:ascii="iCiel Avenir LT Std 35 Light" w:hAnsi="iCiel Avenir LT Std 35 Light" w:cs="Arial"/>
          <w:i/>
          <w:iCs/>
          <w:sz w:val="22"/>
          <w:szCs w:val="22"/>
          <w:lang w:val="vi-VN"/>
        </w:rPr>
        <w:t>T</w:t>
      </w:r>
      <w:r w:rsidR="00D557CF" w:rsidRPr="004373E8">
        <w:rPr>
          <w:rFonts w:ascii="iCiel Avenir LT Std 35 Light" w:hAnsi="iCiel Avenir LT Std 35 Light" w:cs="Calibri"/>
          <w:i/>
          <w:iCs/>
          <w:sz w:val="22"/>
          <w:szCs w:val="22"/>
          <w:lang w:val="vi-VN"/>
        </w:rPr>
        <w:t>ư</w:t>
      </w:r>
      <w:r w:rsidR="00D557CF" w:rsidRPr="004373E8">
        <w:rPr>
          <w:rFonts w:ascii="iCiel Avenir LT Std 35 Light" w:hAnsi="iCiel Avenir LT Std 35 Light" w:cs="Arial"/>
          <w:i/>
          <w:iCs/>
          <w:sz w:val="22"/>
          <w:szCs w:val="22"/>
          <w:lang w:val="vi-VN"/>
        </w:rPr>
        <w:t xml:space="preserve"> v</w:t>
      </w:r>
      <w:r w:rsidR="00D557CF" w:rsidRPr="004373E8">
        <w:rPr>
          <w:rFonts w:ascii="iCiel Avenir LT Std 35 Light" w:hAnsi="iCiel Avenir LT Std 35 Light" w:cs="Calibri"/>
          <w:i/>
          <w:iCs/>
          <w:sz w:val="22"/>
          <w:szCs w:val="22"/>
          <w:lang w:val="vi-VN"/>
        </w:rPr>
        <w:t>ấ</w:t>
      </w:r>
      <w:r w:rsidR="00D557CF" w:rsidRPr="004373E8">
        <w:rPr>
          <w:rFonts w:ascii="iCiel Avenir LT Std 35 Light" w:hAnsi="iCiel Avenir LT Std 35 Light" w:cs="Arial"/>
          <w:i/>
          <w:iCs/>
          <w:sz w:val="22"/>
          <w:szCs w:val="22"/>
          <w:lang w:val="vi-VN"/>
        </w:rPr>
        <w:t>n t</w:t>
      </w:r>
      <w:r w:rsidR="00D557CF" w:rsidRPr="004373E8">
        <w:rPr>
          <w:rFonts w:ascii="iCiel Avenir LT Std 35 Light" w:hAnsi="iCiel Avenir LT Std 35 Light" w:cs="Avenir Next LT Pro"/>
          <w:i/>
          <w:iCs/>
          <w:sz w:val="22"/>
          <w:szCs w:val="22"/>
          <w:lang w:val="vi-VN"/>
        </w:rPr>
        <w:t>â</w:t>
      </w:r>
      <w:r w:rsidR="00D557CF" w:rsidRPr="004373E8">
        <w:rPr>
          <w:rFonts w:ascii="iCiel Avenir LT Std 35 Light" w:hAnsi="iCiel Avenir LT Std 35 Light" w:cs="Arial"/>
          <w:i/>
          <w:iCs/>
          <w:sz w:val="22"/>
          <w:szCs w:val="22"/>
          <w:lang w:val="vi-VN"/>
        </w:rPr>
        <w:t>m l</w:t>
      </w:r>
      <w:r w:rsidR="00D557CF" w:rsidRPr="004373E8">
        <w:rPr>
          <w:rFonts w:ascii="iCiel Avenir LT Std 35 Light" w:hAnsi="iCiel Avenir LT Std 35 Light" w:cs="Avenir Next LT Pro"/>
          <w:i/>
          <w:iCs/>
          <w:sz w:val="22"/>
          <w:szCs w:val="22"/>
          <w:lang w:val="vi-VN"/>
        </w:rPr>
        <w:t>ý</w:t>
      </w:r>
      <w:r w:rsidR="00D557CF" w:rsidRPr="004373E8">
        <w:rPr>
          <w:rFonts w:ascii="iCiel Avenir LT Std 35 Light" w:hAnsi="iCiel Avenir LT Std 35 Light" w:cs="Arial"/>
          <w:i/>
          <w:iCs/>
          <w:sz w:val="22"/>
          <w:szCs w:val="22"/>
          <w:lang w:val="vi-VN"/>
        </w:rPr>
        <w:t xml:space="preserve"> v</w:t>
      </w:r>
      <w:r w:rsidR="00D557CF" w:rsidRPr="004373E8">
        <w:rPr>
          <w:rFonts w:ascii="iCiel Avenir LT Std 35 Light" w:hAnsi="iCiel Avenir LT Std 35 Light" w:cs="Avenir Next LT Pro"/>
          <w:i/>
          <w:iCs/>
          <w:sz w:val="22"/>
          <w:szCs w:val="22"/>
          <w:lang w:val="vi-VN"/>
        </w:rPr>
        <w:t>à</w:t>
      </w:r>
      <w:r w:rsidR="00D557CF" w:rsidRPr="004373E8">
        <w:rPr>
          <w:rFonts w:ascii="iCiel Avenir LT Std 35 Light" w:hAnsi="iCiel Avenir LT Std 35 Light" w:cs="Arial"/>
          <w:i/>
          <w:iCs/>
          <w:sz w:val="22"/>
          <w:szCs w:val="22"/>
          <w:lang w:val="vi-VN"/>
        </w:rPr>
        <w:t xml:space="preserve"> Ch</w:t>
      </w:r>
      <w:r w:rsidR="00D557CF" w:rsidRPr="004373E8">
        <w:rPr>
          <w:rFonts w:ascii="iCiel Avenir LT Std 35 Light" w:hAnsi="iCiel Avenir LT Std 35 Light" w:cs="Avenir Next LT Pro"/>
          <w:i/>
          <w:iCs/>
          <w:sz w:val="22"/>
          <w:szCs w:val="22"/>
          <w:lang w:val="vi-VN"/>
        </w:rPr>
        <w:t>ă</w:t>
      </w:r>
      <w:r w:rsidR="00D557CF" w:rsidRPr="004373E8">
        <w:rPr>
          <w:rFonts w:ascii="iCiel Avenir LT Std 35 Light" w:hAnsi="iCiel Avenir LT Std 35 Light" w:cs="Arial"/>
          <w:i/>
          <w:iCs/>
          <w:sz w:val="22"/>
          <w:szCs w:val="22"/>
          <w:lang w:val="vi-VN"/>
        </w:rPr>
        <w:t>m s</w:t>
      </w:r>
      <w:r w:rsidR="00D557CF" w:rsidRPr="004373E8">
        <w:rPr>
          <w:rFonts w:ascii="iCiel Avenir LT Std 35 Light" w:hAnsi="iCiel Avenir LT Std 35 Light" w:cs="Avenir Next LT Pro"/>
          <w:i/>
          <w:iCs/>
          <w:sz w:val="22"/>
          <w:szCs w:val="22"/>
          <w:lang w:val="vi-VN"/>
        </w:rPr>
        <w:t>ó</w:t>
      </w:r>
      <w:r w:rsidR="00D557CF" w:rsidRPr="004373E8">
        <w:rPr>
          <w:rFonts w:ascii="iCiel Avenir LT Std 35 Light" w:hAnsi="iCiel Avenir LT Std 35 Light" w:cs="Arial"/>
          <w:i/>
          <w:iCs/>
          <w:sz w:val="22"/>
          <w:szCs w:val="22"/>
          <w:lang w:val="vi-VN"/>
        </w:rPr>
        <w:t>c S</w:t>
      </w:r>
      <w:r w:rsidR="00D557CF" w:rsidRPr="004373E8">
        <w:rPr>
          <w:rFonts w:ascii="iCiel Avenir LT Std 35 Light" w:hAnsi="iCiel Avenir LT Std 35 Light" w:cs="Calibri"/>
          <w:i/>
          <w:iCs/>
          <w:sz w:val="22"/>
          <w:szCs w:val="22"/>
          <w:lang w:val="vi-VN"/>
        </w:rPr>
        <w:t>ứ</w:t>
      </w:r>
      <w:r w:rsidR="00D557CF" w:rsidRPr="004373E8">
        <w:rPr>
          <w:rFonts w:ascii="iCiel Avenir LT Std 35 Light" w:hAnsi="iCiel Avenir LT Std 35 Light" w:cs="Arial"/>
          <w:i/>
          <w:iCs/>
          <w:sz w:val="22"/>
          <w:szCs w:val="22"/>
          <w:lang w:val="vi-VN"/>
        </w:rPr>
        <w:t>c kho</w:t>
      </w:r>
      <w:r w:rsidR="00D557CF" w:rsidRPr="004373E8">
        <w:rPr>
          <w:rFonts w:ascii="iCiel Avenir LT Std 35 Light" w:hAnsi="iCiel Avenir LT Std 35 Light" w:cs="Calibri"/>
          <w:i/>
          <w:iCs/>
          <w:sz w:val="22"/>
          <w:szCs w:val="22"/>
          <w:lang w:val="vi-VN"/>
        </w:rPr>
        <w:t>ẻ</w:t>
      </w:r>
      <w:r w:rsidR="00D557CF" w:rsidRPr="004373E8">
        <w:rPr>
          <w:rFonts w:ascii="iCiel Avenir LT Std 35 Light" w:hAnsi="iCiel Avenir LT Std 35 Light" w:cs="Arial"/>
          <w:i/>
          <w:iCs/>
          <w:sz w:val="22"/>
          <w:szCs w:val="22"/>
          <w:lang w:val="vi-VN"/>
        </w:rPr>
        <w:t xml:space="preserve"> Tinh th</w:t>
      </w:r>
      <w:r w:rsidR="00D557CF" w:rsidRPr="004373E8">
        <w:rPr>
          <w:rFonts w:ascii="iCiel Avenir LT Std 35 Light" w:hAnsi="iCiel Avenir LT Std 35 Light" w:cs="Calibri"/>
          <w:i/>
          <w:iCs/>
          <w:sz w:val="22"/>
          <w:szCs w:val="22"/>
          <w:lang w:val="vi-VN"/>
        </w:rPr>
        <w:t>ầ</w:t>
      </w:r>
      <w:r w:rsidR="00D557CF" w:rsidRPr="004373E8">
        <w:rPr>
          <w:rFonts w:ascii="iCiel Avenir LT Std 35 Light" w:hAnsi="iCiel Avenir LT Std 35 Light" w:cs="Arial"/>
          <w:i/>
          <w:iCs/>
          <w:sz w:val="22"/>
          <w:szCs w:val="22"/>
          <w:lang w:val="vi-VN"/>
        </w:rPr>
        <w:t>n</w:t>
      </w:r>
      <w:r w:rsidR="009332BC" w:rsidRPr="004373E8">
        <w:rPr>
          <w:rFonts w:ascii="iCiel Avenir LT Std 35 Light" w:hAnsi="iCiel Avenir LT Std 35 Light" w:cs="Arial"/>
          <w:i/>
          <w:iCs/>
          <w:sz w:val="22"/>
          <w:szCs w:val="22"/>
          <w:lang w:val="vi-VN"/>
        </w:rPr>
        <w:t xml:space="preserve">, </w:t>
      </w:r>
      <w:r w:rsidR="00240363" w:rsidRPr="004373E8">
        <w:rPr>
          <w:rFonts w:ascii="iCiel Avenir LT Std 35 Light" w:hAnsi="iCiel Avenir LT Std 35 Light" w:cs="Arial"/>
          <w:i/>
          <w:iCs/>
          <w:sz w:val="22"/>
          <w:szCs w:val="22"/>
          <w:lang w:val="vi-VN"/>
        </w:rPr>
        <w:t>v.v để</w:t>
      </w:r>
      <w:r w:rsidRPr="004373E8">
        <w:rPr>
          <w:rFonts w:ascii="iCiel Avenir LT Std 35 Light" w:hAnsi="iCiel Avenir LT Std 35 Light" w:cs="Arial"/>
          <w:i/>
          <w:iCs/>
          <w:sz w:val="22"/>
          <w:szCs w:val="22"/>
          <w:lang w:val="vi-VN"/>
        </w:rPr>
        <w:t xml:space="preserve"> được tư vấn, tham vấn và cập nhật các cơ hội hấp dẫn được cung cấp bởi BUV và các tổ chức đối tác của Nhà trường.</w:t>
      </w:r>
    </w:p>
    <w:p w14:paraId="0D02C953" w14:textId="18CAC777" w:rsidR="00BF43A2" w:rsidRPr="004373E8" w:rsidRDefault="00911BEE"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203" w:name="_Toc177077227"/>
      <w:r w:rsidRPr="004373E8">
        <w:rPr>
          <w:rFonts w:cs="Arial"/>
          <w:szCs w:val="22"/>
          <w:lang w:val="vi-VN"/>
        </w:rPr>
        <w:t>H</w:t>
      </w:r>
      <w:r w:rsidR="00BF43A2" w:rsidRPr="004373E8">
        <w:rPr>
          <w:rFonts w:cs="Arial"/>
          <w:szCs w:val="22"/>
          <w:lang w:val="vi-VN"/>
        </w:rPr>
        <w:t xml:space="preserve">ow can students improve their English if students/parents would like to enhance </w:t>
      </w:r>
      <w:r w:rsidR="00D221E5" w:rsidRPr="004373E8">
        <w:rPr>
          <w:rFonts w:cs="Arial"/>
          <w:szCs w:val="22"/>
          <w:lang w:val="vi-VN"/>
        </w:rPr>
        <w:t>their</w:t>
      </w:r>
      <w:r w:rsidR="00BF43A2" w:rsidRPr="004373E8">
        <w:rPr>
          <w:rFonts w:cs="Arial"/>
          <w:szCs w:val="22"/>
          <w:lang w:val="vi-VN"/>
        </w:rPr>
        <w:t xml:space="preserve"> English skills? </w:t>
      </w:r>
      <w:r w:rsidR="00BF43A2" w:rsidRPr="004373E8">
        <w:rPr>
          <w:rFonts w:cs="Arial"/>
          <w:i/>
          <w:iCs/>
          <w:szCs w:val="22"/>
          <w:lang w:val="vi-VN"/>
        </w:rPr>
        <w:t>/ Nhà trường có thể giúp gì nếu phụ huynh và sinh viên có nhu cầu cải thiện trình độ Tiếng Anh của sinh viên?</w:t>
      </w:r>
      <w:bookmarkEnd w:id="1202"/>
      <w:bookmarkEnd w:id="1203"/>
    </w:p>
    <w:p w14:paraId="3EF23750"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 xml:space="preserve">: </w:t>
      </w:r>
    </w:p>
    <w:p w14:paraId="0B5CDAFC" w14:textId="77777777" w:rsidR="003F2C45" w:rsidRPr="00075E78" w:rsidRDefault="003F2C45" w:rsidP="003F2C45">
      <w:pPr>
        <w:tabs>
          <w:tab w:val="left" w:pos="630"/>
          <w:tab w:val="left" w:pos="720"/>
          <w:tab w:val="left" w:pos="1080"/>
        </w:tabs>
        <w:rPr>
          <w:ins w:id="1204" w:author="An Tran, ACA (BUV)" w:date="2024-09-12T14:23:00Z" w16du:dateUtc="2024-09-12T07:23:00Z"/>
          <w:rFonts w:ascii="iCiel Avenir LT Std 35 Light" w:hAnsi="iCiel Avenir LT Std 35 Light" w:cs="Arial"/>
          <w:sz w:val="22"/>
          <w:szCs w:val="22"/>
        </w:rPr>
      </w:pPr>
      <w:bookmarkStart w:id="1205" w:name="_Hlk176799626"/>
      <w:ins w:id="1206" w:author="An Tran, ACA (BUV)" w:date="2024-09-12T14:23:00Z" w16du:dateUtc="2024-09-12T07:23:00Z">
        <w:r w:rsidRPr="00075E78">
          <w:rPr>
            <w:rFonts w:ascii="iCiel Avenir LT Std 35 Light" w:hAnsi="iCiel Avenir LT Std 35 Light" w:cs="Arial"/>
            <w:sz w:val="22"/>
            <w:szCs w:val="22"/>
          </w:rPr>
          <w:t>Improving students’ English skills is a top priority at BUV, as our data shows that students with higher English proficiency tend to achieve better academic results. Our dedicated English Department offers a variety of support services to help students enhance their language abilities.</w:t>
        </w:r>
      </w:ins>
    </w:p>
    <w:p w14:paraId="0449BCA8" w14:textId="77777777" w:rsidR="003F2C45" w:rsidRDefault="003F2C45" w:rsidP="003F2C45">
      <w:pPr>
        <w:tabs>
          <w:tab w:val="left" w:pos="630"/>
          <w:tab w:val="left" w:pos="720"/>
          <w:tab w:val="left" w:pos="1080"/>
        </w:tabs>
        <w:jc w:val="left"/>
        <w:rPr>
          <w:ins w:id="1207" w:author="An Tran, ACA (BUV)" w:date="2024-09-12T14:23:00Z" w16du:dateUtc="2024-09-12T07:23:00Z"/>
          <w:rFonts w:ascii="iCiel Avenir LT Std 35 Light" w:hAnsi="iCiel Avenir LT Std 35 Light" w:cs="Arial"/>
          <w:sz w:val="22"/>
          <w:szCs w:val="22"/>
        </w:rPr>
      </w:pPr>
      <w:ins w:id="1208" w:author="An Tran, ACA (BUV)" w:date="2024-09-12T14:23:00Z" w16du:dateUtc="2024-09-12T07:23:00Z">
        <w:r w:rsidRPr="00075E78">
          <w:rPr>
            <w:rFonts w:ascii="iCiel Avenir LT Std 35 Light" w:hAnsi="iCiel Avenir LT Std 35 Light" w:cs="Arial"/>
            <w:b/>
            <w:bCs/>
            <w:sz w:val="22"/>
            <w:szCs w:val="22"/>
          </w:rPr>
          <w:t>Support from the English Department</w:t>
        </w:r>
      </w:ins>
    </w:p>
    <w:p w14:paraId="1BD73AF8" w14:textId="77777777" w:rsidR="003F2C45" w:rsidRPr="00075E78" w:rsidRDefault="003F2C45" w:rsidP="003F2C45">
      <w:pPr>
        <w:tabs>
          <w:tab w:val="left" w:pos="630"/>
          <w:tab w:val="left" w:pos="720"/>
          <w:tab w:val="left" w:pos="1080"/>
        </w:tabs>
        <w:jc w:val="left"/>
        <w:rPr>
          <w:ins w:id="1209" w:author="An Tran, ACA (BUV)" w:date="2024-09-12T14:23:00Z" w16du:dateUtc="2024-09-12T07:23:00Z"/>
          <w:rFonts w:ascii="iCiel Avenir LT Std 35 Light" w:hAnsi="iCiel Avenir LT Std 35 Light" w:cs="Arial"/>
          <w:sz w:val="22"/>
          <w:szCs w:val="22"/>
        </w:rPr>
      </w:pPr>
      <w:ins w:id="1210" w:author="An Tran, ACA (BUV)" w:date="2024-09-12T14:23:00Z" w16du:dateUtc="2024-09-12T07:23:00Z">
        <w:r w:rsidRPr="00075E78">
          <w:rPr>
            <w:rFonts w:ascii="iCiel Avenir LT Std 35 Light" w:hAnsi="iCiel Avenir LT Std 35 Light" w:cs="Arial"/>
            <w:sz w:val="22"/>
            <w:szCs w:val="22"/>
          </w:rPr>
          <w:t xml:space="preserve">Students are encouraged to book a meeting with a member of our English Department for assistance with any language-related enquiries. For personalised advice, you can also contact James McMillan, Head of English, at </w:t>
        </w:r>
        <w:r>
          <w:fldChar w:fldCharType="begin"/>
        </w:r>
        <w:r>
          <w:instrText>HYPERLINK "mailto:james.mcmillan@buv.edu.vn"</w:instrText>
        </w:r>
        <w:r>
          <w:fldChar w:fldCharType="separate"/>
        </w:r>
        <w:r w:rsidRPr="003C4362">
          <w:rPr>
            <w:rStyle w:val="Hyperlink"/>
            <w:rFonts w:ascii="iCiel Avenir LT Std 35 Light" w:hAnsi="iCiel Avenir LT Std 35 Light" w:cs="Arial"/>
            <w:sz w:val="22"/>
            <w:szCs w:val="22"/>
          </w:rPr>
          <w:t>james.mcmillan@buv.edu.vn</w:t>
        </w:r>
        <w:r>
          <w:rPr>
            <w:rStyle w:val="Hyperlink"/>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ins>
    </w:p>
    <w:p w14:paraId="2AFE0FF1" w14:textId="77777777" w:rsidR="003F2C45" w:rsidRPr="00075E78" w:rsidRDefault="003F2C45" w:rsidP="003F2C45">
      <w:pPr>
        <w:tabs>
          <w:tab w:val="left" w:pos="630"/>
          <w:tab w:val="left" w:pos="720"/>
          <w:tab w:val="left" w:pos="1080"/>
        </w:tabs>
        <w:jc w:val="left"/>
        <w:rPr>
          <w:ins w:id="1211" w:author="An Tran, ACA (BUV)" w:date="2024-09-12T14:23:00Z" w16du:dateUtc="2024-09-12T07:23:00Z"/>
          <w:rFonts w:ascii="iCiel Avenir LT Std 35 Light" w:hAnsi="iCiel Avenir LT Std 35 Light" w:cs="Arial"/>
          <w:sz w:val="22"/>
          <w:szCs w:val="22"/>
        </w:rPr>
      </w:pPr>
      <w:ins w:id="1212" w:author="An Tran, ACA (BUV)" w:date="2024-09-12T14:23:00Z" w16du:dateUtc="2024-09-12T07:23:00Z">
        <w:r w:rsidRPr="00075E78">
          <w:rPr>
            <w:rFonts w:ascii="iCiel Avenir LT Std 35 Light" w:hAnsi="iCiel Avenir LT Std 35 Light" w:cs="Arial"/>
            <w:b/>
            <w:bCs/>
            <w:sz w:val="22"/>
            <w:szCs w:val="22"/>
          </w:rPr>
          <w:t>English Buddy System</w:t>
        </w:r>
        <w:r w:rsidRPr="00075E78">
          <w:rPr>
            <w:rFonts w:ascii="iCiel Avenir LT Std 35 Light" w:hAnsi="iCiel Avenir LT Std 35 Light" w:cs="Arial"/>
            <w:sz w:val="22"/>
            <w:szCs w:val="22"/>
          </w:rPr>
          <w:br/>
          <w:t xml:space="preserve">BUV also offers an English Buddy System, where students can receive extra tutoring sessions from fellow BUV students who have experience as teaching assistants in our English programmes. These Buddies possess excellent English language skills and familiar with giving tutoring sessions to fellow students. To book a session with an English Buddy, please visit our booking system: </w:t>
        </w:r>
        <w:r>
          <w:fldChar w:fldCharType="begin"/>
        </w:r>
        <w:r>
          <w:instrText>HYPERLINK "https://buvsas.simplybook.asia/v2/" \l "book" \t "_blank" \o "https://buvsas.simplybook.asia/v2/#book"</w:instrText>
        </w:r>
        <w:r>
          <w:fldChar w:fldCharType="separate"/>
        </w:r>
        <w:r w:rsidRPr="00075E78">
          <w:rPr>
            <w:rStyle w:val="Hyperlink"/>
            <w:rFonts w:ascii="iCiel Avenir LT Std 35 Light" w:hAnsi="iCiel Avenir LT Std 35 Light" w:cs="Arial"/>
            <w:sz w:val="22"/>
            <w:szCs w:val="22"/>
          </w:rPr>
          <w:t>BUV English Buddies Appointment</w:t>
        </w:r>
        <w:r>
          <w:rPr>
            <w:rStyle w:val="Hyperlink"/>
            <w:rFonts w:ascii="iCiel Avenir LT Std 35 Light" w:hAnsi="iCiel Avenir LT Std 35 Light" w:cs="Arial"/>
            <w:sz w:val="22"/>
            <w:szCs w:val="22"/>
          </w:rPr>
          <w:fldChar w:fldCharType="end"/>
        </w:r>
        <w:r w:rsidRPr="00075E78">
          <w:rPr>
            <w:rFonts w:ascii="iCiel Avenir LT Std 35 Light" w:hAnsi="iCiel Avenir LT Std 35 Light" w:cs="Arial"/>
            <w:sz w:val="22"/>
            <w:szCs w:val="22"/>
          </w:rPr>
          <w:t>.</w:t>
        </w:r>
      </w:ins>
    </w:p>
    <w:p w14:paraId="6FB64DD7" w14:textId="77777777" w:rsidR="003F2C45" w:rsidRPr="00075E78" w:rsidRDefault="003F2C45" w:rsidP="003F2C45">
      <w:pPr>
        <w:tabs>
          <w:tab w:val="left" w:pos="630"/>
          <w:tab w:val="left" w:pos="720"/>
          <w:tab w:val="left" w:pos="1080"/>
        </w:tabs>
        <w:ind w:firstLine="0"/>
        <w:rPr>
          <w:ins w:id="1213" w:author="An Tran, ACA (BUV)" w:date="2024-09-12T14:23:00Z" w16du:dateUtc="2024-09-12T07:23:00Z"/>
          <w:rFonts w:ascii="iCiel Avenir LT Std 35 Light" w:hAnsi="iCiel Avenir LT Std 35 Light" w:cs="Arial"/>
          <w:sz w:val="22"/>
          <w:szCs w:val="22"/>
        </w:rPr>
      </w:pPr>
      <w:ins w:id="1214" w:author="An Tran, ACA (BUV)" w:date="2024-09-12T14:23:00Z" w16du:dateUtc="2024-09-12T07:23:00Z">
        <w:r w:rsidRPr="00075E78">
          <w:rPr>
            <w:rFonts w:ascii="iCiel Avenir LT Std 35 Light" w:hAnsi="iCiel Avenir LT Std 35 Light" w:cs="Arial"/>
            <w:sz w:val="22"/>
            <w:szCs w:val="22"/>
          </w:rPr>
          <w:t>We highly encourage students to take advantage of these resources to improve their English proficiency and enhance their academic performance.</w:t>
        </w:r>
      </w:ins>
    </w:p>
    <w:p w14:paraId="3FD52146" w14:textId="77777777" w:rsidR="003F2C45" w:rsidRPr="00075E78" w:rsidRDefault="003F2C45" w:rsidP="003F2C45">
      <w:pPr>
        <w:tabs>
          <w:tab w:val="left" w:pos="630"/>
          <w:tab w:val="left" w:pos="720"/>
          <w:tab w:val="left" w:pos="1080"/>
        </w:tabs>
        <w:ind w:firstLine="0"/>
        <w:rPr>
          <w:ins w:id="1215" w:author="An Tran, ACA (BUV)" w:date="2024-09-12T14:23:00Z" w16du:dateUtc="2024-09-12T07:23:00Z"/>
          <w:rFonts w:ascii="iCiel Avenir LT Std 35 Light" w:hAnsi="iCiel Avenir LT Std 35 Light" w:cs="Arial"/>
          <w:i/>
          <w:iCs/>
          <w:sz w:val="22"/>
          <w:szCs w:val="22"/>
        </w:rPr>
      </w:pPr>
      <w:ins w:id="1216" w:author="An Tran, ACA (BUV)" w:date="2024-09-12T14:23:00Z" w16du:dateUtc="2024-09-12T07:23:00Z">
        <w:r w:rsidRPr="00075E78">
          <w:rPr>
            <w:rFonts w:ascii="iCiel Avenir LT Std 35 Light" w:hAnsi="iCiel Avenir LT Std 35 Light" w:cs="Arial"/>
            <w:i/>
            <w:iCs/>
            <w:sz w:val="22"/>
            <w:szCs w:val="22"/>
          </w:rPr>
          <w:t xml:space="preserve">Cải thiện kỹ năng tiếng Anh của sinh viên là một ưu tiên hàng đầu tại BUV, vì dữ liệu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cho thấy những sinh viên có trình độ tiếng Anh cao hơn thường đạt được kết quả học tập tốt hơn.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w:t>
        </w:r>
        <w:r>
          <w:rPr>
            <w:rFonts w:ascii="iCiel Avenir LT Std 35 Light" w:hAnsi="iCiel Avenir LT Std 35 Light" w:cs="Arial"/>
            <w:i/>
            <w:iCs/>
            <w:sz w:val="22"/>
            <w:szCs w:val="22"/>
          </w:rPr>
          <w:t xml:space="preserve">tại trường </w:t>
        </w:r>
        <w:r w:rsidRPr="00075E78">
          <w:rPr>
            <w:rFonts w:ascii="iCiel Avenir LT Std 35 Light" w:hAnsi="iCiel Avenir LT Std 35 Light" w:cs="Arial"/>
            <w:i/>
            <w:iCs/>
            <w:sz w:val="22"/>
            <w:szCs w:val="22"/>
          </w:rPr>
          <w:t>luôn sẵn sàng cung cấp các dịch vụ hỗ trợ đa dạng để giúp sinh viên nâng cao khả năng ngôn ngữ của mình.</w:t>
        </w:r>
      </w:ins>
    </w:p>
    <w:p w14:paraId="6E6A511F" w14:textId="77777777" w:rsidR="003F2C45" w:rsidRPr="00FD7567" w:rsidRDefault="003F2C45" w:rsidP="003F2C45">
      <w:pPr>
        <w:tabs>
          <w:tab w:val="left" w:pos="630"/>
          <w:tab w:val="left" w:pos="720"/>
          <w:tab w:val="left" w:pos="1080"/>
        </w:tabs>
        <w:ind w:left="630" w:firstLine="0"/>
        <w:rPr>
          <w:ins w:id="1217" w:author="An Tran, ACA (BUV)" w:date="2024-09-12T14:23:00Z" w16du:dateUtc="2024-09-12T07:23:00Z"/>
          <w:rFonts w:ascii="iCiel Avenir LT Std 35 Light" w:hAnsi="iCiel Avenir LT Std 35 Light" w:cs="Arial"/>
          <w:b/>
          <w:bCs/>
          <w:i/>
          <w:iCs/>
          <w:sz w:val="22"/>
          <w:szCs w:val="22"/>
        </w:rPr>
      </w:pPr>
      <w:ins w:id="1218" w:author="An Tran, ACA (BUV)" w:date="2024-09-12T14:23:00Z" w16du:dateUtc="2024-09-12T07:23:00Z">
        <w:r w:rsidRPr="00FD7567">
          <w:rPr>
            <w:rFonts w:ascii="iCiel Avenir LT Std 35 Light" w:hAnsi="iCiel Avenir LT Std 35 Light" w:cs="Arial"/>
            <w:b/>
            <w:bCs/>
            <w:i/>
            <w:iCs/>
            <w:sz w:val="22"/>
            <w:szCs w:val="22"/>
          </w:rPr>
          <w:t xml:space="preserve">Hỗ trợ từ </w:t>
        </w:r>
        <w:r>
          <w:rPr>
            <w:rFonts w:ascii="iCiel Avenir LT Std 35 Light" w:hAnsi="iCiel Avenir LT Std 35 Light" w:cs="Arial"/>
            <w:b/>
            <w:bCs/>
            <w:i/>
            <w:iCs/>
            <w:sz w:val="22"/>
            <w:szCs w:val="22"/>
          </w:rPr>
          <w:t>Khoa</w:t>
        </w:r>
        <w:r w:rsidRPr="00FD7567">
          <w:rPr>
            <w:rFonts w:ascii="iCiel Avenir LT Std 35 Light" w:hAnsi="iCiel Avenir LT Std 35 Light" w:cs="Arial"/>
            <w:b/>
            <w:bCs/>
            <w:i/>
            <w:iCs/>
            <w:sz w:val="22"/>
            <w:szCs w:val="22"/>
          </w:rPr>
          <w:t xml:space="preserve"> Tiếng Anh</w:t>
        </w:r>
      </w:ins>
    </w:p>
    <w:p w14:paraId="7FB6F22B" w14:textId="77777777" w:rsidR="003F2C45" w:rsidRPr="00075E78" w:rsidRDefault="003F2C45" w:rsidP="003F2C45">
      <w:pPr>
        <w:tabs>
          <w:tab w:val="left" w:pos="630"/>
          <w:tab w:val="left" w:pos="720"/>
          <w:tab w:val="left" w:pos="1080"/>
        </w:tabs>
        <w:ind w:firstLine="0"/>
        <w:rPr>
          <w:ins w:id="1219" w:author="An Tran, ACA (BUV)" w:date="2024-09-12T14:23:00Z" w16du:dateUtc="2024-09-12T07:23:00Z"/>
          <w:rFonts w:ascii="iCiel Avenir LT Std 35 Light" w:hAnsi="iCiel Avenir LT Std 35 Light" w:cs="Arial"/>
          <w:i/>
          <w:iCs/>
          <w:sz w:val="22"/>
          <w:szCs w:val="22"/>
        </w:rPr>
      </w:pPr>
      <w:ins w:id="1220" w:author="An Tran, ACA (BUV)" w:date="2024-09-12T14:23:00Z" w16du:dateUtc="2024-09-12T07:23:00Z">
        <w:r w:rsidRPr="00075E78">
          <w:rPr>
            <w:rFonts w:ascii="iCiel Avenir LT Std 35 Light" w:hAnsi="iCiel Avenir LT Std 35 Light" w:cs="Arial"/>
            <w:i/>
            <w:iCs/>
            <w:sz w:val="22"/>
            <w:szCs w:val="22"/>
          </w:rPr>
          <w:t xml:space="preserve">Sinh viên được khuyến khích đặt lịch hẹn với một thành viên của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để được hỗ trợ về bất kỳ câu hỏi nào liên quan đến ngôn ngữ. Để được tư vấn cá nhân, </w:t>
        </w:r>
        <w:r>
          <w:rPr>
            <w:rFonts w:ascii="iCiel Avenir LT Std 35 Light" w:hAnsi="iCiel Avenir LT Std 35 Light" w:cs="Arial"/>
            <w:i/>
            <w:iCs/>
            <w:sz w:val="22"/>
            <w:szCs w:val="22"/>
          </w:rPr>
          <w:t xml:space="preserve">sinh viên </w:t>
        </w:r>
        <w:r w:rsidRPr="00075E78">
          <w:rPr>
            <w:rFonts w:ascii="iCiel Avenir LT Std 35 Light" w:hAnsi="iCiel Avenir LT Std 35 Light" w:cs="Arial"/>
            <w:i/>
            <w:iCs/>
            <w:sz w:val="22"/>
            <w:szCs w:val="22"/>
          </w:rPr>
          <w:t xml:space="preserve">có thể liên hệ với </w:t>
        </w:r>
        <w:r>
          <w:rPr>
            <w:rFonts w:ascii="iCiel Avenir LT Std 35 Light" w:hAnsi="iCiel Avenir LT Std 35 Light" w:cs="Arial"/>
            <w:i/>
            <w:iCs/>
            <w:sz w:val="22"/>
            <w:szCs w:val="22"/>
          </w:rPr>
          <w:t xml:space="preserve">thầy </w:t>
        </w:r>
        <w:r w:rsidRPr="00075E78">
          <w:rPr>
            <w:rFonts w:ascii="iCiel Avenir LT Std 35 Light" w:hAnsi="iCiel Avenir LT Std 35 Light" w:cs="Arial"/>
            <w:i/>
            <w:iCs/>
            <w:sz w:val="22"/>
            <w:szCs w:val="22"/>
          </w:rPr>
          <w:t xml:space="preserve">James McMillan, Trưởng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qua email: </w:t>
        </w:r>
        <w:r>
          <w:fldChar w:fldCharType="begin"/>
        </w:r>
        <w:r>
          <w:instrText>HYPERLINK "mailto:james.mcmillan@buv.edu.vn"</w:instrText>
        </w:r>
        <w:r>
          <w:fldChar w:fldCharType="separate"/>
        </w:r>
        <w:r w:rsidRPr="003C4362">
          <w:rPr>
            <w:rStyle w:val="Hyperlink"/>
            <w:rFonts w:ascii="iCiel Avenir LT Std 35 Light" w:hAnsi="iCiel Avenir LT Std 35 Light" w:cs="Arial"/>
            <w:i/>
            <w:iCs/>
            <w:sz w:val="22"/>
            <w:szCs w:val="22"/>
          </w:rPr>
          <w:t>james.mcmillan@buv.edu.vn</w:t>
        </w:r>
        <w:r>
          <w:rPr>
            <w:rStyle w:val="Hyperlink"/>
            <w:rFonts w:ascii="iCiel Avenir LT Std 35 Light" w:hAnsi="iCiel Avenir LT Std 35 Light" w:cs="Arial"/>
            <w:i/>
            <w:iCs/>
            <w:sz w:val="22"/>
            <w:szCs w:val="22"/>
          </w:rPr>
          <w:fldChar w:fldCharType="end"/>
        </w:r>
        <w:r>
          <w:rPr>
            <w:rFonts w:ascii="iCiel Avenir LT Std 35 Light" w:hAnsi="iCiel Avenir LT Std 35 Light" w:cs="Arial"/>
            <w:i/>
            <w:iCs/>
            <w:sz w:val="22"/>
            <w:szCs w:val="22"/>
          </w:rPr>
          <w:t xml:space="preserve">. </w:t>
        </w:r>
      </w:ins>
    </w:p>
    <w:p w14:paraId="287548A5" w14:textId="77777777" w:rsidR="003F2C45" w:rsidRPr="00FD7567" w:rsidRDefault="003F2C45" w:rsidP="003F2C45">
      <w:pPr>
        <w:tabs>
          <w:tab w:val="left" w:pos="630"/>
          <w:tab w:val="left" w:pos="720"/>
          <w:tab w:val="left" w:pos="1080"/>
        </w:tabs>
        <w:ind w:firstLine="0"/>
        <w:rPr>
          <w:ins w:id="1221" w:author="An Tran, ACA (BUV)" w:date="2024-09-12T14:23:00Z" w16du:dateUtc="2024-09-12T07:23:00Z"/>
          <w:rFonts w:ascii="iCiel Avenir LT Std 35 Light" w:hAnsi="iCiel Avenir LT Std 35 Light" w:cs="Arial"/>
          <w:b/>
          <w:bCs/>
          <w:i/>
          <w:iCs/>
          <w:sz w:val="22"/>
          <w:szCs w:val="22"/>
        </w:rPr>
      </w:pPr>
      <w:ins w:id="1222" w:author="An Tran, ACA (BUV)" w:date="2024-09-12T14:23:00Z" w16du:dateUtc="2024-09-12T07:23:00Z">
        <w:r>
          <w:rPr>
            <w:rFonts w:ascii="iCiel Avenir LT Std 35 Light" w:hAnsi="iCiel Avenir LT Std 35 Light" w:cs="Arial"/>
            <w:i/>
            <w:iCs/>
            <w:sz w:val="22"/>
            <w:szCs w:val="22"/>
          </w:rPr>
          <w:tab/>
        </w:r>
        <w:r w:rsidRPr="00FD7567">
          <w:rPr>
            <w:rFonts w:ascii="iCiel Avenir LT Std 35 Light" w:hAnsi="iCiel Avenir LT Std 35 Light" w:cs="Arial"/>
            <w:b/>
            <w:bCs/>
            <w:i/>
            <w:iCs/>
            <w:sz w:val="22"/>
            <w:szCs w:val="22"/>
          </w:rPr>
          <w:t>Chương trình English Buddy</w:t>
        </w:r>
      </w:ins>
    </w:p>
    <w:p w14:paraId="0EC5C027" w14:textId="3670A082" w:rsidR="00F03176" w:rsidRPr="004373E8" w:rsidRDefault="003F2C45" w:rsidP="003F2C45">
      <w:pPr>
        <w:tabs>
          <w:tab w:val="left" w:pos="630"/>
          <w:tab w:val="left" w:pos="720"/>
          <w:tab w:val="left" w:pos="1080"/>
        </w:tabs>
        <w:ind w:firstLine="0"/>
        <w:rPr>
          <w:rFonts w:ascii="iCiel Avenir LT Std 35 Light" w:hAnsi="iCiel Avenir LT Std 35 Light" w:cs="Arial"/>
          <w:i/>
          <w:iCs/>
          <w:sz w:val="22"/>
          <w:szCs w:val="22"/>
          <w:lang w:val="vi-VN"/>
        </w:rPr>
      </w:pPr>
      <w:ins w:id="1223" w:author="An Tran, ACA (BUV)" w:date="2024-09-12T14:23:00Z" w16du:dateUtc="2024-09-12T07:23:00Z">
        <w:r w:rsidRPr="00075E78">
          <w:rPr>
            <w:rFonts w:ascii="iCiel Avenir LT Std 35 Light" w:hAnsi="iCiel Avenir LT Std 35 Light" w:cs="Arial"/>
            <w:i/>
            <w:iCs/>
            <w:sz w:val="22"/>
            <w:szCs w:val="22"/>
          </w:rPr>
          <w:t xml:space="preserve">BUV cũng cung cấp Chương trình English Buddy, nơi sinh viên có thể nhận được </w:t>
        </w:r>
        <w:r>
          <w:rPr>
            <w:rFonts w:ascii="iCiel Avenir LT Std 35 Light" w:hAnsi="iCiel Avenir LT Std 35 Light" w:cs="Arial"/>
            <w:i/>
            <w:iCs/>
            <w:sz w:val="22"/>
            <w:szCs w:val="22"/>
          </w:rPr>
          <w:t xml:space="preserve">hỗ trợ </w:t>
        </w:r>
        <w:r w:rsidRPr="00075E78">
          <w:rPr>
            <w:rFonts w:ascii="iCiel Avenir LT Std 35 Light" w:hAnsi="iCiel Avenir LT Std 35 Light" w:cs="Arial"/>
            <w:i/>
            <w:iCs/>
            <w:sz w:val="22"/>
            <w:szCs w:val="22"/>
          </w:rPr>
          <w:t xml:space="preserve">từ những sinh viên BUV khác, những người đã có kinh nghiệm làm trợ giảng trong các chương trình tiếng Anh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Các </w:t>
        </w:r>
        <w:r>
          <w:rPr>
            <w:rFonts w:ascii="iCiel Avenir LT Std 35 Light" w:hAnsi="iCiel Avenir LT Std 35 Light" w:cs="Arial"/>
            <w:i/>
            <w:iCs/>
            <w:sz w:val="22"/>
            <w:szCs w:val="22"/>
          </w:rPr>
          <w:t>sinh viên</w:t>
        </w:r>
        <w:r w:rsidRPr="00075E78">
          <w:rPr>
            <w:rFonts w:ascii="iCiel Avenir LT Std 35 Light" w:hAnsi="iCiel Avenir LT Std 35 Light" w:cs="Arial"/>
            <w:i/>
            <w:iCs/>
            <w:sz w:val="22"/>
            <w:szCs w:val="22"/>
          </w:rPr>
          <w:t xml:space="preserve"> này</w:t>
        </w:r>
        <w:r>
          <w:rPr>
            <w:rFonts w:ascii="iCiel Avenir LT Std 35 Light" w:hAnsi="iCiel Avenir LT Std 35 Light" w:cs="Arial"/>
            <w:i/>
            <w:iCs/>
            <w:sz w:val="22"/>
            <w:szCs w:val="22"/>
          </w:rPr>
          <w:t xml:space="preserve"> đều</w:t>
        </w:r>
        <w:r w:rsidRPr="00075E78">
          <w:rPr>
            <w:rFonts w:ascii="iCiel Avenir LT Std 35 Light" w:hAnsi="iCiel Avenir LT Std 35 Light" w:cs="Arial"/>
            <w:i/>
            <w:iCs/>
            <w:sz w:val="22"/>
            <w:szCs w:val="22"/>
          </w:rPr>
          <w:t xml:space="preserve"> có kỹ năng tiếng Anh xuất sắc và quen thuộc với việc dạy </w:t>
        </w:r>
        <w:r>
          <w:rPr>
            <w:rFonts w:ascii="iCiel Avenir LT Std 35 Light" w:hAnsi="iCiel Avenir LT Std 35 Light" w:cs="Arial"/>
            <w:i/>
            <w:iCs/>
            <w:sz w:val="22"/>
            <w:szCs w:val="22"/>
          </w:rPr>
          <w:t>hỗ trợ</w:t>
        </w:r>
        <w:r w:rsidRPr="00075E78">
          <w:rPr>
            <w:rFonts w:ascii="iCiel Avenir LT Std 35 Light" w:hAnsi="iCiel Avenir LT Std 35 Light" w:cs="Arial"/>
            <w:i/>
            <w:iCs/>
            <w:sz w:val="22"/>
            <w:szCs w:val="22"/>
          </w:rPr>
          <w:t xml:space="preserve"> cho các sinh viên khác. Để </w:t>
        </w:r>
        <w:r>
          <w:rPr>
            <w:rFonts w:ascii="iCiel Avenir LT Std 35 Light" w:hAnsi="iCiel Avenir LT Std 35 Light" w:cs="Arial"/>
            <w:i/>
            <w:iCs/>
            <w:sz w:val="22"/>
            <w:szCs w:val="22"/>
          </w:rPr>
          <w:t>đăng ký chương trình</w:t>
        </w:r>
        <w:r w:rsidRPr="00075E78">
          <w:rPr>
            <w:rFonts w:ascii="iCiel Avenir LT Std 35 Light" w:hAnsi="iCiel Avenir LT Std 35 Light" w:cs="Arial"/>
            <w:i/>
            <w:iCs/>
            <w:sz w:val="22"/>
            <w:szCs w:val="22"/>
          </w:rPr>
          <w:t xml:space="preserve"> English Buddy, </w:t>
        </w:r>
        <w:r>
          <w:rPr>
            <w:rFonts w:ascii="iCiel Avenir LT Std 35 Light" w:hAnsi="iCiel Avenir LT Std 35 Light" w:cs="Arial"/>
            <w:i/>
            <w:iCs/>
            <w:sz w:val="22"/>
            <w:szCs w:val="22"/>
          </w:rPr>
          <w:t xml:space="preserve">sinh viên có thể </w:t>
        </w:r>
        <w:r w:rsidRPr="00075E78">
          <w:rPr>
            <w:rFonts w:ascii="iCiel Avenir LT Std 35 Light" w:hAnsi="iCiel Avenir LT Std 35 Light" w:cs="Arial"/>
            <w:i/>
            <w:iCs/>
            <w:sz w:val="22"/>
            <w:szCs w:val="22"/>
          </w:rPr>
          <w:t>truy cập hệ thống đặt lịch</w:t>
        </w:r>
        <w:r>
          <w:rPr>
            <w:rFonts w:ascii="iCiel Avenir LT Std 35 Light" w:hAnsi="iCiel Avenir LT Std 35 Light" w:cs="Arial"/>
            <w:i/>
            <w:iCs/>
            <w:sz w:val="22"/>
            <w:szCs w:val="22"/>
          </w:rPr>
          <w:t xml:space="preserve"> sau đây</w:t>
        </w:r>
        <w:r w:rsidRPr="00075E78">
          <w:rPr>
            <w:rFonts w:ascii="iCiel Avenir LT Std 35 Light" w:hAnsi="iCiel Avenir LT Std 35 Light" w:cs="Arial"/>
            <w:i/>
            <w:iCs/>
            <w:sz w:val="22"/>
            <w:szCs w:val="22"/>
          </w:rPr>
          <w:t xml:space="preserve">: </w:t>
        </w:r>
        <w:r>
          <w:fldChar w:fldCharType="begin"/>
        </w:r>
        <w:r>
          <w:instrText>HYPERLINK "https://buvsas.simplybook.asia/v2/" \l "book" \t "_blank" \o "https://buvsas.simplybook.asia/v2/#book"</w:instrText>
        </w:r>
        <w:r>
          <w:fldChar w:fldCharType="separate"/>
        </w:r>
        <w:r w:rsidRPr="00FD7567">
          <w:rPr>
            <w:rStyle w:val="Hyperlink"/>
            <w:rFonts w:ascii="iCiel Avenir LT Std 35 Light" w:hAnsi="iCiel Avenir LT Std 35 Light" w:cs="Arial"/>
            <w:i/>
            <w:iCs/>
            <w:sz w:val="22"/>
            <w:szCs w:val="22"/>
          </w:rPr>
          <w:t>BUV English Buddies Appointment</w:t>
        </w:r>
        <w:r>
          <w:rPr>
            <w:rStyle w:val="Hyperlink"/>
            <w:rFonts w:ascii="iCiel Avenir LT Std 35 Light" w:hAnsi="iCiel Avenir LT Std 35 Light" w:cs="Arial"/>
            <w:i/>
            <w:iCs/>
            <w:sz w:val="22"/>
            <w:szCs w:val="22"/>
          </w:rPr>
          <w:fldChar w:fldCharType="end"/>
        </w:r>
        <w:r w:rsidRPr="00FD7567">
          <w:rPr>
            <w:rFonts w:ascii="iCiel Avenir LT Std 35 Light" w:hAnsi="iCiel Avenir LT Std 35 Light" w:cs="Arial"/>
            <w:i/>
            <w:iCs/>
            <w:sz w:val="22"/>
            <w:szCs w:val="22"/>
          </w:rPr>
          <w:t>.</w:t>
        </w:r>
      </w:ins>
      <w:bookmarkEnd w:id="1205"/>
      <w:del w:id="1224" w:author="An Tran, ACA (BUV)" w:date="2024-09-12T14:23:00Z" w16du:dateUtc="2024-09-12T07:23:00Z">
        <w:r w:rsidR="00F03176" w:rsidRPr="691BD53B" w:rsidDel="003F2C45">
          <w:rPr>
            <w:rFonts w:ascii="iCiel Avenir LT Std 35 Light" w:hAnsi="iCiel Avenir LT Std 35 Light" w:cs="Arial"/>
            <w:sz w:val="22"/>
            <w:szCs w:val="22"/>
          </w:rPr>
          <w:delText xml:space="preserve">Improving student’s English skills is always one of the top priorities at BUV as our results show that students with higher level of English tend to achieve better academic results than those having lower English ability. We have a very dedicated English Department which provides various support to students who are willing to improve their English skills. Students are highly recommended to book a meeting with a member of this department for assistance with any language-related inquiries. Alternatively, they can contact James McMillan – Deputy Programme Leader of English at </w:delText>
        </w:r>
        <w:r w:rsidR="00F576D4" w:rsidDel="003F2C45">
          <w:fldChar w:fldCharType="begin"/>
        </w:r>
        <w:r w:rsidR="00F576D4" w:rsidDel="003F2C45">
          <w:delInstrText>HYPERLINK "mailto:james.mcmillan@buv.edu.vn" \h</w:delInstrText>
        </w:r>
        <w:r w:rsidR="00F576D4" w:rsidDel="003F2C45">
          <w:fldChar w:fldCharType="separate"/>
        </w:r>
        <w:r w:rsidR="00F03176" w:rsidRPr="691BD53B" w:rsidDel="003F2C45">
          <w:rPr>
            <w:rStyle w:val="Hyperlink"/>
            <w:rFonts w:ascii="iCiel Avenir LT Std 35 Light" w:hAnsi="iCiel Avenir LT Std 35 Light" w:cs="Arial"/>
            <w:sz w:val="22"/>
            <w:szCs w:val="22"/>
          </w:rPr>
          <w:delText>james.mcmillan@buv.edu.vn</w:delText>
        </w:r>
        <w:r w:rsidR="00F576D4" w:rsidDel="003F2C45">
          <w:rPr>
            <w:rStyle w:val="Hyperlink"/>
            <w:rFonts w:ascii="iCiel Avenir LT Std 35 Light" w:hAnsi="iCiel Avenir LT Std 35 Light" w:cs="Arial"/>
            <w:sz w:val="22"/>
            <w:szCs w:val="22"/>
          </w:rPr>
          <w:fldChar w:fldCharType="end"/>
        </w:r>
        <w:r w:rsidR="00F03176" w:rsidRPr="691BD53B" w:rsidDel="003F2C45">
          <w:rPr>
            <w:rFonts w:ascii="iCiel Avenir LT Std 35 Light" w:hAnsi="iCiel Avenir LT Std 35 Light" w:cs="Arial"/>
            <w:sz w:val="22"/>
            <w:szCs w:val="22"/>
          </w:rPr>
          <w:delText xml:space="preserve"> for </w:delText>
        </w:r>
        <w:r w:rsidR="27326858" w:rsidRPr="691BD53B" w:rsidDel="003F2C45">
          <w:rPr>
            <w:rFonts w:ascii="iCiel Avenir LT Std 35 Light" w:hAnsi="iCiel Avenir LT Std 35 Light" w:cs="Arial"/>
            <w:sz w:val="22"/>
            <w:szCs w:val="22"/>
          </w:rPr>
          <w:delText xml:space="preserve"> further</w:delText>
        </w:r>
        <w:r w:rsidR="00F03176" w:rsidRPr="691BD53B" w:rsidDel="003F2C45">
          <w:rPr>
            <w:rFonts w:ascii="iCiel Avenir LT Std 35 Light" w:hAnsi="iCiel Avenir LT Std 35 Light" w:cs="Arial"/>
            <w:sz w:val="22"/>
            <w:szCs w:val="22"/>
          </w:rPr>
          <w:delText xml:space="preserve"> advice</w:delText>
        </w:r>
        <w:r w:rsidR="00F03176" w:rsidRPr="004373E8" w:rsidDel="003F2C45">
          <w:rPr>
            <w:rFonts w:ascii="iCiel Avenir LT Std 35 Light" w:hAnsi="iCiel Avenir LT Std 35 Light" w:cs="Arial"/>
            <w:i/>
            <w:iCs/>
            <w:sz w:val="22"/>
            <w:szCs w:val="22"/>
            <w:lang w:val="vi-VN"/>
          </w:rPr>
          <w:delText>Nâng cao kh</w:delText>
        </w:r>
        <w:r w:rsidR="00F03176" w:rsidRPr="004373E8" w:rsidDel="003F2C45">
          <w:rPr>
            <w:rFonts w:ascii="iCiel Avenir LT Std 35 Light" w:hAnsi="iCiel Avenir LT Std 35 Light" w:cs="Calibri"/>
            <w:i/>
            <w:iCs/>
            <w:sz w:val="22"/>
            <w:szCs w:val="22"/>
            <w:lang w:val="vi-VN"/>
          </w:rPr>
          <w:delText>ả</w:delText>
        </w:r>
        <w:r w:rsidR="00F03176" w:rsidRPr="004373E8" w:rsidDel="003F2C45">
          <w:rPr>
            <w:rFonts w:ascii="iCiel Avenir LT Std 35 Light" w:hAnsi="iCiel Avenir LT Std 35 Light" w:cs="Arial"/>
            <w:i/>
            <w:iCs/>
            <w:sz w:val="22"/>
            <w:szCs w:val="22"/>
            <w:lang w:val="vi-VN"/>
          </w:rPr>
          <w:delText xml:space="preserve"> n</w:delText>
        </w:r>
        <w:r w:rsidR="00F03176" w:rsidRPr="004373E8" w:rsidDel="003F2C45">
          <w:rPr>
            <w:rFonts w:ascii="iCiel Avenir LT Std 35 Light" w:hAnsi="iCiel Avenir LT Std 35 Light" w:cs="Avenir Next LT Pro"/>
            <w:i/>
            <w:iCs/>
            <w:sz w:val="22"/>
            <w:szCs w:val="22"/>
            <w:lang w:val="vi-VN"/>
          </w:rPr>
          <w:delText>ă</w:delText>
        </w:r>
        <w:r w:rsidR="00F03176" w:rsidRPr="004373E8" w:rsidDel="003F2C45">
          <w:rPr>
            <w:rFonts w:ascii="iCiel Avenir LT Std 35 Light" w:hAnsi="iCiel Avenir LT Std 35 Light" w:cs="Arial"/>
            <w:i/>
            <w:iCs/>
            <w:sz w:val="22"/>
            <w:szCs w:val="22"/>
            <w:lang w:val="vi-VN"/>
          </w:rPr>
          <w:delText>ng s</w:delText>
        </w:r>
        <w:r w:rsidR="00F03176" w:rsidRPr="004373E8" w:rsidDel="003F2C45">
          <w:rPr>
            <w:rFonts w:ascii="iCiel Avenir LT Std 35 Light" w:hAnsi="iCiel Avenir LT Std 35 Light" w:cs="Calibri"/>
            <w:i/>
            <w:iCs/>
            <w:sz w:val="22"/>
            <w:szCs w:val="22"/>
            <w:lang w:val="vi-VN"/>
          </w:rPr>
          <w:delText>ử</w:delText>
        </w:r>
        <w:r w:rsidR="00F03176" w:rsidRPr="004373E8" w:rsidDel="003F2C45">
          <w:rPr>
            <w:rFonts w:ascii="iCiel Avenir LT Std 35 Light" w:hAnsi="iCiel Avenir LT Std 35 Light" w:cs="Arial"/>
            <w:i/>
            <w:iCs/>
            <w:sz w:val="22"/>
            <w:szCs w:val="22"/>
            <w:lang w:val="vi-VN"/>
          </w:rPr>
          <w:delText xml:space="preserve"> d</w:delText>
        </w:r>
        <w:r w:rsidR="00F03176" w:rsidRPr="004373E8" w:rsidDel="003F2C45">
          <w:rPr>
            <w:rFonts w:ascii="iCiel Avenir LT Std 35 Light" w:hAnsi="iCiel Avenir LT Std 35 Light" w:cs="Calibri"/>
            <w:i/>
            <w:iCs/>
            <w:sz w:val="22"/>
            <w:szCs w:val="22"/>
            <w:lang w:val="vi-VN"/>
          </w:rPr>
          <w:delText>ụ</w:delText>
        </w:r>
        <w:r w:rsidR="00F03176" w:rsidRPr="004373E8" w:rsidDel="003F2C45">
          <w:rPr>
            <w:rFonts w:ascii="iCiel Avenir LT Std 35 Light" w:hAnsi="iCiel Avenir LT Std 35 Light" w:cs="Arial"/>
            <w:i/>
            <w:iCs/>
            <w:sz w:val="22"/>
            <w:szCs w:val="22"/>
            <w:lang w:val="vi-VN"/>
          </w:rPr>
          <w:delText>ng Ti</w:delText>
        </w:r>
        <w:r w:rsidR="00F03176" w:rsidRPr="004373E8" w:rsidDel="003F2C45">
          <w:rPr>
            <w:rFonts w:ascii="iCiel Avenir LT Std 35 Light" w:hAnsi="iCiel Avenir LT Std 35 Light" w:cs="Calibri"/>
            <w:i/>
            <w:iCs/>
            <w:sz w:val="22"/>
            <w:szCs w:val="22"/>
            <w:lang w:val="vi-VN"/>
          </w:rPr>
          <w:delText>ế</w:delText>
        </w:r>
        <w:r w:rsidR="00F03176" w:rsidRPr="004373E8" w:rsidDel="003F2C45">
          <w:rPr>
            <w:rFonts w:ascii="iCiel Avenir LT Std 35 Light" w:hAnsi="iCiel Avenir LT Std 35 Light" w:cs="Arial"/>
            <w:i/>
            <w:iCs/>
            <w:sz w:val="22"/>
            <w:szCs w:val="22"/>
            <w:lang w:val="vi-VN"/>
          </w:rPr>
          <w:delText>ng Anh c</w:delText>
        </w:r>
        <w:r w:rsidR="00F03176" w:rsidRPr="004373E8" w:rsidDel="003F2C45">
          <w:rPr>
            <w:rFonts w:ascii="iCiel Avenir LT Std 35 Light" w:hAnsi="iCiel Avenir LT Std 35 Light" w:cs="Calibri"/>
            <w:i/>
            <w:iCs/>
            <w:sz w:val="22"/>
            <w:szCs w:val="22"/>
            <w:lang w:val="vi-VN"/>
          </w:rPr>
          <w:delText>ủ</w:delText>
        </w:r>
        <w:r w:rsidR="00F03176" w:rsidRPr="004373E8" w:rsidDel="003F2C45">
          <w:rPr>
            <w:rFonts w:ascii="iCiel Avenir LT Std 35 Light" w:hAnsi="iCiel Avenir LT Std 35 Light" w:cs="Arial"/>
            <w:i/>
            <w:iCs/>
            <w:sz w:val="22"/>
            <w:szCs w:val="22"/>
            <w:lang w:val="vi-VN"/>
          </w:rPr>
          <w:delText>a sinh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lu</w:delText>
        </w:r>
        <w:r w:rsidR="00F03176" w:rsidRPr="004373E8" w:rsidDel="003F2C45">
          <w:rPr>
            <w:rFonts w:ascii="iCiel Avenir LT Std 35 Light" w:hAnsi="iCiel Avenir LT Std 35 Light" w:cs="Avenir Next LT Pro"/>
            <w:i/>
            <w:iCs/>
            <w:sz w:val="22"/>
            <w:szCs w:val="22"/>
            <w:lang w:val="vi-VN"/>
          </w:rPr>
          <w:delText>ô</w:delText>
        </w:r>
        <w:r w:rsidR="00F03176" w:rsidRPr="004373E8" w:rsidDel="003F2C45">
          <w:rPr>
            <w:rFonts w:ascii="iCiel Avenir LT Std 35 Light" w:hAnsi="iCiel Avenir LT Std 35 Light" w:cs="Arial"/>
            <w:i/>
            <w:iCs/>
            <w:sz w:val="22"/>
            <w:szCs w:val="22"/>
            <w:lang w:val="vi-VN"/>
          </w:rPr>
          <w:delText>n l</w:delText>
        </w:r>
        <w:r w:rsidR="00F03176" w:rsidRPr="004373E8" w:rsidDel="003F2C45">
          <w:rPr>
            <w:rFonts w:ascii="iCiel Avenir LT Std 35 Light" w:hAnsi="iCiel Avenir LT Std 35 Light" w:cs="Avenir Next LT Pro"/>
            <w:i/>
            <w:iCs/>
            <w:sz w:val="22"/>
            <w:szCs w:val="22"/>
            <w:lang w:val="vi-VN"/>
          </w:rPr>
          <w:delText>à</w:delText>
        </w:r>
        <w:r w:rsidR="00F03176" w:rsidRPr="004373E8" w:rsidDel="003F2C45">
          <w:rPr>
            <w:rFonts w:ascii="iCiel Avenir LT Std 35 Light" w:hAnsi="iCiel Avenir LT Std 35 Light" w:cs="Arial"/>
            <w:i/>
            <w:iCs/>
            <w:sz w:val="22"/>
            <w:szCs w:val="22"/>
            <w:lang w:val="vi-VN"/>
          </w:rPr>
          <w:delText xml:space="preserve"> m</w:delText>
        </w:r>
        <w:r w:rsidR="00F03176" w:rsidRPr="004373E8" w:rsidDel="003F2C45">
          <w:rPr>
            <w:rFonts w:ascii="iCiel Avenir LT Std 35 Light" w:hAnsi="iCiel Avenir LT Std 35 Light" w:cs="Calibri"/>
            <w:i/>
            <w:iCs/>
            <w:sz w:val="22"/>
            <w:szCs w:val="22"/>
            <w:lang w:val="vi-VN"/>
          </w:rPr>
          <w:delText>ộ</w:delText>
        </w:r>
        <w:r w:rsidR="00F03176" w:rsidRPr="004373E8" w:rsidDel="003F2C45">
          <w:rPr>
            <w:rFonts w:ascii="iCiel Avenir LT Std 35 Light" w:hAnsi="iCiel Avenir LT Std 35 Light" w:cs="Arial"/>
            <w:i/>
            <w:iCs/>
            <w:sz w:val="22"/>
            <w:szCs w:val="22"/>
            <w:lang w:val="vi-VN"/>
          </w:rPr>
          <w:delText>t trong nh</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ng m</w:delText>
        </w:r>
        <w:r w:rsidR="00F03176" w:rsidRPr="004373E8" w:rsidDel="003F2C45">
          <w:rPr>
            <w:rFonts w:ascii="iCiel Avenir LT Std 35 Light" w:hAnsi="iCiel Avenir LT Std 35 Light" w:cs="Calibri"/>
            <w:i/>
            <w:iCs/>
            <w:sz w:val="22"/>
            <w:szCs w:val="22"/>
            <w:lang w:val="vi-VN"/>
          </w:rPr>
          <w:delText>ụ</w:delText>
        </w:r>
        <w:r w:rsidR="00F03176" w:rsidRPr="004373E8" w:rsidDel="003F2C45">
          <w:rPr>
            <w:rFonts w:ascii="iCiel Avenir LT Std 35 Light" w:hAnsi="iCiel Avenir LT Std 35 Light" w:cs="Arial"/>
            <w:i/>
            <w:iCs/>
            <w:sz w:val="22"/>
            <w:szCs w:val="22"/>
            <w:lang w:val="vi-VN"/>
          </w:rPr>
          <w:delText>c ti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u h</w:delText>
        </w:r>
        <w:r w:rsidR="00F03176" w:rsidRPr="004373E8" w:rsidDel="003F2C45">
          <w:rPr>
            <w:rFonts w:ascii="iCiel Avenir LT Std 35 Light" w:hAnsi="iCiel Avenir LT Std 35 Light" w:cs="Avenir Next LT Pro"/>
            <w:i/>
            <w:iCs/>
            <w:sz w:val="22"/>
            <w:szCs w:val="22"/>
            <w:lang w:val="vi-VN"/>
          </w:rPr>
          <w:delText>à</w:delText>
        </w:r>
        <w:r w:rsidR="00F03176" w:rsidRPr="004373E8" w:rsidDel="003F2C45">
          <w:rPr>
            <w:rFonts w:ascii="iCiel Avenir LT Std 35 Light" w:hAnsi="iCiel Avenir LT Std 35 Light" w:cs="Arial"/>
            <w:i/>
            <w:iCs/>
            <w:sz w:val="22"/>
            <w:szCs w:val="22"/>
            <w:lang w:val="vi-VN"/>
          </w:rPr>
          <w:delText xml:space="preserve">ng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ầ</w:delText>
        </w:r>
        <w:r w:rsidR="00F03176" w:rsidRPr="004373E8" w:rsidDel="003F2C45">
          <w:rPr>
            <w:rFonts w:ascii="iCiel Avenir LT Std 35 Light" w:hAnsi="iCiel Avenir LT Std 35 Light" w:cs="Arial"/>
            <w:i/>
            <w:iCs/>
            <w:sz w:val="22"/>
            <w:szCs w:val="22"/>
            <w:lang w:val="vi-VN"/>
          </w:rPr>
          <w:delText>u c</w:delText>
        </w:r>
        <w:r w:rsidR="00F03176" w:rsidRPr="004373E8" w:rsidDel="003F2C45">
          <w:rPr>
            <w:rFonts w:ascii="iCiel Avenir LT Std 35 Light" w:hAnsi="iCiel Avenir LT Std 35 Light" w:cs="Calibri"/>
            <w:i/>
            <w:iCs/>
            <w:sz w:val="22"/>
            <w:szCs w:val="22"/>
            <w:lang w:val="vi-VN"/>
          </w:rPr>
          <w:delText>ủ</w:delText>
        </w:r>
        <w:r w:rsidR="00F03176" w:rsidRPr="004373E8" w:rsidDel="003F2C45">
          <w:rPr>
            <w:rFonts w:ascii="iCiel Avenir LT Std 35 Light" w:hAnsi="iCiel Avenir LT Std 35 Light" w:cs="Arial"/>
            <w:i/>
            <w:iCs/>
            <w:sz w:val="22"/>
            <w:szCs w:val="22"/>
            <w:lang w:val="vi-VN"/>
          </w:rPr>
          <w:delText>a BUV. K</w:delText>
        </w:r>
        <w:r w:rsidR="00F03176" w:rsidRPr="004373E8" w:rsidDel="003F2C45">
          <w:rPr>
            <w:rFonts w:ascii="iCiel Avenir LT Std 35 Light" w:hAnsi="iCiel Avenir LT Std 35 Light" w:cs="Calibri"/>
            <w:i/>
            <w:iCs/>
            <w:sz w:val="22"/>
            <w:szCs w:val="22"/>
            <w:lang w:val="vi-VN"/>
          </w:rPr>
          <w:delText>ế</w:delText>
        </w:r>
        <w:r w:rsidR="00F03176" w:rsidRPr="004373E8" w:rsidDel="003F2C45">
          <w:rPr>
            <w:rFonts w:ascii="iCiel Avenir LT Std 35 Light" w:hAnsi="iCiel Avenir LT Std 35 Light" w:cs="Arial"/>
            <w:i/>
            <w:iCs/>
            <w:sz w:val="22"/>
            <w:szCs w:val="22"/>
            <w:lang w:val="vi-VN"/>
          </w:rPr>
          <w:delText>t qu</w:delText>
        </w:r>
        <w:r w:rsidR="00F03176" w:rsidRPr="004373E8" w:rsidDel="003F2C45">
          <w:rPr>
            <w:rFonts w:ascii="iCiel Avenir LT Std 35 Light" w:hAnsi="iCiel Avenir LT Std 35 Light" w:cs="Calibri"/>
            <w:i/>
            <w:iCs/>
            <w:sz w:val="22"/>
            <w:szCs w:val="22"/>
            <w:lang w:val="vi-VN"/>
          </w:rPr>
          <w:delText>ả</w:delText>
        </w:r>
        <w:r w:rsidR="00F03176" w:rsidRPr="004373E8" w:rsidDel="003F2C45">
          <w:rPr>
            <w:rFonts w:ascii="iCiel Avenir LT Std 35 Light" w:hAnsi="iCiel Avenir LT Std 35 Light" w:cs="Arial"/>
            <w:i/>
            <w:iCs/>
            <w:sz w:val="22"/>
            <w:szCs w:val="22"/>
            <w:lang w:val="vi-VN"/>
          </w:rPr>
          <w:delText xml:space="preserve"> cho th</w:delText>
        </w:r>
        <w:r w:rsidR="00F03176" w:rsidRPr="004373E8" w:rsidDel="003F2C45">
          <w:rPr>
            <w:rFonts w:ascii="iCiel Avenir LT Std 35 Light" w:hAnsi="iCiel Avenir LT Std 35 Light" w:cs="Calibri"/>
            <w:i/>
            <w:iCs/>
            <w:sz w:val="22"/>
            <w:szCs w:val="22"/>
            <w:lang w:val="vi-VN"/>
          </w:rPr>
          <w:delText>ấ</w:delText>
        </w:r>
        <w:r w:rsidR="00F03176" w:rsidRPr="004373E8" w:rsidDel="003F2C45">
          <w:rPr>
            <w:rFonts w:ascii="iCiel Avenir LT Std 35 Light" w:hAnsi="iCiel Avenir LT Std 35 Light" w:cs="Arial"/>
            <w:i/>
            <w:iCs/>
            <w:sz w:val="22"/>
            <w:szCs w:val="22"/>
            <w:lang w:val="vi-VN"/>
          </w:rPr>
          <w:delText>y c</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c sinh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c</w:delText>
        </w:r>
        <w:r w:rsidR="00F03176" w:rsidRPr="004373E8" w:rsidDel="003F2C45">
          <w:rPr>
            <w:rFonts w:ascii="iCiel Avenir LT Std 35 Light" w:hAnsi="iCiel Avenir LT Std 35 Light" w:cs="Avenir Next LT Pro"/>
            <w:i/>
            <w:iCs/>
            <w:sz w:val="22"/>
            <w:szCs w:val="22"/>
            <w:lang w:val="vi-VN"/>
          </w:rPr>
          <w:delText>ó</w:delText>
        </w:r>
        <w:r w:rsidR="00F03176" w:rsidRPr="004373E8" w:rsidDel="003F2C45">
          <w:rPr>
            <w:rFonts w:ascii="iCiel Avenir LT Std 35 Light" w:hAnsi="iCiel Avenir LT Std 35 Light" w:cs="Arial"/>
            <w:i/>
            <w:iCs/>
            <w:sz w:val="22"/>
            <w:szCs w:val="22"/>
            <w:lang w:val="vi-VN"/>
          </w:rPr>
          <w:delText xml:space="preserve"> n</w:delText>
        </w:r>
        <w:r w:rsidR="00F03176" w:rsidRPr="004373E8" w:rsidDel="003F2C45">
          <w:rPr>
            <w:rFonts w:ascii="iCiel Avenir LT Std 35 Light" w:hAnsi="iCiel Avenir LT Std 35 Light" w:cs="Avenir Next LT Pro"/>
            <w:i/>
            <w:iCs/>
            <w:sz w:val="22"/>
            <w:szCs w:val="22"/>
            <w:lang w:val="vi-VN"/>
          </w:rPr>
          <w:delText>ă</w:delText>
        </w:r>
        <w:r w:rsidR="00F03176" w:rsidRPr="004373E8" w:rsidDel="003F2C45">
          <w:rPr>
            <w:rFonts w:ascii="iCiel Avenir LT Std 35 Light" w:hAnsi="iCiel Avenir LT Std 35 Light" w:cs="Arial"/>
            <w:i/>
            <w:iCs/>
            <w:sz w:val="22"/>
            <w:szCs w:val="22"/>
            <w:lang w:val="vi-VN"/>
          </w:rPr>
          <w:delText>ng l</w:delText>
        </w:r>
        <w:r w:rsidR="00F03176" w:rsidRPr="004373E8" w:rsidDel="003F2C45">
          <w:rPr>
            <w:rFonts w:ascii="iCiel Avenir LT Std 35 Light" w:hAnsi="iCiel Avenir LT Std 35 Light" w:cs="Calibri"/>
            <w:i/>
            <w:iCs/>
            <w:sz w:val="22"/>
            <w:szCs w:val="22"/>
            <w:lang w:val="vi-VN"/>
          </w:rPr>
          <w:delText>ự</w:delText>
        </w:r>
        <w:r w:rsidR="00F03176" w:rsidRPr="004373E8" w:rsidDel="003F2C45">
          <w:rPr>
            <w:rFonts w:ascii="iCiel Avenir LT Std 35 Light" w:hAnsi="iCiel Avenir LT Std 35 Light" w:cs="Arial"/>
            <w:i/>
            <w:iCs/>
            <w:sz w:val="22"/>
            <w:szCs w:val="22"/>
            <w:lang w:val="vi-VN"/>
          </w:rPr>
          <w:delText>c ti</w:delText>
        </w:r>
        <w:r w:rsidR="00F03176" w:rsidRPr="004373E8" w:rsidDel="003F2C45">
          <w:rPr>
            <w:rFonts w:ascii="iCiel Avenir LT Std 35 Light" w:hAnsi="iCiel Avenir LT Std 35 Light" w:cs="Calibri"/>
            <w:i/>
            <w:iCs/>
            <w:sz w:val="22"/>
            <w:szCs w:val="22"/>
            <w:lang w:val="vi-VN"/>
          </w:rPr>
          <w:delText>ế</w:delText>
        </w:r>
        <w:r w:rsidR="00F03176" w:rsidRPr="004373E8" w:rsidDel="003F2C45">
          <w:rPr>
            <w:rFonts w:ascii="iCiel Avenir LT Std 35 Light" w:hAnsi="iCiel Avenir LT Std 35 Light" w:cs="Arial"/>
            <w:i/>
            <w:iCs/>
            <w:sz w:val="22"/>
            <w:szCs w:val="22"/>
            <w:lang w:val="vi-VN"/>
          </w:rPr>
          <w:delText>ng Anh t</w:delText>
        </w:r>
        <w:r w:rsidR="00F03176" w:rsidRPr="004373E8" w:rsidDel="003F2C45">
          <w:rPr>
            <w:rFonts w:ascii="iCiel Avenir LT Std 35 Light" w:hAnsi="iCiel Avenir LT Std 35 Light" w:cs="Calibri"/>
            <w:i/>
            <w:iCs/>
            <w:sz w:val="22"/>
            <w:szCs w:val="22"/>
            <w:lang w:val="vi-VN"/>
          </w:rPr>
          <w:delText>ố</w:delText>
        </w:r>
        <w:r w:rsidR="00F03176" w:rsidRPr="004373E8" w:rsidDel="003F2C45">
          <w:rPr>
            <w:rFonts w:ascii="iCiel Avenir LT Std 35 Light" w:hAnsi="iCiel Avenir LT Std 35 Light" w:cs="Arial"/>
            <w:i/>
            <w:iCs/>
            <w:sz w:val="22"/>
            <w:szCs w:val="22"/>
            <w:lang w:val="vi-VN"/>
          </w:rPr>
          <w:delText>t th</w:delText>
        </w:r>
        <w:r w:rsidR="00F03176" w:rsidRPr="004373E8" w:rsidDel="003F2C45">
          <w:rPr>
            <w:rFonts w:ascii="iCiel Avenir LT Std 35 Light" w:hAnsi="iCiel Avenir LT Std 35 Light" w:cs="Calibri"/>
            <w:i/>
            <w:iCs/>
            <w:sz w:val="22"/>
            <w:szCs w:val="22"/>
            <w:lang w:val="vi-VN"/>
          </w:rPr>
          <w:delText>ườ</w:delText>
        </w:r>
        <w:r w:rsidR="00F03176" w:rsidRPr="004373E8" w:rsidDel="003F2C45">
          <w:rPr>
            <w:rFonts w:ascii="iCiel Avenir LT Std 35 Light" w:hAnsi="iCiel Avenir LT Std 35 Light" w:cs="Arial"/>
            <w:i/>
            <w:iCs/>
            <w:sz w:val="22"/>
            <w:szCs w:val="22"/>
            <w:lang w:val="vi-VN"/>
          </w:rPr>
          <w:delText xml:space="preserve">ng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t k</w:delText>
        </w:r>
        <w:r w:rsidR="00F03176" w:rsidRPr="004373E8" w:rsidDel="003F2C45">
          <w:rPr>
            <w:rFonts w:ascii="iCiel Avenir LT Std 35 Light" w:hAnsi="iCiel Avenir LT Std 35 Light" w:cs="Calibri"/>
            <w:i/>
            <w:iCs/>
            <w:sz w:val="22"/>
            <w:szCs w:val="22"/>
            <w:lang w:val="vi-VN"/>
          </w:rPr>
          <w:delText>ế</w:delText>
        </w:r>
        <w:r w:rsidR="00F03176" w:rsidRPr="004373E8" w:rsidDel="003F2C45">
          <w:rPr>
            <w:rFonts w:ascii="iCiel Avenir LT Std 35 Light" w:hAnsi="iCiel Avenir LT Std 35 Light" w:cs="Arial"/>
            <w:i/>
            <w:iCs/>
            <w:sz w:val="22"/>
            <w:szCs w:val="22"/>
            <w:lang w:val="vi-VN"/>
          </w:rPr>
          <w:delText>t qu</w:delText>
        </w:r>
        <w:r w:rsidR="00F03176" w:rsidRPr="004373E8" w:rsidDel="003F2C45">
          <w:rPr>
            <w:rFonts w:ascii="iCiel Avenir LT Std 35 Light" w:hAnsi="iCiel Avenir LT Std 35 Light" w:cs="Calibri"/>
            <w:i/>
            <w:iCs/>
            <w:sz w:val="22"/>
            <w:szCs w:val="22"/>
            <w:lang w:val="vi-VN"/>
          </w:rPr>
          <w:delText>ả</w:delText>
        </w:r>
        <w:r w:rsidR="00F03176" w:rsidRPr="004373E8" w:rsidDel="003F2C45">
          <w:rPr>
            <w:rFonts w:ascii="iCiel Avenir LT Std 35 Light" w:hAnsi="iCiel Avenir LT Std 35 Light" w:cs="Arial"/>
            <w:i/>
            <w:iCs/>
            <w:sz w:val="22"/>
            <w:szCs w:val="22"/>
            <w:lang w:val="vi-VN"/>
          </w:rPr>
          <w:delText xml:space="preserve"> h</w:delText>
        </w:r>
        <w:r w:rsidR="00F03176" w:rsidRPr="004373E8" w:rsidDel="003F2C45">
          <w:rPr>
            <w:rFonts w:ascii="iCiel Avenir LT Std 35 Light" w:hAnsi="iCiel Avenir LT Std 35 Light" w:cs="Calibri"/>
            <w:i/>
            <w:iCs/>
            <w:sz w:val="22"/>
            <w:szCs w:val="22"/>
            <w:lang w:val="vi-VN"/>
          </w:rPr>
          <w:delText>ọ</w:delText>
        </w:r>
        <w:r w:rsidR="00F03176" w:rsidRPr="004373E8" w:rsidDel="003F2C45">
          <w:rPr>
            <w:rFonts w:ascii="iCiel Avenir LT Std 35 Light" w:hAnsi="iCiel Avenir LT Std 35 Light" w:cs="Arial"/>
            <w:i/>
            <w:iCs/>
            <w:sz w:val="22"/>
            <w:szCs w:val="22"/>
            <w:lang w:val="vi-VN"/>
          </w:rPr>
          <w:delText>c t</w:delText>
        </w:r>
        <w:r w:rsidR="00F03176" w:rsidRPr="004373E8" w:rsidDel="003F2C45">
          <w:rPr>
            <w:rFonts w:ascii="iCiel Avenir LT Std 35 Light" w:hAnsi="iCiel Avenir LT Std 35 Light" w:cs="Calibri"/>
            <w:i/>
            <w:iCs/>
            <w:sz w:val="22"/>
            <w:szCs w:val="22"/>
            <w:lang w:val="vi-VN"/>
          </w:rPr>
          <w:delText>ậ</w:delText>
        </w:r>
        <w:r w:rsidR="00F03176" w:rsidRPr="004373E8" w:rsidDel="003F2C45">
          <w:rPr>
            <w:rFonts w:ascii="iCiel Avenir LT Std 35 Light" w:hAnsi="iCiel Avenir LT Std 35 Light" w:cs="Arial"/>
            <w:i/>
            <w:iCs/>
            <w:sz w:val="22"/>
            <w:szCs w:val="22"/>
            <w:lang w:val="vi-VN"/>
          </w:rPr>
          <w:delText>p t</w:delText>
        </w:r>
        <w:r w:rsidR="00F03176" w:rsidRPr="004373E8" w:rsidDel="003F2C45">
          <w:rPr>
            <w:rFonts w:ascii="iCiel Avenir LT Std 35 Light" w:hAnsi="iCiel Avenir LT Std 35 Light" w:cs="Calibri"/>
            <w:i/>
            <w:iCs/>
            <w:sz w:val="22"/>
            <w:szCs w:val="22"/>
            <w:lang w:val="vi-VN"/>
          </w:rPr>
          <w:delText>ố</w:delText>
        </w:r>
        <w:r w:rsidR="00F03176" w:rsidRPr="004373E8" w:rsidDel="003F2C45">
          <w:rPr>
            <w:rFonts w:ascii="iCiel Avenir LT Std 35 Light" w:hAnsi="iCiel Avenir LT Std 35 Light" w:cs="Arial"/>
            <w:i/>
            <w:iCs/>
            <w:sz w:val="22"/>
            <w:szCs w:val="22"/>
            <w:lang w:val="vi-VN"/>
          </w:rPr>
          <w:delText>t h</w:delText>
        </w:r>
        <w:r w:rsidR="00F03176" w:rsidRPr="004373E8" w:rsidDel="003F2C45">
          <w:rPr>
            <w:rFonts w:ascii="iCiel Avenir LT Std 35 Light" w:hAnsi="iCiel Avenir LT Std 35 Light" w:cs="Calibri"/>
            <w:i/>
            <w:iCs/>
            <w:sz w:val="22"/>
            <w:szCs w:val="22"/>
            <w:lang w:val="vi-VN"/>
          </w:rPr>
          <w:delText>ơ</w:delText>
        </w:r>
        <w:r w:rsidR="00F03176" w:rsidRPr="004373E8" w:rsidDel="003F2C45">
          <w:rPr>
            <w:rFonts w:ascii="iCiel Avenir LT Std 35 Light" w:hAnsi="iCiel Avenir LT Std 35 Light" w:cs="Arial"/>
            <w:i/>
            <w:iCs/>
            <w:sz w:val="22"/>
            <w:szCs w:val="22"/>
            <w:lang w:val="vi-VN"/>
          </w:rPr>
          <w:delText>n. Nhà tr</w:delText>
        </w:r>
        <w:r w:rsidR="00F03176" w:rsidRPr="004373E8" w:rsidDel="003F2C45">
          <w:rPr>
            <w:rFonts w:ascii="iCiel Avenir LT Std 35 Light" w:hAnsi="iCiel Avenir LT Std 35 Light" w:cs="Calibri"/>
            <w:i/>
            <w:iCs/>
            <w:sz w:val="22"/>
            <w:szCs w:val="22"/>
            <w:lang w:val="vi-VN"/>
          </w:rPr>
          <w:delText>ườ</w:delText>
        </w:r>
        <w:r w:rsidR="00F03176" w:rsidRPr="004373E8" w:rsidDel="003F2C45">
          <w:rPr>
            <w:rFonts w:ascii="iCiel Avenir LT Std 35 Light" w:hAnsi="iCiel Avenir LT Std 35 Light" w:cs="Arial"/>
            <w:i/>
            <w:iCs/>
            <w:sz w:val="22"/>
            <w:szCs w:val="22"/>
            <w:lang w:val="vi-VN"/>
          </w:rPr>
          <w:delText>ng c</w:delText>
        </w:r>
        <w:r w:rsidR="00F03176" w:rsidRPr="004373E8" w:rsidDel="003F2C45">
          <w:rPr>
            <w:rFonts w:ascii="iCiel Avenir LT Std 35 Light" w:hAnsi="iCiel Avenir LT Std 35 Light" w:cs="Avenir Next LT Pro"/>
            <w:i/>
            <w:iCs/>
            <w:sz w:val="22"/>
            <w:szCs w:val="22"/>
            <w:lang w:val="vi-VN"/>
          </w:rPr>
          <w:delText>ó</w:delText>
        </w:r>
        <w:r w:rsidR="00F03176" w:rsidRPr="004373E8" w:rsidDel="003F2C45">
          <w:rPr>
            <w:rFonts w:ascii="iCiel Avenir LT Std 35 Light" w:hAnsi="iCiel Avenir LT Std 35 Light" w:cs="Arial"/>
            <w:i/>
            <w:iCs/>
            <w:sz w:val="22"/>
            <w:szCs w:val="22"/>
            <w:lang w:val="vi-VN"/>
          </w:rPr>
          <w:delText xml:space="preserve"> b</w:delText>
        </w:r>
        <w:r w:rsidR="00F03176" w:rsidRPr="004373E8" w:rsidDel="003F2C45">
          <w:rPr>
            <w:rFonts w:ascii="iCiel Avenir LT Std 35 Light" w:hAnsi="iCiel Avenir LT Std 35 Light" w:cs="Calibri"/>
            <w:i/>
            <w:iCs/>
            <w:sz w:val="22"/>
            <w:szCs w:val="22"/>
            <w:lang w:val="vi-VN"/>
          </w:rPr>
          <w:delText>ộ</w:delText>
        </w:r>
        <w:r w:rsidR="00F03176" w:rsidRPr="004373E8" w:rsidDel="003F2C45">
          <w:rPr>
            <w:rFonts w:ascii="iCiel Avenir LT Std 35 Light" w:hAnsi="iCiel Avenir LT Std 35 Light" w:cs="Arial"/>
            <w:i/>
            <w:iCs/>
            <w:sz w:val="22"/>
            <w:szCs w:val="22"/>
            <w:lang w:val="vi-VN"/>
          </w:rPr>
          <w:delText xml:space="preserve"> ph</w:delText>
        </w:r>
        <w:r w:rsidR="00F03176" w:rsidRPr="004373E8" w:rsidDel="003F2C45">
          <w:rPr>
            <w:rFonts w:ascii="iCiel Avenir LT Std 35 Light" w:hAnsi="iCiel Avenir LT Std 35 Light" w:cs="Calibri"/>
            <w:i/>
            <w:iCs/>
            <w:sz w:val="22"/>
            <w:szCs w:val="22"/>
            <w:lang w:val="vi-VN"/>
          </w:rPr>
          <w:delText>ậ</w:delText>
        </w:r>
        <w:r w:rsidR="00F03176" w:rsidRPr="004373E8" w:rsidDel="003F2C45">
          <w:rPr>
            <w:rFonts w:ascii="iCiel Avenir LT Std 35 Light" w:hAnsi="iCiel Avenir LT Std 35 Light" w:cs="Arial"/>
            <w:i/>
            <w:iCs/>
            <w:sz w:val="22"/>
            <w:szCs w:val="22"/>
            <w:lang w:val="vi-VN"/>
          </w:rPr>
          <w:delText>n Anh Ng</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 xml:space="preserve"> g</w:delText>
        </w:r>
        <w:r w:rsidR="00F03176" w:rsidRPr="004373E8" w:rsidDel="003F2C45">
          <w:rPr>
            <w:rFonts w:ascii="iCiel Avenir LT Std 35 Light" w:hAnsi="iCiel Avenir LT Std 35 Light" w:cs="Calibri"/>
            <w:i/>
            <w:iCs/>
            <w:sz w:val="22"/>
            <w:szCs w:val="22"/>
            <w:lang w:val="vi-VN"/>
          </w:rPr>
          <w:delText>ồ</w:delText>
        </w:r>
        <w:r w:rsidR="00F03176" w:rsidRPr="004373E8" w:rsidDel="003F2C45">
          <w:rPr>
            <w:rFonts w:ascii="iCiel Avenir LT Std 35 Light" w:hAnsi="iCiel Avenir LT Std 35 Light" w:cs="Arial"/>
            <w:i/>
            <w:iCs/>
            <w:sz w:val="22"/>
            <w:szCs w:val="22"/>
            <w:lang w:val="vi-VN"/>
          </w:rPr>
          <w:delText>m c</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c gi</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o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n</w:delText>
        </w:r>
        <w:r w:rsidR="00F03176" w:rsidRPr="004373E8" w:rsidDel="003F2C45">
          <w:rPr>
            <w:rFonts w:ascii="iCiel Avenir LT Std 35 Light" w:hAnsi="iCiel Avenir LT Std 35 Light" w:cs="Calibri"/>
            <w:i/>
            <w:iCs/>
            <w:sz w:val="22"/>
            <w:szCs w:val="22"/>
            <w:lang w:val="vi-VN"/>
          </w:rPr>
          <w:delText>ướ</w:delText>
        </w:r>
        <w:r w:rsidR="00F03176" w:rsidRPr="004373E8" w:rsidDel="003F2C45">
          <w:rPr>
            <w:rFonts w:ascii="iCiel Avenir LT Std 35 Light" w:hAnsi="iCiel Avenir LT Std 35 Light" w:cs="Arial"/>
            <w:i/>
            <w:iCs/>
            <w:sz w:val="22"/>
            <w:szCs w:val="22"/>
            <w:lang w:val="vi-VN"/>
          </w:rPr>
          <w:delText>c ngo</w:delText>
        </w:r>
        <w:r w:rsidR="00F03176" w:rsidRPr="004373E8" w:rsidDel="003F2C45">
          <w:rPr>
            <w:rFonts w:ascii="iCiel Avenir LT Std 35 Light" w:hAnsi="iCiel Avenir LT Std 35 Light" w:cs="Avenir Next LT Pro"/>
            <w:i/>
            <w:iCs/>
            <w:sz w:val="22"/>
            <w:szCs w:val="22"/>
            <w:lang w:val="vi-VN"/>
          </w:rPr>
          <w:delText>à</w:delText>
        </w:r>
        <w:r w:rsidR="00F03176" w:rsidRPr="004373E8" w:rsidDel="003F2C45">
          <w:rPr>
            <w:rFonts w:ascii="iCiel Avenir LT Std 35 Light" w:hAnsi="iCiel Avenir LT Std 35 Light" w:cs="Arial"/>
            <w:i/>
            <w:iCs/>
            <w:sz w:val="22"/>
            <w:szCs w:val="22"/>
            <w:lang w:val="vi-VN"/>
          </w:rPr>
          <w:delText>i d</w:delText>
        </w:r>
        <w:r w:rsidR="00F03176" w:rsidRPr="004373E8" w:rsidDel="003F2C45">
          <w:rPr>
            <w:rFonts w:ascii="iCiel Avenir LT Std 35 Light" w:hAnsi="iCiel Avenir LT Std 35 Light" w:cs="Avenir Next LT Pro"/>
            <w:i/>
            <w:iCs/>
            <w:sz w:val="22"/>
            <w:szCs w:val="22"/>
            <w:lang w:val="vi-VN"/>
          </w:rPr>
          <w:delText>à</w:delText>
        </w:r>
        <w:r w:rsidR="00F03176" w:rsidRPr="004373E8" w:rsidDel="003F2C45">
          <w:rPr>
            <w:rFonts w:ascii="iCiel Avenir LT Std 35 Light" w:hAnsi="iCiel Avenir LT Std 35 Light" w:cs="Arial"/>
            <w:i/>
            <w:iCs/>
            <w:sz w:val="22"/>
            <w:szCs w:val="22"/>
            <w:lang w:val="vi-VN"/>
          </w:rPr>
          <w:delText>y d</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n kinh nghi</w:delText>
        </w:r>
        <w:r w:rsidR="00F03176" w:rsidRPr="004373E8" w:rsidDel="003F2C45">
          <w:rPr>
            <w:rFonts w:ascii="iCiel Avenir LT Std 35 Light" w:hAnsi="iCiel Avenir LT Std 35 Light" w:cs="Calibri"/>
            <w:i/>
            <w:iCs/>
            <w:sz w:val="22"/>
            <w:szCs w:val="22"/>
            <w:lang w:val="vi-VN"/>
          </w:rPr>
          <w:delText>ệ</w:delText>
        </w:r>
        <w:r w:rsidR="00F03176" w:rsidRPr="004373E8" w:rsidDel="003F2C45">
          <w:rPr>
            <w:rFonts w:ascii="iCiel Avenir LT Std 35 Light" w:hAnsi="iCiel Avenir LT Std 35 Light" w:cs="Arial"/>
            <w:i/>
            <w:iCs/>
            <w:sz w:val="22"/>
            <w:szCs w:val="22"/>
            <w:lang w:val="vi-VN"/>
          </w:rPr>
          <w:delText>m trong vi</w:delText>
        </w:r>
        <w:r w:rsidR="00F03176" w:rsidRPr="004373E8" w:rsidDel="003F2C45">
          <w:rPr>
            <w:rFonts w:ascii="iCiel Avenir LT Std 35 Light" w:hAnsi="iCiel Avenir LT Std 35 Light" w:cs="Calibri"/>
            <w:i/>
            <w:iCs/>
            <w:sz w:val="22"/>
            <w:szCs w:val="22"/>
            <w:lang w:val="vi-VN"/>
          </w:rPr>
          <w:delText>ệ</w:delText>
        </w:r>
        <w:r w:rsidR="00F03176" w:rsidRPr="004373E8" w:rsidDel="003F2C45">
          <w:rPr>
            <w:rFonts w:ascii="iCiel Avenir LT Std 35 Light" w:hAnsi="iCiel Avenir LT Std 35 Light" w:cs="Arial"/>
            <w:i/>
            <w:iCs/>
            <w:sz w:val="22"/>
            <w:szCs w:val="22"/>
            <w:lang w:val="vi-VN"/>
          </w:rPr>
          <w:delText>c d</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y v</w:delText>
        </w:r>
        <w:r w:rsidR="00F03176" w:rsidRPr="004373E8" w:rsidDel="003F2C45">
          <w:rPr>
            <w:rFonts w:ascii="iCiel Avenir LT Std 35 Light" w:hAnsi="iCiel Avenir LT Std 35 Light" w:cs="Avenir Next LT Pro"/>
            <w:i/>
            <w:iCs/>
            <w:sz w:val="22"/>
            <w:szCs w:val="22"/>
            <w:lang w:val="vi-VN"/>
          </w:rPr>
          <w:delText>à</w:delText>
        </w:r>
        <w:r w:rsidR="00F03176" w:rsidRPr="004373E8" w:rsidDel="003F2C45">
          <w:rPr>
            <w:rFonts w:ascii="iCiel Avenir LT Std 35 Light" w:hAnsi="iCiel Avenir LT Std 35 Light" w:cs="Arial"/>
            <w:i/>
            <w:iCs/>
            <w:sz w:val="22"/>
            <w:szCs w:val="22"/>
            <w:lang w:val="vi-VN"/>
          </w:rPr>
          <w:delText xml:space="preserve"> h</w:delText>
        </w:r>
        <w:r w:rsidR="00F03176" w:rsidRPr="004373E8" w:rsidDel="003F2C45">
          <w:rPr>
            <w:rFonts w:ascii="iCiel Avenir LT Std 35 Light" w:hAnsi="iCiel Avenir LT Std 35 Light" w:cs="Calibri"/>
            <w:i/>
            <w:iCs/>
            <w:sz w:val="22"/>
            <w:szCs w:val="22"/>
            <w:lang w:val="vi-VN"/>
          </w:rPr>
          <w:delText>ướ</w:delText>
        </w:r>
        <w:r w:rsidR="00F03176" w:rsidRPr="004373E8" w:rsidDel="003F2C45">
          <w:rPr>
            <w:rFonts w:ascii="iCiel Avenir LT Std 35 Light" w:hAnsi="iCiel Avenir LT Std 35 Light" w:cs="Arial"/>
            <w:i/>
            <w:iCs/>
            <w:sz w:val="22"/>
            <w:szCs w:val="22"/>
            <w:lang w:val="vi-VN"/>
          </w:rPr>
          <w:delText>ng d</w:delText>
        </w:r>
        <w:r w:rsidR="00F03176" w:rsidRPr="004373E8" w:rsidDel="003F2C45">
          <w:rPr>
            <w:rFonts w:ascii="iCiel Avenir LT Std 35 Light" w:hAnsi="iCiel Avenir LT Std 35 Light" w:cs="Calibri"/>
            <w:i/>
            <w:iCs/>
            <w:sz w:val="22"/>
            <w:szCs w:val="22"/>
            <w:lang w:val="vi-VN"/>
          </w:rPr>
          <w:delText>ẫ</w:delText>
        </w:r>
        <w:r w:rsidR="00F03176" w:rsidRPr="004373E8" w:rsidDel="003F2C45">
          <w:rPr>
            <w:rFonts w:ascii="iCiel Avenir LT Std 35 Light" w:hAnsi="iCiel Avenir LT Std 35 Light" w:cs="Arial"/>
            <w:i/>
            <w:iCs/>
            <w:sz w:val="22"/>
            <w:szCs w:val="22"/>
            <w:lang w:val="vi-VN"/>
          </w:rPr>
          <w:delText>n s</w:delText>
        </w:r>
        <w:r w:rsidR="00F03176" w:rsidRPr="004373E8" w:rsidDel="003F2C45">
          <w:rPr>
            <w:rFonts w:ascii="iCiel Avenir LT Std 35 Light" w:hAnsi="iCiel Avenir LT Std 35 Light" w:cs="Calibri"/>
            <w:i/>
            <w:iCs/>
            <w:sz w:val="22"/>
            <w:szCs w:val="22"/>
            <w:lang w:val="vi-VN"/>
          </w:rPr>
          <w:delText>ử</w:delText>
        </w:r>
        <w:r w:rsidR="00F03176" w:rsidRPr="004373E8" w:rsidDel="003F2C45">
          <w:rPr>
            <w:rFonts w:ascii="iCiel Avenir LT Std 35 Light" w:hAnsi="iCiel Avenir LT Std 35 Light" w:cs="Arial"/>
            <w:i/>
            <w:iCs/>
            <w:sz w:val="22"/>
            <w:szCs w:val="22"/>
            <w:lang w:val="vi-VN"/>
          </w:rPr>
          <w:delText xml:space="preserve"> d</w:delText>
        </w:r>
        <w:r w:rsidR="00F03176" w:rsidRPr="004373E8" w:rsidDel="003F2C45">
          <w:rPr>
            <w:rFonts w:ascii="iCiel Avenir LT Std 35 Light" w:hAnsi="iCiel Avenir LT Std 35 Light" w:cs="Calibri"/>
            <w:i/>
            <w:iCs/>
            <w:sz w:val="22"/>
            <w:szCs w:val="22"/>
            <w:lang w:val="vi-VN"/>
          </w:rPr>
          <w:delText>ụ</w:delText>
        </w:r>
        <w:r w:rsidR="00F03176" w:rsidRPr="004373E8" w:rsidDel="003F2C45">
          <w:rPr>
            <w:rFonts w:ascii="iCiel Avenir LT Std 35 Light" w:hAnsi="iCiel Avenir LT Std 35 Light" w:cs="Arial"/>
            <w:i/>
            <w:iCs/>
            <w:sz w:val="22"/>
            <w:szCs w:val="22"/>
            <w:lang w:val="vi-VN"/>
          </w:rPr>
          <w:delText>ng Ti</w:delText>
        </w:r>
        <w:r w:rsidR="00F03176" w:rsidRPr="004373E8" w:rsidDel="003F2C45">
          <w:rPr>
            <w:rFonts w:ascii="iCiel Avenir LT Std 35 Light" w:hAnsi="iCiel Avenir LT Std 35 Light" w:cs="Calibri"/>
            <w:i/>
            <w:iCs/>
            <w:sz w:val="22"/>
            <w:szCs w:val="22"/>
            <w:lang w:val="vi-VN"/>
          </w:rPr>
          <w:delText>ế</w:delText>
        </w:r>
        <w:r w:rsidR="00F03176" w:rsidRPr="004373E8" w:rsidDel="003F2C45">
          <w:rPr>
            <w:rFonts w:ascii="iCiel Avenir LT Std 35 Light" w:hAnsi="iCiel Avenir LT Std 35 Light" w:cs="Arial"/>
            <w:i/>
            <w:iCs/>
            <w:sz w:val="22"/>
            <w:szCs w:val="22"/>
            <w:lang w:val="vi-VN"/>
          </w:rPr>
          <w:delText>ng Anh trong m</w:delText>
        </w:r>
        <w:r w:rsidR="00F03176" w:rsidRPr="004373E8" w:rsidDel="003F2C45">
          <w:rPr>
            <w:rFonts w:ascii="iCiel Avenir LT Std 35 Light" w:hAnsi="iCiel Avenir LT Std 35 Light" w:cs="Avenir Next LT Pro"/>
            <w:i/>
            <w:iCs/>
            <w:sz w:val="22"/>
            <w:szCs w:val="22"/>
            <w:lang w:val="vi-VN"/>
          </w:rPr>
          <w:delText>ô</w:delText>
        </w:r>
        <w:r w:rsidR="00F03176" w:rsidRPr="004373E8" w:rsidDel="003F2C45">
          <w:rPr>
            <w:rFonts w:ascii="iCiel Avenir LT Std 35 Light" w:hAnsi="iCiel Avenir LT Std 35 Light" w:cs="Arial"/>
            <w:i/>
            <w:iCs/>
            <w:sz w:val="22"/>
            <w:szCs w:val="22"/>
            <w:lang w:val="vi-VN"/>
          </w:rPr>
          <w:delText>i tr</w:delText>
        </w:r>
        <w:r w:rsidR="00F03176" w:rsidRPr="004373E8" w:rsidDel="003F2C45">
          <w:rPr>
            <w:rFonts w:ascii="iCiel Avenir LT Std 35 Light" w:hAnsi="iCiel Avenir LT Std 35 Light" w:cs="Calibri"/>
            <w:i/>
            <w:iCs/>
            <w:sz w:val="22"/>
            <w:szCs w:val="22"/>
            <w:lang w:val="vi-VN"/>
          </w:rPr>
          <w:delText>ườ</w:delText>
        </w:r>
        <w:r w:rsidR="00F03176" w:rsidRPr="004373E8" w:rsidDel="003F2C45">
          <w:rPr>
            <w:rFonts w:ascii="iCiel Avenir LT Std 35 Light" w:hAnsi="iCiel Avenir LT Std 35 Light" w:cs="Arial"/>
            <w:i/>
            <w:iCs/>
            <w:sz w:val="22"/>
            <w:szCs w:val="22"/>
            <w:lang w:val="vi-VN"/>
          </w:rPr>
          <w:delText>ng h</w:delText>
        </w:r>
        <w:r w:rsidR="00F03176" w:rsidRPr="004373E8" w:rsidDel="003F2C45">
          <w:rPr>
            <w:rFonts w:ascii="iCiel Avenir LT Std 35 Light" w:hAnsi="iCiel Avenir LT Std 35 Light" w:cs="Calibri"/>
            <w:i/>
            <w:iCs/>
            <w:sz w:val="22"/>
            <w:szCs w:val="22"/>
            <w:lang w:val="vi-VN"/>
          </w:rPr>
          <w:delText>ọ</w:delText>
        </w:r>
        <w:r w:rsidR="00F03176" w:rsidRPr="004373E8" w:rsidDel="003F2C45">
          <w:rPr>
            <w:rFonts w:ascii="iCiel Avenir LT Std 35 Light" w:hAnsi="iCiel Avenir LT Std 35 Light" w:cs="Arial"/>
            <w:i/>
            <w:iCs/>
            <w:sz w:val="22"/>
            <w:szCs w:val="22"/>
            <w:lang w:val="vi-VN"/>
          </w:rPr>
          <w:delText>c thu</w:delText>
        </w:r>
        <w:r w:rsidR="00F03176" w:rsidRPr="004373E8" w:rsidDel="003F2C45">
          <w:rPr>
            <w:rFonts w:ascii="iCiel Avenir LT Std 35 Light" w:hAnsi="iCiel Avenir LT Std 35 Light" w:cs="Calibri"/>
            <w:i/>
            <w:iCs/>
            <w:sz w:val="22"/>
            <w:szCs w:val="22"/>
            <w:lang w:val="vi-VN"/>
          </w:rPr>
          <w:delText>ậ</w:delText>
        </w:r>
        <w:r w:rsidR="00F03176" w:rsidRPr="004373E8" w:rsidDel="003F2C45">
          <w:rPr>
            <w:rFonts w:ascii="iCiel Avenir LT Std 35 Light" w:hAnsi="iCiel Avenir LT Std 35 Light" w:cs="Arial"/>
            <w:i/>
            <w:iCs/>
            <w:sz w:val="22"/>
            <w:szCs w:val="22"/>
            <w:lang w:val="vi-VN"/>
          </w:rPr>
          <w:delText>t. Sinh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c</w:delText>
        </w:r>
        <w:r w:rsidR="00F03176" w:rsidRPr="004373E8" w:rsidDel="003F2C45">
          <w:rPr>
            <w:rFonts w:ascii="iCiel Avenir LT Std 35 Light" w:hAnsi="iCiel Avenir LT Std 35 Light" w:cs="Avenir Next LT Pro"/>
            <w:i/>
            <w:iCs/>
            <w:sz w:val="22"/>
            <w:szCs w:val="22"/>
            <w:lang w:val="vi-VN"/>
          </w:rPr>
          <w:delText>ó</w:delText>
        </w:r>
        <w:r w:rsidR="00F03176" w:rsidRPr="004373E8" w:rsidDel="003F2C45">
          <w:rPr>
            <w:rFonts w:ascii="iCiel Avenir LT Std 35 Light" w:hAnsi="iCiel Avenir LT Std 35 Light" w:cs="Arial"/>
            <w:i/>
            <w:iCs/>
            <w:sz w:val="22"/>
            <w:szCs w:val="22"/>
            <w:lang w:val="vi-VN"/>
          </w:rPr>
          <w:delText xml:space="preserve"> th</w:delText>
        </w:r>
        <w:r w:rsidR="00F03176" w:rsidRPr="004373E8" w:rsidDel="003F2C45">
          <w:rPr>
            <w:rFonts w:ascii="iCiel Avenir LT Std 35 Light" w:hAnsi="iCiel Avenir LT Std 35 Light" w:cs="Calibri"/>
            <w:i/>
            <w:iCs/>
            <w:sz w:val="22"/>
            <w:szCs w:val="22"/>
            <w:lang w:val="vi-VN"/>
          </w:rPr>
          <w:delText>ể</w:delText>
        </w:r>
        <w:r w:rsidR="00F03176" w:rsidRPr="004373E8" w:rsidDel="003F2C45">
          <w:rPr>
            <w:rFonts w:ascii="iCiel Avenir LT Std 35 Light" w:hAnsi="iCiel Avenir LT Std 35 Light" w:cs="Arial"/>
            <w:i/>
            <w:iCs/>
            <w:sz w:val="22"/>
            <w:szCs w:val="22"/>
            <w:lang w:val="vi-VN"/>
          </w:rPr>
          <w:delText xml:space="preserve"> ch</w:delText>
        </w:r>
        <w:r w:rsidR="00F03176" w:rsidRPr="004373E8" w:rsidDel="003F2C45">
          <w:rPr>
            <w:rFonts w:ascii="iCiel Avenir LT Std 35 Light" w:hAnsi="iCiel Avenir LT Std 35 Light" w:cs="Calibri"/>
            <w:i/>
            <w:iCs/>
            <w:sz w:val="22"/>
            <w:szCs w:val="22"/>
            <w:lang w:val="vi-VN"/>
          </w:rPr>
          <w:delText>ủ</w:delText>
        </w:r>
        <w:r w:rsidR="00F03176" w:rsidRPr="004373E8" w:rsidDel="003F2C45">
          <w:rPr>
            <w:rFonts w:ascii="iCiel Avenir LT Std 35 Light" w:hAnsi="iCiel Avenir LT Std 35 Light" w:cs="Arial"/>
            <w:i/>
            <w:iCs/>
            <w:sz w:val="22"/>
            <w:szCs w:val="22"/>
            <w:lang w:val="vi-VN"/>
          </w:rPr>
          <w:delText xml:space="preserve">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ộ</w:delText>
        </w:r>
        <w:r w:rsidR="00F03176" w:rsidRPr="004373E8" w:rsidDel="003F2C45">
          <w:rPr>
            <w:rFonts w:ascii="iCiel Avenir LT Std 35 Light" w:hAnsi="iCiel Avenir LT Std 35 Light" w:cs="Arial"/>
            <w:i/>
            <w:iCs/>
            <w:sz w:val="22"/>
            <w:szCs w:val="22"/>
            <w:lang w:val="vi-VN"/>
          </w:rPr>
          <w:delText>ng li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l</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c v</w:delText>
        </w:r>
        <w:r w:rsidR="00F03176" w:rsidRPr="004373E8" w:rsidDel="003F2C45">
          <w:rPr>
            <w:rFonts w:ascii="iCiel Avenir LT Std 35 Light" w:hAnsi="iCiel Avenir LT Std 35 Light" w:cs="Calibri"/>
            <w:i/>
            <w:iCs/>
            <w:sz w:val="22"/>
            <w:szCs w:val="22"/>
            <w:lang w:val="vi-VN"/>
          </w:rPr>
          <w:delText>ớ</w:delText>
        </w:r>
        <w:r w:rsidR="00F03176" w:rsidRPr="004373E8" w:rsidDel="003F2C45">
          <w:rPr>
            <w:rFonts w:ascii="iCiel Avenir LT Std 35 Light" w:hAnsi="iCiel Avenir LT Std 35 Light" w:cs="Arial"/>
            <w:i/>
            <w:iCs/>
            <w:sz w:val="22"/>
            <w:szCs w:val="22"/>
            <w:lang w:val="vi-VN"/>
          </w:rPr>
          <w:delText>i c</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c gi</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o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t</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i b</w:delText>
        </w:r>
        <w:r w:rsidR="00F03176" w:rsidRPr="004373E8" w:rsidDel="003F2C45">
          <w:rPr>
            <w:rFonts w:ascii="iCiel Avenir LT Std 35 Light" w:hAnsi="iCiel Avenir LT Std 35 Light" w:cs="Calibri"/>
            <w:i/>
            <w:iCs/>
            <w:sz w:val="22"/>
            <w:szCs w:val="22"/>
            <w:lang w:val="vi-VN"/>
          </w:rPr>
          <w:delText>ộ</w:delText>
        </w:r>
        <w:r w:rsidR="00F03176" w:rsidRPr="004373E8" w:rsidDel="003F2C45">
          <w:rPr>
            <w:rFonts w:ascii="iCiel Avenir LT Std 35 Light" w:hAnsi="iCiel Avenir LT Std 35 Light" w:cs="Arial"/>
            <w:i/>
            <w:iCs/>
            <w:sz w:val="22"/>
            <w:szCs w:val="22"/>
            <w:lang w:val="vi-VN"/>
          </w:rPr>
          <w:delText xml:space="preserve"> ph</w:delText>
        </w:r>
        <w:r w:rsidR="00F03176" w:rsidRPr="004373E8" w:rsidDel="003F2C45">
          <w:rPr>
            <w:rFonts w:ascii="iCiel Avenir LT Std 35 Light" w:hAnsi="iCiel Avenir LT Std 35 Light" w:cs="Calibri"/>
            <w:i/>
            <w:iCs/>
            <w:sz w:val="22"/>
            <w:szCs w:val="22"/>
            <w:lang w:val="vi-VN"/>
          </w:rPr>
          <w:delText>ậ</w:delText>
        </w:r>
        <w:r w:rsidR="00F03176" w:rsidRPr="004373E8" w:rsidDel="003F2C45">
          <w:rPr>
            <w:rFonts w:ascii="iCiel Avenir LT Std 35 Light" w:hAnsi="iCiel Avenir LT Std 35 Light" w:cs="Arial"/>
            <w:i/>
            <w:iCs/>
            <w:sz w:val="22"/>
            <w:szCs w:val="22"/>
            <w:lang w:val="vi-VN"/>
          </w:rPr>
          <w:delText>n Anh Ng</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 xml:space="preserve">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ể</w:delText>
        </w:r>
        <w:r w:rsidR="00F03176" w:rsidRPr="004373E8" w:rsidDel="003F2C45">
          <w:rPr>
            <w:rFonts w:ascii="iCiel Avenir LT Std 35 Light" w:hAnsi="iCiel Avenir LT Std 35 Light" w:cs="Arial"/>
            <w:i/>
            <w:iCs/>
            <w:sz w:val="22"/>
            <w:szCs w:val="22"/>
            <w:lang w:val="vi-VN"/>
          </w:rPr>
          <w:delText xml:space="preserve">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ượ</w:delText>
        </w:r>
        <w:r w:rsidR="00F03176" w:rsidRPr="004373E8" w:rsidDel="003F2C45">
          <w:rPr>
            <w:rFonts w:ascii="iCiel Avenir LT Std 35 Light" w:hAnsi="iCiel Avenir LT Std 35 Light" w:cs="Arial"/>
            <w:i/>
            <w:iCs/>
            <w:sz w:val="22"/>
            <w:szCs w:val="22"/>
            <w:lang w:val="vi-VN"/>
          </w:rPr>
          <w:delText>c g</w:delText>
        </w:r>
        <w:r w:rsidR="00F03176" w:rsidRPr="004373E8" w:rsidDel="003F2C45">
          <w:rPr>
            <w:rFonts w:ascii="iCiel Avenir LT Std 35 Light" w:hAnsi="iCiel Avenir LT Std 35 Light" w:cs="Calibri"/>
            <w:i/>
            <w:iCs/>
            <w:sz w:val="22"/>
            <w:szCs w:val="22"/>
            <w:lang w:val="vi-VN"/>
          </w:rPr>
          <w:delText>ặ</w:delText>
        </w:r>
        <w:r w:rsidR="00F03176" w:rsidRPr="004373E8" w:rsidDel="003F2C45">
          <w:rPr>
            <w:rFonts w:ascii="iCiel Avenir LT Std 35 Light" w:hAnsi="iCiel Avenir LT Std 35 Light" w:cs="Arial"/>
            <w:i/>
            <w:iCs/>
            <w:sz w:val="22"/>
            <w:szCs w:val="22"/>
            <w:lang w:val="vi-VN"/>
          </w:rPr>
          <w:delText>p v</w:delText>
        </w:r>
        <w:r w:rsidR="00F03176" w:rsidRPr="004373E8" w:rsidDel="003F2C45">
          <w:rPr>
            <w:rFonts w:ascii="iCiel Avenir LT Std 35 Light" w:hAnsi="iCiel Avenir LT Std 35 Light" w:cs="Avenir Next LT Pro"/>
            <w:i/>
            <w:iCs/>
            <w:sz w:val="22"/>
            <w:szCs w:val="22"/>
            <w:lang w:val="vi-VN"/>
          </w:rPr>
          <w:delText>à</w:delText>
        </w:r>
        <w:r w:rsidR="00F03176" w:rsidRPr="004373E8" w:rsidDel="003F2C45">
          <w:rPr>
            <w:rFonts w:ascii="iCiel Avenir LT Std 35 Light" w:hAnsi="iCiel Avenir LT Std 35 Light" w:cs="Arial"/>
            <w:i/>
            <w:iCs/>
            <w:sz w:val="22"/>
            <w:szCs w:val="22"/>
            <w:lang w:val="vi-VN"/>
          </w:rPr>
          <w:delText xml:space="preserve"> trao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ổ</w:delText>
        </w:r>
        <w:r w:rsidR="00F03176" w:rsidRPr="004373E8" w:rsidDel="003F2C45">
          <w:rPr>
            <w:rFonts w:ascii="iCiel Avenir LT Std 35 Light" w:hAnsi="iCiel Avenir LT Std 35 Light" w:cs="Arial"/>
            <w:i/>
            <w:iCs/>
            <w:sz w:val="22"/>
            <w:szCs w:val="22"/>
            <w:lang w:val="vi-VN"/>
          </w:rPr>
          <w:delText>i tr</w:delText>
        </w:r>
        <w:r w:rsidR="00F03176" w:rsidRPr="004373E8" w:rsidDel="003F2C45">
          <w:rPr>
            <w:rFonts w:ascii="iCiel Avenir LT Std 35 Light" w:hAnsi="iCiel Avenir LT Std 35 Light" w:cs="Calibri"/>
            <w:i/>
            <w:iCs/>
            <w:sz w:val="22"/>
            <w:szCs w:val="22"/>
            <w:lang w:val="vi-VN"/>
          </w:rPr>
          <w:delText>ự</w:delText>
        </w:r>
        <w:r w:rsidR="00F03176" w:rsidRPr="004373E8" w:rsidDel="003F2C45">
          <w:rPr>
            <w:rFonts w:ascii="iCiel Avenir LT Std 35 Light" w:hAnsi="iCiel Avenir LT Std 35 Light" w:cs="Arial"/>
            <w:i/>
            <w:iCs/>
            <w:sz w:val="22"/>
            <w:szCs w:val="22"/>
            <w:lang w:val="vi-VN"/>
          </w:rPr>
          <w:delText>c ti</w:delText>
        </w:r>
        <w:r w:rsidR="00F03176" w:rsidRPr="004373E8" w:rsidDel="003F2C45">
          <w:rPr>
            <w:rFonts w:ascii="iCiel Avenir LT Std 35 Light" w:hAnsi="iCiel Avenir LT Std 35 Light" w:cs="Calibri"/>
            <w:i/>
            <w:iCs/>
            <w:sz w:val="22"/>
            <w:szCs w:val="22"/>
            <w:lang w:val="vi-VN"/>
          </w:rPr>
          <w:delText>ế</w:delText>
        </w:r>
        <w:r w:rsidR="00F03176" w:rsidRPr="004373E8" w:rsidDel="003F2C45">
          <w:rPr>
            <w:rFonts w:ascii="iCiel Avenir LT Std 35 Light" w:hAnsi="iCiel Avenir LT Std 35 Light" w:cs="Arial"/>
            <w:i/>
            <w:iCs/>
            <w:sz w:val="22"/>
            <w:szCs w:val="22"/>
            <w:lang w:val="vi-VN"/>
          </w:rPr>
          <w:delText>p v</w:delText>
        </w:r>
        <w:r w:rsidR="00F03176" w:rsidRPr="004373E8" w:rsidDel="003F2C45">
          <w:rPr>
            <w:rFonts w:ascii="iCiel Avenir LT Std 35 Light" w:hAnsi="iCiel Avenir LT Std 35 Light" w:cs="Calibri"/>
            <w:i/>
            <w:iCs/>
            <w:sz w:val="22"/>
            <w:szCs w:val="22"/>
            <w:lang w:val="vi-VN"/>
          </w:rPr>
          <w:delText>ớ</w:delText>
        </w:r>
        <w:r w:rsidR="00F03176" w:rsidRPr="004373E8" w:rsidDel="003F2C45">
          <w:rPr>
            <w:rFonts w:ascii="iCiel Avenir LT Std 35 Light" w:hAnsi="iCiel Avenir LT Std 35 Light" w:cs="Arial"/>
            <w:i/>
            <w:iCs/>
            <w:sz w:val="22"/>
            <w:szCs w:val="22"/>
            <w:lang w:val="vi-VN"/>
          </w:rPr>
          <w:delText>i c</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c th</w:delText>
        </w:r>
        <w:r w:rsidR="00F03176" w:rsidRPr="004373E8" w:rsidDel="003F2C45">
          <w:rPr>
            <w:rFonts w:ascii="iCiel Avenir LT Std 35 Light" w:hAnsi="iCiel Avenir LT Std 35 Light" w:cs="Calibri"/>
            <w:i/>
            <w:iCs/>
            <w:sz w:val="22"/>
            <w:szCs w:val="22"/>
            <w:lang w:val="vi-VN"/>
          </w:rPr>
          <w:delText>ầ</w:delText>
        </w:r>
        <w:r w:rsidR="00F03176" w:rsidRPr="004373E8" w:rsidDel="003F2C45">
          <w:rPr>
            <w:rFonts w:ascii="iCiel Avenir LT Std 35 Light" w:hAnsi="iCiel Avenir LT Std 35 Light" w:cs="Arial"/>
            <w:i/>
            <w:iCs/>
            <w:sz w:val="22"/>
            <w:szCs w:val="22"/>
            <w:lang w:val="vi-VN"/>
          </w:rPr>
          <w:delText>y v</w:delText>
        </w:r>
        <w:r w:rsidR="00F03176" w:rsidRPr="004373E8" w:rsidDel="003F2C45">
          <w:rPr>
            <w:rFonts w:ascii="iCiel Avenir LT Std 35 Light" w:hAnsi="iCiel Avenir LT Std 35 Light" w:cs="Calibri"/>
            <w:i/>
            <w:iCs/>
            <w:sz w:val="22"/>
            <w:szCs w:val="22"/>
            <w:lang w:val="vi-VN"/>
          </w:rPr>
          <w:delText>ề</w:delText>
        </w:r>
        <w:r w:rsidR="00F03176" w:rsidRPr="004373E8" w:rsidDel="003F2C45">
          <w:rPr>
            <w:rFonts w:ascii="iCiel Avenir LT Std 35 Light" w:hAnsi="iCiel Avenir LT Std 35 Light" w:cs="Arial"/>
            <w:i/>
            <w:iCs/>
            <w:sz w:val="22"/>
            <w:szCs w:val="22"/>
            <w:lang w:val="vi-VN"/>
          </w:rPr>
          <w:delText xml:space="preserve"> mong mu</w:delText>
        </w:r>
        <w:r w:rsidR="00F03176" w:rsidRPr="004373E8" w:rsidDel="003F2C45">
          <w:rPr>
            <w:rFonts w:ascii="iCiel Avenir LT Std 35 Light" w:hAnsi="iCiel Avenir LT Std 35 Light" w:cs="Calibri"/>
            <w:i/>
            <w:iCs/>
            <w:sz w:val="22"/>
            <w:szCs w:val="22"/>
            <w:lang w:val="vi-VN"/>
          </w:rPr>
          <w:delText>ố</w:delText>
        </w:r>
        <w:r w:rsidR="00F03176" w:rsidRPr="004373E8" w:rsidDel="003F2C45">
          <w:rPr>
            <w:rFonts w:ascii="iCiel Avenir LT Std 35 Light" w:hAnsi="iCiel Avenir LT Std 35 Light" w:cs="Arial"/>
            <w:i/>
            <w:iCs/>
            <w:sz w:val="22"/>
            <w:szCs w:val="22"/>
            <w:lang w:val="vi-VN"/>
          </w:rPr>
          <w:delText>n c</w:delText>
        </w:r>
        <w:r w:rsidR="00F03176" w:rsidRPr="004373E8" w:rsidDel="003F2C45">
          <w:rPr>
            <w:rFonts w:ascii="iCiel Avenir LT Std 35 Light" w:hAnsi="iCiel Avenir LT Std 35 Light" w:cs="Calibri"/>
            <w:i/>
            <w:iCs/>
            <w:sz w:val="22"/>
            <w:szCs w:val="22"/>
            <w:lang w:val="vi-VN"/>
          </w:rPr>
          <w:delText>ủ</w:delText>
        </w:r>
        <w:r w:rsidR="00F03176" w:rsidRPr="004373E8" w:rsidDel="003F2C45">
          <w:rPr>
            <w:rFonts w:ascii="iCiel Avenir LT Std 35 Light" w:hAnsi="iCiel Avenir LT Std 35 Light" w:cs="Arial"/>
            <w:i/>
            <w:iCs/>
            <w:sz w:val="22"/>
            <w:szCs w:val="22"/>
            <w:lang w:val="vi-VN"/>
          </w:rPr>
          <w:delText>a m</w:delText>
        </w:r>
        <w:r w:rsidR="00F03176" w:rsidRPr="004373E8" w:rsidDel="003F2C45">
          <w:rPr>
            <w:rFonts w:ascii="iCiel Avenir LT Std 35 Light" w:hAnsi="iCiel Avenir LT Std 35 Light" w:cs="Avenir Next LT Pro"/>
            <w:i/>
            <w:iCs/>
            <w:sz w:val="22"/>
            <w:szCs w:val="22"/>
            <w:lang w:val="vi-VN"/>
          </w:rPr>
          <w:delText>ì</w:delText>
        </w:r>
        <w:r w:rsidR="00F03176" w:rsidRPr="004373E8" w:rsidDel="003F2C45">
          <w:rPr>
            <w:rFonts w:ascii="iCiel Avenir LT Std 35 Light" w:hAnsi="iCiel Avenir LT Std 35 Light" w:cs="Arial"/>
            <w:i/>
            <w:iCs/>
            <w:sz w:val="22"/>
            <w:szCs w:val="22"/>
            <w:lang w:val="vi-VN"/>
          </w:rPr>
          <w:delText>nh. Thầy James McMillan</w:delText>
        </w:r>
        <w:r w:rsidR="00F03176" w:rsidRPr="004373E8" w:rsidDel="003F2C45">
          <w:rPr>
            <w:rFonts w:ascii="iCiel Avenir LT Std 35 Light" w:hAnsi="iCiel Avenir LT Std 35 Light" w:cs="Arial"/>
            <w:sz w:val="22"/>
            <w:szCs w:val="22"/>
            <w:lang w:val="vi-VN"/>
          </w:rPr>
          <w:delText xml:space="preserve"> </w:delText>
        </w:r>
        <w:r w:rsidR="00F03176" w:rsidRPr="004373E8" w:rsidDel="003F2C45">
          <w:rPr>
            <w:rFonts w:ascii="iCiel Avenir LT Std 35 Light" w:hAnsi="iCiel Avenir LT Std 35 Light" w:cs="Arial"/>
            <w:i/>
            <w:iCs/>
            <w:sz w:val="22"/>
            <w:szCs w:val="22"/>
            <w:lang w:val="vi-VN"/>
          </w:rPr>
          <w:delText>- Phó Trưởng Chương trình tiếng Anh s</w:delText>
        </w:r>
        <w:r w:rsidR="00F03176" w:rsidRPr="004373E8" w:rsidDel="003F2C45">
          <w:rPr>
            <w:rFonts w:ascii="iCiel Avenir LT Std 35 Light" w:hAnsi="iCiel Avenir LT Std 35 Light" w:cs="Calibri"/>
            <w:i/>
            <w:iCs/>
            <w:sz w:val="22"/>
            <w:szCs w:val="22"/>
            <w:lang w:val="vi-VN"/>
          </w:rPr>
          <w:delText>ẽ</w:delText>
        </w:r>
        <w:r w:rsidR="00F03176" w:rsidRPr="004373E8" w:rsidDel="003F2C45">
          <w:rPr>
            <w:rFonts w:ascii="iCiel Avenir LT Std 35 Light" w:hAnsi="iCiel Avenir LT Std 35 Light" w:cs="Arial"/>
            <w:i/>
            <w:iCs/>
            <w:sz w:val="22"/>
            <w:szCs w:val="22"/>
            <w:lang w:val="vi-VN"/>
          </w:rPr>
          <w:delText xml:space="preserve"> c</w:delText>
        </w:r>
        <w:r w:rsidR="00F03176" w:rsidRPr="004373E8" w:rsidDel="003F2C45">
          <w:rPr>
            <w:rFonts w:ascii="iCiel Avenir LT Std 35 Light" w:hAnsi="iCiel Avenir LT Std 35 Light" w:cs="Avenir Next LT Pro"/>
            <w:i/>
            <w:iCs/>
            <w:sz w:val="22"/>
            <w:szCs w:val="22"/>
            <w:lang w:val="vi-VN"/>
          </w:rPr>
          <w:delText>ó</w:delText>
        </w:r>
        <w:r w:rsidR="00F03176" w:rsidRPr="004373E8" w:rsidDel="003F2C45">
          <w:rPr>
            <w:rFonts w:ascii="iCiel Avenir LT Std 35 Light" w:hAnsi="iCiel Avenir LT Std 35 Light" w:cs="Arial"/>
            <w:i/>
            <w:iCs/>
            <w:sz w:val="22"/>
            <w:szCs w:val="22"/>
            <w:lang w:val="vi-VN"/>
          </w:rPr>
          <w:delText xml:space="preserve"> nh</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ng l</w:delText>
        </w:r>
        <w:r w:rsidR="00F03176" w:rsidRPr="004373E8" w:rsidDel="003F2C45">
          <w:rPr>
            <w:rFonts w:ascii="iCiel Avenir LT Std 35 Light" w:hAnsi="iCiel Avenir LT Std 35 Light" w:cs="Calibri"/>
            <w:i/>
            <w:iCs/>
            <w:sz w:val="22"/>
            <w:szCs w:val="22"/>
            <w:lang w:val="vi-VN"/>
          </w:rPr>
          <w:delText>ờ</w:delText>
        </w:r>
        <w:r w:rsidR="00F03176" w:rsidRPr="004373E8" w:rsidDel="003F2C45">
          <w:rPr>
            <w:rFonts w:ascii="iCiel Avenir LT Std 35 Light" w:hAnsi="iCiel Avenir LT Std 35 Light" w:cs="Arial"/>
            <w:i/>
            <w:iCs/>
            <w:sz w:val="22"/>
            <w:szCs w:val="22"/>
            <w:lang w:val="vi-VN"/>
          </w:rPr>
          <w:delText>i khuy</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h</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 xml:space="preserve">u </w:delText>
        </w:r>
        <w:r w:rsidR="00F03176" w:rsidRPr="004373E8" w:rsidDel="003F2C45">
          <w:rPr>
            <w:rFonts w:ascii="iCiel Avenir LT Std 35 Light" w:hAnsi="iCiel Avenir LT Std 35 Light" w:cs="Avenir Next LT Pro"/>
            <w:i/>
            <w:iCs/>
            <w:sz w:val="22"/>
            <w:szCs w:val="22"/>
            <w:lang w:val="vi-VN"/>
          </w:rPr>
          <w:delText>í</w:delText>
        </w:r>
        <w:r w:rsidR="00F03176" w:rsidRPr="004373E8" w:rsidDel="003F2C45">
          <w:rPr>
            <w:rFonts w:ascii="iCiel Avenir LT Std 35 Light" w:hAnsi="iCiel Avenir LT Std 35 Light" w:cs="Arial"/>
            <w:i/>
            <w:iCs/>
            <w:sz w:val="22"/>
            <w:szCs w:val="22"/>
            <w:lang w:val="vi-VN"/>
          </w:rPr>
          <w:delText>ch gi</w:delText>
        </w:r>
        <w:r w:rsidR="00F03176" w:rsidRPr="004373E8" w:rsidDel="003F2C45">
          <w:rPr>
            <w:rFonts w:ascii="iCiel Avenir LT Std 35 Light" w:hAnsi="iCiel Avenir LT Std 35 Light" w:cs="Avenir Next LT Pro"/>
            <w:i/>
            <w:iCs/>
            <w:sz w:val="22"/>
            <w:szCs w:val="22"/>
            <w:lang w:val="vi-VN"/>
          </w:rPr>
          <w:delText>ú</w:delText>
        </w:r>
        <w:r w:rsidR="00F03176" w:rsidRPr="004373E8" w:rsidDel="003F2C45">
          <w:rPr>
            <w:rFonts w:ascii="iCiel Avenir LT Std 35 Light" w:hAnsi="iCiel Avenir LT Std 35 Light" w:cs="Arial"/>
            <w:i/>
            <w:iCs/>
            <w:sz w:val="22"/>
            <w:szCs w:val="22"/>
            <w:lang w:val="vi-VN"/>
          </w:rPr>
          <w:delText>p sinh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l</w:delText>
        </w:r>
        <w:r w:rsidR="00F03176" w:rsidRPr="004373E8" w:rsidDel="003F2C45">
          <w:rPr>
            <w:rFonts w:ascii="iCiel Avenir LT Std 35 Light" w:hAnsi="iCiel Avenir LT Std 35 Light" w:cs="Calibri"/>
            <w:i/>
            <w:iCs/>
            <w:sz w:val="22"/>
            <w:szCs w:val="22"/>
            <w:lang w:val="vi-VN"/>
          </w:rPr>
          <w:delText>ự</w:delText>
        </w:r>
        <w:r w:rsidR="00F03176" w:rsidRPr="004373E8" w:rsidDel="003F2C45">
          <w:rPr>
            <w:rFonts w:ascii="iCiel Avenir LT Std 35 Light" w:hAnsi="iCiel Avenir LT Std 35 Light" w:cs="Arial"/>
            <w:i/>
            <w:iCs/>
            <w:sz w:val="22"/>
            <w:szCs w:val="22"/>
            <w:lang w:val="vi-VN"/>
          </w:rPr>
          <w:delText>a ch</w:delText>
        </w:r>
        <w:r w:rsidR="00F03176" w:rsidRPr="004373E8" w:rsidDel="003F2C45">
          <w:rPr>
            <w:rFonts w:ascii="iCiel Avenir LT Std 35 Light" w:hAnsi="iCiel Avenir LT Std 35 Light" w:cs="Calibri"/>
            <w:i/>
            <w:iCs/>
            <w:sz w:val="22"/>
            <w:szCs w:val="22"/>
            <w:lang w:val="vi-VN"/>
          </w:rPr>
          <w:delText>ọ</w:delText>
        </w:r>
        <w:r w:rsidR="00F03176" w:rsidRPr="004373E8" w:rsidDel="003F2C45">
          <w:rPr>
            <w:rFonts w:ascii="iCiel Avenir LT Std 35 Light" w:hAnsi="iCiel Avenir LT Std 35 Light" w:cs="Arial"/>
            <w:i/>
            <w:iCs/>
            <w:sz w:val="22"/>
            <w:szCs w:val="22"/>
            <w:lang w:val="vi-VN"/>
          </w:rPr>
          <w:delText>n nh</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ng ho</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 xml:space="preserve">t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ộ</w:delText>
        </w:r>
        <w:r w:rsidR="00F03176" w:rsidRPr="004373E8" w:rsidDel="003F2C45">
          <w:rPr>
            <w:rFonts w:ascii="iCiel Avenir LT Std 35 Light" w:hAnsi="iCiel Avenir LT Std 35 Light" w:cs="Arial"/>
            <w:i/>
            <w:iCs/>
            <w:sz w:val="22"/>
            <w:szCs w:val="22"/>
            <w:lang w:val="vi-VN"/>
          </w:rPr>
          <w:delText>ng ph</w:delText>
        </w:r>
        <w:r w:rsidR="00F03176" w:rsidRPr="004373E8" w:rsidDel="003F2C45">
          <w:rPr>
            <w:rFonts w:ascii="iCiel Avenir LT Std 35 Light" w:hAnsi="iCiel Avenir LT Std 35 Light" w:cs="Avenir Next LT Pro"/>
            <w:i/>
            <w:iCs/>
            <w:sz w:val="22"/>
            <w:szCs w:val="22"/>
            <w:lang w:val="vi-VN"/>
          </w:rPr>
          <w:delText>ù</w:delText>
        </w:r>
        <w:r w:rsidR="00F03176" w:rsidRPr="004373E8" w:rsidDel="003F2C45">
          <w:rPr>
            <w:rFonts w:ascii="iCiel Avenir LT Std 35 Light" w:hAnsi="iCiel Avenir LT Std 35 Light" w:cs="Arial"/>
            <w:i/>
            <w:iCs/>
            <w:sz w:val="22"/>
            <w:szCs w:val="22"/>
            <w:lang w:val="vi-VN"/>
          </w:rPr>
          <w:delText xml:space="preserve"> h</w:delText>
        </w:r>
        <w:r w:rsidR="00F03176" w:rsidRPr="004373E8" w:rsidDel="003F2C45">
          <w:rPr>
            <w:rFonts w:ascii="iCiel Avenir LT Std 35 Light" w:hAnsi="iCiel Avenir LT Std 35 Light" w:cs="Calibri"/>
            <w:i/>
            <w:iCs/>
            <w:sz w:val="22"/>
            <w:szCs w:val="22"/>
            <w:lang w:val="vi-VN"/>
          </w:rPr>
          <w:delText>ợ</w:delText>
        </w:r>
        <w:r w:rsidR="00F03176" w:rsidRPr="004373E8" w:rsidDel="003F2C45">
          <w:rPr>
            <w:rFonts w:ascii="iCiel Avenir LT Std 35 Light" w:hAnsi="iCiel Avenir LT Std 35 Light" w:cs="Arial"/>
            <w:i/>
            <w:iCs/>
            <w:sz w:val="22"/>
            <w:szCs w:val="22"/>
            <w:lang w:val="vi-VN"/>
          </w:rPr>
          <w:delText>p nh</w:delText>
        </w:r>
        <w:r w:rsidR="00F03176" w:rsidRPr="004373E8" w:rsidDel="003F2C45">
          <w:rPr>
            <w:rFonts w:ascii="iCiel Avenir LT Std 35 Light" w:hAnsi="iCiel Avenir LT Std 35 Light" w:cs="Calibri"/>
            <w:i/>
            <w:iCs/>
            <w:sz w:val="22"/>
            <w:szCs w:val="22"/>
            <w:lang w:val="vi-VN"/>
          </w:rPr>
          <w:delText>ấ</w:delText>
        </w:r>
        <w:r w:rsidR="00F03176" w:rsidRPr="004373E8" w:rsidDel="003F2C45">
          <w:rPr>
            <w:rFonts w:ascii="iCiel Avenir LT Std 35 Light" w:hAnsi="iCiel Avenir LT Std 35 Light" w:cs="Arial"/>
            <w:i/>
            <w:iCs/>
            <w:sz w:val="22"/>
            <w:szCs w:val="22"/>
            <w:lang w:val="vi-VN"/>
          </w:rPr>
          <w:delText xml:space="preserve">t </w:delText>
        </w:r>
        <w:r w:rsidR="00F03176" w:rsidRPr="004373E8" w:rsidDel="003F2C45">
          <w:rPr>
            <w:rFonts w:ascii="iCiel Avenir LT Std 35 Light" w:hAnsi="iCiel Avenir LT Std 35 Light" w:cs="Avenir Next LT Pro"/>
            <w:i/>
            <w:iCs/>
            <w:sz w:val="22"/>
            <w:szCs w:val="22"/>
            <w:lang w:val="vi-VN"/>
          </w:rPr>
          <w:delText>đ</w:delText>
        </w:r>
        <w:r w:rsidR="00F03176" w:rsidRPr="004373E8" w:rsidDel="003F2C45">
          <w:rPr>
            <w:rFonts w:ascii="iCiel Avenir LT Std 35 Light" w:hAnsi="iCiel Avenir LT Std 35 Light" w:cs="Calibri"/>
            <w:i/>
            <w:iCs/>
            <w:sz w:val="22"/>
            <w:szCs w:val="22"/>
            <w:lang w:val="vi-VN"/>
          </w:rPr>
          <w:delText>ể</w:delText>
        </w:r>
        <w:r w:rsidR="00F03176" w:rsidRPr="004373E8" w:rsidDel="003F2C45">
          <w:rPr>
            <w:rFonts w:ascii="iCiel Avenir LT Std 35 Light" w:hAnsi="iCiel Avenir LT Std 35 Light" w:cs="Arial"/>
            <w:i/>
            <w:iCs/>
            <w:sz w:val="22"/>
            <w:szCs w:val="22"/>
            <w:lang w:val="vi-VN"/>
          </w:rPr>
          <w:delText xml:space="preserve"> ph</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t tri</w:delText>
        </w:r>
        <w:r w:rsidR="00F03176" w:rsidRPr="004373E8" w:rsidDel="003F2C45">
          <w:rPr>
            <w:rFonts w:ascii="iCiel Avenir LT Std 35 Light" w:hAnsi="iCiel Avenir LT Std 35 Light" w:cs="Calibri"/>
            <w:i/>
            <w:iCs/>
            <w:sz w:val="22"/>
            <w:szCs w:val="22"/>
            <w:lang w:val="vi-VN"/>
          </w:rPr>
          <w:delText>ể</w:delText>
        </w:r>
        <w:r w:rsidR="00F03176" w:rsidRPr="004373E8" w:rsidDel="003F2C45">
          <w:rPr>
            <w:rFonts w:ascii="iCiel Avenir LT Std 35 Light" w:hAnsi="iCiel Avenir LT Std 35 Light" w:cs="Arial"/>
            <w:i/>
            <w:iCs/>
            <w:sz w:val="22"/>
            <w:szCs w:val="22"/>
            <w:lang w:val="vi-VN"/>
          </w:rPr>
          <w:delText>n kh</w:delText>
        </w:r>
        <w:r w:rsidR="00F03176" w:rsidRPr="004373E8" w:rsidDel="003F2C45">
          <w:rPr>
            <w:rFonts w:ascii="iCiel Avenir LT Std 35 Light" w:hAnsi="iCiel Avenir LT Std 35 Light" w:cs="Calibri"/>
            <w:i/>
            <w:iCs/>
            <w:sz w:val="22"/>
            <w:szCs w:val="22"/>
            <w:lang w:val="vi-VN"/>
          </w:rPr>
          <w:delText>ả</w:delText>
        </w:r>
        <w:r w:rsidR="00F03176" w:rsidRPr="004373E8" w:rsidDel="003F2C45">
          <w:rPr>
            <w:rFonts w:ascii="iCiel Avenir LT Std 35 Light" w:hAnsi="iCiel Avenir LT Std 35 Light" w:cs="Arial"/>
            <w:i/>
            <w:iCs/>
            <w:sz w:val="22"/>
            <w:szCs w:val="22"/>
            <w:lang w:val="vi-VN"/>
          </w:rPr>
          <w:delText xml:space="preserve"> n</w:delText>
        </w:r>
        <w:r w:rsidR="00F03176" w:rsidRPr="004373E8" w:rsidDel="003F2C45">
          <w:rPr>
            <w:rFonts w:ascii="iCiel Avenir LT Std 35 Light" w:hAnsi="iCiel Avenir LT Std 35 Light" w:cs="Avenir Next LT Pro"/>
            <w:i/>
            <w:iCs/>
            <w:sz w:val="22"/>
            <w:szCs w:val="22"/>
            <w:lang w:val="vi-VN"/>
          </w:rPr>
          <w:delText>ă</w:delText>
        </w:r>
        <w:r w:rsidR="00F03176" w:rsidRPr="004373E8" w:rsidDel="003F2C45">
          <w:rPr>
            <w:rFonts w:ascii="iCiel Avenir LT Std 35 Light" w:hAnsi="iCiel Avenir LT Std 35 Light" w:cs="Arial"/>
            <w:i/>
            <w:iCs/>
            <w:sz w:val="22"/>
            <w:szCs w:val="22"/>
            <w:lang w:val="vi-VN"/>
          </w:rPr>
          <w:delText>ng ng</w:delText>
        </w:r>
        <w:r w:rsidR="00F03176" w:rsidRPr="004373E8" w:rsidDel="003F2C45">
          <w:rPr>
            <w:rFonts w:ascii="iCiel Avenir LT Std 35 Light" w:hAnsi="iCiel Avenir LT Std 35 Light" w:cs="Avenir Next LT Pro"/>
            <w:i/>
            <w:iCs/>
            <w:sz w:val="22"/>
            <w:szCs w:val="22"/>
            <w:lang w:val="vi-VN"/>
          </w:rPr>
          <w:delText>ô</w:delText>
        </w:r>
        <w:r w:rsidR="00F03176" w:rsidRPr="004373E8" w:rsidDel="003F2C45">
          <w:rPr>
            <w:rFonts w:ascii="iCiel Avenir LT Std 35 Light" w:hAnsi="iCiel Avenir LT Std 35 Light" w:cs="Arial"/>
            <w:i/>
            <w:iCs/>
            <w:sz w:val="22"/>
            <w:szCs w:val="22"/>
            <w:lang w:val="vi-VN"/>
          </w:rPr>
          <w:delText>n ng</w:delText>
        </w:r>
        <w:r w:rsidR="00F03176" w:rsidRPr="004373E8" w:rsidDel="003F2C45">
          <w:rPr>
            <w:rFonts w:ascii="iCiel Avenir LT Std 35 Light" w:hAnsi="iCiel Avenir LT Std 35 Light" w:cs="Calibri"/>
            <w:i/>
            <w:iCs/>
            <w:sz w:val="22"/>
            <w:szCs w:val="22"/>
            <w:lang w:val="vi-VN"/>
          </w:rPr>
          <w:delText>ữ</w:delText>
        </w:r>
        <w:r w:rsidR="00F03176" w:rsidRPr="004373E8" w:rsidDel="003F2C45">
          <w:rPr>
            <w:rFonts w:ascii="iCiel Avenir LT Std 35 Light" w:hAnsi="iCiel Avenir LT Std 35 Light" w:cs="Arial"/>
            <w:i/>
            <w:iCs/>
            <w:sz w:val="22"/>
            <w:szCs w:val="22"/>
            <w:lang w:val="vi-VN"/>
          </w:rPr>
          <w:delText xml:space="preserve"> c</w:delText>
        </w:r>
        <w:r w:rsidR="00F03176" w:rsidRPr="004373E8" w:rsidDel="003F2C45">
          <w:rPr>
            <w:rFonts w:ascii="iCiel Avenir LT Std 35 Light" w:hAnsi="iCiel Avenir LT Std 35 Light" w:cs="Calibri"/>
            <w:i/>
            <w:iCs/>
            <w:sz w:val="22"/>
            <w:szCs w:val="22"/>
            <w:lang w:val="vi-VN"/>
          </w:rPr>
          <w:delText>ủ</w:delText>
        </w:r>
        <w:r w:rsidR="00F03176" w:rsidRPr="004373E8" w:rsidDel="003F2C45">
          <w:rPr>
            <w:rFonts w:ascii="iCiel Avenir LT Std 35 Light" w:hAnsi="iCiel Avenir LT Std 35 Light" w:cs="Arial"/>
            <w:i/>
            <w:iCs/>
            <w:sz w:val="22"/>
            <w:szCs w:val="22"/>
            <w:lang w:val="vi-VN"/>
          </w:rPr>
          <w:delText>a m</w:delText>
        </w:r>
        <w:r w:rsidR="00F03176" w:rsidRPr="004373E8" w:rsidDel="003F2C45">
          <w:rPr>
            <w:rFonts w:ascii="iCiel Avenir LT Std 35 Light" w:hAnsi="iCiel Avenir LT Std 35 Light" w:cs="Avenir Next LT Pro"/>
            <w:i/>
            <w:iCs/>
            <w:sz w:val="22"/>
            <w:szCs w:val="22"/>
            <w:lang w:val="vi-VN"/>
          </w:rPr>
          <w:delText>ì</w:delText>
        </w:r>
        <w:r w:rsidR="00F03176" w:rsidRPr="004373E8" w:rsidDel="003F2C45">
          <w:rPr>
            <w:rFonts w:ascii="iCiel Avenir LT Std 35 Light" w:hAnsi="iCiel Avenir LT Std 35 Light" w:cs="Arial"/>
            <w:i/>
            <w:iCs/>
            <w:sz w:val="22"/>
            <w:szCs w:val="22"/>
            <w:lang w:val="vi-VN"/>
          </w:rPr>
          <w:delText>nh. C</w:delText>
        </w:r>
        <w:r w:rsidR="00F03176" w:rsidRPr="004373E8" w:rsidDel="003F2C45">
          <w:rPr>
            <w:rFonts w:ascii="iCiel Avenir LT Std 35 Light" w:hAnsi="iCiel Avenir LT Std 35 Light" w:cs="Avenir Next LT Pro"/>
            <w:i/>
            <w:iCs/>
            <w:sz w:val="22"/>
            <w:szCs w:val="22"/>
            <w:lang w:val="vi-VN"/>
          </w:rPr>
          <w:delText>á</w:delText>
        </w:r>
        <w:r w:rsidR="00F03176" w:rsidRPr="004373E8" w:rsidDel="003F2C45">
          <w:rPr>
            <w:rFonts w:ascii="iCiel Avenir LT Std 35 Light" w:hAnsi="iCiel Avenir LT Std 35 Light" w:cs="Arial"/>
            <w:i/>
            <w:iCs/>
            <w:sz w:val="22"/>
            <w:szCs w:val="22"/>
            <w:lang w:val="vi-VN"/>
          </w:rPr>
          <w:delText>c sinh vi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c</w:delText>
        </w:r>
        <w:r w:rsidR="00F03176" w:rsidRPr="004373E8" w:rsidDel="003F2C45">
          <w:rPr>
            <w:rFonts w:ascii="iCiel Avenir LT Std 35 Light" w:hAnsi="iCiel Avenir LT Std 35 Light" w:cs="Avenir Next LT Pro"/>
            <w:i/>
            <w:iCs/>
            <w:sz w:val="22"/>
            <w:szCs w:val="22"/>
            <w:lang w:val="vi-VN"/>
          </w:rPr>
          <w:delText>ó</w:delText>
        </w:r>
        <w:r w:rsidR="00F03176" w:rsidRPr="004373E8" w:rsidDel="003F2C45">
          <w:rPr>
            <w:rFonts w:ascii="iCiel Avenir LT Std 35 Light" w:hAnsi="iCiel Avenir LT Std 35 Light" w:cs="Arial"/>
            <w:i/>
            <w:iCs/>
            <w:sz w:val="22"/>
            <w:szCs w:val="22"/>
            <w:lang w:val="vi-VN"/>
          </w:rPr>
          <w:delText xml:space="preserve"> th</w:delText>
        </w:r>
        <w:r w:rsidR="00F03176" w:rsidRPr="004373E8" w:rsidDel="003F2C45">
          <w:rPr>
            <w:rFonts w:ascii="iCiel Avenir LT Std 35 Light" w:hAnsi="iCiel Avenir LT Std 35 Light" w:cs="Calibri"/>
            <w:i/>
            <w:iCs/>
            <w:sz w:val="22"/>
            <w:szCs w:val="22"/>
            <w:lang w:val="vi-VN"/>
          </w:rPr>
          <w:delText>ể</w:delText>
        </w:r>
        <w:r w:rsidR="00F03176" w:rsidRPr="004373E8" w:rsidDel="003F2C45">
          <w:rPr>
            <w:rFonts w:ascii="iCiel Avenir LT Std 35 Light" w:hAnsi="iCiel Avenir LT Std 35 Light" w:cs="Arial"/>
            <w:i/>
            <w:iCs/>
            <w:sz w:val="22"/>
            <w:szCs w:val="22"/>
            <w:lang w:val="vi-VN"/>
          </w:rPr>
          <w:delText xml:space="preserve"> li</w:delText>
        </w:r>
        <w:r w:rsidR="00F03176" w:rsidRPr="004373E8" w:rsidDel="003F2C45">
          <w:rPr>
            <w:rFonts w:ascii="iCiel Avenir LT Std 35 Light" w:hAnsi="iCiel Avenir LT Std 35 Light" w:cs="Avenir Next LT Pro"/>
            <w:i/>
            <w:iCs/>
            <w:sz w:val="22"/>
            <w:szCs w:val="22"/>
            <w:lang w:val="vi-VN"/>
          </w:rPr>
          <w:delText>ê</w:delText>
        </w:r>
        <w:r w:rsidR="00F03176" w:rsidRPr="004373E8" w:rsidDel="003F2C45">
          <w:rPr>
            <w:rFonts w:ascii="iCiel Avenir LT Std 35 Light" w:hAnsi="iCiel Avenir LT Std 35 Light" w:cs="Arial"/>
            <w:i/>
            <w:iCs/>
            <w:sz w:val="22"/>
            <w:szCs w:val="22"/>
            <w:lang w:val="vi-VN"/>
          </w:rPr>
          <w:delText>n l</w:delText>
        </w:r>
        <w:r w:rsidR="00F03176" w:rsidRPr="004373E8" w:rsidDel="003F2C45">
          <w:rPr>
            <w:rFonts w:ascii="iCiel Avenir LT Std 35 Light" w:hAnsi="iCiel Avenir LT Std 35 Light" w:cs="Calibri"/>
            <w:i/>
            <w:iCs/>
            <w:sz w:val="22"/>
            <w:szCs w:val="22"/>
            <w:lang w:val="vi-VN"/>
          </w:rPr>
          <w:delText>ạ</w:delText>
        </w:r>
        <w:r w:rsidR="00F03176" w:rsidRPr="004373E8" w:rsidDel="003F2C45">
          <w:rPr>
            <w:rFonts w:ascii="iCiel Avenir LT Std 35 Light" w:hAnsi="iCiel Avenir LT Std 35 Light" w:cs="Arial"/>
            <w:i/>
            <w:iCs/>
            <w:sz w:val="22"/>
            <w:szCs w:val="22"/>
            <w:lang w:val="vi-VN"/>
          </w:rPr>
          <w:delText>c v</w:delText>
        </w:r>
        <w:r w:rsidR="00F03176" w:rsidRPr="004373E8" w:rsidDel="003F2C45">
          <w:rPr>
            <w:rFonts w:ascii="iCiel Avenir LT Std 35 Light" w:hAnsi="iCiel Avenir LT Std 35 Light" w:cs="Calibri"/>
            <w:i/>
            <w:iCs/>
            <w:sz w:val="22"/>
            <w:szCs w:val="22"/>
            <w:lang w:val="vi-VN"/>
          </w:rPr>
          <w:delText>ớ</w:delText>
        </w:r>
        <w:r w:rsidR="00F03176" w:rsidRPr="004373E8" w:rsidDel="003F2C45">
          <w:rPr>
            <w:rFonts w:ascii="iCiel Avenir LT Std 35 Light" w:hAnsi="iCiel Avenir LT Std 35 Light" w:cs="Arial"/>
            <w:i/>
            <w:iCs/>
            <w:sz w:val="22"/>
            <w:szCs w:val="22"/>
            <w:lang w:val="vi-VN"/>
          </w:rPr>
          <w:delText xml:space="preserve">i thầy qua email </w:delText>
        </w:r>
        <w:r w:rsidR="00F576D4" w:rsidDel="003F2C45">
          <w:fldChar w:fldCharType="begin"/>
        </w:r>
        <w:r w:rsidR="00F576D4" w:rsidDel="003F2C45">
          <w:delInstrText>HYPERLINK "mailto:james.mcmillan@buv.edu.vn"</w:delInstrText>
        </w:r>
        <w:r w:rsidR="00F576D4" w:rsidDel="003F2C45">
          <w:fldChar w:fldCharType="separate"/>
        </w:r>
        <w:r w:rsidR="00F03176" w:rsidRPr="004373E8" w:rsidDel="003F2C45">
          <w:rPr>
            <w:rStyle w:val="Hyperlink"/>
            <w:rFonts w:ascii="iCiel Avenir LT Std 35 Light" w:hAnsi="iCiel Avenir LT Std 35 Light" w:cs="Arial"/>
            <w:i/>
            <w:iCs/>
            <w:sz w:val="22"/>
            <w:szCs w:val="22"/>
            <w:lang w:val="vi-VN"/>
          </w:rPr>
          <w:delText>james.mcmillan@buv.edu.vn</w:delText>
        </w:r>
        <w:r w:rsidR="00F576D4" w:rsidDel="003F2C45">
          <w:rPr>
            <w:rStyle w:val="Hyperlink"/>
            <w:rFonts w:ascii="iCiel Avenir LT Std 35 Light" w:hAnsi="iCiel Avenir LT Std 35 Light" w:cs="Arial"/>
            <w:i/>
            <w:iCs/>
            <w:sz w:val="22"/>
            <w:szCs w:val="22"/>
            <w:lang w:val="vi-VN"/>
          </w:rPr>
          <w:fldChar w:fldCharType="end"/>
        </w:r>
        <w:r w:rsidR="00F03176" w:rsidRPr="004373E8" w:rsidDel="003F2C45">
          <w:rPr>
            <w:rFonts w:ascii="iCiel Avenir LT Std 35 Light" w:hAnsi="iCiel Avenir LT Std 35 Light" w:cs="Arial"/>
            <w:i/>
            <w:iCs/>
            <w:sz w:val="22"/>
            <w:szCs w:val="22"/>
            <w:lang w:val="vi-VN"/>
          </w:rPr>
          <w:delText>.</w:delText>
        </w:r>
      </w:del>
      <w:r w:rsidR="00F03176" w:rsidRPr="004373E8">
        <w:rPr>
          <w:rFonts w:ascii="iCiel Avenir LT Std 35 Light" w:hAnsi="iCiel Avenir LT Std 35 Light" w:cs="Arial"/>
          <w:sz w:val="22"/>
          <w:szCs w:val="22"/>
          <w:lang w:val="vi-VN"/>
        </w:rPr>
        <w:t xml:space="preserve"> </w:t>
      </w:r>
    </w:p>
    <w:p w14:paraId="5464517A" w14:textId="77F3FC92" w:rsidR="00BF43A2" w:rsidRPr="004373E8" w:rsidRDefault="00BF43A2" w:rsidP="00D85019">
      <w:pPr>
        <w:pStyle w:val="Question"/>
        <w:numPr>
          <w:ilvl w:val="0"/>
          <w:numId w:val="6"/>
        </w:numPr>
        <w:tabs>
          <w:tab w:val="left" w:pos="630"/>
          <w:tab w:val="left" w:pos="900"/>
          <w:tab w:val="left" w:pos="990"/>
          <w:tab w:val="left" w:pos="1080"/>
        </w:tabs>
        <w:spacing w:before="100" w:line="400" w:lineRule="exact"/>
        <w:ind w:left="0" w:firstLine="634"/>
        <w:rPr>
          <w:rFonts w:cs="Arial"/>
          <w:i/>
          <w:iCs/>
          <w:szCs w:val="22"/>
          <w:lang w:val="vi-VN"/>
        </w:rPr>
      </w:pPr>
      <w:bookmarkStart w:id="1225" w:name="_Toc107324296"/>
      <w:bookmarkStart w:id="1226" w:name="_Toc177077228"/>
      <w:r w:rsidRPr="004373E8">
        <w:rPr>
          <w:rFonts w:cs="Arial"/>
          <w:szCs w:val="22"/>
          <w:lang w:val="vi-VN"/>
        </w:rPr>
        <w:t xml:space="preserve">Students have been placed on academic probation, what does this mean? / </w:t>
      </w:r>
      <w:r w:rsidRPr="004373E8">
        <w:rPr>
          <w:rFonts w:cs="Arial"/>
          <w:i/>
          <w:iCs/>
          <w:szCs w:val="22"/>
          <w:lang w:val="vi-VN"/>
        </w:rPr>
        <w:t xml:space="preserve">Sinh viên đang ở trong </w:t>
      </w:r>
      <w:r w:rsidR="00E24B6B" w:rsidRPr="004373E8">
        <w:rPr>
          <w:rFonts w:cs="Arial"/>
          <w:i/>
          <w:iCs/>
          <w:szCs w:val="22"/>
          <w:lang w:val="vi-VN"/>
        </w:rPr>
        <w:t>danh sách Theo dõi đặc biệt</w:t>
      </w:r>
      <w:r w:rsidRPr="004373E8">
        <w:rPr>
          <w:rFonts w:cs="Arial"/>
          <w:i/>
          <w:iCs/>
          <w:szCs w:val="22"/>
          <w:lang w:val="vi-VN"/>
        </w:rPr>
        <w:t>, điều này nghĩa là gì?</w:t>
      </w:r>
      <w:bookmarkEnd w:id="1225"/>
      <w:bookmarkEnd w:id="1226"/>
    </w:p>
    <w:p w14:paraId="2796A857"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9C4D51D" w14:textId="24F03E8F"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are placed on Academic Probation (AP) for </w:t>
      </w:r>
      <w:r w:rsidR="00091494" w:rsidRPr="004373E8">
        <w:rPr>
          <w:rFonts w:ascii="iCiel Avenir LT Std 35 Light" w:hAnsi="iCiel Avenir LT Std 35 Light" w:cs="Arial"/>
          <w:sz w:val="22"/>
          <w:szCs w:val="22"/>
          <w:lang w:val="vi-VN"/>
        </w:rPr>
        <w:t>a period</w:t>
      </w:r>
      <w:r w:rsidRPr="004373E8">
        <w:rPr>
          <w:rFonts w:ascii="iCiel Avenir LT Std 35 Light" w:hAnsi="iCiel Avenir LT Std 35 Light" w:cs="Arial"/>
          <w:sz w:val="22"/>
          <w:szCs w:val="22"/>
          <w:lang w:val="vi-VN"/>
        </w:rPr>
        <w:t xml:space="preserve">, usually a semester, if their </w:t>
      </w:r>
      <w:r w:rsidR="009A2F4F" w:rsidRPr="004373E8">
        <w:rPr>
          <w:rFonts w:ascii="iCiel Avenir LT Std 35 Light" w:hAnsi="iCiel Avenir LT Std 35 Light" w:cs="Arial"/>
          <w:sz w:val="22"/>
          <w:szCs w:val="22"/>
          <w:lang w:val="vi-VN"/>
        </w:rPr>
        <w:t>behaviors</w:t>
      </w:r>
      <w:r w:rsidRPr="004373E8">
        <w:rPr>
          <w:rFonts w:ascii="iCiel Avenir LT Std 35 Light" w:hAnsi="iCiel Avenir LT Std 35 Light" w:cs="Arial"/>
          <w:sz w:val="22"/>
          <w:szCs w:val="22"/>
          <w:lang w:val="vi-VN"/>
        </w:rPr>
        <w:t xml:space="preserve">, participation in class, timekeeping or attendance does not meet the required standards expected at BUV. Students will have the process explained to them in a meeting and parents are notified by letter. Students will take an AP form with them to each class and the </w:t>
      </w:r>
      <w:r w:rsidR="006846B4">
        <w:rPr>
          <w:rFonts w:ascii="iCiel Avenir LT Std 35 Light" w:hAnsi="iCiel Avenir LT Std 35 Light" w:cs="Arial"/>
          <w:sz w:val="22"/>
          <w:szCs w:val="22"/>
        </w:rPr>
        <w:t>Lecturer</w:t>
      </w:r>
      <w:r w:rsidRPr="004373E8">
        <w:rPr>
          <w:rFonts w:ascii="iCiel Avenir LT Std 35 Light" w:hAnsi="iCiel Avenir LT Std 35 Light" w:cs="Arial"/>
          <w:sz w:val="22"/>
          <w:szCs w:val="22"/>
          <w:lang w:val="vi-VN"/>
        </w:rPr>
        <w:t xml:space="preserve"> for that class will confirm by signature that the student has met the requirements of their probation in class. Completed forms are returned to the Student Information Office at the end of each week and a report is prepared for the </w:t>
      </w:r>
      <w:r w:rsidR="00ED3E5E" w:rsidRPr="004373E8">
        <w:rPr>
          <w:rFonts w:ascii="iCiel Avenir LT Std 35 Light" w:hAnsi="iCiel Avenir LT Std 35 Light" w:cs="Arial"/>
          <w:sz w:val="22"/>
          <w:szCs w:val="22"/>
          <w:lang w:val="vi-VN"/>
        </w:rPr>
        <w:t>Dean (Higher Education)</w:t>
      </w:r>
      <w:r w:rsidRPr="004373E8">
        <w:rPr>
          <w:rFonts w:ascii="iCiel Avenir LT Std 35 Light" w:hAnsi="iCiel Avenir LT Std 35 Light" w:cs="Arial"/>
          <w:sz w:val="22"/>
          <w:szCs w:val="22"/>
          <w:lang w:val="vi-VN"/>
        </w:rPr>
        <w:t xml:space="preserve">.      </w:t>
      </w:r>
    </w:p>
    <w:p w14:paraId="6F30AC9F" w14:textId="2F9CB0F1"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The AP system helps students to understand the importance of complying with the </w:t>
      </w:r>
      <w:r w:rsidR="009A2F4F" w:rsidRPr="004373E8">
        <w:rPr>
          <w:rFonts w:ascii="iCiel Avenir LT Std 35 Light" w:hAnsi="iCiel Avenir LT Std 35 Light" w:cs="Arial"/>
          <w:sz w:val="22"/>
          <w:szCs w:val="22"/>
          <w:lang w:val="vi-VN"/>
        </w:rPr>
        <w:t>behaviors</w:t>
      </w:r>
      <w:r w:rsidRPr="004373E8">
        <w:rPr>
          <w:rFonts w:ascii="iCiel Avenir LT Std 35 Light" w:hAnsi="iCiel Avenir LT Std 35 Light" w:cs="Arial"/>
          <w:sz w:val="22"/>
          <w:szCs w:val="22"/>
          <w:lang w:val="vi-VN"/>
        </w:rPr>
        <w:t xml:space="preserve"> expected of a BUV student and if the student completes the AP process successfully, they are returned to normal academic status. If the student is unable to successfully complete the process</w:t>
      </w:r>
      <w:r w:rsidR="009A148B"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the situation would be dealt with on a case-by-case basis by the </w:t>
      </w:r>
      <w:r w:rsidR="00FB5A09" w:rsidRPr="004373E8">
        <w:rPr>
          <w:rFonts w:ascii="iCiel Avenir LT Std 35 Light" w:hAnsi="iCiel Avenir LT Std 35 Light" w:cs="Arial"/>
          <w:sz w:val="22"/>
          <w:szCs w:val="22"/>
          <w:lang w:val="vi-VN"/>
        </w:rPr>
        <w:t>Dean (Higher Education)</w:t>
      </w:r>
      <w:r w:rsidRPr="004373E8">
        <w:rPr>
          <w:rFonts w:ascii="iCiel Avenir LT Std 35 Light" w:hAnsi="iCiel Avenir LT Std 35 Light" w:cs="Arial"/>
          <w:sz w:val="22"/>
          <w:szCs w:val="22"/>
          <w:lang w:val="vi-VN"/>
        </w:rPr>
        <w:t>.</w:t>
      </w:r>
    </w:p>
    <w:p w14:paraId="395B4FF7" w14:textId="293CE1D9"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t trong </w:t>
      </w:r>
      <w:r w:rsidR="00E24B6B" w:rsidRPr="004373E8">
        <w:rPr>
          <w:rFonts w:ascii="iCiel Avenir LT Std 35 Light" w:hAnsi="iCiel Avenir LT Std 35 Light" w:cs="Arial"/>
          <w:i/>
          <w:iCs/>
          <w:sz w:val="22"/>
          <w:szCs w:val="22"/>
          <w:lang w:val="vi-VN"/>
        </w:rPr>
        <w:t>danh sách Theo dõi đặc biệt</w:t>
      </w:r>
      <w:r w:rsidRPr="004373E8">
        <w:rPr>
          <w:rFonts w:ascii="iCiel Avenir LT Std 35 Light" w:hAnsi="iCiel Avenir LT Std 35 Light" w:cs="Arial"/>
          <w:i/>
          <w:iCs/>
          <w:sz w:val="22"/>
          <w:szCs w:val="22"/>
          <w:lang w:val="vi-VN"/>
        </w:rPr>
        <w:t xml:space="preserve"> (AP), th</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vi,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tham gia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a sinh viên không đáp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chu</w:t>
      </w:r>
      <w:r w:rsidRPr="004373E8">
        <w:rPr>
          <w:rFonts w:ascii="iCiel Avenir LT Std 35 Light" w:hAnsi="iCiel Avenir LT Std 35 Light" w:cs="Calibri"/>
          <w:i/>
          <w:iCs/>
          <w:sz w:val="22"/>
          <w:szCs w:val="22"/>
          <w:lang w:val="vi-VN"/>
        </w:rPr>
        <w:t>ẩ</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BUV.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gi</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quy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00E24B6B"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trong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p; cu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p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qua email.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mang theo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m</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u biên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n </w:t>
      </w:r>
      <w:r w:rsidR="004502B8"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ng ch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r</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 xml:space="preserve">p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a </w:t>
      </w:r>
      <w:r w:rsidR="004502B8" w:rsidRPr="004373E8">
        <w:rPr>
          <w:rFonts w:ascii="iCiel Avenir LT Std 35 Light" w:hAnsi="iCiel Avenir LT Std 35 Light" w:cs="Arial"/>
          <w:i/>
          <w:iCs/>
          <w:sz w:val="22"/>
          <w:szCs w:val="22"/>
          <w:lang w:val="vi-VN"/>
        </w:rPr>
        <w:t xml:space="preserve">quy định </w:t>
      </w:r>
      <w:r w:rsidR="00E24B6B"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trong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m</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 xml:space="preserve">u </w:t>
      </w:r>
      <w:r w:rsidR="004502B8"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cho </w:t>
      </w:r>
      <w:r w:rsidR="00990A29"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 vào cu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m m</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đí</w:t>
      </w:r>
      <w:r w:rsidRPr="004373E8">
        <w:rPr>
          <w:rFonts w:ascii="iCiel Avenir LT Std 35 Light" w:hAnsi="iCiel Avenir LT Std 35 Light" w:cs="Arial"/>
          <w:i/>
          <w:iCs/>
          <w:sz w:val="22"/>
          <w:szCs w:val="22"/>
          <w:lang w:val="vi-VN"/>
        </w:rPr>
        <w:t>ch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cho</w:t>
      </w:r>
      <w:r w:rsidR="00D62A93" w:rsidRPr="004373E8">
        <w:rPr>
          <w:rFonts w:ascii="iCiel Avenir LT Std 35 Light" w:hAnsi="iCiel Avenir LT Std 35 Light" w:cs="Calibri"/>
          <w:i/>
          <w:iCs/>
          <w:sz w:val="22"/>
          <w:szCs w:val="22"/>
          <w:lang w:val="vi-VN"/>
        </w:rPr>
        <w:t xml:space="preserve"> </w:t>
      </w:r>
      <w:r w:rsidR="00D62A93" w:rsidRPr="004373E8">
        <w:rPr>
          <w:rFonts w:ascii="iCiel Avenir LT Std 35 Light" w:hAnsi="iCiel Avenir LT Std 35 Light" w:cs="Arial"/>
          <w:i/>
          <w:iCs/>
          <w:sz w:val="22"/>
          <w:szCs w:val="22"/>
          <w:lang w:val="vi-VN"/>
        </w:rPr>
        <w:t xml:space="preserve">Giám đốc phụ trách </w:t>
      </w:r>
      <w:r w:rsidR="001B65C3" w:rsidRPr="004373E8">
        <w:rPr>
          <w:rFonts w:ascii="iCiel Avenir LT Std 35 Light" w:hAnsi="iCiel Avenir LT Std 35 Light" w:cs="Arial"/>
          <w:i/>
          <w:iCs/>
          <w:sz w:val="22"/>
          <w:szCs w:val="22"/>
          <w:lang w:val="vi-VN"/>
        </w:rPr>
        <w:t>Đ</w:t>
      </w:r>
      <w:r w:rsidR="00D62A93" w:rsidRPr="004373E8">
        <w:rPr>
          <w:rFonts w:ascii="iCiel Avenir LT Std 35 Light" w:hAnsi="iCiel Avenir LT Std 35 Light" w:cs="Arial"/>
          <w:i/>
          <w:iCs/>
          <w:sz w:val="22"/>
          <w:szCs w:val="22"/>
          <w:lang w:val="vi-VN"/>
        </w:rPr>
        <w:t>ào tạo.</w:t>
      </w:r>
    </w:p>
    <w:p w14:paraId="7F178879" w14:textId="203293FD" w:rsidR="00BF43A2" w:rsidRPr="004373E8" w:rsidRDefault="00E24B6B"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xml:space="preserve"> gi</w:t>
      </w:r>
      <w:r w:rsidR="00BF43A2" w:rsidRPr="004373E8">
        <w:rPr>
          <w:rFonts w:ascii="iCiel Avenir LT Std 35 Light" w:hAnsi="iCiel Avenir LT Std 35 Light" w:cs="Avenir Next LT Pro"/>
          <w:i/>
          <w:iCs/>
          <w:sz w:val="22"/>
          <w:szCs w:val="22"/>
          <w:lang w:val="vi-VN"/>
        </w:rPr>
        <w:t>ú</w:t>
      </w:r>
      <w:r w:rsidR="00BF43A2" w:rsidRPr="004373E8">
        <w:rPr>
          <w:rFonts w:ascii="iCiel Avenir LT Std 35 Light" w:hAnsi="iCiel Avenir LT Std 35 Light" w:cs="Arial"/>
          <w:i/>
          <w:iCs/>
          <w:sz w:val="22"/>
          <w:szCs w:val="22"/>
          <w:lang w:val="vi-VN"/>
        </w:rPr>
        <w:t>p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hi</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u t</w:t>
      </w:r>
      <w:r w:rsidR="00BF43A2" w:rsidRPr="004373E8">
        <w:rPr>
          <w:rFonts w:ascii="iCiel Avenir LT Std 35 Light" w:hAnsi="iCiel Avenir LT Std 35 Light" w:cs="Calibri"/>
          <w:i/>
          <w:iCs/>
          <w:sz w:val="22"/>
          <w:szCs w:val="22"/>
          <w:lang w:val="vi-VN"/>
        </w:rPr>
        <w:t>ầ</w:t>
      </w:r>
      <w:r w:rsidR="00BF43A2" w:rsidRPr="004373E8">
        <w:rPr>
          <w:rFonts w:ascii="iCiel Avenir LT Std 35 Light" w:hAnsi="iCiel Avenir LT Std 35 Light" w:cs="Arial"/>
          <w:i/>
          <w:iCs/>
          <w:sz w:val="22"/>
          <w:szCs w:val="22"/>
          <w:lang w:val="vi-VN"/>
        </w:rPr>
        <w:t>m quan tr</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ng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vi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c tu</w:t>
      </w:r>
      <w:r w:rsidR="00BF43A2" w:rsidRPr="004373E8">
        <w:rPr>
          <w:rFonts w:ascii="iCiel Avenir LT Std 35 Light" w:hAnsi="iCiel Avenir LT Std 35 Light" w:cs="Avenir Next LT Pro"/>
          <w:i/>
          <w:iCs/>
          <w:sz w:val="22"/>
          <w:szCs w:val="22"/>
          <w:lang w:val="vi-VN"/>
        </w:rPr>
        <w:t>â</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đá</w:t>
      </w:r>
      <w:r w:rsidR="00BF43A2" w:rsidRPr="004373E8">
        <w:rPr>
          <w:rFonts w:ascii="iCiel Avenir LT Std 35 Light" w:hAnsi="iCiel Avenir LT Std 35 Light" w:cs="Arial"/>
          <w:i/>
          <w:iCs/>
          <w:sz w:val="22"/>
          <w:szCs w:val="22"/>
          <w:lang w:val="vi-VN"/>
        </w:rPr>
        <w:t xml:space="preserve">p </w:t>
      </w:r>
      <w:r w:rsidR="00BF43A2" w:rsidRPr="004373E8">
        <w:rPr>
          <w:rFonts w:ascii="iCiel Avenir LT Std 35 Light" w:hAnsi="iCiel Avenir LT Std 35 Light" w:cs="Calibri"/>
          <w:i/>
          <w:iCs/>
          <w:sz w:val="22"/>
          <w:szCs w:val="22"/>
          <w:lang w:val="vi-VN"/>
        </w:rPr>
        <w:t>ứ</w:t>
      </w:r>
      <w:r w:rsidR="00BF43A2" w:rsidRPr="004373E8">
        <w:rPr>
          <w:rFonts w:ascii="iCiel Avenir LT Std 35 Light" w:hAnsi="iCiel Avenir LT Std 35 Light" w:cs="Arial"/>
          <w:i/>
          <w:iCs/>
          <w:sz w:val="22"/>
          <w:szCs w:val="22"/>
          <w:lang w:val="vi-VN"/>
        </w:rPr>
        <w:t>ng c</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c 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nh vi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 xml:space="preserve">c mong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i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m</w:t>
      </w:r>
      <w:r w:rsidR="00BF43A2" w:rsidRPr="004373E8">
        <w:rPr>
          <w:rFonts w:ascii="iCiel Avenir LT Std 35 Light" w:hAnsi="iCiel Avenir LT Std 35 Light" w:cs="Calibri"/>
          <w:i/>
          <w:iCs/>
          <w:sz w:val="22"/>
          <w:szCs w:val="22"/>
          <w:lang w:val="vi-VN"/>
        </w:rPr>
        <w:t>ộ</w:t>
      </w:r>
      <w:r w:rsidR="00BF43A2" w:rsidRPr="004373E8">
        <w:rPr>
          <w:rFonts w:ascii="iCiel Avenir LT Std 35 Light" w:hAnsi="iCiel Avenir LT Std 35 Light" w:cs="Arial"/>
          <w:i/>
          <w:iCs/>
          <w:sz w:val="22"/>
          <w:szCs w:val="22"/>
          <w:lang w:val="vi-VN"/>
        </w:rPr>
        <w:t>t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BUV v</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 n</w:t>
      </w:r>
      <w:r w:rsidR="00BF43A2" w:rsidRPr="004373E8">
        <w:rPr>
          <w:rFonts w:ascii="iCiel Avenir LT Std 35 Light" w:hAnsi="iCiel Avenir LT Std 35 Light" w:cs="Calibri"/>
          <w:i/>
          <w:iCs/>
          <w:sz w:val="22"/>
          <w:szCs w:val="22"/>
          <w:lang w:val="vi-VN"/>
        </w:rPr>
        <w:t>ế</w:t>
      </w:r>
      <w:r w:rsidR="00BF43A2" w:rsidRPr="004373E8">
        <w:rPr>
          <w:rFonts w:ascii="iCiel Avenir LT Std 35 Light" w:hAnsi="iCiel Avenir LT Std 35 Light" w:cs="Arial"/>
          <w:i/>
          <w:iCs/>
          <w:sz w:val="22"/>
          <w:szCs w:val="22"/>
          <w:lang w:val="vi-VN"/>
        </w:rPr>
        <w:t>u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ho</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nh</w:t>
      </w:r>
      <w:r w:rsidR="004502B8" w:rsidRPr="004373E8">
        <w:rPr>
          <w:rFonts w:ascii="iCiel Avenir LT Std 35 Light" w:hAnsi="iCiel Avenir LT Std 35 Light" w:cs="Arial"/>
          <w:i/>
          <w:iCs/>
          <w:sz w:val="22"/>
          <w:szCs w:val="22"/>
          <w:lang w:val="vi-VN"/>
        </w:rPr>
        <w:t xml:space="preserve"> thủ tục</w:t>
      </w:r>
      <w:r w:rsidR="00BF43A2"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s</w:t>
      </w:r>
      <w:r w:rsidR="00BF43A2" w:rsidRPr="004373E8">
        <w:rPr>
          <w:rFonts w:ascii="iCiel Avenir LT Std 35 Light" w:hAnsi="iCiel Avenir LT Std 35 Light" w:cs="Calibri"/>
          <w:i/>
          <w:iCs/>
          <w:sz w:val="22"/>
          <w:szCs w:val="22"/>
          <w:lang w:val="vi-VN"/>
        </w:rPr>
        <w:t>ẽ</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c tr</w:t>
      </w:r>
      <w:r w:rsidR="00BF43A2" w:rsidRPr="004373E8">
        <w:rPr>
          <w:rFonts w:ascii="iCiel Avenir LT Std 35 Light" w:hAnsi="iCiel Avenir LT Std 35 Light" w:cs="Calibri"/>
          <w:i/>
          <w:iCs/>
          <w:sz w:val="22"/>
          <w:szCs w:val="22"/>
          <w:lang w:val="vi-VN"/>
        </w:rPr>
        <w:t>ở</w:t>
      </w:r>
      <w:r w:rsidR="00BF43A2" w:rsidRPr="004373E8">
        <w:rPr>
          <w:rFonts w:ascii="iCiel Avenir LT Std 35 Light" w:hAnsi="iCiel Avenir LT Std 35 Light" w:cs="Arial"/>
          <w:i/>
          <w:iCs/>
          <w:sz w:val="22"/>
          <w:szCs w:val="22"/>
          <w:lang w:val="vi-VN"/>
        </w:rPr>
        <w:t xml:space="preserve"> l</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i tr</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ng th</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i h</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c t</w:t>
      </w:r>
      <w:r w:rsidR="00BF43A2" w:rsidRPr="004373E8">
        <w:rPr>
          <w:rFonts w:ascii="iCiel Avenir LT Std 35 Light" w:hAnsi="iCiel Avenir LT Std 35 Light" w:cs="Calibri"/>
          <w:i/>
          <w:iCs/>
          <w:sz w:val="22"/>
          <w:szCs w:val="22"/>
          <w:lang w:val="vi-VN"/>
        </w:rPr>
        <w:t>ậ</w:t>
      </w:r>
      <w:r w:rsidR="00BF43A2" w:rsidRPr="004373E8">
        <w:rPr>
          <w:rFonts w:ascii="iCiel Avenir LT Std 35 Light" w:hAnsi="iCiel Avenir LT Std 35 Light" w:cs="Arial"/>
          <w:i/>
          <w:iCs/>
          <w:sz w:val="22"/>
          <w:szCs w:val="22"/>
          <w:lang w:val="vi-VN"/>
        </w:rPr>
        <w:t>p b</w:t>
      </w:r>
      <w:r w:rsidR="00BF43A2" w:rsidRPr="004373E8">
        <w:rPr>
          <w:rFonts w:ascii="iCiel Avenir LT Std 35 Light" w:hAnsi="iCiel Avenir LT Std 35 Light" w:cs="Avenir Next LT Pro"/>
          <w:i/>
          <w:iCs/>
          <w:sz w:val="22"/>
          <w:szCs w:val="22"/>
          <w:lang w:val="vi-VN"/>
        </w:rPr>
        <w:t>ì</w:t>
      </w:r>
      <w:r w:rsidR="00BF43A2" w:rsidRPr="004373E8">
        <w:rPr>
          <w:rFonts w:ascii="iCiel Avenir LT Std 35 Light" w:hAnsi="iCiel Avenir LT Std 35 Light" w:cs="Arial"/>
          <w:i/>
          <w:iCs/>
          <w:sz w:val="22"/>
          <w:szCs w:val="22"/>
          <w:lang w:val="vi-VN"/>
        </w:rPr>
        <w:t>nh th</w:t>
      </w:r>
      <w:r w:rsidR="00BF43A2" w:rsidRPr="004373E8">
        <w:rPr>
          <w:rFonts w:ascii="iCiel Avenir LT Std 35 Light" w:hAnsi="iCiel Avenir LT Std 35 Light" w:cs="Calibri"/>
          <w:i/>
          <w:iCs/>
          <w:sz w:val="22"/>
          <w:szCs w:val="22"/>
          <w:lang w:val="vi-VN"/>
        </w:rPr>
        <w:t>ườ</w:t>
      </w:r>
      <w:r w:rsidR="00BF43A2" w:rsidRPr="004373E8">
        <w:rPr>
          <w:rFonts w:ascii="iCiel Avenir LT Std 35 Light" w:hAnsi="iCiel Avenir LT Std 35 Light" w:cs="Arial"/>
          <w:i/>
          <w:iCs/>
          <w:sz w:val="22"/>
          <w:szCs w:val="22"/>
          <w:lang w:val="vi-VN"/>
        </w:rPr>
        <w:t>ng. N</w:t>
      </w:r>
      <w:r w:rsidR="00BF43A2" w:rsidRPr="004373E8">
        <w:rPr>
          <w:rFonts w:ascii="iCiel Avenir LT Std 35 Light" w:hAnsi="iCiel Avenir LT Std 35 Light" w:cs="Calibri"/>
          <w:i/>
          <w:iCs/>
          <w:sz w:val="22"/>
          <w:szCs w:val="22"/>
          <w:lang w:val="vi-VN"/>
        </w:rPr>
        <w:t>ế</w:t>
      </w:r>
      <w:r w:rsidR="00BF43A2" w:rsidRPr="004373E8">
        <w:rPr>
          <w:rFonts w:ascii="iCiel Avenir LT Std 35 Light" w:hAnsi="iCiel Avenir LT Std 35 Light" w:cs="Arial"/>
          <w:i/>
          <w:iCs/>
          <w:sz w:val="22"/>
          <w:szCs w:val="22"/>
          <w:lang w:val="vi-VN"/>
        </w:rPr>
        <w:t>u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kh</w:t>
      </w:r>
      <w:r w:rsidR="00BF43A2" w:rsidRPr="004373E8">
        <w:rPr>
          <w:rFonts w:ascii="iCiel Avenir LT Std 35 Light" w:hAnsi="iCiel Avenir LT Std 35 Light" w:cs="Avenir Next LT Pro"/>
          <w:i/>
          <w:iCs/>
          <w:sz w:val="22"/>
          <w:szCs w:val="22"/>
          <w:lang w:val="vi-VN"/>
        </w:rPr>
        <w:t>ô</w:t>
      </w:r>
      <w:r w:rsidR="00BF43A2" w:rsidRPr="004373E8">
        <w:rPr>
          <w:rFonts w:ascii="iCiel Avenir LT Std 35 Light" w:hAnsi="iCiel Avenir LT Std 35 Light" w:cs="Arial"/>
          <w:i/>
          <w:iCs/>
          <w:sz w:val="22"/>
          <w:szCs w:val="22"/>
          <w:lang w:val="vi-VN"/>
        </w:rPr>
        <w:t>ng th</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 xml:space="preserve"> ho</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nh </w:t>
      </w:r>
      <w:r w:rsidR="004502B8" w:rsidRPr="004373E8">
        <w:rPr>
          <w:rFonts w:ascii="iCiel Avenir LT Std 35 Light" w:hAnsi="iCiel Avenir LT Std 35 Light" w:cs="Arial"/>
          <w:i/>
          <w:iCs/>
          <w:sz w:val="22"/>
          <w:szCs w:val="22"/>
          <w:lang w:val="vi-VN"/>
        </w:rPr>
        <w:t xml:space="preserve">thủ tục </w:t>
      </w: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t</w:t>
      </w:r>
      <w:r w:rsidR="00BF43A2" w:rsidRPr="004373E8">
        <w:rPr>
          <w:rFonts w:ascii="iCiel Avenir LT Std 35 Light" w:hAnsi="iCiel Avenir LT Std 35 Light" w:cs="Avenir Next LT Pro"/>
          <w:i/>
          <w:iCs/>
          <w:sz w:val="22"/>
          <w:szCs w:val="22"/>
          <w:lang w:val="vi-VN"/>
        </w:rPr>
        <w:t>ù</w:t>
      </w:r>
      <w:r w:rsidR="00BF43A2" w:rsidRPr="004373E8">
        <w:rPr>
          <w:rFonts w:ascii="iCiel Avenir LT Std 35 Light" w:hAnsi="iCiel Avenir LT Std 35 Light" w:cs="Arial"/>
          <w:i/>
          <w:iCs/>
          <w:sz w:val="22"/>
          <w:szCs w:val="22"/>
          <w:lang w:val="vi-VN"/>
        </w:rPr>
        <w:t>y t</w:t>
      </w:r>
      <w:r w:rsidR="00BF43A2" w:rsidRPr="004373E8">
        <w:rPr>
          <w:rFonts w:ascii="iCiel Avenir LT Std 35 Light" w:hAnsi="iCiel Avenir LT Std 35 Light" w:cs="Calibri"/>
          <w:i/>
          <w:iCs/>
          <w:sz w:val="22"/>
          <w:szCs w:val="22"/>
          <w:lang w:val="vi-VN"/>
        </w:rPr>
        <w:t>ừ</w:t>
      </w:r>
      <w:r w:rsidR="00BF43A2" w:rsidRPr="004373E8">
        <w:rPr>
          <w:rFonts w:ascii="iCiel Avenir LT Std 35 Light" w:hAnsi="iCiel Avenir LT Std 35 Light" w:cs="Arial"/>
          <w:i/>
          <w:iCs/>
          <w:sz w:val="22"/>
          <w:szCs w:val="22"/>
          <w:lang w:val="vi-VN"/>
        </w:rPr>
        <w:t>ng tr</w:t>
      </w:r>
      <w:r w:rsidR="00BF43A2" w:rsidRPr="004373E8">
        <w:rPr>
          <w:rFonts w:ascii="iCiel Avenir LT Std 35 Light" w:hAnsi="iCiel Avenir LT Std 35 Light" w:cs="Calibri"/>
          <w:i/>
          <w:iCs/>
          <w:sz w:val="22"/>
          <w:szCs w:val="22"/>
          <w:lang w:val="vi-VN"/>
        </w:rPr>
        <w:t>ườ</w:t>
      </w:r>
      <w:r w:rsidR="00BF43A2" w:rsidRPr="004373E8">
        <w:rPr>
          <w:rFonts w:ascii="iCiel Avenir LT Std 35 Light" w:hAnsi="iCiel Avenir LT Std 35 Light" w:cs="Arial"/>
          <w:i/>
          <w:iCs/>
          <w:sz w:val="22"/>
          <w:szCs w:val="22"/>
          <w:lang w:val="vi-VN"/>
        </w:rPr>
        <w:t>ng h</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p c</w:t>
      </w:r>
      <w:r w:rsidR="00BF43A2" w:rsidRPr="004373E8">
        <w:rPr>
          <w:rFonts w:ascii="iCiel Avenir LT Std 35 Light" w:hAnsi="iCiel Avenir LT Std 35 Light" w:cs="Calibri"/>
          <w:i/>
          <w:iCs/>
          <w:sz w:val="22"/>
          <w:szCs w:val="22"/>
          <w:lang w:val="vi-VN"/>
        </w:rPr>
        <w:t>ụ</w:t>
      </w:r>
      <w:r w:rsidR="00BF43A2" w:rsidRPr="004373E8">
        <w:rPr>
          <w:rFonts w:ascii="iCiel Avenir LT Std 35 Light" w:hAnsi="iCiel Avenir LT Std 35 Light" w:cs="Arial"/>
          <w:i/>
          <w:iCs/>
          <w:sz w:val="22"/>
          <w:szCs w:val="22"/>
          <w:lang w:val="vi-VN"/>
        </w:rPr>
        <w:t xml:space="preserve"> th</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 xml:space="preserve">, </w:t>
      </w:r>
      <w:r w:rsidR="00857411" w:rsidRPr="004373E8">
        <w:rPr>
          <w:rFonts w:ascii="iCiel Avenir LT Std 35 Light" w:hAnsi="iCiel Avenir LT Std 35 Light" w:cs="Arial"/>
          <w:i/>
          <w:iCs/>
          <w:sz w:val="22"/>
          <w:szCs w:val="22"/>
          <w:lang w:val="vi-VN"/>
        </w:rPr>
        <w:t xml:space="preserve">Giám đốc phụ trách </w:t>
      </w:r>
      <w:r w:rsidR="00C60952" w:rsidRPr="004373E8">
        <w:rPr>
          <w:rFonts w:ascii="iCiel Avenir LT Std 35 Light" w:hAnsi="iCiel Avenir LT Std 35 Light" w:cs="Arial"/>
          <w:i/>
          <w:iCs/>
          <w:sz w:val="22"/>
          <w:szCs w:val="22"/>
          <w:lang w:val="vi-VN"/>
        </w:rPr>
        <w:t>Đ</w:t>
      </w:r>
      <w:r w:rsidR="00857411" w:rsidRPr="004373E8">
        <w:rPr>
          <w:rFonts w:ascii="iCiel Avenir LT Std 35 Light" w:hAnsi="iCiel Avenir LT Std 35 Light" w:cs="Arial"/>
          <w:i/>
          <w:iCs/>
          <w:sz w:val="22"/>
          <w:szCs w:val="22"/>
          <w:lang w:val="vi-VN"/>
        </w:rPr>
        <w:t xml:space="preserve">ào tạo </w:t>
      </w:r>
      <w:r w:rsidR="00BF43A2" w:rsidRPr="004373E8">
        <w:rPr>
          <w:rFonts w:ascii="iCiel Avenir LT Std 35 Light" w:hAnsi="iCiel Avenir LT Std 35 Light" w:cs="Arial"/>
          <w:i/>
          <w:iCs/>
          <w:sz w:val="22"/>
          <w:szCs w:val="22"/>
          <w:lang w:val="vi-VN"/>
        </w:rPr>
        <w:t>s</w:t>
      </w:r>
      <w:r w:rsidR="00BF43A2" w:rsidRPr="004373E8">
        <w:rPr>
          <w:rFonts w:ascii="iCiel Avenir LT Std 35 Light" w:hAnsi="iCiel Avenir LT Std 35 Light" w:cs="Calibri"/>
          <w:i/>
          <w:iCs/>
          <w:sz w:val="22"/>
          <w:szCs w:val="22"/>
          <w:lang w:val="vi-VN"/>
        </w:rPr>
        <w:t>ẽ</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w:t>
      </w:r>
      <w:r w:rsidR="00BF43A2" w:rsidRPr="004373E8">
        <w:rPr>
          <w:rFonts w:ascii="iCiel Avenir LT Std 35 Light" w:hAnsi="iCiel Avenir LT Std 35 Light" w:cs="Arial"/>
          <w:i/>
          <w:iCs/>
          <w:sz w:val="22"/>
          <w:szCs w:val="22"/>
          <w:lang w:val="vi-VN"/>
        </w:rPr>
        <w:t>a ra bi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n ph</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p x</w:t>
      </w:r>
      <w:r w:rsidR="00BF43A2" w:rsidRPr="004373E8">
        <w:rPr>
          <w:rFonts w:ascii="iCiel Avenir LT Std 35 Light" w:hAnsi="iCiel Avenir LT Std 35 Light" w:cs="Calibri"/>
          <w:i/>
          <w:iCs/>
          <w:sz w:val="22"/>
          <w:szCs w:val="22"/>
          <w:lang w:val="vi-VN"/>
        </w:rPr>
        <w:t>ử</w:t>
      </w:r>
      <w:r w:rsidR="00BF43A2" w:rsidRPr="004373E8">
        <w:rPr>
          <w:rFonts w:ascii="iCiel Avenir LT Std 35 Light" w:hAnsi="iCiel Avenir LT Std 35 Light" w:cs="Arial"/>
          <w:i/>
          <w:iCs/>
          <w:sz w:val="22"/>
          <w:szCs w:val="22"/>
          <w:lang w:val="vi-VN"/>
        </w:rPr>
        <w:t xml:space="preserve"> l</w:t>
      </w:r>
      <w:r w:rsidR="00BF43A2" w:rsidRPr="004373E8">
        <w:rPr>
          <w:rFonts w:ascii="iCiel Avenir LT Std 35 Light" w:hAnsi="iCiel Avenir LT Std 35 Light" w:cs="Avenir Next LT Pro"/>
          <w:i/>
          <w:iCs/>
          <w:sz w:val="22"/>
          <w:szCs w:val="22"/>
          <w:lang w:val="vi-VN"/>
        </w:rPr>
        <w:t>ý</w:t>
      </w:r>
      <w:r w:rsidR="00BF43A2" w:rsidRPr="004373E8">
        <w:rPr>
          <w:rFonts w:ascii="iCiel Avenir LT Std 35 Light" w:hAnsi="iCiel Avenir LT Std 35 Light" w:cs="Arial"/>
          <w:i/>
          <w:iCs/>
          <w:sz w:val="22"/>
          <w:szCs w:val="22"/>
          <w:lang w:val="vi-VN"/>
        </w:rPr>
        <w:t xml:space="preserve"> ph</w:t>
      </w:r>
      <w:r w:rsidR="00BF43A2" w:rsidRPr="004373E8">
        <w:rPr>
          <w:rFonts w:ascii="iCiel Avenir LT Std 35 Light" w:hAnsi="iCiel Avenir LT Std 35 Light" w:cs="Avenir Next LT Pro"/>
          <w:i/>
          <w:iCs/>
          <w:sz w:val="22"/>
          <w:szCs w:val="22"/>
          <w:lang w:val="vi-VN"/>
        </w:rPr>
        <w:t>ù</w:t>
      </w:r>
      <w:r w:rsidR="00BF43A2" w:rsidRPr="004373E8">
        <w:rPr>
          <w:rFonts w:ascii="iCiel Avenir LT Std 35 Light" w:hAnsi="iCiel Avenir LT Std 35 Light" w:cs="Arial"/>
          <w:i/>
          <w:iCs/>
          <w:sz w:val="22"/>
          <w:szCs w:val="22"/>
          <w:lang w:val="vi-VN"/>
        </w:rPr>
        <w:t xml:space="preserve"> h</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p.</w:t>
      </w:r>
    </w:p>
    <w:p w14:paraId="40004CD5" w14:textId="7C88A5E5" w:rsidR="009A1DB2" w:rsidRPr="004373E8" w:rsidRDefault="009A1DB2" w:rsidP="00D85019">
      <w:pPr>
        <w:pStyle w:val="Question"/>
        <w:numPr>
          <w:ilvl w:val="0"/>
          <w:numId w:val="6"/>
        </w:numPr>
        <w:tabs>
          <w:tab w:val="left" w:pos="630"/>
          <w:tab w:val="left" w:pos="720"/>
          <w:tab w:val="left" w:pos="900"/>
          <w:tab w:val="left" w:pos="990"/>
        </w:tabs>
        <w:spacing w:before="100" w:line="400" w:lineRule="exact"/>
        <w:ind w:left="0" w:firstLine="634"/>
        <w:rPr>
          <w:rFonts w:cs="Arial"/>
          <w:i/>
          <w:iCs/>
          <w:szCs w:val="22"/>
          <w:lang w:val="vi-VN"/>
        </w:rPr>
      </w:pPr>
      <w:bookmarkStart w:id="1227" w:name="_Toc107324297"/>
      <w:bookmarkStart w:id="1228" w:name="_Toc123219915"/>
      <w:bookmarkStart w:id="1229" w:name="_Toc123726030"/>
      <w:bookmarkStart w:id="1230" w:name="_Toc177077229"/>
      <w:bookmarkStart w:id="1231" w:name="_Hlk123828960"/>
      <w:r w:rsidRPr="004373E8">
        <w:rPr>
          <w:rFonts w:cs="Arial"/>
          <w:szCs w:val="22"/>
          <w:lang w:val="vi-VN"/>
        </w:rPr>
        <w:t xml:space="preserve">What if BUV students want to exchange or transfer to other Universities around the world? / </w:t>
      </w:r>
      <w:r w:rsidRPr="004373E8">
        <w:rPr>
          <w:rFonts w:cs="Arial"/>
          <w:i/>
          <w:iCs/>
          <w:szCs w:val="22"/>
          <w:lang w:val="vi-VN"/>
        </w:rPr>
        <w:t>Nếu sinh viên BUV muốn tham gia chương trình Trao đổi và Chuyển tiếp sinh viên tới các trường Đại học trên thế giới thì sao?</w:t>
      </w:r>
      <w:bookmarkEnd w:id="1227"/>
      <w:bookmarkEnd w:id="1228"/>
      <w:bookmarkEnd w:id="1229"/>
      <w:bookmarkEnd w:id="1230"/>
    </w:p>
    <w:p w14:paraId="66906D0E" w14:textId="74A99FF6" w:rsidR="009A1DB2" w:rsidRPr="004373E8" w:rsidRDefault="00CF6FE5" w:rsidP="003E1B62">
      <w:pPr>
        <w:pStyle w:val="paragraph"/>
        <w:tabs>
          <w:tab w:val="left" w:pos="630"/>
          <w:tab w:val="left" w:pos="720"/>
          <w:tab w:val="left" w:pos="1080"/>
        </w:tabs>
        <w:ind w:firstLine="0"/>
        <w:rPr>
          <w:rFonts w:ascii="iCiel Avenir LT Std 35 Light" w:hAnsi="iCiel Avenir LT Std 35 Light" w:cs="Arial"/>
          <w:b/>
          <w:bCs/>
          <w:i/>
          <w:iCs/>
          <w:sz w:val="22"/>
          <w:szCs w:val="22"/>
          <w:u w:val="single"/>
          <w:lang w:val="vi-VN"/>
        </w:rPr>
      </w:pPr>
      <w:r w:rsidRPr="004373E8">
        <w:rPr>
          <w:rFonts w:ascii="iCiel Avenir LT Std 35 Light" w:hAnsi="iCiel Avenir LT Std 35 Light" w:cs="Arial"/>
          <w:b/>
          <w:bCs/>
          <w:i/>
          <w:iCs/>
          <w:sz w:val="22"/>
          <w:szCs w:val="22"/>
          <w:lang w:val="vi-VN"/>
        </w:rPr>
        <w:tab/>
      </w:r>
      <w:r w:rsidR="009A1DB2" w:rsidRPr="004373E8">
        <w:rPr>
          <w:rFonts w:ascii="iCiel Avenir LT Std 35 Light" w:hAnsi="iCiel Avenir LT Std 35 Light" w:cs="Arial"/>
          <w:b/>
          <w:bCs/>
          <w:sz w:val="22"/>
          <w:szCs w:val="22"/>
          <w:u w:val="single"/>
          <w:lang w:val="vi-VN"/>
        </w:rPr>
        <w:t>Answer</w:t>
      </w:r>
      <w:r w:rsidR="009A1DB2" w:rsidRPr="004373E8">
        <w:rPr>
          <w:rFonts w:ascii="iCiel Avenir LT Std 35 Light" w:hAnsi="iCiel Avenir LT Std 35 Light" w:cs="Arial"/>
          <w:b/>
          <w:bCs/>
          <w:i/>
          <w:iCs/>
          <w:sz w:val="22"/>
          <w:szCs w:val="22"/>
          <w:u w:val="single"/>
          <w:lang w:val="vi-VN"/>
        </w:rPr>
        <w:t xml:space="preserve"> / Câu trả lời:</w:t>
      </w:r>
    </w:p>
    <w:bookmarkEnd w:id="1231"/>
    <w:p w14:paraId="39E15114" w14:textId="46FDD27C" w:rsidR="004035FC" w:rsidRPr="004373E8"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t>
      </w:r>
    </w:p>
    <w:p w14:paraId="13F03A32" w14:textId="77777777" w:rsidR="004035FC" w:rsidRPr="004373E8"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This programme will provide students with the following benefits:</w:t>
      </w:r>
    </w:p>
    <w:p w14:paraId="01F5400C" w14:textId="77777777" w:rsidR="004035FC" w:rsidRPr="004373E8" w:rsidRDefault="004035FC"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Experiencing new environments and accumulating new experiences and skills.</w:t>
      </w:r>
    </w:p>
    <w:p w14:paraId="38A6C275" w14:textId="77777777" w:rsidR="004035FC" w:rsidRPr="004373E8" w:rsidRDefault="004035FC" w:rsidP="00D85019">
      <w:pPr>
        <w:pStyle w:val="paragraph"/>
        <w:numPr>
          <w:ilvl w:val="0"/>
          <w:numId w:val="9"/>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t>
      </w:r>
    </w:p>
    <w:p w14:paraId="5535C9FD" w14:textId="2C2FD697" w:rsidR="003A7157" w:rsidRPr="004373E8" w:rsidRDefault="003A7157" w:rsidP="003E1B62">
      <w:pPr>
        <w:pStyle w:val="paragraph"/>
        <w:tabs>
          <w:tab w:val="left" w:pos="630"/>
          <w:tab w:val="left" w:pos="720"/>
          <w:tab w:val="left" w:pos="1080"/>
        </w:tabs>
        <w:ind w:firstLine="0"/>
        <w:rPr>
          <w:rFonts w:ascii="iCiel Avenir LT Std 35 Light" w:hAnsi="iCiel Avenir LT Std 35 Light" w:cs="Arial"/>
          <w:sz w:val="22"/>
          <w:szCs w:val="22"/>
        </w:rPr>
      </w:pPr>
      <w:r w:rsidRPr="004373E8">
        <w:rPr>
          <w:rFonts w:ascii="iCiel Avenir LT Std 35 Light" w:hAnsi="iCiel Avenir LT Std 35 Light" w:cs="Arial"/>
          <w:sz w:val="22"/>
          <w:szCs w:val="22"/>
        </w:rPr>
        <w:t>Students are recommended to apply for the exchange period in their Year 2, which requires application to BUV International Office for the programme after their Year 1 Semester 1 or Year 1 Semester 2.</w:t>
      </w:r>
    </w:p>
    <w:p w14:paraId="707EE1E3" w14:textId="4CEDADEA" w:rsidR="004035FC" w:rsidRPr="004373E8"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Transfer programme is a programme in which students will terminate their studies at BUV to complete the progamme and receive a degree at his/her desired university, under the condition that they meet entry requirements of the chosen programme of the institution.</w:t>
      </w:r>
    </w:p>
    <w:p w14:paraId="4EACBB13" w14:textId="1B26EC51" w:rsidR="004035FC" w:rsidRPr="004373E8"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If students wish to transfer to Staffordshire University (SU), student</w:t>
      </w:r>
      <w:r w:rsidR="00314D8A"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will become SU international student</w:t>
      </w:r>
      <w:r w:rsidR="005A1999"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and will pay the tuition fee rate stated by SU. The credits earned while studying SU programmes at BUV may be accepted partially or fully when student</w:t>
      </w:r>
      <w:r w:rsidR="00314D8A"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appl</w:t>
      </w:r>
      <w:r w:rsidR="00314D8A" w:rsidRPr="004373E8">
        <w:rPr>
          <w:rFonts w:ascii="iCiel Avenir LT Std 35 Light" w:hAnsi="iCiel Avenir LT Std 35 Light" w:cs="Arial"/>
          <w:sz w:val="22"/>
          <w:szCs w:val="22"/>
          <w:lang w:val="vi-VN"/>
        </w:rPr>
        <w:t>y</w:t>
      </w:r>
      <w:r w:rsidRPr="004373E8">
        <w:rPr>
          <w:rFonts w:ascii="iCiel Avenir LT Std 35 Light" w:hAnsi="iCiel Avenir LT Std 35 Light" w:cs="Arial"/>
          <w:sz w:val="22"/>
          <w:szCs w:val="22"/>
          <w:lang w:val="vi-VN"/>
        </w:rPr>
        <w:t xml:space="preserve"> to the same or different programme at SU in the UK. It should be noted that the majority’s name on SU diploma may be different from BUV one. BUV will support students’ transfer application in consulting, facilitating the transfer process and providing necessary documents.</w:t>
      </w:r>
    </w:p>
    <w:p w14:paraId="53919A3F" w14:textId="478E8D98" w:rsidR="004035FC" w:rsidRPr="004373E8" w:rsidRDefault="004035FC" w:rsidP="003E1B62">
      <w:pPr>
        <w:pStyle w:val="paragraph"/>
        <w:tabs>
          <w:tab w:val="left" w:pos="630"/>
          <w:tab w:val="left" w:pos="720"/>
          <w:tab w:val="left" w:pos="1080"/>
        </w:tabs>
        <w:ind w:firstLine="0"/>
        <w:rPr>
          <w:rFonts w:ascii="iCiel Avenir LT Std 35 Light" w:hAnsi="iCiel Avenir LT Std 35 Light" w:cs="Arial"/>
          <w:sz w:val="22"/>
          <w:szCs w:val="22"/>
        </w:rPr>
      </w:pPr>
      <w:r w:rsidRPr="004373E8">
        <w:rPr>
          <w:rFonts w:ascii="iCiel Avenir LT Std 35 Light" w:hAnsi="iCiel Avenir LT Std 35 Light" w:cs="Arial"/>
          <w:sz w:val="22"/>
          <w:szCs w:val="22"/>
          <w:lang w:val="vi-VN"/>
        </w:rPr>
        <w:t>If student</w:t>
      </w:r>
      <w:r w:rsidR="00314D8A"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wish to transfer to other universities partnered with BUV, students should be aware that depending on the destination programme and the university that student</w:t>
      </w:r>
      <w:r w:rsidR="00314D8A" w:rsidRPr="004373E8">
        <w:rPr>
          <w:rFonts w:ascii="iCiel Avenir LT Std 35 Light" w:hAnsi="iCiel Avenir LT Std 35 Light" w:cs="Arial"/>
          <w:sz w:val="22"/>
          <w:szCs w:val="22"/>
          <w:lang w:val="vi-VN"/>
        </w:rPr>
        <w:t>s</w:t>
      </w:r>
      <w:r w:rsidRPr="004373E8">
        <w:rPr>
          <w:rFonts w:ascii="iCiel Avenir LT Std 35 Light" w:hAnsi="iCiel Avenir LT Std 35 Light" w:cs="Arial"/>
          <w:sz w:val="22"/>
          <w:szCs w:val="22"/>
          <w:lang w:val="vi-VN"/>
        </w:rPr>
        <w:t xml:space="preserve">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t>
      </w:r>
    </w:p>
    <w:p w14:paraId="475B5FE0" w14:textId="3990B054" w:rsidR="003A7157" w:rsidRPr="004373E8" w:rsidRDefault="003A7157" w:rsidP="003E1B62">
      <w:pPr>
        <w:ind w:firstLine="0"/>
        <w:rPr>
          <w:rFonts w:ascii="iCiel Avenir LT Std 35 Light" w:hAnsi="iCiel Avenir LT Std 35 Light" w:cs="Arial"/>
          <w:sz w:val="22"/>
          <w:szCs w:val="22"/>
          <w:lang w:eastAsia="en-US"/>
        </w:rPr>
      </w:pPr>
      <w:r w:rsidRPr="004373E8">
        <w:rPr>
          <w:rFonts w:ascii="iCiel Avenir LT Std 35 Light" w:hAnsi="iCiel Avenir LT Std 35 Light"/>
          <w:noProof/>
          <w:sz w:val="22"/>
          <w:szCs w:val="22"/>
        </w:rPr>
        <w:drawing>
          <wp:anchor distT="0" distB="0" distL="114300" distR="114300" simplePos="0" relativeHeight="251679744" behindDoc="1" locked="0" layoutInCell="1" allowOverlap="1" wp14:anchorId="3E6C265B" wp14:editId="113925EC">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79631838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Pr>
          <w:rFonts w:ascii="iCiel Avenir LT Std 35 Light" w:hAnsi="iCiel Avenir LT Std 35 Light" w:cs="Arial"/>
          <w:sz w:val="22"/>
          <w:szCs w:val="22"/>
        </w:rPr>
        <w:t xml:space="preserve">Students are recommended to start applying for the transfer programme after their Year 2 Semester 1. </w:t>
      </w:r>
      <w:r w:rsidRPr="004373E8">
        <w:rPr>
          <w:rFonts w:ascii="iCiel Avenir LT Std 35 Light" w:hAnsi="iCiel Avenir LT Std 35 Light" w:cs="Arial"/>
          <w:sz w:val="22"/>
          <w:szCs w:val="22"/>
          <w:lang w:eastAsia="en-US"/>
        </w:rPr>
        <w:t xml:space="preserve">Students can explore the updated list of BUV’s partner institutions through </w:t>
      </w:r>
      <w:hyperlink r:id="rId22" w:history="1">
        <w:r w:rsidRPr="004373E8">
          <w:rPr>
            <w:rStyle w:val="Hyperlink"/>
            <w:rFonts w:ascii="iCiel Avenir LT Std 35 Light" w:hAnsi="iCiel Avenir LT Std 35 Light" w:cs="Arial"/>
            <w:sz w:val="22"/>
            <w:szCs w:val="22"/>
            <w:lang w:eastAsia="en-US"/>
          </w:rPr>
          <w:t>this link</w:t>
        </w:r>
      </w:hyperlink>
      <w:r w:rsidRPr="004373E8">
        <w:rPr>
          <w:rFonts w:ascii="iCiel Avenir LT Std 35 Light" w:hAnsi="iCiel Avenir LT Std 35 Light" w:cs="Arial"/>
          <w:sz w:val="22"/>
          <w:szCs w:val="22"/>
          <w:lang w:eastAsia="en-US"/>
        </w:rPr>
        <w:t xml:space="preserve"> or by scanning this QR code. </w:t>
      </w:r>
    </w:p>
    <w:p w14:paraId="177A0059" w14:textId="77777777" w:rsidR="003A7157" w:rsidRPr="004373E8" w:rsidRDefault="003A7157" w:rsidP="003E1B62">
      <w:pPr>
        <w:pStyle w:val="paragraph"/>
        <w:tabs>
          <w:tab w:val="left" w:pos="630"/>
          <w:tab w:val="left" w:pos="720"/>
          <w:tab w:val="left" w:pos="1080"/>
        </w:tabs>
        <w:ind w:firstLine="0"/>
        <w:rPr>
          <w:rFonts w:ascii="iCiel Avenir LT Std 35 Light" w:hAnsi="iCiel Avenir LT Std 35 Light" w:cs="Arial"/>
          <w:sz w:val="22"/>
          <w:szCs w:val="22"/>
        </w:rPr>
      </w:pPr>
    </w:p>
    <w:p w14:paraId="13D754A2" w14:textId="2441E0C2" w:rsidR="004035FC" w:rsidRPr="004373E8"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When student decides to take up an exchange or a transfer, they can email to the BUV International Office at </w:t>
      </w:r>
      <w:hyperlink r:id="rId23" w:history="1">
        <w:r w:rsidRPr="004373E8">
          <w:rPr>
            <w:rStyle w:val="Hyperlink"/>
            <w:rFonts w:ascii="iCiel Avenir LT Std 35 Light" w:hAnsi="iCiel Avenir LT Std 35 Light" w:cs="Arial"/>
            <w:sz w:val="22"/>
            <w:szCs w:val="22"/>
            <w:lang w:val="vi-VN"/>
          </w:rPr>
          <w:t>international@buv.edu.vn</w:t>
        </w:r>
      </w:hyperlink>
      <w:r w:rsidRPr="004373E8">
        <w:rPr>
          <w:rFonts w:ascii="iCiel Avenir LT Std 35 Light" w:hAnsi="iCiel Avenir LT Std 35 Light" w:cs="Arial"/>
          <w:sz w:val="22"/>
          <w:szCs w:val="22"/>
          <w:lang w:val="vi-VN"/>
        </w:rPr>
        <w:t xml:space="preserve"> or call to hotline number 0936 399 918.</w:t>
      </w:r>
    </w:p>
    <w:p w14:paraId="29EED4D7"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t>
      </w:r>
    </w:p>
    <w:p w14:paraId="4A68187E"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Chương trình trao đổi sinh viên sẽ mang lại cho sinh viên những lợi ích sau đây:</w:t>
      </w:r>
    </w:p>
    <w:p w14:paraId="16807231"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Trải nghiệm môi trường học tập tại nước ngoài, đồng thời tích lũy thêm nhiều kinh nghiệm và kỹ năng mới.</w:t>
      </w:r>
    </w:p>
    <w:p w14:paraId="58A9822A"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Được hưởng mức học phí của BUV trong quá trình trao đổi nếu tham gia chương trình trao đổi tích lũy tín chỉ và không đóng học phí nếu tham gia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t>
      </w:r>
    </w:p>
    <w:p w14:paraId="5238DBAD" w14:textId="3F946C89" w:rsidR="003A7157" w:rsidRPr="004373E8" w:rsidRDefault="003A7157" w:rsidP="003E1B62">
      <w:pPr>
        <w:pStyle w:val="paragraph"/>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Sinh viên được khuyến khích đi trao đổi vào năm 2, và sinh viên cần đăng kí tham gia chương trình với phòng Hợp tác Quốc tế trong giời gian đăng kí được thông báo (thường được thông báo sau kì 1 hoặc kì 2 năm 1).</w:t>
      </w:r>
    </w:p>
    <w:p w14:paraId="79F36038"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Chương trình Chuyển tiếp sinh viên (Transfer Programme): Với chương trình này, sinh viên sẽ dừng học tập tại BUV, chuyển chương trình học và nhận bằng tại trường ở nước ngoài mà sinh viên mong muốn. </w:t>
      </w:r>
    </w:p>
    <w:p w14:paraId="08BF31D1"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Nếu sinh viên có nguyện vọng chuyển tiếp tới Đại học Staffordshire (SU), sinh viên sẽ hoàn toàn trở thành sinh viên quốc tế học tập tại trường Staffordshire và đóng mức học phí được niêm yết bởi trường SU. Các tín chỉ sinh viên đã tích lũy được khi học chương trình của SU tại BUV có thể được chấp nhận một phần hoặc toàn phần khi sinh viên đăng ký chuyển tiếp sang ngành học tương đương hoặc ngành học khác tại SU. Lưu ý tên ngành học trên bằng tốt nghiệp tại SU có thể khác với tên ngành học tại BUV. Nhà trường sẽ hỗ trợ sinh viên trong quá trình trao đổi thông tin với SU những giấy tờ và thủ tục cần thiết để sinh viên có thể nộp hồ sơ nhập học và chuyển tiếp sang SU học nốt các năm học còn lại. </w:t>
      </w:r>
    </w:p>
    <w:p w14:paraId="29E6E0F0" w14:textId="77777777" w:rsidR="00176912" w:rsidRPr="004373E8"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Nếu sinh viên mong muốn được hỗ trợ chuyển tiếp tới một trường đại học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t>
      </w:r>
    </w:p>
    <w:p w14:paraId="620052FC" w14:textId="696760AB" w:rsidR="003A7157" w:rsidRPr="004373E8" w:rsidRDefault="003A7157"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noProof/>
          <w:sz w:val="22"/>
          <w:szCs w:val="22"/>
        </w:rPr>
        <w:drawing>
          <wp:anchor distT="0" distB="0" distL="114300" distR="114300" simplePos="0" relativeHeight="251681792" behindDoc="1" locked="0" layoutInCell="1" allowOverlap="1" wp14:anchorId="60E4011A" wp14:editId="3C4DD6E0">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1450644937"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Pr>
          <w:rFonts w:ascii="iCiel Avenir LT Std 35 Light" w:hAnsi="iCiel Avenir LT Std 35 Light" w:cs="Arial"/>
          <w:i/>
          <w:iCs/>
          <w:sz w:val="22"/>
          <w:szCs w:val="22"/>
          <w:lang w:val="vi-VN"/>
        </w:rPr>
        <w:t xml:space="preserve">Sinh viên được khuyến khích đăng kí tham gia vào chương trình chuyển tiếp sau khi hoàn thành kì 1 năm 2. Sinh viên có thể tìm hiểu danh sách các trường đối tác Trao đổi và chuyển tiếp qua tài liệu tại </w:t>
      </w:r>
      <w:hyperlink r:id="rId24" w:history="1">
        <w:r w:rsidRPr="004373E8">
          <w:rPr>
            <w:rStyle w:val="Hyperlink"/>
            <w:rFonts w:ascii="iCiel Avenir LT Std 35 Light" w:hAnsi="iCiel Avenir LT Std 35 Light" w:cs="Arial"/>
            <w:i/>
            <w:iCs/>
            <w:sz w:val="22"/>
            <w:szCs w:val="22"/>
            <w:lang w:val="vi-VN"/>
          </w:rPr>
          <w:t>đường link này</w:t>
        </w:r>
      </w:hyperlink>
      <w:r w:rsidRPr="004373E8">
        <w:rPr>
          <w:rFonts w:ascii="iCiel Avenir LT Std 35 Light" w:hAnsi="iCiel Avenir LT Std 35 Light" w:cs="Arial"/>
          <w:i/>
          <w:iCs/>
          <w:sz w:val="22"/>
          <w:szCs w:val="22"/>
          <w:lang w:val="vi-VN"/>
        </w:rPr>
        <w:t xml:space="preserve"> hoặc scan QR code   </w:t>
      </w:r>
    </w:p>
    <w:p w14:paraId="70FDF9DD" w14:textId="77777777" w:rsidR="003A7157" w:rsidRPr="004373E8" w:rsidRDefault="003A7157"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p>
    <w:p w14:paraId="214FA225" w14:textId="375C74EA" w:rsidR="004035FC" w:rsidRPr="004373E8" w:rsidRDefault="004035FC"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Khi sinh viên quyết định ứng tuyển cho một chương trình trao đổi hoặc chuyển tiếp, sinh viên có thể gửi email tới Phòng Hợp tác Quốc tế qua địa chỉ </w:t>
      </w:r>
      <w:hyperlink r:id="rId25" w:history="1">
        <w:r w:rsidRPr="004373E8">
          <w:rPr>
            <w:rStyle w:val="Hyperlink"/>
            <w:rFonts w:ascii="iCiel Avenir LT Std 35 Light" w:hAnsi="iCiel Avenir LT Std 35 Light" w:cs="Arial"/>
            <w:i/>
            <w:iCs/>
            <w:sz w:val="22"/>
            <w:szCs w:val="22"/>
            <w:lang w:val="vi-VN"/>
          </w:rPr>
          <w:t>international@buv.edu.vn</w:t>
        </w:r>
      </w:hyperlink>
      <w:r w:rsidRPr="004373E8">
        <w:rPr>
          <w:rFonts w:ascii="iCiel Avenir LT Std 35 Light" w:hAnsi="iCiel Avenir LT Std 35 Light" w:cs="Arial"/>
          <w:i/>
          <w:iCs/>
          <w:sz w:val="22"/>
          <w:szCs w:val="22"/>
          <w:lang w:val="vi-VN"/>
        </w:rPr>
        <w:t xml:space="preserve"> hoặc gọi đến số điện thoại 0936 399 918 để được hướng dẫn và nhận biểu mẫu đơn yêu cầu.</w:t>
      </w:r>
    </w:p>
    <w:p w14:paraId="7C9D5885" w14:textId="671C9A59" w:rsidR="00BF43A2" w:rsidRPr="004373E8" w:rsidRDefault="00BF43A2" w:rsidP="00D85019">
      <w:pPr>
        <w:pStyle w:val="Question"/>
        <w:numPr>
          <w:ilvl w:val="0"/>
          <w:numId w:val="6"/>
        </w:numPr>
        <w:tabs>
          <w:tab w:val="left" w:pos="630"/>
          <w:tab w:val="left" w:pos="720"/>
          <w:tab w:val="left" w:pos="900"/>
        </w:tabs>
        <w:spacing w:before="100" w:line="400" w:lineRule="exact"/>
        <w:ind w:left="0" w:firstLine="634"/>
        <w:rPr>
          <w:rFonts w:cs="Arial"/>
          <w:i/>
          <w:iCs/>
          <w:szCs w:val="22"/>
          <w:lang w:val="vi-VN"/>
        </w:rPr>
      </w:pPr>
      <w:bookmarkStart w:id="1232" w:name="_Toc107324298"/>
      <w:bookmarkStart w:id="1233" w:name="_Toc177077230"/>
      <w:r w:rsidRPr="004373E8">
        <w:rPr>
          <w:rFonts w:cs="Arial"/>
          <w:szCs w:val="22"/>
          <w:lang w:val="vi-VN"/>
        </w:rPr>
        <w:t>What</w:t>
      </w:r>
      <w:r w:rsidR="00C13410" w:rsidRPr="004373E8">
        <w:rPr>
          <w:rFonts w:cs="Arial"/>
          <w:szCs w:val="22"/>
          <w:lang w:val="vi-VN"/>
        </w:rPr>
        <w:t xml:space="preserve"> are the </w:t>
      </w:r>
      <w:r w:rsidR="005F5F1E" w:rsidRPr="004373E8">
        <w:rPr>
          <w:rFonts w:cs="Arial"/>
          <w:szCs w:val="22"/>
          <w:lang w:val="vi-VN"/>
        </w:rPr>
        <w:t>procedures</w:t>
      </w:r>
      <w:r w:rsidR="00C13410" w:rsidRPr="004373E8">
        <w:rPr>
          <w:rFonts w:cs="Arial"/>
          <w:szCs w:val="22"/>
          <w:lang w:val="vi-VN"/>
        </w:rPr>
        <w:t xml:space="preserve"> and policy</w:t>
      </w:r>
      <w:r w:rsidRPr="004373E8">
        <w:rPr>
          <w:rFonts w:cs="Arial"/>
          <w:szCs w:val="22"/>
          <w:lang w:val="vi-VN"/>
        </w:rPr>
        <w:t xml:space="preserve"> if things don’t go as </w:t>
      </w:r>
      <w:r w:rsidR="0037692E" w:rsidRPr="004373E8">
        <w:rPr>
          <w:rFonts w:cs="Arial"/>
          <w:szCs w:val="22"/>
          <w:lang w:val="vi-VN"/>
        </w:rPr>
        <w:t>planned</w:t>
      </w:r>
      <w:r w:rsidRPr="004373E8">
        <w:rPr>
          <w:rFonts w:cs="Arial"/>
          <w:szCs w:val="22"/>
          <w:lang w:val="vi-VN"/>
        </w:rPr>
        <w:t xml:space="preserve"> and students have to defer from the university? How to apply for deferment? / </w:t>
      </w:r>
      <w:r w:rsidRPr="004373E8">
        <w:rPr>
          <w:rFonts w:cs="Arial"/>
          <w:i/>
          <w:iCs/>
          <w:szCs w:val="22"/>
          <w:lang w:val="vi-VN"/>
        </w:rPr>
        <w:t>Trong trường hợp sinh viên cần bảo lưu kết quả và xin nghỉ học một thời gian, quy trình và chính sách của việc bảo lưu này như thế nào?</w:t>
      </w:r>
      <w:bookmarkEnd w:id="1232"/>
      <w:bookmarkEnd w:id="1233"/>
    </w:p>
    <w:p w14:paraId="3B59CFAB" w14:textId="55A23F62"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B49A3E9" w14:textId="77777777" w:rsidR="003F2C45" w:rsidRPr="004373E8" w:rsidRDefault="003F2C45" w:rsidP="003F2C45">
      <w:pPr>
        <w:tabs>
          <w:tab w:val="left" w:pos="630"/>
          <w:tab w:val="left" w:pos="720"/>
          <w:tab w:val="left" w:pos="1080"/>
        </w:tabs>
        <w:ind w:firstLine="0"/>
        <w:rPr>
          <w:ins w:id="1234" w:author="An Tran, ACA (BUV)" w:date="2024-09-12T14:24:00Z" w16du:dateUtc="2024-09-12T07:24:00Z"/>
          <w:rFonts w:ascii="iCiel Avenir LT Std 35 Light" w:hAnsi="iCiel Avenir LT Std 35 Light" w:cs="Arial"/>
          <w:sz w:val="22"/>
          <w:szCs w:val="22"/>
          <w:lang w:val="vi-VN"/>
        </w:rPr>
      </w:pPr>
      <w:ins w:id="1235" w:author="An Tran, ACA (BUV)" w:date="2024-09-12T14:24:00Z" w16du:dateUtc="2024-09-12T07:24:00Z">
        <w:r w:rsidRPr="004373E8">
          <w:rPr>
            <w:rFonts w:ascii="iCiel Avenir LT Std 35 Light" w:hAnsi="iCiel Avenir LT Std 35 Light" w:cs="Arial"/>
            <w:sz w:val="22"/>
            <w:szCs w:val="22"/>
            <w:lang w:val="vi-VN"/>
          </w:rPr>
          <w:t>In times of difficulty, students might apply for a</w:t>
        </w:r>
        <w:r>
          <w:rPr>
            <w:rFonts w:ascii="iCiel Avenir LT Std 35 Light" w:hAnsi="iCiel Avenir LT Std 35 Light" w:cs="Arial"/>
            <w:sz w:val="22"/>
            <w:szCs w:val="22"/>
          </w:rPr>
          <w:t xml:space="preserve"> </w:t>
        </w:r>
        <w:r w:rsidRPr="002D6999">
          <w:rPr>
            <w:rFonts w:ascii="iCiel Avenir LT Std 35 Light" w:hAnsi="iCiel Avenir LT Std 35 Light" w:cs="Arial"/>
            <w:sz w:val="22"/>
            <w:szCs w:val="22"/>
          </w:rPr>
          <w:t>break</w:t>
        </w:r>
        <w:r w:rsidRPr="004373E8">
          <w:rPr>
            <w:rFonts w:ascii="iCiel Avenir LT Std 35 Light" w:hAnsi="iCiel Avenir LT Std 35 Light" w:cs="Arial"/>
            <w:sz w:val="22"/>
            <w:szCs w:val="22"/>
            <w:lang w:val="vi-VN"/>
          </w:rPr>
          <w:t xml:space="preserve"> to put a temporary hold on their study and return when they are ready to perform at their best ability again. Taking a break is a significant decision. A break cannot be used to avoid assessments but should be used when the student’s personal circumstances no longer allow them to continue their studies. </w:t>
        </w:r>
      </w:ins>
    </w:p>
    <w:p w14:paraId="33221B41" w14:textId="77777777" w:rsidR="003F2C45" w:rsidRPr="004373E8" w:rsidRDefault="003F2C45" w:rsidP="003F2C45">
      <w:pPr>
        <w:tabs>
          <w:tab w:val="left" w:pos="630"/>
          <w:tab w:val="left" w:pos="720"/>
          <w:tab w:val="left" w:pos="1080"/>
        </w:tabs>
        <w:ind w:firstLine="0"/>
        <w:rPr>
          <w:ins w:id="1236" w:author="An Tran, ACA (BUV)" w:date="2024-09-12T14:24:00Z" w16du:dateUtc="2024-09-12T07:24:00Z"/>
          <w:rFonts w:ascii="iCiel Avenir LT Std 35 Light" w:hAnsi="iCiel Avenir LT Std 35 Light" w:cs="Arial"/>
          <w:sz w:val="22"/>
          <w:szCs w:val="22"/>
          <w:lang w:val="vi-VN"/>
        </w:rPr>
      </w:pPr>
      <w:ins w:id="1237" w:author="An Tran, ACA (BUV)" w:date="2024-09-12T14:24:00Z" w16du:dateUtc="2024-09-12T07:24:00Z">
        <w:r w:rsidRPr="004373E8">
          <w:rPr>
            <w:rFonts w:ascii="iCiel Avenir LT Std 35 Light" w:hAnsi="iCiel Avenir LT Std 35 Light" w:cs="Arial"/>
            <w:sz w:val="22"/>
            <w:szCs w:val="22"/>
            <w:lang w:val="vi-VN"/>
          </w:rPr>
          <w:t>Before taking a break in stud</w:t>
        </w:r>
        <w:r>
          <w:rPr>
            <w:rFonts w:ascii="iCiel Avenir LT Std 35 Light" w:hAnsi="iCiel Avenir LT Std 35 Light" w:cs="Arial"/>
            <w:sz w:val="22"/>
            <w:szCs w:val="22"/>
          </w:rPr>
          <w:t>y</w:t>
        </w:r>
        <w:r w:rsidRPr="004373E8">
          <w:rPr>
            <w:rFonts w:ascii="iCiel Avenir LT Std 35 Light" w:hAnsi="iCiel Avenir LT Std 35 Light" w:cs="Arial"/>
            <w:sz w:val="22"/>
            <w:szCs w:val="22"/>
            <w:lang w:val="vi-VN"/>
          </w:rPr>
          <w:t>, the students need to consider several things:</w:t>
        </w:r>
      </w:ins>
    </w:p>
    <w:p w14:paraId="3E7C5EE3" w14:textId="77777777" w:rsidR="003F2C45" w:rsidRPr="004373E8" w:rsidRDefault="003F2C45" w:rsidP="003F2C45">
      <w:pPr>
        <w:pStyle w:val="ListParagraph"/>
        <w:numPr>
          <w:ilvl w:val="0"/>
          <w:numId w:val="16"/>
        </w:numPr>
        <w:tabs>
          <w:tab w:val="left" w:pos="630"/>
          <w:tab w:val="left" w:pos="720"/>
          <w:tab w:val="left" w:pos="1080"/>
        </w:tabs>
        <w:ind w:firstLine="720"/>
        <w:contextualSpacing w:val="0"/>
        <w:rPr>
          <w:ins w:id="1238" w:author="An Tran, ACA (BUV)" w:date="2024-09-12T14:24:00Z" w16du:dateUtc="2024-09-12T07:24:00Z"/>
          <w:rFonts w:ascii="iCiel Avenir LT Std 35 Light" w:hAnsi="iCiel Avenir LT Std 35 Light" w:cs="Arial"/>
          <w:sz w:val="22"/>
          <w:szCs w:val="22"/>
          <w:lang w:val="vi-VN" w:eastAsia="en-US"/>
        </w:rPr>
      </w:pPr>
      <w:ins w:id="1239" w:author="An Tran, ACA (BUV)" w:date="2024-09-12T14:24:00Z" w16du:dateUtc="2024-09-12T07:24:00Z">
        <w:r w:rsidRPr="004373E8">
          <w:rPr>
            <w:rFonts w:ascii="iCiel Avenir LT Std 35 Light" w:hAnsi="iCiel Avenir LT Std 35 Light" w:cs="Arial"/>
            <w:sz w:val="22"/>
            <w:szCs w:val="22"/>
            <w:lang w:val="vi-VN" w:eastAsia="en-US"/>
          </w:rPr>
          <w:t>Having a break from studies would mean you are no longer studying with the same group.</w:t>
        </w:r>
      </w:ins>
    </w:p>
    <w:p w14:paraId="4450EEE0" w14:textId="77777777" w:rsidR="003F2C45" w:rsidRPr="002D6999" w:rsidRDefault="003F2C45" w:rsidP="003F2C45">
      <w:pPr>
        <w:pStyle w:val="ListParagraph"/>
        <w:numPr>
          <w:ilvl w:val="0"/>
          <w:numId w:val="16"/>
        </w:numPr>
        <w:tabs>
          <w:tab w:val="left" w:pos="630"/>
          <w:tab w:val="left" w:pos="720"/>
          <w:tab w:val="left" w:pos="1080"/>
        </w:tabs>
        <w:ind w:firstLine="720"/>
        <w:contextualSpacing w:val="0"/>
        <w:rPr>
          <w:ins w:id="1240" w:author="An Tran, ACA (BUV)" w:date="2024-09-12T14:24:00Z" w16du:dateUtc="2024-09-12T07:24:00Z"/>
          <w:rFonts w:ascii="iCiel Avenir LT Std 35 Light" w:hAnsi="iCiel Avenir LT Std 35 Light" w:cs="Arial"/>
          <w:sz w:val="22"/>
          <w:szCs w:val="22"/>
          <w:lang w:val="vi-VN" w:eastAsia="en-US"/>
        </w:rPr>
      </w:pPr>
      <w:ins w:id="1241" w:author="An Tran, ACA (BUV)" w:date="2024-09-12T14:24:00Z" w16du:dateUtc="2024-09-12T07:24:00Z">
        <w:r w:rsidRPr="004373E8">
          <w:rPr>
            <w:rFonts w:ascii="iCiel Avenir LT Std 35 Light" w:hAnsi="iCiel Avenir LT Std 35 Light" w:cs="Arial"/>
            <w:sz w:val="22"/>
            <w:szCs w:val="22"/>
            <w:lang w:val="vi-VN" w:eastAsia="en-US"/>
          </w:rPr>
          <w:t>Your course may have changed or may not be available when you decide to return.</w:t>
        </w:r>
      </w:ins>
    </w:p>
    <w:p w14:paraId="6FE8DAFE" w14:textId="77777777" w:rsidR="003F2C45" w:rsidRPr="002D6999" w:rsidRDefault="003F2C45" w:rsidP="003F2C45">
      <w:pPr>
        <w:pStyle w:val="ListParagraph"/>
        <w:numPr>
          <w:ilvl w:val="0"/>
          <w:numId w:val="16"/>
        </w:numPr>
        <w:tabs>
          <w:tab w:val="left" w:pos="630"/>
          <w:tab w:val="left" w:pos="720"/>
          <w:tab w:val="left" w:pos="1080"/>
        </w:tabs>
        <w:ind w:firstLine="720"/>
        <w:contextualSpacing w:val="0"/>
        <w:rPr>
          <w:ins w:id="1242" w:author="An Tran, ACA (BUV)" w:date="2024-09-12T14:24:00Z" w16du:dateUtc="2024-09-12T07:24:00Z"/>
          <w:rFonts w:ascii="iCiel Avenir LT Std 35 Light" w:hAnsi="iCiel Avenir LT Std 35 Light" w:cs="Arial"/>
          <w:sz w:val="22"/>
          <w:szCs w:val="22"/>
          <w:lang w:val="vi-VN" w:eastAsia="en-US"/>
        </w:rPr>
      </w:pPr>
      <w:ins w:id="1243" w:author="An Tran, ACA (BUV)" w:date="2024-09-12T14:24:00Z" w16du:dateUtc="2024-09-12T07:24:00Z">
        <w:r w:rsidRPr="002D6999">
          <w:rPr>
            <w:rFonts w:ascii="iCiel Avenir LT Std 35 Light" w:hAnsi="iCiel Avenir LT Std 35 Light" w:cs="Arial"/>
            <w:sz w:val="22"/>
            <w:szCs w:val="22"/>
            <w:lang w:val="vi-VN" w:eastAsia="en-US"/>
          </w:rPr>
          <w:t xml:space="preserve">A student may take </w:t>
        </w:r>
        <w:r>
          <w:rPr>
            <w:rFonts w:ascii="iCiel Avenir LT Std 35 Light" w:hAnsi="iCiel Avenir LT Std 35 Light" w:cs="Arial"/>
            <w:sz w:val="22"/>
            <w:szCs w:val="22"/>
            <w:lang w:eastAsia="en-US"/>
          </w:rPr>
          <w:t>a break</w:t>
        </w:r>
        <w:r w:rsidRPr="002D6999">
          <w:rPr>
            <w:rFonts w:ascii="iCiel Avenir LT Std 35 Light" w:hAnsi="iCiel Avenir LT Std 35 Light" w:cs="Arial"/>
            <w:sz w:val="22"/>
            <w:szCs w:val="22"/>
            <w:lang w:val="vi-VN" w:eastAsia="en-US"/>
          </w:rPr>
          <w:t xml:space="preserve"> from their programme of study for a maximum of two years cumulatively.</w:t>
        </w:r>
      </w:ins>
    </w:p>
    <w:p w14:paraId="53263763" w14:textId="77777777" w:rsidR="003F2C45" w:rsidRPr="002D6999" w:rsidRDefault="003F2C45" w:rsidP="003F2C45">
      <w:pPr>
        <w:pStyle w:val="ListParagraph"/>
        <w:numPr>
          <w:ilvl w:val="0"/>
          <w:numId w:val="16"/>
        </w:numPr>
        <w:tabs>
          <w:tab w:val="left" w:pos="630"/>
          <w:tab w:val="left" w:pos="720"/>
          <w:tab w:val="left" w:pos="1080"/>
        </w:tabs>
        <w:ind w:firstLine="720"/>
        <w:contextualSpacing w:val="0"/>
        <w:rPr>
          <w:ins w:id="1244" w:author="An Tran, ACA (BUV)" w:date="2024-09-12T14:24:00Z" w16du:dateUtc="2024-09-12T07:24:00Z"/>
          <w:rFonts w:ascii="iCiel Avenir LT Std 35 Light" w:hAnsi="iCiel Avenir LT Std 35 Light" w:cs="Arial"/>
          <w:sz w:val="22"/>
          <w:szCs w:val="22"/>
          <w:lang w:val="vi-VN" w:eastAsia="en-US"/>
        </w:rPr>
      </w:pPr>
      <w:ins w:id="1245" w:author="An Tran, ACA (BUV)" w:date="2024-09-12T14:24:00Z" w16du:dateUtc="2024-09-12T07:24:00Z">
        <w:r w:rsidRPr="002D6999">
          <w:rPr>
            <w:rFonts w:ascii="iCiel Avenir LT Std 35 Light" w:hAnsi="iCiel Avenir LT Std 35 Light" w:cs="Arial"/>
            <w:sz w:val="22"/>
            <w:szCs w:val="22"/>
            <w:lang w:val="vi-VN" w:eastAsia="en-US"/>
          </w:rPr>
          <w:t>Where a programme is to be discontinued or significantly amended, it may not be possible to authorise a leave of absence.</w:t>
        </w:r>
      </w:ins>
    </w:p>
    <w:p w14:paraId="7C27A734" w14:textId="77777777" w:rsidR="003F2C45" w:rsidRPr="002D6999" w:rsidRDefault="003F2C45" w:rsidP="003F2C45">
      <w:pPr>
        <w:pStyle w:val="ListParagraph"/>
        <w:numPr>
          <w:ilvl w:val="0"/>
          <w:numId w:val="16"/>
        </w:numPr>
        <w:tabs>
          <w:tab w:val="left" w:pos="630"/>
          <w:tab w:val="left" w:pos="720"/>
          <w:tab w:val="left" w:pos="1080"/>
        </w:tabs>
        <w:ind w:firstLine="720"/>
        <w:contextualSpacing w:val="0"/>
        <w:rPr>
          <w:ins w:id="1246" w:author="An Tran, ACA (BUV)" w:date="2024-09-12T14:24:00Z" w16du:dateUtc="2024-09-12T07:24:00Z"/>
          <w:rFonts w:ascii="iCiel Avenir LT Std 35 Light" w:hAnsi="iCiel Avenir LT Std 35 Light" w:cs="Arial"/>
          <w:sz w:val="22"/>
          <w:szCs w:val="22"/>
          <w:lang w:val="vi-VN" w:eastAsia="en-US"/>
        </w:rPr>
      </w:pPr>
      <w:ins w:id="1247" w:author="An Tran, ACA (BUV)" w:date="2024-09-12T14:24:00Z" w16du:dateUtc="2024-09-12T07:24:00Z">
        <w:r w:rsidRPr="002D6999">
          <w:rPr>
            <w:rFonts w:ascii="iCiel Avenir LT Std 35 Light" w:hAnsi="iCiel Avenir LT Std 35 Light" w:cs="Arial"/>
            <w:sz w:val="22"/>
            <w:szCs w:val="22"/>
            <w:lang w:val="vi-VN" w:eastAsia="en-US"/>
          </w:rPr>
          <w:t>A student who does not re-enrol on the agreed recommencement date, or who has not communicated intentions towards their studies by the end of their period of leave of absence, maywill be deemed to have withdrawn from the programme of study.</w:t>
        </w:r>
      </w:ins>
    </w:p>
    <w:p w14:paraId="184678B8" w14:textId="77777777" w:rsidR="003F2C45" w:rsidRPr="002D6999" w:rsidRDefault="003F2C45" w:rsidP="003F2C45">
      <w:pPr>
        <w:pStyle w:val="ListParagraph"/>
        <w:numPr>
          <w:ilvl w:val="0"/>
          <w:numId w:val="16"/>
        </w:numPr>
        <w:tabs>
          <w:tab w:val="left" w:pos="630"/>
          <w:tab w:val="left" w:pos="720"/>
          <w:tab w:val="left" w:pos="1080"/>
        </w:tabs>
        <w:ind w:firstLine="720"/>
        <w:contextualSpacing w:val="0"/>
        <w:rPr>
          <w:ins w:id="1248" w:author="An Tran, ACA (BUV)" w:date="2024-09-12T14:24:00Z" w16du:dateUtc="2024-09-12T07:24:00Z"/>
          <w:rFonts w:ascii="iCiel Avenir LT Std 35 Light" w:hAnsi="iCiel Avenir LT Std 35 Light" w:cs="Arial"/>
          <w:sz w:val="22"/>
          <w:szCs w:val="22"/>
          <w:lang w:val="vi-VN" w:eastAsia="en-US"/>
        </w:rPr>
      </w:pPr>
      <w:ins w:id="1249" w:author="An Tran, ACA (BUV)" w:date="2024-09-12T14:24:00Z" w16du:dateUtc="2024-09-12T07:24:00Z">
        <w:r w:rsidRPr="002D6999">
          <w:rPr>
            <w:rFonts w:ascii="iCiel Avenir LT Std 35 Light" w:hAnsi="iCiel Avenir LT Std 35 Light" w:cs="Arial"/>
            <w:sz w:val="22"/>
            <w:szCs w:val="22"/>
            <w:lang w:val="vi-VN" w:eastAsia="en-US"/>
          </w:rPr>
          <w:t xml:space="preserve">A student may undertake re-assessments (second attempt and assessment only) during a period of </w:t>
        </w:r>
        <w:r>
          <w:rPr>
            <w:rFonts w:ascii="iCiel Avenir LT Std 35 Light" w:hAnsi="iCiel Avenir LT Std 35 Light" w:cs="Arial"/>
            <w:sz w:val="22"/>
            <w:szCs w:val="22"/>
            <w:lang w:eastAsia="en-US"/>
          </w:rPr>
          <w:t>a break in study</w:t>
        </w:r>
        <w:r w:rsidRPr="002D6999">
          <w:rPr>
            <w:rFonts w:ascii="iCiel Avenir LT Std 35 Light" w:hAnsi="iCiel Avenir LT Std 35 Light" w:cs="Arial"/>
            <w:sz w:val="22"/>
            <w:szCs w:val="22"/>
            <w:lang w:val="vi-VN" w:eastAsia="en-US"/>
          </w:rPr>
          <w:t>, but may not repeat a module in its entirety nor attempt a module for the first time.</w:t>
        </w:r>
        <w:r>
          <w:rPr>
            <w:rFonts w:ascii="iCiel Avenir LT Std 35 Light" w:hAnsi="iCiel Avenir LT Std 35 Light" w:cs="Arial"/>
            <w:sz w:val="22"/>
            <w:szCs w:val="22"/>
            <w:lang w:eastAsia="en-US"/>
          </w:rPr>
          <w:t xml:space="preserve"> The decision will be made by Exam Board.</w:t>
        </w:r>
      </w:ins>
    </w:p>
    <w:p w14:paraId="6291E403" w14:textId="77777777" w:rsidR="003F2C45" w:rsidRPr="002D6999" w:rsidRDefault="003F2C45" w:rsidP="003F2C45">
      <w:pPr>
        <w:pStyle w:val="ListParagraph"/>
        <w:numPr>
          <w:ilvl w:val="0"/>
          <w:numId w:val="16"/>
        </w:numPr>
        <w:tabs>
          <w:tab w:val="left" w:pos="630"/>
          <w:tab w:val="left" w:pos="720"/>
          <w:tab w:val="left" w:pos="1080"/>
        </w:tabs>
        <w:ind w:firstLine="720"/>
        <w:contextualSpacing w:val="0"/>
        <w:rPr>
          <w:ins w:id="1250" w:author="An Tran, ACA (BUV)" w:date="2024-09-12T14:24:00Z" w16du:dateUtc="2024-09-12T07:24:00Z"/>
          <w:rFonts w:ascii="iCiel Avenir LT Std 35 Light" w:hAnsi="iCiel Avenir LT Std 35 Light" w:cs="Arial"/>
          <w:sz w:val="22"/>
          <w:szCs w:val="22"/>
          <w:lang w:val="vi-VN" w:eastAsia="en-US"/>
        </w:rPr>
      </w:pPr>
      <w:ins w:id="1251" w:author="An Tran, ACA (BUV)" w:date="2024-09-12T14:24:00Z" w16du:dateUtc="2024-09-12T07:24:00Z">
        <w:r w:rsidRPr="002D6999">
          <w:rPr>
            <w:rFonts w:ascii="iCiel Avenir LT Std 35 Light" w:hAnsi="iCiel Avenir LT Std 35 Light" w:cs="Arial"/>
            <w:sz w:val="22"/>
            <w:szCs w:val="22"/>
            <w:lang w:val="vi-VN" w:eastAsia="en-US"/>
          </w:rPr>
          <w:t>Any module for which the first attempt assessment has not been completed at the</w:t>
        </w:r>
        <w:r w:rsidRPr="002D6999">
          <w:rPr>
            <w:rFonts w:ascii="Arial" w:hAnsi="Arial" w:cs="Arial"/>
            <w:sz w:val="22"/>
            <w:szCs w:val="22"/>
            <w:lang w:val="vi-VN" w:eastAsia="en-US"/>
          </w:rPr>
          <w:t> </w:t>
        </w:r>
        <w:r w:rsidRPr="002D6999">
          <w:rPr>
            <w:rFonts w:ascii="iCiel Avenir LT Std 35 Light" w:hAnsi="iCiel Avenir LT Std 35 Light" w:cs="Arial"/>
            <w:sz w:val="22"/>
            <w:szCs w:val="22"/>
            <w:lang w:val="vi-VN" w:eastAsia="en-US"/>
          </w:rPr>
          <w:t>point of leave of absence may not be resumed following return to studies; the module must be</w:t>
        </w:r>
        <w:r w:rsidRPr="002D6999">
          <w:rPr>
            <w:rFonts w:ascii="Arial" w:hAnsi="Arial" w:cs="Arial"/>
            <w:sz w:val="22"/>
            <w:szCs w:val="22"/>
            <w:lang w:val="vi-VN" w:eastAsia="en-US"/>
          </w:rPr>
          <w:t> </w:t>
        </w:r>
        <w:r w:rsidRPr="002D6999">
          <w:rPr>
            <w:rFonts w:ascii="iCiel Avenir LT Std 35 Light" w:hAnsi="iCiel Avenir LT Std 35 Light" w:cs="Arial"/>
            <w:sz w:val="22"/>
            <w:szCs w:val="22"/>
            <w:lang w:val="vi-VN" w:eastAsia="en-US"/>
          </w:rPr>
          <w:t>repeated.</w:t>
        </w:r>
      </w:ins>
    </w:p>
    <w:p w14:paraId="11E537A3" w14:textId="77777777" w:rsidR="003F2C45" w:rsidRPr="004373E8" w:rsidRDefault="003F2C45" w:rsidP="003F2C45">
      <w:pPr>
        <w:tabs>
          <w:tab w:val="left" w:pos="630"/>
          <w:tab w:val="left" w:pos="720"/>
          <w:tab w:val="left" w:pos="1080"/>
        </w:tabs>
        <w:ind w:firstLine="0"/>
        <w:rPr>
          <w:ins w:id="1252" w:author="An Tran, ACA (BUV)" w:date="2024-09-12T14:24:00Z" w16du:dateUtc="2024-09-12T07:24:00Z"/>
          <w:rFonts w:ascii="iCiel Avenir LT Std 35 Light" w:hAnsi="iCiel Avenir LT Std 35 Light" w:cs="Arial"/>
          <w:sz w:val="22"/>
          <w:szCs w:val="22"/>
          <w:lang w:val="vi-VN"/>
        </w:rPr>
      </w:pPr>
      <w:ins w:id="1253" w:author="An Tran, ACA (BUV)" w:date="2024-09-12T14:24:00Z" w16du:dateUtc="2024-09-12T07:24:00Z">
        <w:r w:rsidRPr="004373E8">
          <w:rPr>
            <w:rFonts w:ascii="iCiel Avenir LT Std 35 Light" w:hAnsi="iCiel Avenir LT Std 35 Light" w:cs="Arial"/>
            <w:sz w:val="22"/>
            <w:szCs w:val="22"/>
            <w:lang w:val="vi-VN"/>
          </w:rPr>
          <w:t xml:space="preserve">Students need to pay the non-refundable VND 2,000,000 administrative fee for the processing of the deferment programme request. Any changes in the fees levied by the University are the responsibility of the student. </w:t>
        </w:r>
      </w:ins>
    </w:p>
    <w:p w14:paraId="219414F3" w14:textId="77777777" w:rsidR="003F2C45" w:rsidRPr="004373E8" w:rsidRDefault="003F2C45" w:rsidP="003F2C45">
      <w:pPr>
        <w:tabs>
          <w:tab w:val="left" w:pos="630"/>
          <w:tab w:val="left" w:pos="720"/>
          <w:tab w:val="left" w:pos="1080"/>
        </w:tabs>
        <w:ind w:firstLine="0"/>
        <w:rPr>
          <w:ins w:id="1254" w:author="An Tran, ACA (BUV)" w:date="2024-09-12T14:24:00Z" w16du:dateUtc="2024-09-12T07:24:00Z"/>
          <w:rFonts w:ascii="iCiel Avenir LT Std 35 Light" w:hAnsi="iCiel Avenir LT Std 35 Light" w:cs="Arial"/>
          <w:sz w:val="22"/>
          <w:szCs w:val="22"/>
          <w:lang w:val="vi-VN"/>
        </w:rPr>
      </w:pPr>
      <w:ins w:id="1255" w:author="An Tran, ACA (BUV)" w:date="2024-09-12T14:24:00Z" w16du:dateUtc="2024-09-12T07:24:00Z">
        <w:r w:rsidRPr="004373E8">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when the student officially requests for a Deferral via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sz w:val="22"/>
            <w:szCs w:val="22"/>
            <w:lang w:val="vi-VN"/>
          </w:rPr>
          <w:t>studentservice@buv.edu.vn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at the Student Information Counter on level 2, BUV Ecopark Campus. </w:t>
        </w:r>
      </w:ins>
    </w:p>
    <w:p w14:paraId="48F4729D" w14:textId="77777777" w:rsidR="003F2C45" w:rsidRPr="004373E8" w:rsidRDefault="003F2C45" w:rsidP="003F2C45">
      <w:pPr>
        <w:tabs>
          <w:tab w:val="left" w:pos="630"/>
          <w:tab w:val="left" w:pos="720"/>
          <w:tab w:val="left" w:pos="1080"/>
        </w:tabs>
        <w:ind w:firstLine="0"/>
        <w:rPr>
          <w:ins w:id="1256" w:author="An Tran, ACA (BUV)" w:date="2024-09-12T14:24:00Z" w16du:dateUtc="2024-09-12T07:24:00Z"/>
          <w:rFonts w:ascii="iCiel Avenir LT Std 35 Light" w:hAnsi="iCiel Avenir LT Std 35 Light" w:cs="Arial"/>
          <w:i/>
          <w:iCs/>
          <w:sz w:val="22"/>
          <w:szCs w:val="22"/>
          <w:lang w:val="vi-VN"/>
        </w:rPr>
      </w:pPr>
      <w:ins w:id="1257" w:author="An Tran, ACA (BUV)" w:date="2024-09-12T14:24:00Z" w16du:dateUtc="2024-09-12T07:24:00Z">
        <w:r w:rsidRPr="004373E8">
          <w:rPr>
            <w:rFonts w:ascii="iCiel Avenir LT Std 35 Light" w:hAnsi="iCiel Avenir LT Std 35 Light" w:cs="Arial"/>
            <w:i/>
            <w:iCs/>
            <w:sz w:val="22"/>
            <w:szCs w:val="22"/>
            <w:lang w:val="vi-VN"/>
          </w:rPr>
          <w:t>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n Xin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kết quả học tập để tạm dừng việc học và quay trở lại khi đã sẵn sàng.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quan tr</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d</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ki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m tra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nh gi</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ng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kh</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ng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c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w:t>
        </w:r>
      </w:ins>
    </w:p>
    <w:p w14:paraId="64DDBDAF" w14:textId="77777777" w:rsidR="003F2C45" w:rsidRPr="004373E8" w:rsidRDefault="003F2C45" w:rsidP="003F2C45">
      <w:pPr>
        <w:tabs>
          <w:tab w:val="left" w:pos="630"/>
          <w:tab w:val="left" w:pos="720"/>
          <w:tab w:val="left" w:pos="1080"/>
        </w:tabs>
        <w:ind w:firstLine="0"/>
        <w:rPr>
          <w:ins w:id="1258" w:author="An Tran, ACA (BUV)" w:date="2024-09-12T14:24:00Z" w16du:dateUtc="2024-09-12T07:24:00Z"/>
          <w:rFonts w:ascii="iCiel Avenir LT Std 35 Light" w:hAnsi="iCiel Avenir LT Std 35 Light" w:cs="Arial"/>
          <w:i/>
          <w:iCs/>
          <w:sz w:val="22"/>
          <w:szCs w:val="22"/>
          <w:lang w:val="vi-VN"/>
        </w:rPr>
      </w:pPr>
      <w:ins w:id="1259" w:author="An Tran, ACA (BUV)" w:date="2024-09-12T14:24:00Z" w16du:dateUtc="2024-09-12T07:24:00Z">
        <w:r w:rsidRPr="004373E8">
          <w:rPr>
            <w:rFonts w:ascii="iCiel Avenir LT Std 35 Light" w:hAnsi="iCiel Avenir LT Std 35 Light" w:cs="Arial"/>
            <w:i/>
            <w:iCs/>
            <w:sz w:val="22"/>
            <w:szCs w:val="22"/>
            <w:lang w:val="vi-VN"/>
          </w:rPr>
          <w:t>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w:t>
        </w:r>
      </w:ins>
    </w:p>
    <w:p w14:paraId="29C2DBCF" w14:textId="77777777" w:rsidR="003F2C45" w:rsidRPr="004373E8" w:rsidRDefault="003F2C45" w:rsidP="003F2C45">
      <w:pPr>
        <w:pStyle w:val="paragraph"/>
        <w:numPr>
          <w:ilvl w:val="0"/>
          <w:numId w:val="10"/>
        </w:numPr>
        <w:tabs>
          <w:tab w:val="left" w:pos="630"/>
          <w:tab w:val="left" w:pos="720"/>
          <w:tab w:val="left" w:pos="1080"/>
        </w:tabs>
        <w:ind w:left="360" w:firstLine="360"/>
        <w:textAlignment w:val="baseline"/>
        <w:rPr>
          <w:ins w:id="1260" w:author="An Tran, ACA (BUV)" w:date="2024-09-12T14:24:00Z" w16du:dateUtc="2024-09-12T07:24:00Z"/>
          <w:rFonts w:ascii="iCiel Avenir LT Std 35 Light" w:hAnsi="iCiel Avenir LT Std 35 Light" w:cs="Arial"/>
          <w:i/>
          <w:iCs/>
          <w:sz w:val="22"/>
          <w:szCs w:val="22"/>
          <w:lang w:val="vi-VN"/>
        </w:rPr>
      </w:pPr>
      <w:ins w:id="1261" w:author="An Tran, ACA (BUV)" w:date="2024-09-12T14:24:00Z" w16du:dateUtc="2024-09-12T07:24:00Z">
        <w:r w:rsidRPr="004373E8">
          <w:rPr>
            <w:rFonts w:ascii="iCiel Avenir LT Std 35 Light" w:hAnsi="iCiel Avenir LT Std 35 Light" w:cs="Arial"/>
            <w:i/>
            <w:iCs/>
            <w:sz w:val="22"/>
            <w:szCs w:val="22"/>
            <w:lang w:val="vi-VN"/>
          </w:rPr>
          <w:t>Khi bảo lưu, sinh viên sẽ không học tập cùng với khóa ban đầu của mình.</w:t>
        </w:r>
      </w:ins>
    </w:p>
    <w:p w14:paraId="337769FE" w14:textId="77777777" w:rsidR="003F2C45" w:rsidRPr="00E532F2" w:rsidRDefault="003F2C45" w:rsidP="003F2C45">
      <w:pPr>
        <w:pStyle w:val="paragraph"/>
        <w:numPr>
          <w:ilvl w:val="0"/>
          <w:numId w:val="10"/>
        </w:numPr>
        <w:tabs>
          <w:tab w:val="left" w:pos="630"/>
          <w:tab w:val="left" w:pos="720"/>
          <w:tab w:val="left" w:pos="1080"/>
        </w:tabs>
        <w:ind w:left="360" w:firstLine="360"/>
        <w:textAlignment w:val="baseline"/>
        <w:rPr>
          <w:ins w:id="1262" w:author="An Tran, ACA (BUV)" w:date="2024-09-12T14:24:00Z" w16du:dateUtc="2024-09-12T07:24:00Z"/>
          <w:rFonts w:ascii="iCiel Avenir LT Std 35 Light" w:hAnsi="iCiel Avenir LT Std 35 Light" w:cs="Arial"/>
          <w:i/>
          <w:iCs/>
          <w:sz w:val="22"/>
          <w:szCs w:val="22"/>
          <w:lang w:val="vi-VN"/>
        </w:rPr>
      </w:pPr>
      <w:ins w:id="1263" w:author="An Tran, ACA (BUV)" w:date="2024-09-12T14:24:00Z" w16du:dateUtc="2024-09-12T07:24:00Z">
        <w:r w:rsidRPr="004373E8">
          <w:rPr>
            <w:rFonts w:ascii="iCiel Avenir LT Std 35 Light" w:hAnsi="iCiel Avenir LT Std 35 Light" w:cs="Arial"/>
            <w:i/>
            <w:iCs/>
            <w:sz w:val="22"/>
            <w:szCs w:val="22"/>
            <w:lang w:val="vi-VN"/>
          </w:rPr>
          <w:t>Chương trình học có thể đã thay đổi hoặc không có lớp học khi sinh viên quay trở lại.</w:t>
        </w:r>
      </w:ins>
    </w:p>
    <w:p w14:paraId="072A0E4B" w14:textId="77777777" w:rsidR="003F2C45" w:rsidRPr="00E532F2" w:rsidRDefault="003F2C45" w:rsidP="003F2C45">
      <w:pPr>
        <w:pStyle w:val="paragraph"/>
        <w:numPr>
          <w:ilvl w:val="0"/>
          <w:numId w:val="10"/>
        </w:numPr>
        <w:tabs>
          <w:tab w:val="left" w:pos="630"/>
          <w:tab w:val="left" w:pos="720"/>
          <w:tab w:val="left" w:pos="1080"/>
        </w:tabs>
        <w:ind w:left="360" w:firstLine="360"/>
        <w:textAlignment w:val="baseline"/>
        <w:rPr>
          <w:ins w:id="1264" w:author="An Tran, ACA (BUV)" w:date="2024-09-12T14:24:00Z" w16du:dateUtc="2024-09-12T07:24:00Z"/>
          <w:rFonts w:ascii="iCiel Avenir LT Std 35 Light" w:hAnsi="iCiel Avenir LT Std 35 Light" w:cs="Arial"/>
          <w:i/>
          <w:iCs/>
          <w:sz w:val="22"/>
          <w:szCs w:val="22"/>
          <w:lang w:val="vi-VN"/>
        </w:rPr>
      </w:pPr>
      <w:ins w:id="1265" w:author="An Tran, ACA (BUV)" w:date="2024-09-12T14:24:00Z" w16du:dateUtc="2024-09-12T07:24:00Z">
        <w:r w:rsidRPr="00E532F2">
          <w:rPr>
            <w:rFonts w:ascii="iCiel Avenir LT Std 35 Light" w:hAnsi="iCiel Avenir LT Std 35 Light" w:cs="Arial"/>
            <w:i/>
            <w:iCs/>
            <w:sz w:val="22"/>
            <w:szCs w:val="22"/>
            <w:lang w:val="vi-VN"/>
          </w:rPr>
          <w:t xml:space="preserve">Sinh viên có thể tạm dừng chương trình học của mình với tổng thời gian tối đa là hai năm. </w:t>
        </w:r>
      </w:ins>
    </w:p>
    <w:p w14:paraId="7372FEA0" w14:textId="77777777" w:rsidR="003F2C45" w:rsidRPr="00E532F2" w:rsidRDefault="003F2C45" w:rsidP="003F2C45">
      <w:pPr>
        <w:pStyle w:val="paragraph"/>
        <w:numPr>
          <w:ilvl w:val="0"/>
          <w:numId w:val="10"/>
        </w:numPr>
        <w:tabs>
          <w:tab w:val="left" w:pos="630"/>
          <w:tab w:val="left" w:pos="720"/>
          <w:tab w:val="left" w:pos="1080"/>
        </w:tabs>
        <w:ind w:left="360" w:firstLine="360"/>
        <w:textAlignment w:val="baseline"/>
        <w:rPr>
          <w:ins w:id="1266" w:author="An Tran, ACA (BUV)" w:date="2024-09-12T14:24:00Z" w16du:dateUtc="2024-09-12T07:24:00Z"/>
          <w:rFonts w:ascii="iCiel Avenir LT Std 35 Light" w:hAnsi="iCiel Avenir LT Std 35 Light" w:cs="Arial"/>
          <w:i/>
          <w:iCs/>
          <w:sz w:val="22"/>
          <w:szCs w:val="22"/>
          <w:lang w:val="vi-VN"/>
        </w:rPr>
      </w:pPr>
      <w:ins w:id="1267" w:author="An Tran, ACA (BUV)" w:date="2024-09-12T14:24:00Z" w16du:dateUtc="2024-09-12T07:24:00Z">
        <w:r w:rsidRPr="00E532F2">
          <w:rPr>
            <w:rFonts w:ascii="iCiel Avenir LT Std 35 Light" w:hAnsi="iCiel Avenir LT Std 35 Light" w:cs="Arial"/>
            <w:i/>
            <w:iCs/>
            <w:sz w:val="22"/>
            <w:szCs w:val="22"/>
            <w:lang w:val="vi-VN"/>
          </w:rPr>
          <w:t xml:space="preserve">Trong trường hợp chương trình học bị ngừng hoặc có thay đổi đáng kể, </w:t>
        </w:r>
        <w:r>
          <w:rPr>
            <w:rFonts w:ascii="iCiel Avenir LT Std 35 Light" w:hAnsi="iCiel Avenir LT Std 35 Light" w:cs="Arial"/>
            <w:i/>
            <w:iCs/>
            <w:sz w:val="22"/>
            <w:szCs w:val="22"/>
          </w:rPr>
          <w:t xml:space="preserve">sinh viên </w:t>
        </w:r>
        <w:r w:rsidRPr="00E532F2">
          <w:rPr>
            <w:rFonts w:ascii="iCiel Avenir LT Std 35 Light" w:hAnsi="iCiel Avenir LT Std 35 Light" w:cs="Arial"/>
            <w:i/>
            <w:iCs/>
            <w:sz w:val="22"/>
            <w:szCs w:val="22"/>
            <w:lang w:val="vi-VN"/>
          </w:rPr>
          <w:t>có thể</w:t>
        </w:r>
        <w:r>
          <w:rPr>
            <w:rFonts w:ascii="iCiel Avenir LT Std 35 Light" w:hAnsi="iCiel Avenir LT Std 35 Light" w:cs="Arial"/>
            <w:i/>
            <w:iCs/>
            <w:sz w:val="22"/>
            <w:szCs w:val="22"/>
          </w:rPr>
          <w:t xml:space="preserve"> không được</w:t>
        </w:r>
        <w:r w:rsidRPr="00E532F2">
          <w:rPr>
            <w:rFonts w:ascii="iCiel Avenir LT Std 35 Light" w:hAnsi="iCiel Avenir LT Std 35 Light" w:cs="Arial"/>
            <w:i/>
            <w:iCs/>
            <w:sz w:val="22"/>
            <w:szCs w:val="22"/>
            <w:lang w:val="vi-VN"/>
          </w:rPr>
          <w:t xml:space="preserve"> chấp thuận cho </w:t>
        </w:r>
        <w:r>
          <w:rPr>
            <w:rFonts w:ascii="iCiel Avenir LT Std 35 Light" w:hAnsi="iCiel Avenir LT Std 35 Light" w:cs="Arial"/>
            <w:i/>
            <w:iCs/>
            <w:sz w:val="22"/>
            <w:szCs w:val="22"/>
          </w:rPr>
          <w:t>bảo lưu</w:t>
        </w:r>
        <w:r w:rsidRPr="00E532F2">
          <w:rPr>
            <w:rFonts w:ascii="iCiel Avenir LT Std 35 Light" w:hAnsi="iCiel Avenir LT Std 35 Light" w:cs="Arial"/>
            <w:i/>
            <w:iCs/>
            <w:sz w:val="22"/>
            <w:szCs w:val="22"/>
            <w:lang w:val="vi-VN"/>
          </w:rPr>
          <w:t xml:space="preserve">. </w:t>
        </w:r>
      </w:ins>
    </w:p>
    <w:p w14:paraId="1D9F46D9" w14:textId="77777777" w:rsidR="003F2C45" w:rsidRPr="00E532F2" w:rsidRDefault="003F2C45" w:rsidP="003F2C45">
      <w:pPr>
        <w:pStyle w:val="paragraph"/>
        <w:numPr>
          <w:ilvl w:val="0"/>
          <w:numId w:val="10"/>
        </w:numPr>
        <w:tabs>
          <w:tab w:val="left" w:pos="630"/>
          <w:tab w:val="left" w:pos="720"/>
          <w:tab w:val="left" w:pos="1080"/>
        </w:tabs>
        <w:ind w:left="360" w:firstLine="360"/>
        <w:textAlignment w:val="baseline"/>
        <w:rPr>
          <w:ins w:id="1268" w:author="An Tran, ACA (BUV)" w:date="2024-09-12T14:24:00Z" w16du:dateUtc="2024-09-12T07:24:00Z"/>
          <w:rFonts w:ascii="iCiel Avenir LT Std 35 Light" w:hAnsi="iCiel Avenir LT Std 35 Light" w:cs="Arial"/>
          <w:i/>
          <w:iCs/>
          <w:sz w:val="22"/>
          <w:szCs w:val="22"/>
          <w:lang w:val="vi-VN"/>
        </w:rPr>
      </w:pPr>
      <w:ins w:id="1269" w:author="An Tran, ACA (BUV)" w:date="2024-09-12T14:24:00Z" w16du:dateUtc="2024-09-12T07:24:00Z">
        <w:r w:rsidRPr="00E532F2">
          <w:rPr>
            <w:rFonts w:ascii="iCiel Avenir LT Std 35 Light" w:hAnsi="iCiel Avenir LT Std 35 Light" w:cs="Arial"/>
            <w:i/>
            <w:iCs/>
            <w:sz w:val="22"/>
            <w:szCs w:val="22"/>
            <w:lang w:val="vi-VN"/>
          </w:rPr>
          <w:t xml:space="preserve">Sinh viên không đăng ký </w:t>
        </w:r>
        <w:r>
          <w:rPr>
            <w:rFonts w:ascii="iCiel Avenir LT Std 35 Light" w:hAnsi="iCiel Avenir LT Std 35 Light" w:cs="Arial"/>
            <w:i/>
            <w:iCs/>
            <w:sz w:val="22"/>
            <w:szCs w:val="22"/>
          </w:rPr>
          <w:t xml:space="preserve">môn vào </w:t>
        </w:r>
        <w:r w:rsidRPr="00E532F2">
          <w:rPr>
            <w:rFonts w:ascii="iCiel Avenir LT Std 35 Light" w:hAnsi="iCiel Avenir LT Std 35 Light" w:cs="Arial"/>
            <w:i/>
            <w:iCs/>
            <w:sz w:val="22"/>
            <w:szCs w:val="22"/>
            <w:lang w:val="vi-VN"/>
          </w:rPr>
          <w:t xml:space="preserve">ngày </w:t>
        </w:r>
        <w:r>
          <w:rPr>
            <w:rFonts w:ascii="iCiel Avenir LT Std 35 Light" w:hAnsi="iCiel Avenir LT Std 35 Light" w:cs="Arial"/>
            <w:i/>
            <w:iCs/>
            <w:sz w:val="22"/>
            <w:szCs w:val="22"/>
          </w:rPr>
          <w:t>quay trở lại học theo như kế hoạch</w:t>
        </w:r>
        <w:r w:rsidRPr="00E532F2">
          <w:rPr>
            <w:rFonts w:ascii="iCiel Avenir LT Std 35 Light" w:hAnsi="iCiel Avenir LT Std 35 Light" w:cs="Arial"/>
            <w:i/>
            <w:iCs/>
            <w:sz w:val="22"/>
            <w:szCs w:val="22"/>
            <w:lang w:val="vi-VN"/>
          </w:rPr>
          <w:t xml:space="preserve">, hoặc không thông báo ý định học tập trước khi hết thời gian nghỉ học, sẽ được coi là đã rút khỏi chương trình học. </w:t>
        </w:r>
      </w:ins>
    </w:p>
    <w:p w14:paraId="026DBD17" w14:textId="77777777" w:rsidR="003F2C45" w:rsidRPr="00E532F2" w:rsidRDefault="003F2C45" w:rsidP="003F2C45">
      <w:pPr>
        <w:pStyle w:val="paragraph"/>
        <w:numPr>
          <w:ilvl w:val="0"/>
          <w:numId w:val="10"/>
        </w:numPr>
        <w:tabs>
          <w:tab w:val="left" w:pos="630"/>
          <w:tab w:val="left" w:pos="720"/>
          <w:tab w:val="left" w:pos="1080"/>
        </w:tabs>
        <w:ind w:left="360" w:firstLine="360"/>
        <w:textAlignment w:val="baseline"/>
        <w:rPr>
          <w:ins w:id="1270" w:author="An Tran, ACA (BUV)" w:date="2024-09-12T14:24:00Z" w16du:dateUtc="2024-09-12T07:24:00Z"/>
          <w:rFonts w:ascii="iCiel Avenir LT Std 35 Light" w:hAnsi="iCiel Avenir LT Std 35 Light" w:cs="Arial"/>
          <w:i/>
          <w:iCs/>
          <w:sz w:val="22"/>
          <w:szCs w:val="22"/>
          <w:lang w:val="vi-VN"/>
        </w:rPr>
      </w:pPr>
      <w:ins w:id="1271" w:author="An Tran, ACA (BUV)" w:date="2024-09-12T14:24:00Z" w16du:dateUtc="2024-09-12T07:24:00Z">
        <w:r w:rsidRPr="00E532F2">
          <w:rPr>
            <w:rFonts w:ascii="iCiel Avenir LT Std 35 Light" w:hAnsi="iCiel Avenir LT Std 35 Light" w:cs="Arial"/>
            <w:i/>
            <w:iCs/>
            <w:sz w:val="22"/>
            <w:szCs w:val="22"/>
            <w:lang w:val="vi-VN"/>
          </w:rPr>
          <w:t xml:space="preserve">Sinh viên có thể tham gia các kỳ thi lại trong thời gian </w:t>
        </w:r>
        <w:r>
          <w:rPr>
            <w:rFonts w:ascii="iCiel Avenir LT Std 35 Light" w:hAnsi="iCiel Avenir LT Std 35 Light" w:cs="Arial"/>
            <w:i/>
            <w:iCs/>
            <w:sz w:val="22"/>
            <w:szCs w:val="22"/>
          </w:rPr>
          <w:t>bảo lưu</w:t>
        </w:r>
        <w:r w:rsidRPr="00E532F2">
          <w:rPr>
            <w:rFonts w:ascii="iCiel Avenir LT Std 35 Light" w:hAnsi="iCiel Avenir LT Std 35 Light" w:cs="Arial"/>
            <w:i/>
            <w:iCs/>
            <w:sz w:val="22"/>
            <w:szCs w:val="22"/>
            <w:lang w:val="vi-VN"/>
          </w:rPr>
          <w:t xml:space="preserve">, nhưng không được phép học lại toàn bộ một môn học hoặc thi lần đầu cho một môn học mới. </w:t>
        </w:r>
        <w:r>
          <w:rPr>
            <w:rFonts w:ascii="iCiel Avenir LT Std 35 Light" w:hAnsi="iCiel Avenir LT Std 35 Light" w:cs="Arial"/>
            <w:i/>
            <w:iCs/>
            <w:sz w:val="22"/>
            <w:szCs w:val="22"/>
          </w:rPr>
          <w:t>Quyết định cụ thể sẽ được đưa ra bởi Hội đồng khảo thí.</w:t>
        </w:r>
      </w:ins>
    </w:p>
    <w:p w14:paraId="46FBCF0E" w14:textId="77777777" w:rsidR="003F2C45" w:rsidRPr="00E532F2" w:rsidRDefault="003F2C45" w:rsidP="003F2C45">
      <w:pPr>
        <w:pStyle w:val="paragraph"/>
        <w:numPr>
          <w:ilvl w:val="0"/>
          <w:numId w:val="10"/>
        </w:numPr>
        <w:tabs>
          <w:tab w:val="left" w:pos="630"/>
          <w:tab w:val="left" w:pos="720"/>
          <w:tab w:val="left" w:pos="1080"/>
        </w:tabs>
        <w:ind w:left="360" w:firstLine="360"/>
        <w:textAlignment w:val="baseline"/>
        <w:rPr>
          <w:ins w:id="1272" w:author="An Tran, ACA (BUV)" w:date="2024-09-12T14:24:00Z" w16du:dateUtc="2024-09-12T07:24:00Z"/>
          <w:rFonts w:ascii="iCiel Avenir LT Std 35 Light" w:hAnsi="iCiel Avenir LT Std 35 Light" w:cs="Arial"/>
          <w:i/>
          <w:iCs/>
          <w:sz w:val="22"/>
          <w:szCs w:val="22"/>
          <w:lang w:val="vi-VN"/>
        </w:rPr>
      </w:pPr>
      <w:ins w:id="1273" w:author="An Tran, ACA (BUV)" w:date="2024-09-12T14:24:00Z" w16du:dateUtc="2024-09-12T07:24:00Z">
        <w:r w:rsidRPr="00E532F2">
          <w:rPr>
            <w:rFonts w:ascii="iCiel Avenir LT Std 35 Light" w:hAnsi="iCiel Avenir LT Std 35 Light" w:cs="Arial"/>
            <w:i/>
            <w:iCs/>
            <w:sz w:val="22"/>
            <w:szCs w:val="22"/>
            <w:lang w:val="vi-VN"/>
          </w:rPr>
          <w:t xml:space="preserve">Bất kỳ môn học nào mà sinh viên chưa hoàn thành bài kiểm tra lần đầu tiên tại thời điểm </w:t>
        </w:r>
        <w:r>
          <w:rPr>
            <w:rFonts w:ascii="iCiel Avenir LT Std 35 Light" w:hAnsi="iCiel Avenir LT Std 35 Light" w:cs="Arial"/>
            <w:i/>
            <w:iCs/>
            <w:sz w:val="22"/>
            <w:szCs w:val="22"/>
          </w:rPr>
          <w:t>bảo lưu</w:t>
        </w:r>
        <w:r w:rsidRPr="00E532F2">
          <w:rPr>
            <w:rFonts w:ascii="iCiel Avenir LT Std 35 Light" w:hAnsi="iCiel Avenir LT Std 35 Light" w:cs="Arial"/>
            <w:i/>
            <w:iCs/>
            <w:sz w:val="22"/>
            <w:szCs w:val="22"/>
            <w:lang w:val="vi-VN"/>
          </w:rPr>
          <w:t xml:space="preserve"> sẽ không được tiếp tục sau khi </w:t>
        </w:r>
        <w:r>
          <w:rPr>
            <w:rFonts w:ascii="iCiel Avenir LT Std 35 Light" w:hAnsi="iCiel Avenir LT Std 35 Light" w:cs="Arial"/>
            <w:i/>
            <w:iCs/>
            <w:sz w:val="22"/>
            <w:szCs w:val="22"/>
          </w:rPr>
          <w:t xml:space="preserve">quay </w:t>
        </w:r>
        <w:r w:rsidRPr="00E532F2">
          <w:rPr>
            <w:rFonts w:ascii="iCiel Avenir LT Std 35 Light" w:hAnsi="iCiel Avenir LT Std 35 Light" w:cs="Arial"/>
            <w:i/>
            <w:iCs/>
            <w:sz w:val="22"/>
            <w:szCs w:val="22"/>
            <w:lang w:val="vi-VN"/>
          </w:rPr>
          <w:t>trở lại học; môn học đó phải được học lại từ đầu.</w:t>
        </w:r>
      </w:ins>
    </w:p>
    <w:p w14:paraId="454332AA" w14:textId="77777777" w:rsidR="003F2C45" w:rsidRPr="00E532F2" w:rsidRDefault="003F2C45" w:rsidP="003F2C45">
      <w:pPr>
        <w:pStyle w:val="paragraph"/>
        <w:tabs>
          <w:tab w:val="left" w:pos="630"/>
          <w:tab w:val="left" w:pos="720"/>
          <w:tab w:val="left" w:pos="1080"/>
        </w:tabs>
        <w:textAlignment w:val="baseline"/>
        <w:rPr>
          <w:ins w:id="1274" w:author="An Tran, ACA (BUV)" w:date="2024-09-12T14:24:00Z" w16du:dateUtc="2024-09-12T07:24:00Z"/>
          <w:rFonts w:ascii="iCiel Avenir LT Std 35 Light" w:hAnsi="iCiel Avenir LT Std 35 Light" w:cs="Arial"/>
          <w:i/>
          <w:iCs/>
          <w:sz w:val="22"/>
          <w:szCs w:val="22"/>
          <w:lang w:val="vi-VN"/>
        </w:rPr>
      </w:pPr>
      <w:ins w:id="1275" w:author="An Tran, ACA (BUV)" w:date="2024-09-12T14:24:00Z" w16du:dateUtc="2024-09-12T07:24:00Z">
        <w:r w:rsidRPr="00E532F2">
          <w:rPr>
            <w:rFonts w:ascii="iCiel Avenir LT Std 35 Light" w:hAnsi="iCiel Avenir LT Std 35 Light" w:cs="Arial"/>
            <w:i/>
            <w:iCs/>
            <w:sz w:val="22"/>
            <w:szCs w:val="22"/>
            <w:lang w:val="vi-VN"/>
          </w:rPr>
          <w:t>Sinh viên cần đóng phí hành chính không hoàn lại là 2.000.000 VNĐ để tiến hành thủ tục bảo lưu kết quả học tập. Sinh viên cần chịu trách nhiệm về bất kỳ thay đổi về học phí được áp dụng theo chính sách hiện hành.</w:t>
        </w:r>
      </w:ins>
    </w:p>
    <w:p w14:paraId="75F87F0C" w14:textId="3DFB87CA" w:rsidR="00661D05" w:rsidRPr="004373E8" w:rsidDel="003F2C45" w:rsidRDefault="003F2C45" w:rsidP="003F2C45">
      <w:pPr>
        <w:tabs>
          <w:tab w:val="left" w:pos="630"/>
          <w:tab w:val="left" w:pos="720"/>
          <w:tab w:val="left" w:pos="1080"/>
        </w:tabs>
        <w:ind w:firstLine="0"/>
        <w:rPr>
          <w:del w:id="1276" w:author="An Tran, ACA (BUV)" w:date="2024-09-12T14:24:00Z" w16du:dateUtc="2024-09-12T07:24:00Z"/>
          <w:rFonts w:ascii="iCiel Avenir LT Std 35 Light" w:hAnsi="iCiel Avenir LT Std 35 Light" w:cs="Arial"/>
          <w:sz w:val="22"/>
          <w:szCs w:val="22"/>
          <w:lang w:val="vi-VN"/>
        </w:rPr>
      </w:pPr>
      <w:ins w:id="1277" w:author="An Tran, ACA (BUV)" w:date="2024-09-12T14:24:00Z" w16du:dateUtc="2024-09-12T07:24: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Bộ phận Thông tin Sinh viên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bảo lưu. Phòng Thông tin 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về quy trình bảo lưu thông qua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4373E8">
          <w:rPr>
            <w:rStyle w:val="Hyperlink"/>
            <w:rFonts w:ascii="iCiel Avenir LT Std 35 Light" w:hAnsi="iCiel Avenir LT Std 35 Light" w:cs="Arial"/>
            <w:sz w:val="22"/>
            <w:szCs w:val="22"/>
            <w:lang w:val="vi-VN"/>
          </w:rPr>
          <w:t xml:space="preserve"> </w:t>
        </w:r>
        <w:r w:rsidRPr="004373E8">
          <w:rPr>
            <w:rFonts w:ascii="iCiel Avenir LT Std 35 Light" w:hAnsi="iCiel Avenir LT Std 35 Light" w:cs="Arial"/>
            <w:i/>
            <w:iCs/>
            <w:sz w:val="22"/>
            <w:szCs w:val="22"/>
            <w:lang w:val="vi-VN"/>
          </w:rPr>
          <w:t>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c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qu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y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w:t>
        </w:r>
      </w:ins>
      <w:del w:id="1278" w:author="An Tran, ACA (BUV)" w:date="2024-09-12T14:24:00Z" w16du:dateUtc="2024-09-12T07:24:00Z">
        <w:r w:rsidR="00661D05" w:rsidRPr="004373E8" w:rsidDel="003F2C45">
          <w:rPr>
            <w:rFonts w:ascii="iCiel Avenir LT Std 35 Light" w:hAnsi="iCiel Avenir LT Std 35 Light" w:cs="Arial"/>
            <w:sz w:val="22"/>
            <w:szCs w:val="22"/>
            <w:lang w:val="vi-VN"/>
          </w:rPr>
          <w:delText xml:space="preserve">In times of difficulty, students might apply for a Deferral/ Break-in-Study to put a temporary hold on their study and return when they are ready to perform at their best ability again. Taking a break is a significant decision. A break in study cannot be used to avoid assessments but should be used </w:delText>
        </w:r>
        <w:r w:rsidR="000969A0" w:rsidRPr="004373E8" w:rsidDel="003F2C45">
          <w:rPr>
            <w:rFonts w:ascii="iCiel Avenir LT Std 35 Light" w:hAnsi="iCiel Avenir LT Std 35 Light" w:cs="Arial"/>
            <w:sz w:val="22"/>
            <w:szCs w:val="22"/>
            <w:lang w:val="vi-VN"/>
          </w:rPr>
          <w:delText>when</w:delText>
        </w:r>
        <w:r w:rsidR="00661D05" w:rsidRPr="004373E8" w:rsidDel="003F2C45">
          <w:rPr>
            <w:rFonts w:ascii="iCiel Avenir LT Std 35 Light" w:hAnsi="iCiel Avenir LT Std 35 Light" w:cs="Arial"/>
            <w:sz w:val="22"/>
            <w:szCs w:val="22"/>
            <w:lang w:val="vi-VN"/>
          </w:rPr>
          <w:delText xml:space="preserve"> the student’s personal circumstances no longer allow them to continue their studies. </w:delText>
        </w:r>
      </w:del>
    </w:p>
    <w:p w14:paraId="592EF076" w14:textId="79249671" w:rsidR="00661D05" w:rsidRPr="004373E8" w:rsidDel="003F2C45" w:rsidRDefault="00661D05" w:rsidP="003E1B62">
      <w:pPr>
        <w:tabs>
          <w:tab w:val="left" w:pos="630"/>
          <w:tab w:val="left" w:pos="720"/>
          <w:tab w:val="left" w:pos="1080"/>
        </w:tabs>
        <w:ind w:firstLine="0"/>
        <w:rPr>
          <w:del w:id="1279" w:author="An Tran, ACA (BUV)" w:date="2024-09-12T14:24:00Z" w16du:dateUtc="2024-09-12T07:24:00Z"/>
          <w:rFonts w:ascii="iCiel Avenir LT Std 35 Light" w:hAnsi="iCiel Avenir LT Std 35 Light" w:cs="Arial"/>
          <w:sz w:val="22"/>
          <w:szCs w:val="22"/>
          <w:lang w:val="vi-VN"/>
        </w:rPr>
      </w:pPr>
      <w:del w:id="1280" w:author="An Tran, ACA (BUV)" w:date="2024-09-12T14:24:00Z" w16du:dateUtc="2024-09-12T07:24:00Z">
        <w:r w:rsidRPr="004373E8" w:rsidDel="003F2C45">
          <w:rPr>
            <w:rFonts w:ascii="iCiel Avenir LT Std 35 Light" w:hAnsi="iCiel Avenir LT Std 35 Light" w:cs="Arial"/>
            <w:sz w:val="22"/>
            <w:szCs w:val="22"/>
            <w:lang w:val="vi-VN"/>
          </w:rPr>
          <w:delText xml:space="preserve">Before taking a break in studies, </w:delText>
        </w:r>
        <w:r w:rsidR="005F5F1E" w:rsidRPr="004373E8" w:rsidDel="003F2C45">
          <w:rPr>
            <w:rFonts w:ascii="iCiel Avenir LT Std 35 Light" w:hAnsi="iCiel Avenir LT Std 35 Light" w:cs="Arial"/>
            <w:sz w:val="22"/>
            <w:szCs w:val="22"/>
            <w:lang w:val="vi-VN"/>
          </w:rPr>
          <w:delText xml:space="preserve">the students need to consider </w:delText>
        </w:r>
        <w:r w:rsidR="00847085" w:rsidRPr="004373E8" w:rsidDel="003F2C45">
          <w:rPr>
            <w:rFonts w:ascii="iCiel Avenir LT Std 35 Light" w:hAnsi="iCiel Avenir LT Std 35 Light" w:cs="Arial"/>
            <w:sz w:val="22"/>
            <w:szCs w:val="22"/>
            <w:lang w:val="vi-VN"/>
          </w:rPr>
          <w:delText>several</w:delText>
        </w:r>
        <w:r w:rsidRPr="004373E8" w:rsidDel="003F2C45">
          <w:rPr>
            <w:rFonts w:ascii="iCiel Avenir LT Std 35 Light" w:hAnsi="iCiel Avenir LT Std 35 Light" w:cs="Arial"/>
            <w:sz w:val="22"/>
            <w:szCs w:val="22"/>
            <w:lang w:val="vi-VN"/>
          </w:rPr>
          <w:delText xml:space="preserve"> things</w:delText>
        </w:r>
        <w:r w:rsidR="005F5F1E" w:rsidRPr="004373E8" w:rsidDel="003F2C45">
          <w:rPr>
            <w:rFonts w:ascii="iCiel Avenir LT Std 35 Light" w:hAnsi="iCiel Avenir LT Std 35 Light" w:cs="Arial"/>
            <w:sz w:val="22"/>
            <w:szCs w:val="22"/>
            <w:lang w:val="vi-VN"/>
          </w:rPr>
          <w:delText>:</w:delText>
        </w:r>
      </w:del>
    </w:p>
    <w:p w14:paraId="78CBB781" w14:textId="69013DF6" w:rsidR="00661D05" w:rsidRPr="004373E8" w:rsidDel="003F2C45" w:rsidRDefault="00661D05" w:rsidP="00D85019">
      <w:pPr>
        <w:pStyle w:val="ListParagraph"/>
        <w:numPr>
          <w:ilvl w:val="0"/>
          <w:numId w:val="16"/>
        </w:numPr>
        <w:tabs>
          <w:tab w:val="left" w:pos="630"/>
          <w:tab w:val="left" w:pos="720"/>
          <w:tab w:val="left" w:pos="1080"/>
        </w:tabs>
        <w:ind w:firstLine="720"/>
        <w:contextualSpacing w:val="0"/>
        <w:rPr>
          <w:del w:id="1281" w:author="An Tran, ACA (BUV)" w:date="2024-09-12T14:24:00Z" w16du:dateUtc="2024-09-12T07:24:00Z"/>
          <w:rFonts w:ascii="iCiel Avenir LT Std 35 Light" w:hAnsi="iCiel Avenir LT Std 35 Light" w:cs="Arial"/>
          <w:sz w:val="22"/>
          <w:szCs w:val="22"/>
          <w:lang w:val="vi-VN" w:eastAsia="en-US"/>
        </w:rPr>
      </w:pPr>
      <w:del w:id="1282" w:author="An Tran, ACA (BUV)" w:date="2024-09-12T14:24:00Z" w16du:dateUtc="2024-09-12T07:24:00Z">
        <w:r w:rsidRPr="004373E8" w:rsidDel="003F2C45">
          <w:rPr>
            <w:rFonts w:ascii="iCiel Avenir LT Std 35 Light" w:hAnsi="iCiel Avenir LT Std 35 Light" w:cs="Arial"/>
            <w:sz w:val="22"/>
            <w:szCs w:val="22"/>
            <w:lang w:val="vi-VN" w:eastAsia="en-US"/>
          </w:rPr>
          <w:delText xml:space="preserve">Having a break </w:delText>
        </w:r>
        <w:r w:rsidR="0037692E" w:rsidRPr="004373E8" w:rsidDel="003F2C45">
          <w:rPr>
            <w:rFonts w:ascii="iCiel Avenir LT Std 35 Light" w:hAnsi="iCiel Avenir LT Std 35 Light" w:cs="Arial"/>
            <w:sz w:val="22"/>
            <w:szCs w:val="22"/>
            <w:lang w:val="vi-VN" w:eastAsia="en-US"/>
          </w:rPr>
          <w:delText>from</w:delText>
        </w:r>
        <w:r w:rsidRPr="004373E8" w:rsidDel="003F2C45">
          <w:rPr>
            <w:rFonts w:ascii="iCiel Avenir LT Std 35 Light" w:hAnsi="iCiel Avenir LT Std 35 Light" w:cs="Arial"/>
            <w:sz w:val="22"/>
            <w:szCs w:val="22"/>
            <w:lang w:val="vi-VN" w:eastAsia="en-US"/>
          </w:rPr>
          <w:delText xml:space="preserve"> studies would mean you are no longer studying with the same </w:delText>
        </w:r>
        <w:r w:rsidR="005F5F1E" w:rsidRPr="004373E8" w:rsidDel="003F2C45">
          <w:rPr>
            <w:rFonts w:ascii="iCiel Avenir LT Std 35 Light" w:hAnsi="iCiel Avenir LT Std 35 Light" w:cs="Arial"/>
            <w:sz w:val="22"/>
            <w:szCs w:val="22"/>
            <w:lang w:val="vi-VN" w:eastAsia="en-US"/>
          </w:rPr>
          <w:delText>group.</w:delText>
        </w:r>
      </w:del>
    </w:p>
    <w:p w14:paraId="0C3BC097" w14:textId="067BA60F" w:rsidR="0095649E" w:rsidRPr="004373E8" w:rsidDel="003F2C45" w:rsidRDefault="00661D05" w:rsidP="00D85019">
      <w:pPr>
        <w:pStyle w:val="ListParagraph"/>
        <w:numPr>
          <w:ilvl w:val="0"/>
          <w:numId w:val="16"/>
        </w:numPr>
        <w:tabs>
          <w:tab w:val="left" w:pos="630"/>
          <w:tab w:val="left" w:pos="720"/>
          <w:tab w:val="left" w:pos="1080"/>
        </w:tabs>
        <w:ind w:firstLine="720"/>
        <w:contextualSpacing w:val="0"/>
        <w:rPr>
          <w:del w:id="1283" w:author="An Tran, ACA (BUV)" w:date="2024-09-12T14:24:00Z" w16du:dateUtc="2024-09-12T07:24:00Z"/>
          <w:rFonts w:ascii="iCiel Avenir LT Std 35 Light" w:hAnsi="iCiel Avenir LT Std 35 Light" w:cs="Arial"/>
          <w:sz w:val="22"/>
          <w:szCs w:val="22"/>
          <w:lang w:val="vi-VN" w:eastAsia="en-US"/>
        </w:rPr>
      </w:pPr>
      <w:del w:id="1284" w:author="An Tran, ACA (BUV)" w:date="2024-09-12T14:24:00Z" w16du:dateUtc="2024-09-12T07:24:00Z">
        <w:r w:rsidRPr="004373E8" w:rsidDel="003F2C45">
          <w:rPr>
            <w:rFonts w:ascii="iCiel Avenir LT Std 35 Light" w:hAnsi="iCiel Avenir LT Std 35 Light" w:cs="Arial"/>
            <w:sz w:val="22"/>
            <w:szCs w:val="22"/>
            <w:lang w:val="vi-VN" w:eastAsia="en-US"/>
          </w:rPr>
          <w:delText xml:space="preserve">Your course may have changed or may not be available when you decide to </w:delText>
        </w:r>
        <w:r w:rsidR="005F5F1E" w:rsidRPr="004373E8" w:rsidDel="003F2C45">
          <w:rPr>
            <w:rFonts w:ascii="iCiel Avenir LT Std 35 Light" w:hAnsi="iCiel Avenir LT Std 35 Light" w:cs="Arial"/>
            <w:sz w:val="22"/>
            <w:szCs w:val="22"/>
            <w:lang w:val="vi-VN" w:eastAsia="en-US"/>
          </w:rPr>
          <w:delText>return.</w:delText>
        </w:r>
      </w:del>
    </w:p>
    <w:p w14:paraId="5EE4FBA1" w14:textId="693D3C71" w:rsidR="00661D05" w:rsidRPr="004373E8" w:rsidDel="003F2C45" w:rsidRDefault="00661D05" w:rsidP="00D85019">
      <w:pPr>
        <w:pStyle w:val="ListParagraph"/>
        <w:numPr>
          <w:ilvl w:val="0"/>
          <w:numId w:val="16"/>
        </w:numPr>
        <w:tabs>
          <w:tab w:val="left" w:pos="630"/>
          <w:tab w:val="left" w:pos="720"/>
          <w:tab w:val="left" w:pos="1080"/>
        </w:tabs>
        <w:ind w:firstLine="720"/>
        <w:contextualSpacing w:val="0"/>
        <w:rPr>
          <w:del w:id="1285" w:author="An Tran, ACA (BUV)" w:date="2024-09-12T14:24:00Z" w16du:dateUtc="2024-09-12T07:24:00Z"/>
          <w:rFonts w:ascii="iCiel Avenir LT Std 35 Light" w:hAnsi="iCiel Avenir LT Std 35 Light" w:cs="Arial"/>
          <w:sz w:val="22"/>
          <w:szCs w:val="22"/>
          <w:lang w:val="vi-VN" w:eastAsia="en-US"/>
        </w:rPr>
      </w:pPr>
      <w:del w:id="1286" w:author="An Tran, ACA (BUV)" w:date="2024-09-12T14:24:00Z" w16du:dateUtc="2024-09-12T07:24:00Z">
        <w:r w:rsidRPr="004373E8" w:rsidDel="003F2C45">
          <w:rPr>
            <w:rFonts w:ascii="iCiel Avenir LT Std 35 Light" w:hAnsi="iCiel Avenir LT Std 35 Light" w:cs="Arial"/>
            <w:sz w:val="22"/>
            <w:szCs w:val="22"/>
            <w:lang w:val="vi-VN"/>
          </w:rPr>
          <w:delText>A</w:delText>
        </w:r>
        <w:r w:rsidR="0095649E" w:rsidRPr="004373E8" w:rsidDel="003F2C45">
          <w:rPr>
            <w:rFonts w:ascii="iCiel Avenir LT Std 35 Light" w:hAnsi="iCiel Avenir LT Std 35 Light" w:cs="Arial"/>
            <w:sz w:val="22"/>
            <w:szCs w:val="22"/>
            <w:lang w:val="vi-VN"/>
          </w:rPr>
          <w:delText xml:space="preserve"> deferral </w:delText>
        </w:r>
        <w:r w:rsidR="0095649E" w:rsidRPr="004373E8" w:rsidDel="003F2C45">
          <w:rPr>
            <w:rFonts w:ascii="iCiel Avenir LT Std 35 Light" w:hAnsi="iCiel Avenir LT Std 35 Light" w:cs="Arial"/>
            <w:sz w:val="22"/>
            <w:szCs w:val="22"/>
            <w:lang w:val="vi-VN" w:eastAsia="en-US"/>
          </w:rPr>
          <w:delText>c</w:delText>
        </w:r>
        <w:r w:rsidRPr="004373E8" w:rsidDel="003F2C45">
          <w:rPr>
            <w:rFonts w:ascii="iCiel Avenir LT Std 35 Light" w:hAnsi="iCiel Avenir LT Std 35 Light" w:cs="Arial"/>
            <w:sz w:val="22"/>
            <w:szCs w:val="22"/>
            <w:lang w:val="vi-VN" w:eastAsia="en-US"/>
          </w:rPr>
          <w:delText xml:space="preserve">an be for a minimum of one semester to a maximum of one </w:delText>
        </w:r>
        <w:r w:rsidR="005F5F1E" w:rsidRPr="004373E8" w:rsidDel="003F2C45">
          <w:rPr>
            <w:rFonts w:ascii="iCiel Avenir LT Std 35 Light" w:hAnsi="iCiel Avenir LT Std 35 Light" w:cs="Arial"/>
            <w:sz w:val="22"/>
            <w:szCs w:val="22"/>
            <w:lang w:val="vi-VN" w:eastAsia="en-US"/>
          </w:rPr>
          <w:delText>year.</w:delText>
        </w:r>
      </w:del>
    </w:p>
    <w:p w14:paraId="11964B59" w14:textId="61C0B1C6" w:rsidR="00661D05" w:rsidRPr="004373E8" w:rsidDel="003F2C45" w:rsidRDefault="0095649E" w:rsidP="00D85019">
      <w:pPr>
        <w:pStyle w:val="ListParagraph"/>
        <w:numPr>
          <w:ilvl w:val="0"/>
          <w:numId w:val="16"/>
        </w:numPr>
        <w:tabs>
          <w:tab w:val="left" w:pos="630"/>
          <w:tab w:val="left" w:pos="720"/>
          <w:tab w:val="left" w:pos="1080"/>
        </w:tabs>
        <w:ind w:firstLine="720"/>
        <w:contextualSpacing w:val="0"/>
        <w:rPr>
          <w:del w:id="1287" w:author="An Tran, ACA (BUV)" w:date="2024-09-12T14:24:00Z" w16du:dateUtc="2024-09-12T07:24:00Z"/>
          <w:rFonts w:ascii="iCiel Avenir LT Std 35 Light" w:hAnsi="iCiel Avenir LT Std 35 Light" w:cs="Arial"/>
          <w:sz w:val="22"/>
          <w:szCs w:val="22"/>
          <w:lang w:val="vi-VN" w:eastAsia="en-US"/>
        </w:rPr>
      </w:pPr>
      <w:del w:id="1288" w:author="An Tran, ACA (BUV)" w:date="2024-09-12T14:24:00Z" w16du:dateUtc="2024-09-12T07:24:00Z">
        <w:r w:rsidRPr="004373E8" w:rsidDel="003F2C45">
          <w:rPr>
            <w:rFonts w:ascii="iCiel Avenir LT Std 35 Light" w:hAnsi="iCiel Avenir LT Std 35 Light" w:cs="Arial"/>
            <w:sz w:val="22"/>
            <w:szCs w:val="22"/>
            <w:lang w:val="vi-VN" w:eastAsia="en-US"/>
          </w:rPr>
          <w:delText>The deferral w</w:delText>
        </w:r>
        <w:r w:rsidR="00661D05" w:rsidRPr="004373E8" w:rsidDel="003F2C45">
          <w:rPr>
            <w:rFonts w:ascii="iCiel Avenir LT Std 35 Light" w:hAnsi="iCiel Avenir LT Std 35 Light" w:cs="Arial"/>
            <w:sz w:val="22"/>
            <w:szCs w:val="22"/>
            <w:lang w:val="vi-VN" w:eastAsia="en-US"/>
          </w:rPr>
          <w:delText>ill still count towards your registration period.</w:delText>
        </w:r>
      </w:del>
    </w:p>
    <w:p w14:paraId="4DD55279" w14:textId="5BF959BC" w:rsidR="00661D05" w:rsidRPr="004373E8" w:rsidDel="003F2C45" w:rsidRDefault="00661D05" w:rsidP="00D85019">
      <w:pPr>
        <w:pStyle w:val="ListParagraph"/>
        <w:numPr>
          <w:ilvl w:val="0"/>
          <w:numId w:val="16"/>
        </w:numPr>
        <w:tabs>
          <w:tab w:val="left" w:pos="630"/>
          <w:tab w:val="left" w:pos="720"/>
          <w:tab w:val="left" w:pos="1080"/>
        </w:tabs>
        <w:ind w:firstLine="720"/>
        <w:contextualSpacing w:val="0"/>
        <w:rPr>
          <w:del w:id="1289" w:author="An Tran, ACA (BUV)" w:date="2024-09-12T14:24:00Z" w16du:dateUtc="2024-09-12T07:24:00Z"/>
          <w:rFonts w:ascii="iCiel Avenir LT Std 35 Light" w:hAnsi="iCiel Avenir LT Std 35 Light" w:cs="Arial"/>
          <w:sz w:val="22"/>
          <w:szCs w:val="22"/>
          <w:lang w:val="vi-VN" w:eastAsia="en-US"/>
        </w:rPr>
      </w:pPr>
      <w:del w:id="1290" w:author="An Tran, ACA (BUV)" w:date="2024-09-12T14:24:00Z" w16du:dateUtc="2024-09-12T07:24:00Z">
        <w:r w:rsidRPr="004373E8" w:rsidDel="003F2C45">
          <w:rPr>
            <w:rFonts w:ascii="iCiel Avenir LT Std 35 Light" w:hAnsi="iCiel Avenir LT Std 35 Light" w:cs="Arial"/>
            <w:sz w:val="22"/>
            <w:szCs w:val="22"/>
            <w:lang w:val="vi-VN" w:eastAsia="en-US"/>
          </w:rPr>
          <w:delText>When you return, you'll need to re-start any incomplete modules as any previous marks will be cancelled.</w:delText>
        </w:r>
      </w:del>
    </w:p>
    <w:p w14:paraId="0A88DF87" w14:textId="26A8E9F5" w:rsidR="003513BE" w:rsidRPr="004373E8" w:rsidDel="003F2C45" w:rsidRDefault="003513BE" w:rsidP="003E1B62">
      <w:pPr>
        <w:tabs>
          <w:tab w:val="left" w:pos="630"/>
          <w:tab w:val="left" w:pos="720"/>
          <w:tab w:val="left" w:pos="1080"/>
        </w:tabs>
        <w:ind w:firstLine="0"/>
        <w:rPr>
          <w:del w:id="1291" w:author="An Tran, ACA (BUV)" w:date="2024-09-12T14:24:00Z" w16du:dateUtc="2024-09-12T07:24:00Z"/>
          <w:rFonts w:ascii="iCiel Avenir LT Std 35 Light" w:hAnsi="iCiel Avenir LT Std 35 Light" w:cs="Arial"/>
          <w:sz w:val="22"/>
          <w:szCs w:val="22"/>
          <w:lang w:val="vi-VN"/>
        </w:rPr>
      </w:pPr>
      <w:del w:id="1292" w:author="An Tran, ACA (BUV)" w:date="2024-09-12T14:24:00Z" w16du:dateUtc="2024-09-12T07:24:00Z">
        <w:r w:rsidRPr="004373E8" w:rsidDel="003F2C45">
          <w:rPr>
            <w:rFonts w:ascii="iCiel Avenir LT Std 35 Light" w:hAnsi="iCiel Avenir LT Std 35 Light" w:cs="Arial"/>
            <w:sz w:val="22"/>
            <w:szCs w:val="22"/>
            <w:lang w:val="vi-VN"/>
          </w:rPr>
          <w:delText>Students need to pay the non-refundable VND 2,000</w:delText>
        </w:r>
        <w:r w:rsidR="00CD13E9" w:rsidRPr="004373E8" w:rsidDel="003F2C45">
          <w:rPr>
            <w:rFonts w:ascii="iCiel Avenir LT Std 35 Light" w:hAnsi="iCiel Avenir LT Std 35 Light" w:cs="Arial"/>
            <w:sz w:val="22"/>
            <w:szCs w:val="22"/>
            <w:lang w:val="vi-VN"/>
          </w:rPr>
          <w:delText>,</w:delText>
        </w:r>
        <w:r w:rsidRPr="004373E8" w:rsidDel="003F2C45">
          <w:rPr>
            <w:rFonts w:ascii="iCiel Avenir LT Std 35 Light" w:hAnsi="iCiel Avenir LT Std 35 Light" w:cs="Arial"/>
            <w:sz w:val="22"/>
            <w:szCs w:val="22"/>
            <w:lang w:val="vi-VN"/>
          </w:rPr>
          <w:delText xml:space="preserve">000 administrative fee for the processing of the deferment programme request. Any changes in the fees levied by the University are the responsibility of the student. </w:delText>
        </w:r>
      </w:del>
    </w:p>
    <w:p w14:paraId="57F7E64C" w14:textId="2E71B0A3" w:rsidR="00661D05" w:rsidRPr="004373E8" w:rsidDel="003F2C45" w:rsidRDefault="003513BE" w:rsidP="003E1B62">
      <w:pPr>
        <w:tabs>
          <w:tab w:val="left" w:pos="630"/>
          <w:tab w:val="left" w:pos="720"/>
          <w:tab w:val="left" w:pos="1080"/>
        </w:tabs>
        <w:ind w:firstLine="0"/>
        <w:rPr>
          <w:del w:id="1293" w:author="An Tran, ACA (BUV)" w:date="2024-09-12T14:24:00Z" w16du:dateUtc="2024-09-12T07:24:00Z"/>
          <w:rFonts w:ascii="iCiel Avenir LT Std 35 Light" w:hAnsi="iCiel Avenir LT Std 35 Light" w:cs="Arial"/>
          <w:sz w:val="22"/>
          <w:szCs w:val="22"/>
          <w:lang w:val="vi-VN"/>
        </w:rPr>
      </w:pPr>
      <w:del w:id="1294" w:author="An Tran, ACA (BUV)" w:date="2024-09-12T14:24:00Z" w16du:dateUtc="2024-09-12T07:24:00Z">
        <w:r w:rsidRPr="004373E8" w:rsidDel="003F2C45">
          <w:rPr>
            <w:rFonts w:ascii="iCiel Avenir LT Std 35 Light" w:hAnsi="iCiel Avenir LT Std 35 Light" w:cs="Arial"/>
            <w:sz w:val="22"/>
            <w:szCs w:val="22"/>
            <w:lang w:val="vi-VN"/>
          </w:rPr>
          <w:delText>W</w:delText>
        </w:r>
        <w:r w:rsidR="00661D05" w:rsidRPr="004373E8" w:rsidDel="003F2C45">
          <w:rPr>
            <w:rFonts w:ascii="iCiel Avenir LT Std 35 Light" w:hAnsi="iCiel Avenir LT Std 35 Light" w:cs="Arial"/>
            <w:sz w:val="22"/>
            <w:szCs w:val="22"/>
            <w:lang w:val="vi-VN"/>
          </w:rPr>
          <w:delText>e highly recommend students to seek advice from</w:delText>
        </w:r>
        <w:r w:rsidR="00A1352F" w:rsidRPr="004373E8" w:rsidDel="003F2C45">
          <w:rPr>
            <w:rFonts w:ascii="iCiel Avenir LT Std 35 Light" w:hAnsi="iCiel Avenir LT Std 35 Light" w:cs="Arial"/>
            <w:sz w:val="22"/>
            <w:szCs w:val="22"/>
            <w:lang w:val="vi-VN"/>
          </w:rPr>
          <w:delText xml:space="preserve"> Student Information Office</w:delText>
        </w:r>
        <w:r w:rsidR="009A2F4F" w:rsidRPr="004373E8" w:rsidDel="003F2C45">
          <w:rPr>
            <w:rFonts w:ascii="iCiel Avenir LT Std 35 Light" w:hAnsi="iCiel Avenir LT Std 35 Light" w:cs="Arial"/>
            <w:sz w:val="22"/>
            <w:szCs w:val="22"/>
            <w:lang w:val="vi-VN"/>
          </w:rPr>
          <w:delText xml:space="preserve"> </w:delText>
        </w:r>
        <w:r w:rsidR="00661D05" w:rsidRPr="004373E8" w:rsidDel="003F2C45">
          <w:rPr>
            <w:rFonts w:ascii="iCiel Avenir LT Std 35 Light" w:hAnsi="iCiel Avenir LT Std 35 Light" w:cs="Arial"/>
            <w:sz w:val="22"/>
            <w:szCs w:val="22"/>
            <w:lang w:val="vi-VN"/>
          </w:rPr>
          <w:delText xml:space="preserve">before making any decisions. The detailed process will be explained when the student officially requests for a Deferral via email: </w:delText>
        </w:r>
        <w:r w:rsidR="00F576D4" w:rsidDel="003F2C45">
          <w:fldChar w:fldCharType="begin"/>
        </w:r>
        <w:r w:rsidR="00F576D4" w:rsidDel="003F2C45">
          <w:delInstrText>HYPERLINK "mailto:studentservice@buv.edu.vn"</w:delInstrText>
        </w:r>
        <w:r w:rsidR="00F576D4" w:rsidDel="003F2C45">
          <w:fldChar w:fldCharType="separate"/>
        </w:r>
        <w:r w:rsidR="00661D05" w:rsidRPr="004373E8" w:rsidDel="003F2C45">
          <w:rPr>
            <w:rStyle w:val="Hyperlink"/>
            <w:rFonts w:ascii="iCiel Avenir LT Std 35 Light" w:hAnsi="iCiel Avenir LT Std 35 Light" w:cs="Arial"/>
            <w:sz w:val="22"/>
            <w:szCs w:val="22"/>
            <w:lang w:val="vi-VN"/>
          </w:rPr>
          <w:delText>studentservice@buv.edu.vn</w:delText>
        </w:r>
        <w:r w:rsidR="00F576D4" w:rsidDel="003F2C45">
          <w:rPr>
            <w:rStyle w:val="Hyperlink"/>
            <w:rFonts w:ascii="iCiel Avenir LT Std 35 Light" w:hAnsi="iCiel Avenir LT Std 35 Light" w:cs="Arial"/>
            <w:sz w:val="22"/>
            <w:szCs w:val="22"/>
            <w:lang w:val="vi-VN"/>
          </w:rPr>
          <w:fldChar w:fldCharType="end"/>
        </w:r>
        <w:r w:rsidR="00661D05" w:rsidRPr="004373E8" w:rsidDel="003F2C45">
          <w:rPr>
            <w:rFonts w:ascii="iCiel Avenir LT Std 35 Light" w:hAnsi="iCiel Avenir LT Std 35 Light" w:cs="Arial"/>
            <w:sz w:val="22"/>
            <w:szCs w:val="22"/>
            <w:lang w:val="vi-VN"/>
          </w:rPr>
          <w:delText xml:space="preserve"> or at the Student Information Counter on level 2, BUV Ecopark Campus. </w:delText>
        </w:r>
      </w:del>
    </w:p>
    <w:p w14:paraId="3BA9F3F2" w14:textId="5AB90557" w:rsidR="00E27E2F" w:rsidRPr="004373E8" w:rsidDel="003F2C45" w:rsidRDefault="00661D05" w:rsidP="003E1B62">
      <w:pPr>
        <w:tabs>
          <w:tab w:val="left" w:pos="630"/>
          <w:tab w:val="left" w:pos="720"/>
          <w:tab w:val="left" w:pos="1080"/>
        </w:tabs>
        <w:ind w:firstLine="0"/>
        <w:rPr>
          <w:del w:id="1295" w:author="An Tran, ACA (BUV)" w:date="2024-09-12T14:24:00Z" w16du:dateUtc="2024-09-12T07:24:00Z"/>
          <w:rFonts w:ascii="iCiel Avenir LT Std 35 Light" w:hAnsi="iCiel Avenir LT Std 35 Light" w:cs="Arial"/>
          <w:i/>
          <w:iCs/>
          <w:sz w:val="22"/>
          <w:szCs w:val="22"/>
          <w:lang w:val="vi-VN"/>
        </w:rPr>
      </w:pPr>
      <w:del w:id="1296" w:author="An Tran, ACA (BUV)" w:date="2024-09-12T14:24:00Z" w16du:dateUtc="2024-09-12T07:24:00Z">
        <w:r w:rsidRPr="004373E8" w:rsidDel="003F2C45">
          <w:rPr>
            <w:rFonts w:ascii="iCiel Avenir LT Std 35 Light" w:hAnsi="iCiel Avenir LT Std 35 Light" w:cs="Arial"/>
            <w:i/>
            <w:iCs/>
            <w:sz w:val="22"/>
            <w:szCs w:val="22"/>
            <w:lang w:val="vi-VN"/>
          </w:rPr>
          <w:delText>Trong tr</w:delText>
        </w:r>
        <w:r w:rsidRPr="004373E8" w:rsidDel="003F2C45">
          <w:rPr>
            <w:rFonts w:ascii="iCiel Avenir LT Std 35 Light" w:hAnsi="iCiel Avenir LT Std 35 Light" w:cs="Calibri"/>
            <w:i/>
            <w:iCs/>
            <w:sz w:val="22"/>
            <w:szCs w:val="22"/>
            <w:lang w:val="vi-VN"/>
          </w:rPr>
          <w:delText>ườ</w:delText>
        </w:r>
        <w:r w:rsidRPr="004373E8" w:rsidDel="003F2C45">
          <w:rPr>
            <w:rFonts w:ascii="iCiel Avenir LT Std 35 Light" w:hAnsi="iCiel Avenir LT Std 35 Light" w:cs="Arial"/>
            <w:i/>
            <w:iCs/>
            <w:sz w:val="22"/>
            <w:szCs w:val="22"/>
            <w:lang w:val="vi-VN"/>
          </w:rPr>
          <w:delText>ng h</w:delText>
        </w:r>
        <w:r w:rsidRPr="004373E8" w:rsidDel="003F2C45">
          <w:rPr>
            <w:rFonts w:ascii="iCiel Avenir LT Std 35 Light" w:hAnsi="iCiel Avenir LT Std 35 Light" w:cs="Calibri"/>
            <w:i/>
            <w:iCs/>
            <w:sz w:val="22"/>
            <w:szCs w:val="22"/>
            <w:lang w:val="vi-VN"/>
          </w:rPr>
          <w:delText>ợ</w:delText>
        </w:r>
        <w:r w:rsidRPr="004373E8" w:rsidDel="003F2C45">
          <w:rPr>
            <w:rFonts w:ascii="iCiel Avenir LT Std 35 Light" w:hAnsi="iCiel Avenir LT Std 35 Light" w:cs="Arial"/>
            <w:i/>
            <w:iCs/>
            <w:sz w:val="22"/>
            <w:szCs w:val="22"/>
            <w:lang w:val="vi-VN"/>
          </w:rPr>
          <w:delText>p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n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l</w:delText>
        </w:r>
        <w:r w:rsidRPr="004373E8" w:rsidDel="003F2C45">
          <w:rPr>
            <w:rFonts w:ascii="iCiel Avenir LT Std 35 Light" w:hAnsi="iCiel Avenir LT Std 35 Light" w:cs="Calibri"/>
            <w:i/>
            <w:iCs/>
            <w:sz w:val="22"/>
            <w:szCs w:val="22"/>
            <w:lang w:val="vi-VN"/>
          </w:rPr>
          <w:delText>ư</w:delText>
        </w:r>
        <w:r w:rsidRPr="004373E8" w:rsidDel="003F2C45">
          <w:rPr>
            <w:rFonts w:ascii="iCiel Avenir LT Std 35 Light" w:hAnsi="iCiel Avenir LT Std 35 Light" w:cs="Arial"/>
            <w:i/>
            <w:iCs/>
            <w:sz w:val="22"/>
            <w:szCs w:val="22"/>
            <w:lang w:val="vi-VN"/>
          </w:rPr>
          <w:delText>u k</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t qu</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Arial"/>
            <w:i/>
            <w:iCs/>
            <w:sz w:val="22"/>
            <w:szCs w:val="22"/>
            <w:lang w:val="vi-VN"/>
          </w:rPr>
          <w:delText>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ơ</w:delText>
        </w:r>
        <w:r w:rsidRPr="004373E8" w:rsidDel="003F2C45">
          <w:rPr>
            <w:rFonts w:ascii="iCiel Avenir LT Std 35 Light" w:hAnsi="iCiel Avenir LT Std 35 Light" w:cs="Arial"/>
            <w:i/>
            <w:iCs/>
            <w:sz w:val="22"/>
            <w:szCs w:val="22"/>
            <w:lang w:val="vi-VN"/>
          </w:rPr>
          <w:delText>n Xin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l</w:delText>
        </w:r>
        <w:r w:rsidRPr="004373E8" w:rsidDel="003F2C45">
          <w:rPr>
            <w:rFonts w:ascii="iCiel Avenir LT Std 35 Light" w:hAnsi="iCiel Avenir LT Std 35 Light" w:cs="Calibri"/>
            <w:i/>
            <w:iCs/>
            <w:sz w:val="22"/>
            <w:szCs w:val="22"/>
            <w:lang w:val="vi-VN"/>
          </w:rPr>
          <w:delText>ư</w:delText>
        </w:r>
        <w:r w:rsidRPr="004373E8" w:rsidDel="003F2C45">
          <w:rPr>
            <w:rFonts w:ascii="iCiel Avenir LT Std 35 Light" w:hAnsi="iCiel Avenir LT Std 35 Light" w:cs="Arial"/>
            <w:i/>
            <w:iCs/>
            <w:sz w:val="22"/>
            <w:szCs w:val="22"/>
            <w:lang w:val="vi-VN"/>
          </w:rPr>
          <w:delText>u</w:delText>
        </w:r>
        <w:r w:rsidR="00E27E2F" w:rsidRPr="004373E8" w:rsidDel="003F2C45">
          <w:rPr>
            <w:rFonts w:ascii="iCiel Avenir LT Std 35 Light" w:hAnsi="iCiel Avenir LT Std 35 Light" w:cs="Arial"/>
            <w:i/>
            <w:iCs/>
            <w:sz w:val="22"/>
            <w:szCs w:val="22"/>
            <w:lang w:val="vi-VN"/>
          </w:rPr>
          <w:delText xml:space="preserve"> kết quả học tập để tạm dừng việc học và quay trở lại khi đã sẵn sàng</w:delText>
        </w:r>
        <w:r w:rsidRPr="004373E8" w:rsidDel="003F2C45">
          <w:rPr>
            <w:rFonts w:ascii="iCiel Avenir LT Std 35 Light" w:hAnsi="iCiel Avenir LT Std 35 Light" w:cs="Arial"/>
            <w:i/>
            <w:iCs/>
            <w:sz w:val="22"/>
            <w:szCs w:val="22"/>
            <w:lang w:val="vi-VN"/>
          </w:rPr>
          <w:delText>.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l</w:delText>
        </w:r>
        <w:r w:rsidRPr="004373E8" w:rsidDel="003F2C45">
          <w:rPr>
            <w:rFonts w:ascii="iCiel Avenir LT Std 35 Light" w:hAnsi="iCiel Avenir LT Std 35 Light" w:cs="Calibri"/>
            <w:i/>
            <w:iCs/>
            <w:sz w:val="22"/>
            <w:szCs w:val="22"/>
            <w:lang w:val="vi-VN"/>
          </w:rPr>
          <w:delText>ư</w:delText>
        </w:r>
        <w:r w:rsidRPr="004373E8" w:rsidDel="003F2C45">
          <w:rPr>
            <w:rFonts w:ascii="iCiel Avenir LT Std 35 Light" w:hAnsi="iCiel Avenir LT Std 35 Light" w:cs="Arial"/>
            <w:i/>
            <w:iCs/>
            <w:sz w:val="22"/>
            <w:szCs w:val="22"/>
            <w:lang w:val="vi-VN"/>
          </w:rPr>
          <w:delText>u l</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t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quan tr</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ng,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nh h</w:delText>
        </w:r>
        <w:r w:rsidRPr="004373E8" w:rsidDel="003F2C45">
          <w:rPr>
            <w:rFonts w:ascii="iCiel Avenir LT Std 35 Light" w:hAnsi="iCiel Avenir LT Std 35 Light" w:cs="Calibri"/>
            <w:i/>
            <w:iCs/>
            <w:sz w:val="22"/>
            <w:szCs w:val="22"/>
            <w:lang w:val="vi-VN"/>
          </w:rPr>
          <w:delText>ưở</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c ti</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p t</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k</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t qu</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t</w:delText>
        </w:r>
        <w:r w:rsidRPr="004373E8" w:rsidDel="003F2C45">
          <w:rPr>
            <w:rFonts w:ascii="iCiel Avenir LT Std 35 Light" w:hAnsi="iCiel Avenir LT Std 35 Light" w:cs="Calibri"/>
            <w:i/>
            <w:iCs/>
            <w:sz w:val="22"/>
            <w:szCs w:val="22"/>
            <w:lang w:val="vi-VN"/>
          </w:rPr>
          <w:delText>ậ</w:delText>
        </w:r>
        <w:r w:rsidRPr="004373E8" w:rsidDel="003F2C45">
          <w:rPr>
            <w:rFonts w:ascii="iCiel Avenir LT Std 35 Light" w:hAnsi="iCiel Avenir LT Std 35 Light" w:cs="Arial"/>
            <w:i/>
            <w:iCs/>
            <w:sz w:val="22"/>
            <w:szCs w:val="22"/>
            <w:lang w:val="vi-VN"/>
          </w:rPr>
          <w:delText>p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l</w:delText>
        </w:r>
        <w:r w:rsidRPr="004373E8" w:rsidDel="003F2C45">
          <w:rPr>
            <w:rFonts w:ascii="iCiel Avenir LT Std 35 Light" w:hAnsi="iCiel Avenir LT Std 35 Light" w:cs="Calibri"/>
            <w:i/>
            <w:iCs/>
            <w:sz w:val="22"/>
            <w:szCs w:val="22"/>
            <w:lang w:val="vi-VN"/>
          </w:rPr>
          <w:delText>ư</w:delText>
        </w:r>
        <w:r w:rsidRPr="004373E8" w:rsidDel="003F2C45">
          <w:rPr>
            <w:rFonts w:ascii="iCiel Avenir LT Std 35 Light" w:hAnsi="iCiel Avenir LT Std 35 Light" w:cs="Arial"/>
            <w:i/>
            <w:iCs/>
            <w:sz w:val="22"/>
            <w:szCs w:val="22"/>
            <w:lang w:val="vi-VN"/>
          </w:rPr>
          <w:delText>u kh</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ng đ</w:delText>
        </w:r>
        <w:r w:rsidRPr="004373E8" w:rsidDel="003F2C45">
          <w:rPr>
            <w:rFonts w:ascii="iCiel Avenir LT Std 35 Light" w:hAnsi="iCiel Avenir LT Std 35 Light" w:cs="Calibri"/>
            <w:i/>
            <w:iCs/>
            <w:sz w:val="22"/>
            <w:szCs w:val="22"/>
            <w:lang w:val="vi-VN"/>
          </w:rPr>
          <w:delText>ượ</w:delText>
        </w:r>
        <w:r w:rsidRPr="004373E8" w:rsidDel="003F2C45">
          <w:rPr>
            <w:rFonts w:ascii="iCiel Avenir LT Std 35 Light" w:hAnsi="iCiel Avenir LT Std 35 Light" w:cs="Arial"/>
            <w:i/>
            <w:iCs/>
            <w:sz w:val="22"/>
            <w:szCs w:val="22"/>
            <w:lang w:val="vi-VN"/>
          </w:rPr>
          <w:delText>c d</w:delText>
        </w:r>
        <w:r w:rsidRPr="004373E8" w:rsidDel="003F2C45">
          <w:rPr>
            <w:rFonts w:ascii="iCiel Avenir LT Std 35 Light" w:hAnsi="iCiel Avenir LT Std 35 Light" w:cs="Avenir Next LT Pro"/>
            <w:i/>
            <w:iCs/>
            <w:sz w:val="22"/>
            <w:szCs w:val="22"/>
            <w:lang w:val="vi-VN"/>
          </w:rPr>
          <w:delText>ù</w:delText>
        </w:r>
        <w:r w:rsidRPr="004373E8" w:rsidDel="003F2C45">
          <w:rPr>
            <w:rFonts w:ascii="iCiel Avenir LT Std 35 Light" w:hAnsi="iCiel Avenir LT Std 35 Light" w:cs="Arial"/>
            <w:i/>
            <w:iCs/>
            <w:sz w:val="22"/>
            <w:szCs w:val="22"/>
            <w:lang w:val="vi-VN"/>
          </w:rPr>
          <w:delText xml:space="preserve">ng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tr</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nh c</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c k</w:delText>
        </w:r>
        <w:r w:rsidRPr="004373E8" w:rsidDel="003F2C45">
          <w:rPr>
            <w:rFonts w:ascii="iCiel Avenir LT Std 35 Light" w:hAnsi="iCiel Avenir LT Std 35 Light" w:cs="Calibri"/>
            <w:i/>
            <w:iCs/>
            <w:sz w:val="22"/>
            <w:szCs w:val="22"/>
            <w:lang w:val="vi-VN"/>
          </w:rPr>
          <w:delText>ỳ</w:delText>
        </w:r>
        <w:r w:rsidRPr="004373E8" w:rsidDel="003F2C45">
          <w:rPr>
            <w:rFonts w:ascii="iCiel Avenir LT Std 35 Light" w:hAnsi="iCiel Avenir LT Std 35 Light" w:cs="Arial"/>
            <w:i/>
            <w:iCs/>
            <w:sz w:val="22"/>
            <w:szCs w:val="22"/>
            <w:lang w:val="vi-VN"/>
          </w:rPr>
          <w:delText xml:space="preserve"> ki</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m tra </w:delText>
        </w:r>
        <w:r w:rsidRPr="004373E8" w:rsidDel="003F2C45">
          <w:rPr>
            <w:rFonts w:ascii="iCiel Avenir LT Std 35 Light" w:hAnsi="iCiel Avenir LT Std 35 Light" w:cs="Avenir Next LT Pro"/>
            <w:i/>
            <w:iCs/>
            <w:sz w:val="22"/>
            <w:szCs w:val="22"/>
            <w:lang w:val="vi-VN"/>
          </w:rPr>
          <w:delText>đá</w:delText>
        </w:r>
        <w:r w:rsidRPr="004373E8" w:rsidDel="003F2C45">
          <w:rPr>
            <w:rFonts w:ascii="iCiel Avenir LT Std 35 Light" w:hAnsi="iCiel Avenir LT Std 35 Light" w:cs="Arial"/>
            <w:i/>
            <w:iCs/>
            <w:sz w:val="22"/>
            <w:szCs w:val="22"/>
            <w:lang w:val="vi-VN"/>
          </w:rPr>
          <w:delText>nh gi</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ch</w:delText>
        </w:r>
        <w:r w:rsidRPr="004373E8" w:rsidDel="003F2C45">
          <w:rPr>
            <w:rFonts w:ascii="iCiel Avenir LT Std 35 Light" w:hAnsi="iCiel Avenir LT Std 35 Light" w:cs="Calibri"/>
            <w:i/>
            <w:iCs/>
            <w:sz w:val="22"/>
            <w:szCs w:val="22"/>
            <w:lang w:val="vi-VN"/>
          </w:rPr>
          <w:delText>ỉ</w:delText>
        </w:r>
        <w:r w:rsidRPr="004373E8" w:rsidDel="003F2C45">
          <w:rPr>
            <w:rFonts w:ascii="iCiel Avenir LT Std 35 Light" w:hAnsi="iCiel Avenir LT Std 35 Light" w:cs="Arial"/>
            <w:i/>
            <w:iCs/>
            <w:sz w:val="22"/>
            <w:szCs w:val="22"/>
            <w:lang w:val="vi-VN"/>
          </w:rPr>
          <w:delText xml:space="preserve"> n</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ượ</w:delText>
        </w:r>
        <w:r w:rsidRPr="004373E8" w:rsidDel="003F2C45">
          <w:rPr>
            <w:rFonts w:ascii="iCiel Avenir LT Std 35 Light" w:hAnsi="iCiel Avenir LT Std 35 Light" w:cs="Arial"/>
            <w:i/>
            <w:iCs/>
            <w:sz w:val="22"/>
            <w:szCs w:val="22"/>
            <w:lang w:val="vi-VN"/>
          </w:rPr>
          <w:delText>c s</w:delText>
        </w:r>
        <w:r w:rsidRPr="004373E8" w:rsidDel="003F2C45">
          <w:rPr>
            <w:rFonts w:ascii="iCiel Avenir LT Std 35 Light" w:hAnsi="iCiel Avenir LT Std 35 Light" w:cs="Calibri"/>
            <w:i/>
            <w:iCs/>
            <w:sz w:val="22"/>
            <w:szCs w:val="22"/>
            <w:lang w:val="vi-VN"/>
          </w:rPr>
          <w:delText>ử</w:delText>
        </w:r>
        <w:r w:rsidRPr="004373E8" w:rsidDel="003F2C45">
          <w:rPr>
            <w:rFonts w:ascii="iCiel Avenir LT Std 35 Light" w:hAnsi="iCiel Avenir LT Std 35 Light" w:cs="Arial"/>
            <w:i/>
            <w:iCs/>
            <w:sz w:val="22"/>
            <w:szCs w:val="22"/>
            <w:lang w:val="vi-VN"/>
          </w:rPr>
          <w:delText xml:space="preserve"> d</w:delText>
        </w:r>
        <w:r w:rsidRPr="004373E8" w:rsidDel="003F2C45">
          <w:rPr>
            <w:rFonts w:ascii="iCiel Avenir LT Std 35 Light" w:hAnsi="iCiel Avenir LT Std 35 Light" w:cs="Calibri"/>
            <w:i/>
            <w:iCs/>
            <w:sz w:val="22"/>
            <w:szCs w:val="22"/>
            <w:lang w:val="vi-VN"/>
          </w:rPr>
          <w:delText>ụ</w:delText>
        </w:r>
        <w:r w:rsidRPr="004373E8" w:rsidDel="003F2C45">
          <w:rPr>
            <w:rFonts w:ascii="iCiel Avenir LT Std 35 Light" w:hAnsi="iCiel Avenir LT Std 35 Light" w:cs="Arial"/>
            <w:i/>
            <w:iCs/>
            <w:sz w:val="22"/>
            <w:szCs w:val="22"/>
            <w:lang w:val="vi-VN"/>
          </w:rPr>
          <w:delText>ng trong tr</w:delText>
        </w:r>
        <w:r w:rsidRPr="004373E8" w:rsidDel="003F2C45">
          <w:rPr>
            <w:rFonts w:ascii="iCiel Avenir LT Std 35 Light" w:hAnsi="iCiel Avenir LT Std 35 Light" w:cs="Calibri"/>
            <w:i/>
            <w:iCs/>
            <w:sz w:val="22"/>
            <w:szCs w:val="22"/>
            <w:lang w:val="vi-VN"/>
          </w:rPr>
          <w:delText>ườ</w:delText>
        </w:r>
        <w:r w:rsidRPr="004373E8" w:rsidDel="003F2C45">
          <w:rPr>
            <w:rFonts w:ascii="iCiel Avenir LT Std 35 Light" w:hAnsi="iCiel Avenir LT Std 35 Light" w:cs="Arial"/>
            <w:i/>
            <w:iCs/>
            <w:sz w:val="22"/>
            <w:szCs w:val="22"/>
            <w:lang w:val="vi-VN"/>
          </w:rPr>
          <w:delText>ng h</w:delText>
        </w:r>
        <w:r w:rsidRPr="004373E8" w:rsidDel="003F2C45">
          <w:rPr>
            <w:rFonts w:ascii="iCiel Avenir LT Std 35 Light" w:hAnsi="iCiel Avenir LT Std 35 Light" w:cs="Calibri"/>
            <w:i/>
            <w:iCs/>
            <w:sz w:val="22"/>
            <w:szCs w:val="22"/>
            <w:lang w:val="vi-VN"/>
          </w:rPr>
          <w:delText>ợ</w:delText>
        </w:r>
        <w:r w:rsidRPr="004373E8" w:rsidDel="003F2C45">
          <w:rPr>
            <w:rFonts w:ascii="iCiel Avenir LT Std 35 Light" w:hAnsi="iCiel Avenir LT Std 35 Light" w:cs="Arial"/>
            <w:i/>
            <w:iCs/>
            <w:sz w:val="22"/>
            <w:szCs w:val="22"/>
            <w:lang w:val="vi-VN"/>
          </w:rPr>
          <w:delText>p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nh</w:delText>
        </w:r>
        <w:r w:rsidRPr="004373E8" w:rsidDel="003F2C45">
          <w:rPr>
            <w:rFonts w:ascii="iCiel Avenir LT Std 35 Light" w:hAnsi="iCiel Avenir LT Std 35 Light" w:cs="Calibri"/>
            <w:i/>
            <w:iCs/>
            <w:sz w:val="22"/>
            <w:szCs w:val="22"/>
            <w:lang w:val="vi-VN"/>
          </w:rPr>
          <w:delText>ữ</w:delText>
        </w:r>
        <w:r w:rsidRPr="004373E8" w:rsidDel="003F2C45">
          <w:rPr>
            <w:rFonts w:ascii="iCiel Avenir LT Std 35 Light" w:hAnsi="iCiel Avenir LT Std 35 Light" w:cs="Arial"/>
            <w:i/>
            <w:iCs/>
            <w:sz w:val="22"/>
            <w:szCs w:val="22"/>
            <w:lang w:val="vi-VN"/>
          </w:rPr>
          <w:delText>ng kh</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kh</w:delText>
        </w:r>
        <w:r w:rsidRPr="004373E8" w:rsidDel="003F2C45">
          <w:rPr>
            <w:rFonts w:ascii="iCiel Avenir LT Std 35 Light" w:hAnsi="iCiel Avenir LT Std 35 Light" w:cs="Avenir Next LT Pro"/>
            <w:i/>
            <w:iCs/>
            <w:sz w:val="22"/>
            <w:szCs w:val="22"/>
            <w:lang w:val="vi-VN"/>
          </w:rPr>
          <w:delText>ă</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 xml:space="preserve"> nh</w:delText>
        </w:r>
        <w:r w:rsidRPr="004373E8" w:rsidDel="003F2C45">
          <w:rPr>
            <w:rFonts w:ascii="iCiel Avenir LT Std 35 Light" w:hAnsi="iCiel Avenir LT Std 35 Light" w:cs="Avenir Next LT Pro"/>
            <w:i/>
            <w:iCs/>
            <w:sz w:val="22"/>
            <w:szCs w:val="22"/>
            <w:lang w:val="vi-VN"/>
          </w:rPr>
          <w:delText>â</w:delText>
        </w:r>
        <w:r w:rsidRPr="004373E8" w:rsidDel="003F2C45">
          <w:rPr>
            <w:rFonts w:ascii="iCiel Avenir LT Std 35 Light" w:hAnsi="iCiel Avenir LT Std 35 Light" w:cs="Arial"/>
            <w:i/>
            <w:iCs/>
            <w:sz w:val="22"/>
            <w:szCs w:val="22"/>
            <w:lang w:val="vi-VN"/>
          </w:rPr>
          <w:delText>n nh</w:delText>
        </w:r>
        <w:r w:rsidRPr="004373E8" w:rsidDel="003F2C45">
          <w:rPr>
            <w:rFonts w:ascii="iCiel Avenir LT Std 35 Light" w:hAnsi="iCiel Avenir LT Std 35 Light" w:cs="Calibri"/>
            <w:i/>
            <w:iCs/>
            <w:sz w:val="22"/>
            <w:szCs w:val="22"/>
            <w:lang w:val="vi-VN"/>
          </w:rPr>
          <w:delText>ấ</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l</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m </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nh h</w:delText>
        </w:r>
        <w:r w:rsidRPr="004373E8" w:rsidDel="003F2C45">
          <w:rPr>
            <w:rFonts w:ascii="iCiel Avenir LT Std 35 Light" w:hAnsi="iCiel Avenir LT Std 35 Light" w:cs="Calibri"/>
            <w:i/>
            <w:iCs/>
            <w:sz w:val="22"/>
            <w:szCs w:val="22"/>
            <w:lang w:val="vi-VN"/>
          </w:rPr>
          <w:delText>ưở</w:delText>
        </w:r>
        <w:r w:rsidRPr="004373E8" w:rsidDel="003F2C45">
          <w:rPr>
            <w:rFonts w:ascii="iCiel Avenir LT Std 35 Light" w:hAnsi="iCiel Avenir LT Std 35 Light" w:cs="Arial"/>
            <w:i/>
            <w:iCs/>
            <w:sz w:val="22"/>
            <w:szCs w:val="22"/>
            <w:lang w:val="vi-VN"/>
          </w:rPr>
          <w:delText xml:space="preserve">ng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n kh</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 xml:space="preserve"> n</w:delText>
        </w:r>
        <w:r w:rsidRPr="004373E8" w:rsidDel="003F2C45">
          <w:rPr>
            <w:rFonts w:ascii="iCiel Avenir LT Std 35 Light" w:hAnsi="iCiel Avenir LT Std 35 Light" w:cs="Avenir Next LT Pro"/>
            <w:i/>
            <w:iCs/>
            <w:sz w:val="22"/>
            <w:szCs w:val="22"/>
            <w:lang w:val="vi-VN"/>
          </w:rPr>
          <w:delText>ă</w:delText>
        </w:r>
        <w:r w:rsidRPr="004373E8" w:rsidDel="003F2C45">
          <w:rPr>
            <w:rFonts w:ascii="iCiel Avenir LT Std 35 Light" w:hAnsi="iCiel Avenir LT Std 35 Light" w:cs="Arial"/>
            <w:i/>
            <w:iCs/>
            <w:sz w:val="22"/>
            <w:szCs w:val="22"/>
            <w:lang w:val="vi-VN"/>
          </w:rPr>
          <w:delText>ng ti</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p t</w:delText>
        </w:r>
        <w:r w:rsidRPr="004373E8" w:rsidDel="003F2C45">
          <w:rPr>
            <w:rFonts w:ascii="iCiel Avenir LT Std 35 Light" w:hAnsi="iCiel Avenir LT Std 35 Light" w:cs="Calibri"/>
            <w:i/>
            <w:iCs/>
            <w:sz w:val="22"/>
            <w:szCs w:val="22"/>
            <w:lang w:val="vi-VN"/>
          </w:rPr>
          <w:delText>ụ</w:delText>
        </w:r>
        <w:r w:rsidRPr="004373E8" w:rsidDel="003F2C45">
          <w:rPr>
            <w:rFonts w:ascii="iCiel Avenir LT Std 35 Light" w:hAnsi="iCiel Avenir LT Std 35 Light" w:cs="Arial"/>
            <w:i/>
            <w:iCs/>
            <w:sz w:val="22"/>
            <w:szCs w:val="22"/>
            <w:lang w:val="vi-VN"/>
          </w:rPr>
          <w:delText>c vi</w:delText>
        </w:r>
        <w:r w:rsidRPr="004373E8" w:rsidDel="003F2C45">
          <w:rPr>
            <w:rFonts w:ascii="iCiel Avenir LT Std 35 Light" w:hAnsi="iCiel Avenir LT Std 35 Light" w:cs="Calibri"/>
            <w:i/>
            <w:iCs/>
            <w:sz w:val="22"/>
            <w:szCs w:val="22"/>
            <w:lang w:val="vi-VN"/>
          </w:rPr>
          <w:delText>ệ</w:delText>
        </w:r>
        <w:r w:rsidRPr="004373E8" w:rsidDel="003F2C45">
          <w:rPr>
            <w:rFonts w:ascii="iCiel Avenir LT Std 35 Light" w:hAnsi="iCiel Avenir LT Std 35 Light" w:cs="Arial"/>
            <w:i/>
            <w:iCs/>
            <w:sz w:val="22"/>
            <w:szCs w:val="22"/>
            <w:lang w:val="vi-VN"/>
          </w:rPr>
          <w:delText>c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w:delText>
        </w:r>
      </w:del>
    </w:p>
    <w:p w14:paraId="3C2C8F4B" w14:textId="23532EFE" w:rsidR="00661D05" w:rsidRPr="004373E8" w:rsidDel="003F2C45" w:rsidRDefault="00661D05" w:rsidP="003E1B62">
      <w:pPr>
        <w:tabs>
          <w:tab w:val="left" w:pos="630"/>
          <w:tab w:val="left" w:pos="720"/>
          <w:tab w:val="left" w:pos="1080"/>
        </w:tabs>
        <w:ind w:firstLine="0"/>
        <w:rPr>
          <w:del w:id="1297" w:author="An Tran, ACA (BUV)" w:date="2024-09-12T14:24:00Z" w16du:dateUtc="2024-09-12T07:24:00Z"/>
          <w:rFonts w:ascii="iCiel Avenir LT Std 35 Light" w:hAnsi="iCiel Avenir LT Std 35 Light" w:cs="Arial"/>
          <w:i/>
          <w:iCs/>
          <w:sz w:val="22"/>
          <w:szCs w:val="22"/>
          <w:lang w:val="vi-VN"/>
        </w:rPr>
      </w:pPr>
      <w:del w:id="1298" w:author="An Tran, ACA (BUV)" w:date="2024-09-12T14:24:00Z" w16du:dateUtc="2024-09-12T07:24:00Z">
        <w:r w:rsidRPr="004373E8" w:rsidDel="003F2C45">
          <w:rPr>
            <w:rFonts w:ascii="iCiel Avenir LT Std 35 Light" w:hAnsi="iCiel Avenir LT Std 35 Light" w:cs="Arial"/>
            <w:i/>
            <w:iCs/>
            <w:sz w:val="22"/>
            <w:szCs w:val="22"/>
            <w:lang w:val="vi-VN"/>
          </w:rPr>
          <w:delText>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v</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gia </w:delText>
        </w:r>
        <w:r w:rsidRPr="004373E8" w:rsidDel="003F2C45">
          <w:rPr>
            <w:rFonts w:ascii="iCiel Avenir LT Std 35 Light" w:hAnsi="iCiel Avenir LT Std 35 Light" w:cs="Avenir Next LT Pro"/>
            <w:i/>
            <w:iCs/>
            <w:sz w:val="22"/>
            <w:szCs w:val="22"/>
            <w:lang w:val="vi-VN"/>
          </w:rPr>
          <w:delText>đì</w:delText>
        </w:r>
        <w:r w:rsidRPr="004373E8" w:rsidDel="003F2C45">
          <w:rPr>
            <w:rFonts w:ascii="iCiel Avenir LT Std 35 Light" w:hAnsi="iCiel Avenir LT Std 35 Light" w:cs="Arial"/>
            <w:i/>
            <w:iCs/>
            <w:sz w:val="22"/>
            <w:szCs w:val="22"/>
            <w:lang w:val="vi-VN"/>
          </w:rPr>
          <w:delText>nh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â</w:delText>
        </w:r>
        <w:r w:rsidRPr="004373E8" w:rsidDel="003F2C45">
          <w:rPr>
            <w:rFonts w:ascii="iCiel Avenir LT Std 35 Light" w:hAnsi="iCiel Avenir LT Std 35 Light" w:cs="Arial"/>
            <w:i/>
            <w:iCs/>
            <w:sz w:val="22"/>
            <w:szCs w:val="22"/>
            <w:lang w:val="vi-VN"/>
          </w:rPr>
          <w:delText>n nh</w:delText>
        </w:r>
        <w:r w:rsidRPr="004373E8" w:rsidDel="003F2C45">
          <w:rPr>
            <w:rFonts w:ascii="iCiel Avenir LT Std 35 Light" w:hAnsi="iCiel Avenir LT Std 35 Light" w:cs="Calibri"/>
            <w:i/>
            <w:iCs/>
            <w:sz w:val="22"/>
            <w:szCs w:val="22"/>
            <w:lang w:val="vi-VN"/>
          </w:rPr>
          <w:delText>ắ</w:delText>
        </w:r>
        <w:r w:rsidRPr="004373E8" w:rsidDel="003F2C45">
          <w:rPr>
            <w:rFonts w:ascii="iCiel Avenir LT Std 35 Light" w:hAnsi="iCiel Avenir LT Std 35 Light" w:cs="Arial"/>
            <w:i/>
            <w:iCs/>
            <w:sz w:val="22"/>
            <w:szCs w:val="22"/>
            <w:lang w:val="vi-VN"/>
          </w:rPr>
          <w:delText>c k</w:delText>
        </w:r>
        <w:r w:rsidRPr="004373E8" w:rsidDel="003F2C45">
          <w:rPr>
            <w:rFonts w:ascii="iCiel Avenir LT Std 35 Light" w:hAnsi="iCiel Avenir LT Std 35 Light" w:cs="Calibri"/>
            <w:i/>
            <w:iCs/>
            <w:sz w:val="22"/>
            <w:szCs w:val="22"/>
            <w:lang w:val="vi-VN"/>
          </w:rPr>
          <w:delText>ỹ</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t s</w:delText>
        </w:r>
        <w:r w:rsidRPr="004373E8" w:rsidDel="003F2C45">
          <w:rPr>
            <w:rFonts w:ascii="iCiel Avenir LT Std 35 Light" w:hAnsi="iCiel Avenir LT Std 35 Light" w:cs="Calibri"/>
            <w:i/>
            <w:iCs/>
            <w:sz w:val="22"/>
            <w:szCs w:val="22"/>
            <w:lang w:val="vi-VN"/>
          </w:rPr>
          <w:delText>ố</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Arial"/>
            <w:i/>
            <w:iCs/>
            <w:sz w:val="22"/>
            <w:szCs w:val="22"/>
            <w:lang w:val="vi-VN"/>
          </w:rPr>
          <w:delText>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u tr</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c khi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l</w:delText>
        </w:r>
        <w:r w:rsidRPr="004373E8" w:rsidDel="003F2C45">
          <w:rPr>
            <w:rFonts w:ascii="iCiel Avenir LT Std 35 Light" w:hAnsi="iCiel Avenir LT Std 35 Light" w:cs="Calibri"/>
            <w:i/>
            <w:iCs/>
            <w:sz w:val="22"/>
            <w:szCs w:val="22"/>
            <w:lang w:val="vi-VN"/>
          </w:rPr>
          <w:delText>ư</w:delText>
        </w:r>
        <w:r w:rsidRPr="004373E8" w:rsidDel="003F2C45">
          <w:rPr>
            <w:rFonts w:ascii="iCiel Avenir LT Std 35 Light" w:hAnsi="iCiel Avenir LT Std 35 Light" w:cs="Arial"/>
            <w:i/>
            <w:iCs/>
            <w:sz w:val="22"/>
            <w:szCs w:val="22"/>
            <w:lang w:val="vi-VN"/>
          </w:rPr>
          <w:delText>u:</w:delText>
        </w:r>
      </w:del>
    </w:p>
    <w:p w14:paraId="14821793" w14:textId="59E53A9C" w:rsidR="00661D05" w:rsidRPr="004373E8" w:rsidDel="003F2C45" w:rsidRDefault="00661D05" w:rsidP="00D85019">
      <w:pPr>
        <w:pStyle w:val="paragraph"/>
        <w:numPr>
          <w:ilvl w:val="0"/>
          <w:numId w:val="10"/>
        </w:numPr>
        <w:tabs>
          <w:tab w:val="left" w:pos="630"/>
          <w:tab w:val="left" w:pos="720"/>
          <w:tab w:val="left" w:pos="1080"/>
        </w:tabs>
        <w:ind w:left="360" w:firstLine="360"/>
        <w:textAlignment w:val="baseline"/>
        <w:rPr>
          <w:del w:id="1299" w:author="An Tran, ACA (BUV)" w:date="2024-09-12T14:24:00Z" w16du:dateUtc="2024-09-12T07:24:00Z"/>
          <w:rFonts w:ascii="iCiel Avenir LT Std 35 Light" w:hAnsi="iCiel Avenir LT Std 35 Light" w:cs="Arial"/>
          <w:i/>
          <w:iCs/>
          <w:sz w:val="22"/>
          <w:szCs w:val="22"/>
          <w:lang w:val="vi-VN"/>
        </w:rPr>
      </w:pPr>
      <w:del w:id="1300" w:author="An Tran, ACA (BUV)" w:date="2024-09-12T14:24:00Z" w16du:dateUtc="2024-09-12T07:24:00Z">
        <w:r w:rsidRPr="004373E8" w:rsidDel="003F2C45">
          <w:rPr>
            <w:rFonts w:ascii="iCiel Avenir LT Std 35 Light" w:hAnsi="iCiel Avenir LT Std 35 Light" w:cs="Arial"/>
            <w:i/>
            <w:iCs/>
            <w:sz w:val="22"/>
            <w:szCs w:val="22"/>
            <w:lang w:val="vi-VN"/>
          </w:rPr>
          <w:delText xml:space="preserve">Khi bảo lưu, sinh viên sẽ không học tập cùng với khóa ban đầu của </w:delText>
        </w:r>
        <w:r w:rsidR="005F5F1E" w:rsidRPr="004373E8" w:rsidDel="003F2C45">
          <w:rPr>
            <w:rFonts w:ascii="iCiel Avenir LT Std 35 Light" w:hAnsi="iCiel Avenir LT Std 35 Light" w:cs="Arial"/>
            <w:i/>
            <w:iCs/>
            <w:sz w:val="22"/>
            <w:szCs w:val="22"/>
            <w:lang w:val="vi-VN"/>
          </w:rPr>
          <w:delText>mình.</w:delText>
        </w:r>
      </w:del>
    </w:p>
    <w:p w14:paraId="1E6FAC57" w14:textId="46E33FD5" w:rsidR="0095649E" w:rsidRPr="004373E8" w:rsidDel="003F2C45" w:rsidRDefault="00661D05" w:rsidP="00D85019">
      <w:pPr>
        <w:pStyle w:val="paragraph"/>
        <w:numPr>
          <w:ilvl w:val="0"/>
          <w:numId w:val="10"/>
        </w:numPr>
        <w:tabs>
          <w:tab w:val="left" w:pos="630"/>
          <w:tab w:val="left" w:pos="720"/>
          <w:tab w:val="left" w:pos="1080"/>
        </w:tabs>
        <w:ind w:left="360" w:firstLine="360"/>
        <w:textAlignment w:val="baseline"/>
        <w:rPr>
          <w:del w:id="1301" w:author="An Tran, ACA (BUV)" w:date="2024-09-12T14:24:00Z" w16du:dateUtc="2024-09-12T07:24:00Z"/>
          <w:rFonts w:ascii="iCiel Avenir LT Std 35 Light" w:hAnsi="iCiel Avenir LT Std 35 Light" w:cs="Arial"/>
          <w:i/>
          <w:iCs/>
          <w:sz w:val="22"/>
          <w:szCs w:val="22"/>
          <w:lang w:val="vi-VN"/>
        </w:rPr>
      </w:pPr>
      <w:del w:id="1302" w:author="An Tran, ACA (BUV)" w:date="2024-09-12T14:24:00Z" w16du:dateUtc="2024-09-12T07:24:00Z">
        <w:r w:rsidRPr="004373E8" w:rsidDel="003F2C45">
          <w:rPr>
            <w:rFonts w:ascii="iCiel Avenir LT Std 35 Light" w:hAnsi="iCiel Avenir LT Std 35 Light" w:cs="Arial"/>
            <w:i/>
            <w:iCs/>
            <w:sz w:val="22"/>
            <w:szCs w:val="22"/>
            <w:lang w:val="vi-VN"/>
          </w:rPr>
          <w:delText xml:space="preserve">Chương trình học có thể đã thay đổi hoặc không có lớp học khi sinh viên quay trở </w:delText>
        </w:r>
        <w:r w:rsidR="005F5F1E" w:rsidRPr="004373E8" w:rsidDel="003F2C45">
          <w:rPr>
            <w:rFonts w:ascii="iCiel Avenir LT Std 35 Light" w:hAnsi="iCiel Avenir LT Std 35 Light" w:cs="Arial"/>
            <w:i/>
            <w:iCs/>
            <w:sz w:val="22"/>
            <w:szCs w:val="22"/>
            <w:lang w:val="vi-VN"/>
          </w:rPr>
          <w:delText>lại.</w:delText>
        </w:r>
      </w:del>
    </w:p>
    <w:p w14:paraId="43DD13C2" w14:textId="7830B921" w:rsidR="0095649E" w:rsidRPr="004373E8" w:rsidDel="003F2C45" w:rsidRDefault="0095649E" w:rsidP="00D85019">
      <w:pPr>
        <w:pStyle w:val="paragraph"/>
        <w:numPr>
          <w:ilvl w:val="0"/>
          <w:numId w:val="10"/>
        </w:numPr>
        <w:tabs>
          <w:tab w:val="left" w:pos="630"/>
          <w:tab w:val="left" w:pos="720"/>
          <w:tab w:val="left" w:pos="1080"/>
        </w:tabs>
        <w:ind w:left="360" w:firstLine="360"/>
        <w:textAlignment w:val="baseline"/>
        <w:rPr>
          <w:del w:id="1303" w:author="An Tran, ACA (BUV)" w:date="2024-09-12T14:24:00Z" w16du:dateUtc="2024-09-12T07:24:00Z"/>
          <w:rFonts w:ascii="iCiel Avenir LT Std 35 Light" w:hAnsi="iCiel Avenir LT Std 35 Light" w:cs="Arial"/>
          <w:i/>
          <w:iCs/>
          <w:sz w:val="22"/>
          <w:szCs w:val="22"/>
          <w:lang w:val="vi-VN"/>
        </w:rPr>
      </w:pPr>
      <w:del w:id="1304" w:author="An Tran, ACA (BUV)" w:date="2024-09-12T14:24:00Z" w16du:dateUtc="2024-09-12T07:24:00Z">
        <w:r w:rsidRPr="004373E8" w:rsidDel="003F2C45">
          <w:rPr>
            <w:rFonts w:ascii="iCiel Avenir LT Std 35 Light" w:hAnsi="iCiel Avenir LT Std 35 Light" w:cs="Arial"/>
            <w:i/>
            <w:iCs/>
            <w:sz w:val="22"/>
            <w:szCs w:val="22"/>
            <w:lang w:val="vi-VN"/>
          </w:rPr>
          <w:delText xml:space="preserve">Thời </w:delText>
        </w:r>
        <w:r w:rsidR="00661D05" w:rsidRPr="004373E8" w:rsidDel="003F2C45">
          <w:rPr>
            <w:rFonts w:ascii="iCiel Avenir LT Std 35 Light" w:hAnsi="iCiel Avenir LT Std 35 Light" w:cs="Arial"/>
            <w:i/>
            <w:iCs/>
            <w:sz w:val="22"/>
            <w:szCs w:val="22"/>
            <w:lang w:val="vi-VN"/>
          </w:rPr>
          <w:delText xml:space="preserve">gian bảo lưu ít nhất là 01 kỳ và </w:delText>
        </w:r>
        <w:r w:rsidRPr="004373E8" w:rsidDel="003F2C45">
          <w:rPr>
            <w:rFonts w:ascii="iCiel Avenir LT Std 35 Light" w:hAnsi="iCiel Avenir LT Std 35 Light" w:cs="Arial"/>
            <w:i/>
            <w:iCs/>
            <w:sz w:val="22"/>
            <w:szCs w:val="22"/>
            <w:lang w:val="vi-VN"/>
          </w:rPr>
          <w:delText>tối đa</w:delText>
        </w:r>
        <w:r w:rsidR="00661D05" w:rsidRPr="004373E8" w:rsidDel="003F2C45">
          <w:rPr>
            <w:rFonts w:ascii="iCiel Avenir LT Std 35 Light" w:hAnsi="iCiel Avenir LT Std 35 Light" w:cs="Arial"/>
            <w:i/>
            <w:iCs/>
            <w:sz w:val="22"/>
            <w:szCs w:val="22"/>
            <w:lang w:val="vi-VN"/>
          </w:rPr>
          <w:delText xml:space="preserve"> là 01 </w:delText>
        </w:r>
        <w:r w:rsidR="005F5F1E" w:rsidRPr="004373E8" w:rsidDel="003F2C45">
          <w:rPr>
            <w:rFonts w:ascii="iCiel Avenir LT Std 35 Light" w:hAnsi="iCiel Avenir LT Std 35 Light" w:cs="Arial"/>
            <w:i/>
            <w:iCs/>
            <w:sz w:val="22"/>
            <w:szCs w:val="22"/>
            <w:lang w:val="vi-VN"/>
          </w:rPr>
          <w:delText>năm.</w:delText>
        </w:r>
      </w:del>
    </w:p>
    <w:p w14:paraId="770E2421" w14:textId="20697D8D" w:rsidR="00DA7997" w:rsidRPr="00DA7997" w:rsidDel="003F2C45" w:rsidRDefault="00752114" w:rsidP="00ED7A87">
      <w:pPr>
        <w:pStyle w:val="paragraph"/>
        <w:numPr>
          <w:ilvl w:val="0"/>
          <w:numId w:val="10"/>
        </w:numPr>
        <w:tabs>
          <w:tab w:val="left" w:pos="630"/>
          <w:tab w:val="left" w:pos="720"/>
          <w:tab w:val="left" w:pos="1080"/>
        </w:tabs>
        <w:ind w:left="360" w:firstLine="360"/>
        <w:textAlignment w:val="baseline"/>
        <w:rPr>
          <w:del w:id="1305" w:author="An Tran, ACA (BUV)" w:date="2024-09-12T14:24:00Z" w16du:dateUtc="2024-09-12T07:24:00Z"/>
          <w:rFonts w:ascii="iCiel Avenir LT Std 35 Light" w:hAnsi="iCiel Avenir LT Std 35 Light" w:cs="Arial"/>
          <w:i/>
          <w:iCs/>
          <w:sz w:val="22"/>
          <w:szCs w:val="22"/>
          <w:lang w:val="vi-VN"/>
        </w:rPr>
      </w:pPr>
      <w:del w:id="1306" w:author="An Tran, ACA (BUV)" w:date="2024-09-12T14:24:00Z" w16du:dateUtc="2024-09-12T07:24:00Z">
        <w:r w:rsidRPr="00DA7997" w:rsidDel="003F2C45">
          <w:rPr>
            <w:rFonts w:ascii="iCiel Avenir LT Std 35 Light" w:hAnsi="iCiel Avenir LT Std 35 Light" w:cs="Arial"/>
            <w:i/>
            <w:iCs/>
            <w:sz w:val="22"/>
            <w:szCs w:val="22"/>
            <w:lang w:val="vi-VN"/>
          </w:rPr>
          <w:delText xml:space="preserve">Giai đoạn bảo lưu vẫn được tính vào tổng thời gian học tập của sinh viên tại </w:delText>
        </w:r>
        <w:r w:rsidR="005F5F1E" w:rsidRPr="00DA7997" w:rsidDel="003F2C45">
          <w:rPr>
            <w:rFonts w:ascii="iCiel Avenir LT Std 35 Light" w:hAnsi="iCiel Avenir LT Std 35 Light" w:cs="Arial"/>
            <w:i/>
            <w:iCs/>
            <w:sz w:val="22"/>
            <w:szCs w:val="22"/>
            <w:lang w:val="vi-VN"/>
          </w:rPr>
          <w:delText>trường.</w:delText>
        </w:r>
      </w:del>
    </w:p>
    <w:p w14:paraId="1180DBA7" w14:textId="18301236" w:rsidR="00DA7997" w:rsidRPr="00DA7997" w:rsidDel="003F2C45" w:rsidRDefault="00DA7997" w:rsidP="00ED7A87">
      <w:pPr>
        <w:pStyle w:val="paragraph"/>
        <w:numPr>
          <w:ilvl w:val="0"/>
          <w:numId w:val="10"/>
        </w:numPr>
        <w:tabs>
          <w:tab w:val="left" w:pos="630"/>
          <w:tab w:val="left" w:pos="720"/>
          <w:tab w:val="left" w:pos="1080"/>
        </w:tabs>
        <w:ind w:left="360" w:firstLine="360"/>
        <w:textAlignment w:val="baseline"/>
        <w:rPr>
          <w:del w:id="1307" w:author="An Tran, ACA (BUV)" w:date="2024-09-12T14:24:00Z" w16du:dateUtc="2024-09-12T07:24:00Z"/>
          <w:rFonts w:ascii="iCiel Avenir LT Std 35 Light" w:hAnsi="iCiel Avenir LT Std 35 Light" w:cs="Arial"/>
          <w:i/>
          <w:iCs/>
          <w:sz w:val="22"/>
          <w:szCs w:val="22"/>
          <w:lang w:val="vi-VN"/>
        </w:rPr>
      </w:pPr>
      <w:del w:id="1308" w:author="An Tran, ACA (BUV)" w:date="2024-09-12T14:24:00Z" w16du:dateUtc="2024-09-12T07:24:00Z">
        <w:r w:rsidRPr="00DA7997" w:rsidDel="003F2C45">
          <w:rPr>
            <w:rFonts w:ascii="iCiel Avenir LT Std 35 Light" w:hAnsi="iCiel Avenir LT Std 35 Light" w:cs="Arial"/>
            <w:i/>
            <w:iCs/>
            <w:sz w:val="22"/>
            <w:szCs w:val="22"/>
            <w:lang w:val="vi-VN"/>
          </w:rPr>
          <w:delText>Khi sinh viên quay trở lại, sinh viên sẽ cần phải học lại tất cả các môn học chưa hoàn thành vì mọi điểm số trước đó của môn học sẽ bị hủy.</w:delText>
        </w:r>
      </w:del>
    </w:p>
    <w:p w14:paraId="54DD584E" w14:textId="75109D8E" w:rsidR="00367BBC" w:rsidRPr="004373E8" w:rsidDel="003F2C45" w:rsidRDefault="00367BBC" w:rsidP="003E1B62">
      <w:pPr>
        <w:tabs>
          <w:tab w:val="left" w:pos="630"/>
          <w:tab w:val="left" w:pos="720"/>
          <w:tab w:val="left" w:pos="1080"/>
        </w:tabs>
        <w:ind w:firstLine="0"/>
        <w:rPr>
          <w:del w:id="1309" w:author="An Tran, ACA (BUV)" w:date="2024-09-12T14:24:00Z" w16du:dateUtc="2024-09-12T07:24:00Z"/>
          <w:rFonts w:ascii="iCiel Avenir LT Std 35 Light" w:hAnsi="iCiel Avenir LT Std 35 Light" w:cs="Arial"/>
          <w:i/>
          <w:iCs/>
          <w:sz w:val="22"/>
          <w:szCs w:val="22"/>
          <w:lang w:val="vi-VN"/>
        </w:rPr>
      </w:pPr>
      <w:del w:id="1310" w:author="An Tran, ACA (BUV)" w:date="2024-09-12T14:24:00Z" w16du:dateUtc="2024-09-12T07:24:00Z">
        <w:r w:rsidRPr="004373E8" w:rsidDel="003F2C45">
          <w:rPr>
            <w:rFonts w:ascii="iCiel Avenir LT Std 35 Light" w:hAnsi="iCiel Avenir LT Std 35 Light" w:cs="Arial"/>
            <w:i/>
            <w:iCs/>
            <w:sz w:val="22"/>
            <w:szCs w:val="22"/>
            <w:lang w:val="vi-VN"/>
          </w:rPr>
          <w:delText>Sinh viên cần đóng phí hành chính không hoàn lại</w:delText>
        </w:r>
        <w:r w:rsidR="0020510A" w:rsidRPr="004373E8" w:rsidDel="003F2C45">
          <w:rPr>
            <w:rFonts w:ascii="iCiel Avenir LT Std 35 Light" w:hAnsi="iCiel Avenir LT Std 35 Light" w:cs="Arial"/>
            <w:i/>
            <w:iCs/>
            <w:sz w:val="22"/>
            <w:szCs w:val="22"/>
            <w:lang w:val="vi-VN"/>
          </w:rPr>
          <w:delText xml:space="preserve"> là 2.000.000 VNĐ để tiến hành thủ tục bảo lưu kết quả học tập</w:delText>
        </w:r>
        <w:r w:rsidRPr="004373E8" w:rsidDel="003F2C45">
          <w:rPr>
            <w:rFonts w:ascii="iCiel Avenir LT Std 35 Light" w:hAnsi="iCiel Avenir LT Std 35 Light" w:cs="Arial"/>
            <w:i/>
            <w:iCs/>
            <w:sz w:val="22"/>
            <w:szCs w:val="22"/>
            <w:lang w:val="vi-VN"/>
          </w:rPr>
          <w:delText xml:space="preserve">. Sinh viên </w:delText>
        </w:r>
        <w:r w:rsidR="0020510A" w:rsidRPr="004373E8" w:rsidDel="003F2C45">
          <w:rPr>
            <w:rFonts w:ascii="iCiel Avenir LT Std 35 Light" w:hAnsi="iCiel Avenir LT Std 35 Light" w:cs="Arial"/>
            <w:i/>
            <w:iCs/>
            <w:sz w:val="22"/>
            <w:szCs w:val="22"/>
            <w:lang w:val="vi-VN"/>
          </w:rPr>
          <w:delText xml:space="preserve">cần </w:delText>
        </w:r>
        <w:r w:rsidRPr="004373E8" w:rsidDel="003F2C45">
          <w:rPr>
            <w:rFonts w:ascii="iCiel Avenir LT Std 35 Light" w:hAnsi="iCiel Avenir LT Std 35 Light" w:cs="Arial"/>
            <w:i/>
            <w:iCs/>
            <w:sz w:val="22"/>
            <w:szCs w:val="22"/>
            <w:lang w:val="vi-VN"/>
          </w:rPr>
          <w:delText>chịu trách nhiệm về bất kỳ thay đổ</w:delText>
        </w:r>
        <w:r w:rsidR="0020510A" w:rsidRPr="004373E8" w:rsidDel="003F2C45">
          <w:rPr>
            <w:rFonts w:ascii="iCiel Avenir LT Std 35 Light" w:hAnsi="iCiel Avenir LT Std 35 Light" w:cs="Arial"/>
            <w:i/>
            <w:iCs/>
            <w:sz w:val="22"/>
            <w:szCs w:val="22"/>
            <w:lang w:val="vi-VN"/>
          </w:rPr>
          <w:delText>i</w:delText>
        </w:r>
        <w:r w:rsidRPr="004373E8" w:rsidDel="003F2C45">
          <w:rPr>
            <w:rFonts w:ascii="iCiel Avenir LT Std 35 Light" w:hAnsi="iCiel Avenir LT Std 35 Light" w:cs="Arial"/>
            <w:i/>
            <w:iCs/>
            <w:sz w:val="22"/>
            <w:szCs w:val="22"/>
            <w:lang w:val="vi-VN"/>
          </w:rPr>
          <w:delText xml:space="preserve"> về học phí </w:delText>
        </w:r>
        <w:r w:rsidR="00C33B02" w:rsidRPr="004373E8" w:rsidDel="003F2C45">
          <w:rPr>
            <w:rFonts w:ascii="iCiel Avenir LT Std 35 Light" w:hAnsi="iCiel Avenir LT Std 35 Light" w:cs="Arial"/>
            <w:i/>
            <w:iCs/>
            <w:sz w:val="22"/>
            <w:szCs w:val="22"/>
            <w:lang w:val="vi-VN"/>
          </w:rPr>
          <w:delText xml:space="preserve">được </w:delText>
        </w:r>
        <w:r w:rsidRPr="004373E8" w:rsidDel="003F2C45">
          <w:rPr>
            <w:rFonts w:ascii="iCiel Avenir LT Std 35 Light" w:hAnsi="iCiel Avenir LT Std 35 Light" w:cs="Arial"/>
            <w:i/>
            <w:iCs/>
            <w:sz w:val="22"/>
            <w:szCs w:val="22"/>
            <w:lang w:val="vi-VN"/>
          </w:rPr>
          <w:delText>áp dụng</w:delText>
        </w:r>
        <w:r w:rsidR="00C33B02" w:rsidRPr="004373E8" w:rsidDel="003F2C45">
          <w:rPr>
            <w:rFonts w:ascii="iCiel Avenir LT Std 35 Light" w:hAnsi="iCiel Avenir LT Std 35 Light" w:cs="Arial"/>
            <w:i/>
            <w:iCs/>
            <w:sz w:val="22"/>
            <w:szCs w:val="22"/>
            <w:lang w:val="vi-VN"/>
          </w:rPr>
          <w:delText xml:space="preserve"> theo chính sách hiện hành</w:delText>
        </w:r>
        <w:r w:rsidRPr="004373E8" w:rsidDel="003F2C45">
          <w:rPr>
            <w:rFonts w:ascii="iCiel Avenir LT Std 35 Light" w:hAnsi="iCiel Avenir LT Std 35 Light" w:cs="Arial"/>
            <w:i/>
            <w:iCs/>
            <w:sz w:val="22"/>
            <w:szCs w:val="22"/>
            <w:lang w:val="vi-VN"/>
          </w:rPr>
          <w:delText>.</w:delText>
        </w:r>
      </w:del>
    </w:p>
    <w:p w14:paraId="67A65366" w14:textId="77999DDA" w:rsidR="000378CB" w:rsidRPr="004373E8" w:rsidRDefault="008347AD" w:rsidP="003E1B62">
      <w:pPr>
        <w:tabs>
          <w:tab w:val="left" w:pos="630"/>
          <w:tab w:val="left" w:pos="720"/>
          <w:tab w:val="left" w:pos="1080"/>
        </w:tabs>
        <w:ind w:firstLine="0"/>
        <w:rPr>
          <w:rFonts w:ascii="iCiel Avenir LT Std 35 Light" w:hAnsi="iCiel Avenir LT Std 35 Light" w:cs="Arial"/>
          <w:i/>
          <w:iCs/>
          <w:sz w:val="22"/>
          <w:szCs w:val="22"/>
          <w:lang w:val="vi-VN"/>
        </w:rPr>
      </w:pPr>
      <w:del w:id="1311" w:author="An Tran, ACA (BUV)" w:date="2024-09-12T14:24:00Z" w16du:dateUtc="2024-09-12T07:24:00Z">
        <w:r w:rsidRPr="004373E8" w:rsidDel="003F2C45">
          <w:rPr>
            <w:rFonts w:ascii="iCiel Avenir LT Std 35 Light" w:hAnsi="iCiel Avenir LT Std 35 Light" w:cs="Arial"/>
            <w:i/>
            <w:iCs/>
            <w:sz w:val="22"/>
            <w:szCs w:val="22"/>
            <w:lang w:val="vi-VN"/>
          </w:rPr>
          <w:delText>Nhà tr</w:delText>
        </w:r>
        <w:r w:rsidRPr="004373E8" w:rsidDel="003F2C45">
          <w:rPr>
            <w:rFonts w:ascii="iCiel Avenir LT Std 35 Light" w:hAnsi="iCiel Avenir LT Std 35 Light" w:cs="Calibri"/>
            <w:i/>
            <w:iCs/>
            <w:sz w:val="22"/>
            <w:szCs w:val="22"/>
            <w:lang w:val="vi-VN"/>
          </w:rPr>
          <w:delText>ườ</w:delText>
        </w:r>
        <w:r w:rsidRPr="004373E8" w:rsidDel="003F2C45">
          <w:rPr>
            <w:rFonts w:ascii="iCiel Avenir LT Std 35 Light" w:hAnsi="iCiel Avenir LT Std 35 Light" w:cs="Arial"/>
            <w:i/>
            <w:iCs/>
            <w:sz w:val="22"/>
            <w:szCs w:val="22"/>
            <w:lang w:val="vi-VN"/>
          </w:rPr>
          <w:delText>ng khuy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n kh</w:delText>
        </w:r>
        <w:r w:rsidRPr="004373E8" w:rsidDel="003F2C45">
          <w:rPr>
            <w:rFonts w:ascii="iCiel Avenir LT Std 35 Light" w:hAnsi="iCiel Avenir LT Std 35 Light" w:cs="Avenir Next LT Pro"/>
            <w:i/>
            <w:iCs/>
            <w:sz w:val="22"/>
            <w:szCs w:val="22"/>
            <w:lang w:val="vi-VN"/>
          </w:rPr>
          <w:delText>í</w:delText>
        </w:r>
        <w:r w:rsidRPr="004373E8" w:rsidDel="003F2C45">
          <w:rPr>
            <w:rFonts w:ascii="iCiel Avenir LT Std 35 Light" w:hAnsi="iCiel Avenir LT Std 35 Light" w:cs="Arial"/>
            <w:i/>
            <w:iCs/>
            <w:sz w:val="22"/>
            <w:szCs w:val="22"/>
            <w:lang w:val="vi-VN"/>
          </w:rPr>
          <w:delText>ch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 xml:space="preserve">n trao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ổ</w:delText>
        </w:r>
        <w:r w:rsidRPr="004373E8" w:rsidDel="003F2C45">
          <w:rPr>
            <w:rFonts w:ascii="iCiel Avenir LT Std 35 Light" w:hAnsi="iCiel Avenir LT Std 35 Light" w:cs="Arial"/>
            <w:i/>
            <w:iCs/>
            <w:sz w:val="22"/>
            <w:szCs w:val="22"/>
            <w:lang w:val="vi-VN"/>
          </w:rPr>
          <w:delText>i k</w:delText>
        </w:r>
        <w:r w:rsidRPr="004373E8" w:rsidDel="003F2C45">
          <w:rPr>
            <w:rFonts w:ascii="iCiel Avenir LT Std 35 Light" w:hAnsi="iCiel Avenir LT Std 35 Light" w:cs="Calibri"/>
            <w:i/>
            <w:iCs/>
            <w:sz w:val="22"/>
            <w:szCs w:val="22"/>
            <w:lang w:val="vi-VN"/>
          </w:rPr>
          <w:delText>ỹ</w:delText>
        </w:r>
        <w:r w:rsidRPr="004373E8" w:rsidDel="003F2C45">
          <w:rPr>
            <w:rFonts w:ascii="iCiel Avenir LT Std 35 Light" w:hAnsi="iCiel Avenir LT Std 35 Light" w:cs="Arial"/>
            <w:i/>
            <w:iCs/>
            <w:sz w:val="22"/>
            <w:szCs w:val="22"/>
            <w:lang w:val="vi-VN"/>
          </w:rPr>
          <w:delText xml:space="preserve"> v</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Bộ phận Thông tin Sinh viên tr</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c khi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bảo lưu. Phòng Thông tin Sinh viên s</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ng d</w:delText>
        </w:r>
        <w:r w:rsidRPr="004373E8" w:rsidDel="003F2C45">
          <w:rPr>
            <w:rFonts w:ascii="iCiel Avenir LT Std 35 Light" w:hAnsi="iCiel Avenir LT Std 35 Light" w:cs="Calibri"/>
            <w:i/>
            <w:iCs/>
            <w:sz w:val="22"/>
            <w:szCs w:val="22"/>
            <w:lang w:val="vi-VN"/>
          </w:rPr>
          <w:delText>ẫ</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Calibri"/>
            <w:i/>
            <w:iCs/>
            <w:sz w:val="22"/>
            <w:szCs w:val="22"/>
            <w:lang w:val="vi-VN"/>
          </w:rPr>
          <w:delText>ặ</w:delText>
        </w:r>
        <w:r w:rsidRPr="004373E8" w:rsidDel="003F2C45">
          <w:rPr>
            <w:rFonts w:ascii="iCiel Avenir LT Std 35 Light" w:hAnsi="iCiel Avenir LT Std 35 Light" w:cs="Arial"/>
            <w:i/>
            <w:iCs/>
            <w:sz w:val="22"/>
            <w:szCs w:val="22"/>
            <w:lang w:val="vi-VN"/>
          </w:rPr>
          <w:delText>n k</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 xml:space="preserve">n về quy trình bảo lưu thông qua email </w:delText>
        </w:r>
        <w:r w:rsidR="00F576D4" w:rsidDel="003F2C45">
          <w:fldChar w:fldCharType="begin"/>
        </w:r>
        <w:r w:rsidR="00F576D4" w:rsidDel="003F2C45">
          <w:delInstrText>HYPERLINK "mailto:studentservice@buv.edu.vn"</w:delInstrText>
        </w:r>
        <w:r w:rsidR="00F576D4" w:rsidDel="003F2C45">
          <w:fldChar w:fldCharType="separate"/>
        </w:r>
        <w:r w:rsidRPr="004373E8" w:rsidDel="003F2C45">
          <w:rPr>
            <w:rStyle w:val="Hyperlink"/>
            <w:rFonts w:ascii="iCiel Avenir LT Std 35 Light" w:hAnsi="iCiel Avenir LT Std 35 Light" w:cs="Arial"/>
            <w:i/>
            <w:iCs/>
            <w:sz w:val="22"/>
            <w:szCs w:val="22"/>
            <w:lang w:val="vi-VN"/>
          </w:rPr>
          <w:delText>studentservice@buv.edu.vn</w:delText>
        </w:r>
        <w:r w:rsidR="00F576D4" w:rsidDel="003F2C45">
          <w:rPr>
            <w:rStyle w:val="Hyperlink"/>
            <w:rFonts w:ascii="iCiel Avenir LT Std 35 Light" w:hAnsi="iCiel Avenir LT Std 35 Light" w:cs="Arial"/>
            <w:i/>
            <w:iCs/>
            <w:sz w:val="22"/>
            <w:szCs w:val="22"/>
            <w:lang w:val="vi-VN"/>
          </w:rPr>
          <w:fldChar w:fldCharType="end"/>
        </w:r>
        <w:r w:rsidRPr="004373E8" w:rsidDel="003F2C45">
          <w:rPr>
            <w:rStyle w:val="Hyperlink"/>
            <w:rFonts w:ascii="iCiel Avenir LT Std 35 Light" w:hAnsi="iCiel Avenir LT Std 35 Light" w:cs="Arial"/>
            <w:sz w:val="22"/>
            <w:szCs w:val="22"/>
            <w:lang w:val="vi-VN"/>
          </w:rPr>
          <w:delText xml:space="preserve"> </w:delText>
        </w:r>
        <w:r w:rsidRPr="004373E8" w:rsidDel="003F2C45">
          <w:rPr>
            <w:rFonts w:ascii="iCiel Avenir LT Std 35 Light" w:hAnsi="iCiel Avenir LT Std 35 Light" w:cs="Arial"/>
            <w:i/>
            <w:iCs/>
            <w:sz w:val="22"/>
            <w:szCs w:val="22"/>
            <w:lang w:val="vi-VN"/>
          </w:rPr>
          <w:delText>ho</w:delText>
        </w:r>
        <w:r w:rsidRPr="004373E8" w:rsidDel="003F2C45">
          <w:rPr>
            <w:rFonts w:ascii="iCiel Avenir LT Std 35 Light" w:hAnsi="iCiel Avenir LT Std 35 Light" w:cs="Calibri"/>
            <w:i/>
            <w:iCs/>
            <w:sz w:val="22"/>
            <w:szCs w:val="22"/>
            <w:lang w:val="vi-VN"/>
          </w:rPr>
          <w:delText>ặ</w:delText>
        </w:r>
        <w:r w:rsidRPr="004373E8" w:rsidDel="003F2C45">
          <w:rPr>
            <w:rFonts w:ascii="iCiel Avenir LT Std 35 Light" w:hAnsi="iCiel Avenir LT Std 35 Light" w:cs="Arial"/>
            <w:i/>
            <w:iCs/>
            <w:sz w:val="22"/>
            <w:szCs w:val="22"/>
            <w:lang w:val="vi-VN"/>
          </w:rPr>
          <w:delText xml:space="preserve">c trao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ổ</w:delText>
        </w:r>
        <w:r w:rsidRPr="004373E8" w:rsidDel="003F2C45">
          <w:rPr>
            <w:rFonts w:ascii="iCiel Avenir LT Std 35 Light" w:hAnsi="iCiel Avenir LT Std 35 Light" w:cs="Arial"/>
            <w:i/>
            <w:iCs/>
            <w:sz w:val="22"/>
            <w:szCs w:val="22"/>
            <w:lang w:val="vi-VN"/>
          </w:rPr>
          <w:delText>i tr</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c ti</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p t</w:delText>
        </w:r>
        <w:r w:rsidRPr="004373E8" w:rsidDel="003F2C45">
          <w:rPr>
            <w:rFonts w:ascii="iCiel Avenir LT Std 35 Light" w:hAnsi="iCiel Avenir LT Std 35 Light" w:cs="Calibri"/>
            <w:i/>
            <w:iCs/>
            <w:sz w:val="22"/>
            <w:szCs w:val="22"/>
            <w:lang w:val="vi-VN"/>
          </w:rPr>
          <w:delText>ạ</w:delText>
        </w:r>
        <w:r w:rsidRPr="004373E8" w:rsidDel="003F2C45">
          <w:rPr>
            <w:rFonts w:ascii="iCiel Avenir LT Std 35 Light" w:hAnsi="iCiel Avenir LT Std 35 Light" w:cs="Arial"/>
            <w:i/>
            <w:iCs/>
            <w:sz w:val="22"/>
            <w:szCs w:val="22"/>
            <w:lang w:val="vi-VN"/>
          </w:rPr>
          <w:delText>i qu</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y Th</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ng tin Sinh viên.</w:delText>
        </w:r>
      </w:del>
    </w:p>
    <w:p w14:paraId="5D764171" w14:textId="1511EE13" w:rsidR="008D1BC6" w:rsidRPr="004373E8" w:rsidRDefault="00420565"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312" w:name="_Toc107324299"/>
      <w:bookmarkStart w:id="1313" w:name="_Toc177077231"/>
      <w:r w:rsidRPr="004373E8">
        <w:rPr>
          <w:rFonts w:cs="Arial"/>
          <w:szCs w:val="22"/>
          <w:lang w:val="vi-VN"/>
        </w:rPr>
        <w:t>H</w:t>
      </w:r>
      <w:r w:rsidR="00BF43A2" w:rsidRPr="004373E8">
        <w:rPr>
          <w:rFonts w:cs="Arial"/>
          <w:szCs w:val="22"/>
          <w:lang w:val="vi-VN"/>
        </w:rPr>
        <w:t>ow can students change </w:t>
      </w:r>
      <w:r w:rsidR="005F5F1E" w:rsidRPr="004373E8">
        <w:rPr>
          <w:rFonts w:cs="Arial"/>
          <w:szCs w:val="22"/>
          <w:lang w:val="vi-VN"/>
        </w:rPr>
        <w:t>the programme</w:t>
      </w:r>
      <w:r w:rsidR="00BF43A2" w:rsidRPr="004373E8">
        <w:rPr>
          <w:rFonts w:cs="Arial"/>
          <w:szCs w:val="22"/>
          <w:lang w:val="vi-VN"/>
        </w:rPr>
        <w:t xml:space="preserve"> if students/parents feel the programme is not suitable for students after a period of study? / </w:t>
      </w:r>
      <w:r w:rsidR="00BF43A2" w:rsidRPr="004373E8">
        <w:rPr>
          <w:rFonts w:cs="Arial"/>
          <w:i/>
          <w:iCs/>
          <w:szCs w:val="22"/>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bookmarkEnd w:id="1312"/>
      <w:bookmarkEnd w:id="1313"/>
    </w:p>
    <w:p w14:paraId="5A224753" w14:textId="38EFAABF"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29060E45" w14:textId="77777777" w:rsidR="003F2C45" w:rsidRPr="004373E8" w:rsidRDefault="003F2C45" w:rsidP="003F2C45">
      <w:pPr>
        <w:tabs>
          <w:tab w:val="left" w:pos="630"/>
          <w:tab w:val="left" w:pos="720"/>
          <w:tab w:val="left" w:pos="1080"/>
        </w:tabs>
        <w:ind w:firstLine="0"/>
        <w:rPr>
          <w:ins w:id="1314" w:author="An Tran, ACA (BUV)" w:date="2024-09-12T14:24:00Z" w16du:dateUtc="2024-09-12T07:24:00Z"/>
          <w:rFonts w:ascii="iCiel Avenir LT Std 35 Light" w:hAnsi="iCiel Avenir LT Std 35 Light" w:cs="Arial"/>
          <w:sz w:val="22"/>
          <w:szCs w:val="22"/>
          <w:lang w:val="vi-VN"/>
        </w:rPr>
      </w:pPr>
      <w:ins w:id="1315" w:author="An Tran, ACA (BUV)" w:date="2024-09-12T14:24:00Z" w16du:dateUtc="2024-09-12T07:24:00Z">
        <w:r w:rsidRPr="008604B6">
          <w:rPr>
            <w:rFonts w:ascii="iCiel Avenir LT Std 35 Light" w:hAnsi="iCiel Avenir LT Std 35 Light" w:cs="Arial"/>
            <w:sz w:val="22"/>
            <w:szCs w:val="22"/>
          </w:rPr>
          <w:t>We understand that selecting the right study programme from the start can be challenging. It's natural to reconsider your choices as you gain more insight into your interests and goals. If students are thinking about changing to another programme, there are a few important factors to keep in mind to ensure a smooth transition:</w:t>
        </w:r>
        <w:r w:rsidRPr="004373E8">
          <w:rPr>
            <w:rFonts w:ascii="iCiel Avenir LT Std 35 Light" w:hAnsi="iCiel Avenir LT Std 35 Light" w:cs="Arial"/>
            <w:sz w:val="22"/>
            <w:szCs w:val="22"/>
            <w:lang w:val="vi-VN"/>
          </w:rPr>
          <w:t xml:space="preserve"> </w:t>
        </w:r>
      </w:ins>
    </w:p>
    <w:p w14:paraId="685E3957" w14:textId="77777777" w:rsidR="003F2C45" w:rsidRPr="004373E8" w:rsidRDefault="003F2C45" w:rsidP="003F2C45">
      <w:pPr>
        <w:pStyle w:val="ListParagraph"/>
        <w:numPr>
          <w:ilvl w:val="0"/>
          <w:numId w:val="15"/>
        </w:numPr>
        <w:tabs>
          <w:tab w:val="left" w:pos="630"/>
          <w:tab w:val="left" w:pos="720"/>
          <w:tab w:val="left" w:pos="1080"/>
        </w:tabs>
        <w:ind w:left="360" w:firstLine="360"/>
        <w:contextualSpacing w:val="0"/>
        <w:rPr>
          <w:ins w:id="1316" w:author="An Tran, ACA (BUV)" w:date="2024-09-12T14:24:00Z" w16du:dateUtc="2024-09-12T07:24:00Z"/>
          <w:rFonts w:ascii="iCiel Avenir LT Std 35 Light" w:hAnsi="iCiel Avenir LT Std 35 Light" w:cs="Arial"/>
          <w:sz w:val="22"/>
          <w:szCs w:val="22"/>
          <w:lang w:val="vi-VN"/>
        </w:rPr>
      </w:pPr>
      <w:ins w:id="1317" w:author="An Tran, ACA (BUV)" w:date="2024-09-12T14:24:00Z" w16du:dateUtc="2024-09-12T07:24:00Z">
        <w:r w:rsidRPr="004373E8">
          <w:rPr>
            <w:rFonts w:ascii="iCiel Avenir LT Std 35 Light" w:hAnsi="iCiel Avenir LT Std 35 Light" w:cs="Arial"/>
            <w:sz w:val="22"/>
            <w:szCs w:val="22"/>
            <w:lang w:val="vi-VN"/>
          </w:rPr>
          <w:t xml:space="preserve">The entry requirements of the new programme – students might be required to retake Pathway programme if they are transferring to a completely different major/ field of study. </w:t>
        </w:r>
      </w:ins>
    </w:p>
    <w:p w14:paraId="01CABB5D" w14:textId="77777777" w:rsidR="003F2C45" w:rsidRPr="004373E8" w:rsidRDefault="003F2C45" w:rsidP="003F2C45">
      <w:pPr>
        <w:pStyle w:val="ListParagraph"/>
        <w:numPr>
          <w:ilvl w:val="0"/>
          <w:numId w:val="15"/>
        </w:numPr>
        <w:tabs>
          <w:tab w:val="left" w:pos="630"/>
          <w:tab w:val="left" w:pos="720"/>
          <w:tab w:val="left" w:pos="1080"/>
        </w:tabs>
        <w:ind w:left="360" w:firstLine="360"/>
        <w:contextualSpacing w:val="0"/>
        <w:rPr>
          <w:ins w:id="1318" w:author="An Tran, ACA (BUV)" w:date="2024-09-12T14:24:00Z" w16du:dateUtc="2024-09-12T07:24:00Z"/>
          <w:rFonts w:ascii="iCiel Avenir LT Std 35 Light" w:hAnsi="iCiel Avenir LT Std 35 Light" w:cs="Arial"/>
          <w:sz w:val="22"/>
          <w:szCs w:val="22"/>
          <w:lang w:val="vi-VN"/>
        </w:rPr>
      </w:pPr>
      <w:ins w:id="1319" w:author="An Tran, ACA (BUV)" w:date="2024-09-12T14:24:00Z" w16du:dateUtc="2024-09-12T07:24:00Z">
        <w:r w:rsidRPr="004373E8">
          <w:rPr>
            <w:rFonts w:ascii="iCiel Avenir LT Std 35 Light" w:hAnsi="iCiel Avenir LT Std 35 Light" w:cs="Arial"/>
            <w:sz w:val="22"/>
            <w:szCs w:val="22"/>
            <w:lang w:val="vi-VN"/>
          </w:rPr>
          <w:t>The next available intake of the destination programme.</w:t>
        </w:r>
      </w:ins>
    </w:p>
    <w:p w14:paraId="5982A2D2" w14:textId="77777777" w:rsidR="003F2C45" w:rsidRPr="004373E8" w:rsidRDefault="003F2C45" w:rsidP="003F2C45">
      <w:pPr>
        <w:pStyle w:val="ListParagraph"/>
        <w:numPr>
          <w:ilvl w:val="0"/>
          <w:numId w:val="15"/>
        </w:numPr>
        <w:tabs>
          <w:tab w:val="left" w:pos="630"/>
          <w:tab w:val="left" w:pos="720"/>
          <w:tab w:val="left" w:pos="1080"/>
        </w:tabs>
        <w:ind w:left="360" w:firstLine="360"/>
        <w:contextualSpacing w:val="0"/>
        <w:rPr>
          <w:ins w:id="1320" w:author="An Tran, ACA (BUV)" w:date="2024-09-12T14:24:00Z" w16du:dateUtc="2024-09-12T07:24:00Z"/>
          <w:rFonts w:ascii="iCiel Avenir LT Std 35 Light" w:hAnsi="iCiel Avenir LT Std 35 Light" w:cs="Arial"/>
          <w:sz w:val="22"/>
          <w:szCs w:val="22"/>
          <w:lang w:val="vi-VN"/>
        </w:rPr>
      </w:pPr>
      <w:ins w:id="1321" w:author="An Tran, ACA (BUV)" w:date="2024-09-12T14:24:00Z" w16du:dateUtc="2024-09-12T07:24:00Z">
        <w:r w:rsidRPr="004373E8">
          <w:rPr>
            <w:rFonts w:ascii="iCiel Avenir LT Std 35 Light" w:hAnsi="iCiel Avenir LT Std 35 Light" w:cs="Arial"/>
            <w:sz w:val="22"/>
            <w:szCs w:val="22"/>
            <w:lang w:val="vi-VN"/>
          </w:rPr>
          <w:t>The suitability of the student with the desired programme, and the number of completed credits that can be mapped and rolled over to the new programme.</w:t>
        </w:r>
      </w:ins>
    </w:p>
    <w:p w14:paraId="03AD2970" w14:textId="77777777" w:rsidR="003F2C45" w:rsidRPr="004373E8" w:rsidRDefault="003F2C45" w:rsidP="003F2C45">
      <w:pPr>
        <w:pStyle w:val="ListParagraph"/>
        <w:numPr>
          <w:ilvl w:val="0"/>
          <w:numId w:val="15"/>
        </w:numPr>
        <w:tabs>
          <w:tab w:val="left" w:pos="630"/>
          <w:tab w:val="left" w:pos="720"/>
          <w:tab w:val="left" w:pos="1080"/>
        </w:tabs>
        <w:ind w:left="360" w:firstLine="360"/>
        <w:contextualSpacing w:val="0"/>
        <w:rPr>
          <w:ins w:id="1322" w:author="An Tran, ACA (BUV)" w:date="2024-09-12T14:24:00Z" w16du:dateUtc="2024-09-12T07:24:00Z"/>
          <w:rFonts w:ascii="iCiel Avenir LT Std 35 Light" w:hAnsi="iCiel Avenir LT Std 35 Light" w:cs="Arial"/>
          <w:b/>
          <w:bCs/>
          <w:sz w:val="22"/>
          <w:szCs w:val="22"/>
          <w:u w:val="single"/>
          <w:lang w:val="vi-VN"/>
        </w:rPr>
      </w:pPr>
      <w:ins w:id="1323" w:author="An Tran, ACA (BUV)" w:date="2024-09-12T14:24:00Z" w16du:dateUtc="2024-09-12T07:24:00Z">
        <w:r w:rsidRPr="004373E8">
          <w:rPr>
            <w:rFonts w:ascii="iCiel Avenir LT Std 35 Light" w:hAnsi="iCiel Avenir LT Std 35 Light" w:cs="Arial"/>
            <w:sz w:val="22"/>
            <w:szCs w:val="22"/>
            <w:lang w:val="vi-VN"/>
          </w:rPr>
          <w:t xml:space="preserve">Students have a limited number of chances to request a change in the programme. </w:t>
        </w:r>
      </w:ins>
    </w:p>
    <w:p w14:paraId="251B5B52" w14:textId="77777777" w:rsidR="003F2C45" w:rsidRPr="004373E8" w:rsidRDefault="003F2C45" w:rsidP="003F2C45">
      <w:pPr>
        <w:tabs>
          <w:tab w:val="left" w:pos="630"/>
          <w:tab w:val="left" w:pos="720"/>
          <w:tab w:val="left" w:pos="1080"/>
        </w:tabs>
        <w:ind w:firstLine="0"/>
        <w:rPr>
          <w:ins w:id="1324" w:author="An Tran, ACA (BUV)" w:date="2024-09-12T14:24:00Z" w16du:dateUtc="2024-09-12T07:24:00Z"/>
          <w:rFonts w:ascii="iCiel Avenir LT Std 35 Light" w:hAnsi="iCiel Avenir LT Std 35 Light" w:cs="Arial"/>
          <w:sz w:val="22"/>
          <w:szCs w:val="22"/>
          <w:lang w:val="vi-VN"/>
        </w:rPr>
      </w:pPr>
      <w:ins w:id="1325" w:author="An Tran, ACA (BUV)" w:date="2024-09-12T14:24:00Z" w16du:dateUtc="2024-09-12T07:24:00Z">
        <w:r w:rsidRPr="004373E8">
          <w:rPr>
            <w:rFonts w:ascii="iCiel Avenir LT Std 35 Light" w:hAnsi="iCiel Avenir LT Std 35 Light" w:cs="Arial"/>
            <w:sz w:val="22"/>
            <w:szCs w:val="22"/>
            <w:lang w:val="vi-VN"/>
          </w:rPr>
          <w:t xml:space="preserve">Students need to pay the non-refundable VND 2,000,000 administrative fee for the processing of the change programme request. Any changes in the fees levied by the University are the responsibility of the student. </w:t>
        </w:r>
      </w:ins>
    </w:p>
    <w:p w14:paraId="258B2405" w14:textId="77777777" w:rsidR="003F2C45" w:rsidRPr="004373E8" w:rsidRDefault="003F2C45" w:rsidP="003F2C45">
      <w:pPr>
        <w:tabs>
          <w:tab w:val="left" w:pos="630"/>
          <w:tab w:val="left" w:pos="720"/>
          <w:tab w:val="left" w:pos="1080"/>
        </w:tabs>
        <w:ind w:firstLine="0"/>
        <w:rPr>
          <w:ins w:id="1326" w:author="An Tran, ACA (BUV)" w:date="2024-09-12T14:24:00Z" w16du:dateUtc="2024-09-12T07:24:00Z"/>
          <w:rFonts w:ascii="iCiel Avenir LT Std 35 Light" w:hAnsi="iCiel Avenir LT Std 35 Light" w:cs="Arial"/>
          <w:sz w:val="22"/>
          <w:szCs w:val="22"/>
          <w:lang w:val="vi-VN"/>
        </w:rPr>
      </w:pPr>
      <w:ins w:id="1327" w:author="An Tran, ACA (BUV)" w:date="2024-09-12T14:24:00Z" w16du:dateUtc="2024-09-12T07:24:00Z">
        <w:r w:rsidRPr="004373E8">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by a Student Information Officer when the student officially requests a Change of Programme via </w:t>
        </w:r>
        <w:r>
          <w:fldChar w:fldCharType="begin"/>
        </w:r>
        <w:r>
          <w:instrText>HYPERLINK "mailto:studentservice@buv.edu.vn"</w:instrText>
        </w:r>
        <w:r>
          <w:fldChar w:fldCharType="separate"/>
        </w:r>
        <w:r w:rsidRPr="004373E8">
          <w:rPr>
            <w:rStyle w:val="Hyperlink"/>
            <w:rFonts w:ascii="iCiel Avenir LT Std 35 Light" w:hAnsi="iCiel Avenir LT Std 35 Light" w:cs="Arial"/>
            <w:sz w:val="22"/>
            <w:szCs w:val="22"/>
            <w:lang w:val="vi-VN"/>
          </w:rPr>
          <w:t>studentservice@buv.edu.vn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at the Student Information Counter at level 2, BUV Ecopark Campus. </w:t>
        </w:r>
      </w:ins>
    </w:p>
    <w:p w14:paraId="65F19560" w14:textId="77777777" w:rsidR="003F2C45" w:rsidRPr="004373E8" w:rsidRDefault="003F2C45" w:rsidP="003F2C45">
      <w:pPr>
        <w:tabs>
          <w:tab w:val="left" w:pos="630"/>
          <w:tab w:val="left" w:pos="720"/>
          <w:tab w:val="left" w:pos="1080"/>
        </w:tabs>
        <w:ind w:firstLine="0"/>
        <w:rPr>
          <w:ins w:id="1328" w:author="An Tran, ACA (BUV)" w:date="2024-09-12T14:24:00Z" w16du:dateUtc="2024-09-12T07:24:00Z"/>
          <w:rFonts w:ascii="iCiel Avenir LT Std 35 Light" w:hAnsi="iCiel Avenir LT Std 35 Light" w:cs="Arial"/>
          <w:i/>
          <w:iCs/>
          <w:sz w:val="22"/>
          <w:szCs w:val="22"/>
          <w:lang w:val="vi-VN"/>
        </w:rPr>
      </w:pPr>
      <w:bookmarkStart w:id="1329" w:name="_Hlk176798625"/>
      <w:ins w:id="1330" w:author="An Tran, ACA (BUV)" w:date="2024-09-12T14:24:00Z" w16du:dateUtc="2024-09-12T07:24:00Z">
        <w:r w:rsidRPr="003F2C45">
          <w:rPr>
            <w:rFonts w:ascii="iCiel Avenir LT Std 35 Light" w:hAnsi="iCiel Avenir LT Std 35 Light" w:cs="Arial"/>
            <w:i/>
            <w:iCs/>
            <w:sz w:val="22"/>
            <w:szCs w:val="22"/>
            <w:lang w:val="vi-VN"/>
            <w:rPrChange w:id="1331" w:author="An Tran, ACA (BUV)" w:date="2024-09-12T14:27:00Z" w16du:dateUtc="2024-09-12T07:27:00Z">
              <w:rPr>
                <w:rFonts w:ascii="iCiel Avenir LT Std 35 Light" w:hAnsi="iCiel Avenir LT Std 35 Light" w:cs="Arial"/>
                <w:i/>
                <w:iCs/>
                <w:sz w:val="22"/>
                <w:szCs w:val="22"/>
                <w:highlight w:val="yellow"/>
                <w:lang w:val="vi-VN"/>
              </w:rPr>
            </w:rPrChange>
          </w:rPr>
          <w:t>Nhà tr</w:t>
        </w:r>
        <w:r w:rsidRPr="003F2C45">
          <w:rPr>
            <w:rFonts w:ascii="iCiel Avenir LT Std 35 Light" w:hAnsi="iCiel Avenir LT Std 35 Light" w:cs="Calibri"/>
            <w:i/>
            <w:iCs/>
            <w:sz w:val="22"/>
            <w:szCs w:val="22"/>
            <w:lang w:val="vi-VN"/>
            <w:rPrChange w:id="1332" w:author="An Tran, ACA (BUV)" w:date="2024-09-12T14:27:00Z" w16du:dateUtc="2024-09-12T07:27:00Z">
              <w:rPr>
                <w:rFonts w:ascii="iCiel Avenir LT Std 35 Light" w:hAnsi="iCiel Avenir LT Std 35 Light" w:cs="Calibri"/>
                <w:i/>
                <w:iCs/>
                <w:sz w:val="22"/>
                <w:szCs w:val="22"/>
                <w:highlight w:val="yellow"/>
                <w:lang w:val="vi-VN"/>
              </w:rPr>
            </w:rPrChange>
          </w:rPr>
          <w:t>ườ</w:t>
        </w:r>
        <w:r w:rsidRPr="003F2C45">
          <w:rPr>
            <w:rFonts w:ascii="iCiel Avenir LT Std 35 Light" w:hAnsi="iCiel Avenir LT Std 35 Light" w:cs="Arial"/>
            <w:i/>
            <w:iCs/>
            <w:sz w:val="22"/>
            <w:szCs w:val="22"/>
            <w:lang w:val="vi-VN"/>
            <w:rPrChange w:id="1333" w:author="An Tran, ACA (BUV)" w:date="2024-09-12T14:27:00Z" w16du:dateUtc="2024-09-12T07:27:00Z">
              <w:rPr>
                <w:rFonts w:ascii="iCiel Avenir LT Std 35 Light" w:hAnsi="iCiel Avenir LT Std 35 Light" w:cs="Arial"/>
                <w:i/>
                <w:iCs/>
                <w:sz w:val="22"/>
                <w:szCs w:val="22"/>
                <w:highlight w:val="yellow"/>
                <w:lang w:val="vi-VN"/>
              </w:rPr>
            </w:rPrChange>
          </w:rPr>
          <w:t>ng th</w:t>
        </w:r>
        <w:r w:rsidRPr="003F2C45">
          <w:rPr>
            <w:rFonts w:ascii="iCiel Avenir LT Std 35 Light" w:hAnsi="iCiel Avenir LT Std 35 Light" w:cs="Calibri"/>
            <w:i/>
            <w:iCs/>
            <w:sz w:val="22"/>
            <w:szCs w:val="22"/>
            <w:lang w:val="vi-VN"/>
            <w:rPrChange w:id="1334" w:author="An Tran, ACA (BUV)" w:date="2024-09-12T14:27:00Z" w16du:dateUtc="2024-09-12T07:27:00Z">
              <w:rPr>
                <w:rFonts w:ascii="iCiel Avenir LT Std 35 Light" w:hAnsi="iCiel Avenir LT Std 35 Light" w:cs="Calibri"/>
                <w:i/>
                <w:iCs/>
                <w:sz w:val="22"/>
                <w:szCs w:val="22"/>
                <w:highlight w:val="yellow"/>
                <w:lang w:val="vi-VN"/>
              </w:rPr>
            </w:rPrChange>
          </w:rPr>
          <w:t>ấ</w:t>
        </w:r>
        <w:r w:rsidRPr="003F2C45">
          <w:rPr>
            <w:rFonts w:ascii="iCiel Avenir LT Std 35 Light" w:hAnsi="iCiel Avenir LT Std 35 Light" w:cs="Arial"/>
            <w:i/>
            <w:iCs/>
            <w:sz w:val="22"/>
            <w:szCs w:val="22"/>
            <w:lang w:val="vi-VN"/>
            <w:rPrChange w:id="1335" w:author="An Tran, ACA (BUV)" w:date="2024-09-12T14:27:00Z" w16du:dateUtc="2024-09-12T07:27:00Z">
              <w:rPr>
                <w:rFonts w:ascii="iCiel Avenir LT Std 35 Light" w:hAnsi="iCiel Avenir LT Std 35 Light" w:cs="Arial"/>
                <w:i/>
                <w:iCs/>
                <w:sz w:val="22"/>
                <w:szCs w:val="22"/>
                <w:highlight w:val="yellow"/>
                <w:lang w:val="vi-VN"/>
              </w:rPr>
            </w:rPrChange>
          </w:rPr>
          <w:t>u hi</w:t>
        </w:r>
        <w:r w:rsidRPr="003F2C45">
          <w:rPr>
            <w:rFonts w:ascii="iCiel Avenir LT Std 35 Light" w:hAnsi="iCiel Avenir LT Std 35 Light" w:cs="Calibri"/>
            <w:i/>
            <w:iCs/>
            <w:sz w:val="22"/>
            <w:szCs w:val="22"/>
            <w:lang w:val="vi-VN"/>
            <w:rPrChange w:id="1336" w:author="An Tran, ACA (BUV)" w:date="2024-09-12T14:27:00Z" w16du:dateUtc="2024-09-12T07:27:00Z">
              <w:rPr>
                <w:rFonts w:ascii="iCiel Avenir LT Std 35 Light" w:hAnsi="iCiel Avenir LT Std 35 Light" w:cs="Calibri"/>
                <w:i/>
                <w:iCs/>
                <w:sz w:val="22"/>
                <w:szCs w:val="22"/>
                <w:highlight w:val="yellow"/>
                <w:lang w:val="vi-VN"/>
              </w:rPr>
            </w:rPrChange>
          </w:rPr>
          <w:t>ể</w:t>
        </w:r>
        <w:r w:rsidRPr="003F2C45">
          <w:rPr>
            <w:rFonts w:ascii="iCiel Avenir LT Std 35 Light" w:hAnsi="iCiel Avenir LT Std 35 Light" w:cs="Arial"/>
            <w:i/>
            <w:iCs/>
            <w:sz w:val="22"/>
            <w:szCs w:val="22"/>
            <w:lang w:val="vi-VN"/>
            <w:rPrChange w:id="1337" w:author="An Tran, ACA (BUV)" w:date="2024-09-12T14:27:00Z" w16du:dateUtc="2024-09-12T07:27:00Z">
              <w:rPr>
                <w:rFonts w:ascii="iCiel Avenir LT Std 35 Light" w:hAnsi="iCiel Avenir LT Std 35 Light" w:cs="Arial"/>
                <w:i/>
                <w:iCs/>
                <w:sz w:val="22"/>
                <w:szCs w:val="22"/>
                <w:highlight w:val="yellow"/>
                <w:lang w:val="vi-VN"/>
              </w:rPr>
            </w:rPrChange>
          </w:rPr>
          <w:t>u vi</w:t>
        </w:r>
        <w:r w:rsidRPr="003F2C45">
          <w:rPr>
            <w:rFonts w:ascii="iCiel Avenir LT Std 35 Light" w:hAnsi="iCiel Avenir LT Std 35 Light" w:cs="Calibri"/>
            <w:i/>
            <w:iCs/>
            <w:sz w:val="22"/>
            <w:szCs w:val="22"/>
            <w:lang w:val="vi-VN"/>
            <w:rPrChange w:id="1338" w:author="An Tran, ACA (BUV)" w:date="2024-09-12T14:27:00Z" w16du:dateUtc="2024-09-12T07:27:00Z">
              <w:rPr>
                <w:rFonts w:ascii="iCiel Avenir LT Std 35 Light" w:hAnsi="iCiel Avenir LT Std 35 Light" w:cs="Calibri"/>
                <w:i/>
                <w:iCs/>
                <w:sz w:val="22"/>
                <w:szCs w:val="22"/>
                <w:highlight w:val="yellow"/>
                <w:lang w:val="vi-VN"/>
              </w:rPr>
            </w:rPrChange>
          </w:rPr>
          <w:t>ệ</w:t>
        </w:r>
        <w:r w:rsidRPr="003F2C45">
          <w:rPr>
            <w:rFonts w:ascii="iCiel Avenir LT Std 35 Light" w:hAnsi="iCiel Avenir LT Std 35 Light" w:cs="Arial"/>
            <w:i/>
            <w:iCs/>
            <w:sz w:val="22"/>
            <w:szCs w:val="22"/>
            <w:lang w:val="vi-VN"/>
            <w:rPrChange w:id="1339" w:author="An Tran, ACA (BUV)" w:date="2024-09-12T14:27:00Z" w16du:dateUtc="2024-09-12T07:27:00Z">
              <w:rPr>
                <w:rFonts w:ascii="iCiel Avenir LT Std 35 Light" w:hAnsi="iCiel Avenir LT Std 35 Light" w:cs="Arial"/>
                <w:i/>
                <w:iCs/>
                <w:sz w:val="22"/>
                <w:szCs w:val="22"/>
                <w:highlight w:val="yellow"/>
                <w:lang w:val="vi-VN"/>
              </w:rPr>
            </w:rPrChange>
          </w:rPr>
          <w:t>c l</w:t>
        </w:r>
        <w:r w:rsidRPr="003F2C45">
          <w:rPr>
            <w:rFonts w:ascii="iCiel Avenir LT Std 35 Light" w:hAnsi="iCiel Avenir LT Std 35 Light" w:cs="Calibri"/>
            <w:i/>
            <w:iCs/>
            <w:sz w:val="22"/>
            <w:szCs w:val="22"/>
            <w:lang w:val="vi-VN"/>
            <w:rPrChange w:id="1340" w:author="An Tran, ACA (BUV)" w:date="2024-09-12T14:27:00Z" w16du:dateUtc="2024-09-12T07:27:00Z">
              <w:rPr>
                <w:rFonts w:ascii="iCiel Avenir LT Std 35 Light" w:hAnsi="iCiel Avenir LT Std 35 Light" w:cs="Calibri"/>
                <w:i/>
                <w:iCs/>
                <w:sz w:val="22"/>
                <w:szCs w:val="22"/>
                <w:highlight w:val="yellow"/>
                <w:lang w:val="vi-VN"/>
              </w:rPr>
            </w:rPrChange>
          </w:rPr>
          <w:t>ự</w:t>
        </w:r>
        <w:r w:rsidRPr="003F2C45">
          <w:rPr>
            <w:rFonts w:ascii="iCiel Avenir LT Std 35 Light" w:hAnsi="iCiel Avenir LT Std 35 Light" w:cs="Arial"/>
            <w:i/>
            <w:iCs/>
            <w:sz w:val="22"/>
            <w:szCs w:val="22"/>
            <w:lang w:val="vi-VN"/>
            <w:rPrChange w:id="1341" w:author="An Tran, ACA (BUV)" w:date="2024-09-12T14:27:00Z" w16du:dateUtc="2024-09-12T07:27:00Z">
              <w:rPr>
                <w:rFonts w:ascii="iCiel Avenir LT Std 35 Light" w:hAnsi="iCiel Avenir LT Std 35 Light" w:cs="Arial"/>
                <w:i/>
                <w:iCs/>
                <w:sz w:val="22"/>
                <w:szCs w:val="22"/>
                <w:highlight w:val="yellow"/>
                <w:lang w:val="vi-VN"/>
              </w:rPr>
            </w:rPrChange>
          </w:rPr>
          <w:t>a ch</w:t>
        </w:r>
        <w:r w:rsidRPr="003F2C45">
          <w:rPr>
            <w:rFonts w:ascii="iCiel Avenir LT Std 35 Light" w:hAnsi="iCiel Avenir LT Std 35 Light" w:cs="Calibri"/>
            <w:i/>
            <w:iCs/>
            <w:sz w:val="22"/>
            <w:szCs w:val="22"/>
            <w:lang w:val="vi-VN"/>
            <w:rPrChange w:id="1342" w:author="An Tran, ACA (BUV)" w:date="2024-09-12T14:27:00Z" w16du:dateUtc="2024-09-12T07:27:00Z">
              <w:rPr>
                <w:rFonts w:ascii="iCiel Avenir LT Std 35 Light" w:hAnsi="iCiel Avenir LT Std 35 Light" w:cs="Calibri"/>
                <w:i/>
                <w:iCs/>
                <w:sz w:val="22"/>
                <w:szCs w:val="22"/>
                <w:highlight w:val="yellow"/>
                <w:lang w:val="vi-VN"/>
              </w:rPr>
            </w:rPrChange>
          </w:rPr>
          <w:t>ọ</w:t>
        </w:r>
        <w:r w:rsidRPr="003F2C45">
          <w:rPr>
            <w:rFonts w:ascii="iCiel Avenir LT Std 35 Light" w:hAnsi="iCiel Avenir LT Std 35 Light" w:cs="Arial"/>
            <w:i/>
            <w:iCs/>
            <w:sz w:val="22"/>
            <w:szCs w:val="22"/>
            <w:lang w:val="vi-VN"/>
            <w:rPrChange w:id="1343" w:author="An Tran, ACA (BUV)" w:date="2024-09-12T14:27:00Z" w16du:dateUtc="2024-09-12T07:27:00Z">
              <w:rPr>
                <w:rFonts w:ascii="iCiel Avenir LT Std 35 Light" w:hAnsi="iCiel Avenir LT Std 35 Light" w:cs="Arial"/>
                <w:i/>
                <w:iCs/>
                <w:sz w:val="22"/>
                <w:szCs w:val="22"/>
                <w:highlight w:val="yellow"/>
                <w:lang w:val="vi-VN"/>
              </w:rPr>
            </w:rPrChange>
          </w:rPr>
          <w:t>n ng</w:t>
        </w:r>
        <w:r w:rsidRPr="003F2C45">
          <w:rPr>
            <w:rFonts w:ascii="iCiel Avenir LT Std 35 Light" w:hAnsi="iCiel Avenir LT Std 35 Light" w:cs="Avenir Next LT Pro"/>
            <w:i/>
            <w:iCs/>
            <w:sz w:val="22"/>
            <w:szCs w:val="22"/>
            <w:lang w:val="vi-VN"/>
            <w:rPrChange w:id="1344" w:author="An Tran, ACA (BUV)" w:date="2024-09-12T14:27:00Z" w16du:dateUtc="2024-09-12T07:27:00Z">
              <w:rPr>
                <w:rFonts w:ascii="iCiel Avenir LT Std 35 Light" w:hAnsi="iCiel Avenir LT Std 35 Light" w:cs="Avenir Next LT Pro"/>
                <w:i/>
                <w:iCs/>
                <w:sz w:val="22"/>
                <w:szCs w:val="22"/>
                <w:highlight w:val="yellow"/>
                <w:lang w:val="vi-VN"/>
              </w:rPr>
            </w:rPrChange>
          </w:rPr>
          <w:t>à</w:t>
        </w:r>
        <w:r w:rsidRPr="003F2C45">
          <w:rPr>
            <w:rFonts w:ascii="iCiel Avenir LT Std 35 Light" w:hAnsi="iCiel Avenir LT Std 35 Light" w:cs="Arial"/>
            <w:i/>
            <w:iCs/>
            <w:sz w:val="22"/>
            <w:szCs w:val="22"/>
            <w:lang w:val="vi-VN"/>
            <w:rPrChange w:id="1345" w:author="An Tran, ACA (BUV)" w:date="2024-09-12T14:27:00Z" w16du:dateUtc="2024-09-12T07:27:00Z">
              <w:rPr>
                <w:rFonts w:ascii="iCiel Avenir LT Std 35 Light" w:hAnsi="iCiel Avenir LT Std 35 Light" w:cs="Arial"/>
                <w:i/>
                <w:iCs/>
                <w:sz w:val="22"/>
                <w:szCs w:val="22"/>
                <w:highlight w:val="yellow"/>
                <w:lang w:val="vi-VN"/>
              </w:rPr>
            </w:rPrChange>
          </w:rPr>
          <w:t>nh h</w:t>
        </w:r>
        <w:r w:rsidRPr="003F2C45">
          <w:rPr>
            <w:rFonts w:ascii="iCiel Avenir LT Std 35 Light" w:hAnsi="iCiel Avenir LT Std 35 Light" w:cs="Calibri"/>
            <w:i/>
            <w:iCs/>
            <w:sz w:val="22"/>
            <w:szCs w:val="22"/>
            <w:lang w:val="vi-VN"/>
            <w:rPrChange w:id="1346" w:author="An Tran, ACA (BUV)" w:date="2024-09-12T14:27:00Z" w16du:dateUtc="2024-09-12T07:27:00Z">
              <w:rPr>
                <w:rFonts w:ascii="iCiel Avenir LT Std 35 Light" w:hAnsi="iCiel Avenir LT Std 35 Light" w:cs="Calibri"/>
                <w:i/>
                <w:iCs/>
                <w:sz w:val="22"/>
                <w:szCs w:val="22"/>
                <w:highlight w:val="yellow"/>
                <w:lang w:val="vi-VN"/>
              </w:rPr>
            </w:rPrChange>
          </w:rPr>
          <w:t>ọ</w:t>
        </w:r>
        <w:r w:rsidRPr="003F2C45">
          <w:rPr>
            <w:rFonts w:ascii="iCiel Avenir LT Std 35 Light" w:hAnsi="iCiel Avenir LT Std 35 Light" w:cs="Arial"/>
            <w:i/>
            <w:iCs/>
            <w:sz w:val="22"/>
            <w:szCs w:val="22"/>
            <w:lang w:val="vi-VN"/>
            <w:rPrChange w:id="1347" w:author="An Tran, ACA (BUV)" w:date="2024-09-12T14:27:00Z" w16du:dateUtc="2024-09-12T07:27:00Z">
              <w:rPr>
                <w:rFonts w:ascii="iCiel Avenir LT Std 35 Light" w:hAnsi="iCiel Avenir LT Std 35 Light" w:cs="Arial"/>
                <w:i/>
                <w:iCs/>
                <w:sz w:val="22"/>
                <w:szCs w:val="22"/>
                <w:highlight w:val="yellow"/>
                <w:lang w:val="vi-VN"/>
              </w:rPr>
            </w:rPrChange>
          </w:rPr>
          <w:t>c ph</w:t>
        </w:r>
        <w:r w:rsidRPr="003F2C45">
          <w:rPr>
            <w:rFonts w:ascii="iCiel Avenir LT Std 35 Light" w:hAnsi="iCiel Avenir LT Std 35 Light" w:cs="Avenir Next LT Pro"/>
            <w:i/>
            <w:iCs/>
            <w:sz w:val="22"/>
            <w:szCs w:val="22"/>
            <w:lang w:val="vi-VN"/>
            <w:rPrChange w:id="1348" w:author="An Tran, ACA (BUV)" w:date="2024-09-12T14:27:00Z" w16du:dateUtc="2024-09-12T07:27:00Z">
              <w:rPr>
                <w:rFonts w:ascii="iCiel Avenir LT Std 35 Light" w:hAnsi="iCiel Avenir LT Std 35 Light" w:cs="Avenir Next LT Pro"/>
                <w:i/>
                <w:iCs/>
                <w:sz w:val="22"/>
                <w:szCs w:val="22"/>
                <w:highlight w:val="yellow"/>
                <w:lang w:val="vi-VN"/>
              </w:rPr>
            </w:rPrChange>
          </w:rPr>
          <w:t>ù</w:t>
        </w:r>
        <w:r w:rsidRPr="003F2C45">
          <w:rPr>
            <w:rFonts w:ascii="iCiel Avenir LT Std 35 Light" w:hAnsi="iCiel Avenir LT Std 35 Light" w:cs="Arial"/>
            <w:i/>
            <w:iCs/>
            <w:sz w:val="22"/>
            <w:szCs w:val="22"/>
            <w:lang w:val="vi-VN"/>
            <w:rPrChange w:id="1349" w:author="An Tran, ACA (BUV)" w:date="2024-09-12T14:27:00Z" w16du:dateUtc="2024-09-12T07:27:00Z">
              <w:rPr>
                <w:rFonts w:ascii="iCiel Avenir LT Std 35 Light" w:hAnsi="iCiel Avenir LT Std 35 Light" w:cs="Arial"/>
                <w:i/>
                <w:iCs/>
                <w:sz w:val="22"/>
                <w:szCs w:val="22"/>
                <w:highlight w:val="yellow"/>
                <w:lang w:val="vi-VN"/>
              </w:rPr>
            </w:rPrChange>
          </w:rPr>
          <w:t xml:space="preserve"> h</w:t>
        </w:r>
        <w:r w:rsidRPr="003F2C45">
          <w:rPr>
            <w:rFonts w:ascii="iCiel Avenir LT Std 35 Light" w:hAnsi="iCiel Avenir LT Std 35 Light" w:cs="Calibri"/>
            <w:i/>
            <w:iCs/>
            <w:sz w:val="22"/>
            <w:szCs w:val="22"/>
            <w:lang w:val="vi-VN"/>
            <w:rPrChange w:id="1350" w:author="An Tran, ACA (BUV)" w:date="2024-09-12T14:27:00Z" w16du:dateUtc="2024-09-12T07:27:00Z">
              <w:rPr>
                <w:rFonts w:ascii="iCiel Avenir LT Std 35 Light" w:hAnsi="iCiel Avenir LT Std 35 Light" w:cs="Calibri"/>
                <w:i/>
                <w:iCs/>
                <w:sz w:val="22"/>
                <w:szCs w:val="22"/>
                <w:highlight w:val="yellow"/>
                <w:lang w:val="vi-VN"/>
              </w:rPr>
            </w:rPrChange>
          </w:rPr>
          <w:t>ợ</w:t>
        </w:r>
        <w:r w:rsidRPr="003F2C45">
          <w:rPr>
            <w:rFonts w:ascii="iCiel Avenir LT Std 35 Light" w:hAnsi="iCiel Avenir LT Std 35 Light" w:cs="Arial"/>
            <w:i/>
            <w:iCs/>
            <w:sz w:val="22"/>
            <w:szCs w:val="22"/>
            <w:lang w:val="vi-VN"/>
            <w:rPrChange w:id="1351" w:author="An Tran, ACA (BUV)" w:date="2024-09-12T14:27:00Z" w16du:dateUtc="2024-09-12T07:27:00Z">
              <w:rPr>
                <w:rFonts w:ascii="iCiel Avenir LT Std 35 Light" w:hAnsi="iCiel Avenir LT Std 35 Light" w:cs="Arial"/>
                <w:i/>
                <w:iCs/>
                <w:sz w:val="22"/>
                <w:szCs w:val="22"/>
                <w:highlight w:val="yellow"/>
                <w:lang w:val="vi-VN"/>
              </w:rPr>
            </w:rPrChange>
          </w:rPr>
          <w:t>p v</w:t>
        </w:r>
        <w:r w:rsidRPr="003F2C45">
          <w:rPr>
            <w:rFonts w:ascii="iCiel Avenir LT Std 35 Light" w:hAnsi="iCiel Avenir LT Std 35 Light" w:cs="Calibri"/>
            <w:i/>
            <w:iCs/>
            <w:sz w:val="22"/>
            <w:szCs w:val="22"/>
            <w:lang w:val="vi-VN"/>
            <w:rPrChange w:id="1352" w:author="An Tran, ACA (BUV)" w:date="2024-09-12T14:27:00Z" w16du:dateUtc="2024-09-12T07:27:00Z">
              <w:rPr>
                <w:rFonts w:ascii="iCiel Avenir LT Std 35 Light" w:hAnsi="iCiel Avenir LT Std 35 Light" w:cs="Calibri"/>
                <w:i/>
                <w:iCs/>
                <w:sz w:val="22"/>
                <w:szCs w:val="22"/>
                <w:highlight w:val="yellow"/>
                <w:lang w:val="vi-VN"/>
              </w:rPr>
            </w:rPrChange>
          </w:rPr>
          <w:t>ớ</w:t>
        </w:r>
        <w:r w:rsidRPr="003F2C45">
          <w:rPr>
            <w:rFonts w:ascii="iCiel Avenir LT Std 35 Light" w:hAnsi="iCiel Avenir LT Std 35 Light" w:cs="Arial"/>
            <w:i/>
            <w:iCs/>
            <w:sz w:val="22"/>
            <w:szCs w:val="22"/>
            <w:lang w:val="vi-VN"/>
            <w:rPrChange w:id="1353" w:author="An Tran, ACA (BUV)" w:date="2024-09-12T14:27:00Z" w16du:dateUtc="2024-09-12T07:27:00Z">
              <w:rPr>
                <w:rFonts w:ascii="iCiel Avenir LT Std 35 Light" w:hAnsi="iCiel Avenir LT Std 35 Light" w:cs="Arial"/>
                <w:i/>
                <w:iCs/>
                <w:sz w:val="22"/>
                <w:szCs w:val="22"/>
                <w:highlight w:val="yellow"/>
                <w:lang w:val="vi-VN"/>
              </w:rPr>
            </w:rPrChange>
          </w:rPr>
          <w:t>i sinh vi</w:t>
        </w:r>
        <w:r w:rsidRPr="003F2C45">
          <w:rPr>
            <w:rFonts w:ascii="iCiel Avenir LT Std 35 Light" w:hAnsi="iCiel Avenir LT Std 35 Light" w:cs="Avenir Next LT Pro"/>
            <w:i/>
            <w:iCs/>
            <w:sz w:val="22"/>
            <w:szCs w:val="22"/>
            <w:lang w:val="vi-VN"/>
            <w:rPrChange w:id="1354" w:author="An Tran, ACA (BUV)" w:date="2024-09-12T14:27:00Z" w16du:dateUtc="2024-09-12T07:27:00Z">
              <w:rPr>
                <w:rFonts w:ascii="iCiel Avenir LT Std 35 Light" w:hAnsi="iCiel Avenir LT Std 35 Light" w:cs="Avenir Next LT Pro"/>
                <w:i/>
                <w:iCs/>
                <w:sz w:val="22"/>
                <w:szCs w:val="22"/>
                <w:highlight w:val="yellow"/>
                <w:lang w:val="vi-VN"/>
              </w:rPr>
            </w:rPrChange>
          </w:rPr>
          <w:t>ê</w:t>
        </w:r>
        <w:r w:rsidRPr="003F2C45">
          <w:rPr>
            <w:rFonts w:ascii="iCiel Avenir LT Std 35 Light" w:hAnsi="iCiel Avenir LT Std 35 Light" w:cs="Arial"/>
            <w:i/>
            <w:iCs/>
            <w:sz w:val="22"/>
            <w:szCs w:val="22"/>
            <w:lang w:val="vi-VN"/>
            <w:rPrChange w:id="1355" w:author="An Tran, ACA (BUV)" w:date="2024-09-12T14:27:00Z" w16du:dateUtc="2024-09-12T07:27:00Z">
              <w:rPr>
                <w:rFonts w:ascii="iCiel Avenir LT Std 35 Light" w:hAnsi="iCiel Avenir LT Std 35 Light" w:cs="Arial"/>
                <w:i/>
                <w:iCs/>
                <w:sz w:val="22"/>
                <w:szCs w:val="22"/>
                <w:highlight w:val="yellow"/>
                <w:lang w:val="vi-VN"/>
              </w:rPr>
            </w:rPrChange>
          </w:rPr>
          <w:t>n ngay t</w:t>
        </w:r>
        <w:r w:rsidRPr="003F2C45">
          <w:rPr>
            <w:rFonts w:ascii="iCiel Avenir LT Std 35 Light" w:hAnsi="iCiel Avenir LT Std 35 Light" w:cs="Calibri"/>
            <w:i/>
            <w:iCs/>
            <w:sz w:val="22"/>
            <w:szCs w:val="22"/>
            <w:lang w:val="vi-VN"/>
            <w:rPrChange w:id="1356" w:author="An Tran, ACA (BUV)" w:date="2024-09-12T14:27:00Z" w16du:dateUtc="2024-09-12T07:27:00Z">
              <w:rPr>
                <w:rFonts w:ascii="iCiel Avenir LT Std 35 Light" w:hAnsi="iCiel Avenir LT Std 35 Light" w:cs="Calibri"/>
                <w:i/>
                <w:iCs/>
                <w:sz w:val="22"/>
                <w:szCs w:val="22"/>
                <w:highlight w:val="yellow"/>
                <w:lang w:val="vi-VN"/>
              </w:rPr>
            </w:rPrChange>
          </w:rPr>
          <w:t>ừ</w:t>
        </w:r>
        <w:r w:rsidRPr="003F2C45">
          <w:rPr>
            <w:rFonts w:ascii="iCiel Avenir LT Std 35 Light" w:hAnsi="iCiel Avenir LT Std 35 Light" w:cs="Arial"/>
            <w:i/>
            <w:iCs/>
            <w:sz w:val="22"/>
            <w:szCs w:val="22"/>
            <w:lang w:val="vi-VN"/>
            <w:rPrChange w:id="1357" w:author="An Tran, ACA (BUV)" w:date="2024-09-12T14:27:00Z" w16du:dateUtc="2024-09-12T07:27:00Z">
              <w:rPr>
                <w:rFonts w:ascii="iCiel Avenir LT Std 35 Light" w:hAnsi="iCiel Avenir LT Std 35 Light" w:cs="Arial"/>
                <w:i/>
                <w:iCs/>
                <w:sz w:val="22"/>
                <w:szCs w:val="22"/>
                <w:highlight w:val="yellow"/>
                <w:lang w:val="vi-VN"/>
              </w:rPr>
            </w:rPrChange>
          </w:rPr>
          <w:t xml:space="preserve"> n</w:t>
        </w:r>
        <w:r w:rsidRPr="003F2C45">
          <w:rPr>
            <w:rFonts w:ascii="iCiel Avenir LT Std 35 Light" w:hAnsi="iCiel Avenir LT Std 35 Light" w:cs="Avenir Next LT Pro"/>
            <w:i/>
            <w:iCs/>
            <w:sz w:val="22"/>
            <w:szCs w:val="22"/>
            <w:lang w:val="vi-VN"/>
            <w:rPrChange w:id="1358" w:author="An Tran, ACA (BUV)" w:date="2024-09-12T14:27:00Z" w16du:dateUtc="2024-09-12T07:27:00Z">
              <w:rPr>
                <w:rFonts w:ascii="iCiel Avenir LT Std 35 Light" w:hAnsi="iCiel Avenir LT Std 35 Light" w:cs="Avenir Next LT Pro"/>
                <w:i/>
                <w:iCs/>
                <w:sz w:val="22"/>
                <w:szCs w:val="22"/>
                <w:highlight w:val="yellow"/>
                <w:lang w:val="vi-VN"/>
              </w:rPr>
            </w:rPrChange>
          </w:rPr>
          <w:t>ă</w:t>
        </w:r>
        <w:r w:rsidRPr="003F2C45">
          <w:rPr>
            <w:rFonts w:ascii="iCiel Avenir LT Std 35 Light" w:hAnsi="iCiel Avenir LT Std 35 Light" w:cs="Arial"/>
            <w:i/>
            <w:iCs/>
            <w:sz w:val="22"/>
            <w:szCs w:val="22"/>
            <w:lang w:val="vi-VN"/>
            <w:rPrChange w:id="1359" w:author="An Tran, ACA (BUV)" w:date="2024-09-12T14:27:00Z" w16du:dateUtc="2024-09-12T07:27:00Z">
              <w:rPr>
                <w:rFonts w:ascii="iCiel Avenir LT Std 35 Light" w:hAnsi="iCiel Avenir LT Std 35 Light" w:cs="Arial"/>
                <w:i/>
                <w:iCs/>
                <w:sz w:val="22"/>
                <w:szCs w:val="22"/>
                <w:highlight w:val="yellow"/>
                <w:lang w:val="vi-VN"/>
              </w:rPr>
            </w:rPrChange>
          </w:rPr>
          <w:t xml:space="preserve">m </w:t>
        </w:r>
        <w:r w:rsidRPr="003F2C45">
          <w:rPr>
            <w:rFonts w:ascii="iCiel Avenir LT Std 35 Light" w:hAnsi="iCiel Avenir LT Std 35 Light" w:cs="Avenir Next LT Pro"/>
            <w:i/>
            <w:iCs/>
            <w:sz w:val="22"/>
            <w:szCs w:val="22"/>
            <w:lang w:val="vi-VN"/>
            <w:rPrChange w:id="1360" w:author="An Tran, ACA (BUV)" w:date="2024-09-12T14:27:00Z" w16du:dateUtc="2024-09-12T07:27:00Z">
              <w:rPr>
                <w:rFonts w:ascii="iCiel Avenir LT Std 35 Light" w:hAnsi="iCiel Avenir LT Std 35 Light" w:cs="Avenir Next LT Pro"/>
                <w:i/>
                <w:iCs/>
                <w:sz w:val="22"/>
                <w:szCs w:val="22"/>
                <w:highlight w:val="yellow"/>
                <w:lang w:val="vi-VN"/>
              </w:rPr>
            </w:rPrChange>
          </w:rPr>
          <w:t>đ</w:t>
        </w:r>
        <w:r w:rsidRPr="003F2C45">
          <w:rPr>
            <w:rFonts w:ascii="iCiel Avenir LT Std 35 Light" w:hAnsi="iCiel Avenir LT Std 35 Light" w:cs="Calibri"/>
            <w:i/>
            <w:iCs/>
            <w:sz w:val="22"/>
            <w:szCs w:val="22"/>
            <w:lang w:val="vi-VN"/>
            <w:rPrChange w:id="1361" w:author="An Tran, ACA (BUV)" w:date="2024-09-12T14:27:00Z" w16du:dateUtc="2024-09-12T07:27:00Z">
              <w:rPr>
                <w:rFonts w:ascii="iCiel Avenir LT Std 35 Light" w:hAnsi="iCiel Avenir LT Std 35 Light" w:cs="Calibri"/>
                <w:i/>
                <w:iCs/>
                <w:sz w:val="22"/>
                <w:szCs w:val="22"/>
                <w:highlight w:val="yellow"/>
                <w:lang w:val="vi-VN"/>
              </w:rPr>
            </w:rPrChange>
          </w:rPr>
          <w:t>ầ</w:t>
        </w:r>
        <w:r w:rsidRPr="003F2C45">
          <w:rPr>
            <w:rFonts w:ascii="iCiel Avenir LT Std 35 Light" w:hAnsi="iCiel Avenir LT Std 35 Light" w:cs="Arial"/>
            <w:i/>
            <w:iCs/>
            <w:sz w:val="22"/>
            <w:szCs w:val="22"/>
            <w:lang w:val="vi-VN"/>
            <w:rPrChange w:id="1362" w:author="An Tran, ACA (BUV)" w:date="2024-09-12T14:27:00Z" w16du:dateUtc="2024-09-12T07:27:00Z">
              <w:rPr>
                <w:rFonts w:ascii="iCiel Avenir LT Std 35 Light" w:hAnsi="iCiel Avenir LT Std 35 Light" w:cs="Arial"/>
                <w:i/>
                <w:iCs/>
                <w:sz w:val="22"/>
                <w:szCs w:val="22"/>
                <w:highlight w:val="yellow"/>
                <w:lang w:val="vi-VN"/>
              </w:rPr>
            </w:rPrChange>
          </w:rPr>
          <w:t>u ti</w:t>
        </w:r>
        <w:r w:rsidRPr="003F2C45">
          <w:rPr>
            <w:rFonts w:ascii="iCiel Avenir LT Std 35 Light" w:hAnsi="iCiel Avenir LT Std 35 Light" w:cs="Avenir Next LT Pro"/>
            <w:i/>
            <w:iCs/>
            <w:sz w:val="22"/>
            <w:szCs w:val="22"/>
            <w:lang w:val="vi-VN"/>
            <w:rPrChange w:id="1363" w:author="An Tran, ACA (BUV)" w:date="2024-09-12T14:27:00Z" w16du:dateUtc="2024-09-12T07:27:00Z">
              <w:rPr>
                <w:rFonts w:ascii="iCiel Avenir LT Std 35 Light" w:hAnsi="iCiel Avenir LT Std 35 Light" w:cs="Avenir Next LT Pro"/>
                <w:i/>
                <w:iCs/>
                <w:sz w:val="22"/>
                <w:szCs w:val="22"/>
                <w:highlight w:val="yellow"/>
                <w:lang w:val="vi-VN"/>
              </w:rPr>
            </w:rPrChange>
          </w:rPr>
          <w:t>ê</w:t>
        </w:r>
        <w:r w:rsidRPr="003F2C45">
          <w:rPr>
            <w:rFonts w:ascii="iCiel Avenir LT Std 35 Light" w:hAnsi="iCiel Avenir LT Std 35 Light" w:cs="Arial"/>
            <w:i/>
            <w:iCs/>
            <w:sz w:val="22"/>
            <w:szCs w:val="22"/>
            <w:lang w:val="vi-VN"/>
            <w:rPrChange w:id="1364" w:author="An Tran, ACA (BUV)" w:date="2024-09-12T14:27:00Z" w16du:dateUtc="2024-09-12T07:27:00Z">
              <w:rPr>
                <w:rFonts w:ascii="iCiel Avenir LT Std 35 Light" w:hAnsi="iCiel Avenir LT Std 35 Light" w:cs="Arial"/>
                <w:i/>
                <w:iCs/>
                <w:sz w:val="22"/>
                <w:szCs w:val="22"/>
                <w:highlight w:val="yellow"/>
                <w:lang w:val="vi-VN"/>
              </w:rPr>
            </w:rPrChange>
          </w:rPr>
          <w:t>n c</w:t>
        </w:r>
        <w:r w:rsidRPr="003F2C45">
          <w:rPr>
            <w:rFonts w:ascii="iCiel Avenir LT Std 35 Light" w:hAnsi="iCiel Avenir LT Std 35 Light" w:cs="Avenir Next LT Pro"/>
            <w:i/>
            <w:iCs/>
            <w:sz w:val="22"/>
            <w:szCs w:val="22"/>
            <w:lang w:val="vi-VN"/>
            <w:rPrChange w:id="1365" w:author="An Tran, ACA (BUV)" w:date="2024-09-12T14:27:00Z" w16du:dateUtc="2024-09-12T07:27:00Z">
              <w:rPr>
                <w:rFonts w:ascii="iCiel Avenir LT Std 35 Light" w:hAnsi="iCiel Avenir LT Std 35 Light" w:cs="Avenir Next LT Pro"/>
                <w:i/>
                <w:iCs/>
                <w:sz w:val="22"/>
                <w:szCs w:val="22"/>
                <w:highlight w:val="yellow"/>
                <w:lang w:val="vi-VN"/>
              </w:rPr>
            </w:rPrChange>
          </w:rPr>
          <w:t>ó</w:t>
        </w:r>
        <w:r w:rsidRPr="003F2C45">
          <w:rPr>
            <w:rFonts w:ascii="iCiel Avenir LT Std 35 Light" w:hAnsi="iCiel Avenir LT Std 35 Light" w:cs="Arial"/>
            <w:i/>
            <w:iCs/>
            <w:sz w:val="22"/>
            <w:szCs w:val="22"/>
            <w:lang w:val="vi-VN"/>
            <w:rPrChange w:id="1366" w:author="An Tran, ACA (BUV)" w:date="2024-09-12T14:27:00Z" w16du:dateUtc="2024-09-12T07:27:00Z">
              <w:rPr>
                <w:rFonts w:ascii="iCiel Avenir LT Std 35 Light" w:hAnsi="iCiel Avenir LT Std 35 Light" w:cs="Arial"/>
                <w:i/>
                <w:iCs/>
                <w:sz w:val="22"/>
                <w:szCs w:val="22"/>
                <w:highlight w:val="yellow"/>
                <w:lang w:val="vi-VN"/>
              </w:rPr>
            </w:rPrChange>
          </w:rPr>
          <w:t xml:space="preserve"> th</w:t>
        </w:r>
        <w:r w:rsidRPr="003F2C45">
          <w:rPr>
            <w:rFonts w:ascii="iCiel Avenir LT Std 35 Light" w:hAnsi="iCiel Avenir LT Std 35 Light" w:cs="Calibri"/>
            <w:i/>
            <w:iCs/>
            <w:sz w:val="22"/>
            <w:szCs w:val="22"/>
            <w:lang w:val="vi-VN"/>
            <w:rPrChange w:id="1367" w:author="An Tran, ACA (BUV)" w:date="2024-09-12T14:27:00Z" w16du:dateUtc="2024-09-12T07:27:00Z">
              <w:rPr>
                <w:rFonts w:ascii="iCiel Avenir LT Std 35 Light" w:hAnsi="iCiel Avenir LT Std 35 Light" w:cs="Calibri"/>
                <w:i/>
                <w:iCs/>
                <w:sz w:val="22"/>
                <w:szCs w:val="22"/>
                <w:highlight w:val="yellow"/>
                <w:lang w:val="vi-VN"/>
              </w:rPr>
            </w:rPrChange>
          </w:rPr>
          <w:t>ể</w:t>
        </w:r>
        <w:r w:rsidRPr="003F2C45">
          <w:rPr>
            <w:rFonts w:ascii="iCiel Avenir LT Std 35 Light" w:hAnsi="iCiel Avenir LT Std 35 Light" w:cs="Arial"/>
            <w:i/>
            <w:iCs/>
            <w:sz w:val="22"/>
            <w:szCs w:val="22"/>
            <w:lang w:val="vi-VN"/>
            <w:rPrChange w:id="1368" w:author="An Tran, ACA (BUV)" w:date="2024-09-12T14:27:00Z" w16du:dateUtc="2024-09-12T07:27:00Z">
              <w:rPr>
                <w:rFonts w:ascii="iCiel Avenir LT Std 35 Light" w:hAnsi="iCiel Avenir LT Std 35 Light" w:cs="Arial"/>
                <w:i/>
                <w:iCs/>
                <w:sz w:val="22"/>
                <w:szCs w:val="22"/>
                <w:highlight w:val="yellow"/>
                <w:lang w:val="vi-VN"/>
              </w:rPr>
            </w:rPrChange>
          </w:rPr>
          <w:t xml:space="preserve"> l</w:t>
        </w:r>
        <w:r w:rsidRPr="003F2C45">
          <w:rPr>
            <w:rFonts w:ascii="iCiel Avenir LT Std 35 Light" w:hAnsi="iCiel Avenir LT Std 35 Light" w:cs="Avenir Next LT Pro"/>
            <w:i/>
            <w:iCs/>
            <w:sz w:val="22"/>
            <w:szCs w:val="22"/>
            <w:lang w:val="vi-VN"/>
            <w:rPrChange w:id="1369" w:author="An Tran, ACA (BUV)" w:date="2024-09-12T14:27:00Z" w16du:dateUtc="2024-09-12T07:27:00Z">
              <w:rPr>
                <w:rFonts w:ascii="iCiel Avenir LT Std 35 Light" w:hAnsi="iCiel Avenir LT Std 35 Light" w:cs="Avenir Next LT Pro"/>
                <w:i/>
                <w:iCs/>
                <w:sz w:val="22"/>
                <w:szCs w:val="22"/>
                <w:highlight w:val="yellow"/>
                <w:lang w:val="vi-VN"/>
              </w:rPr>
            </w:rPrChange>
          </w:rPr>
          <w:t>à</w:t>
        </w:r>
        <w:r w:rsidRPr="003F2C45">
          <w:rPr>
            <w:rFonts w:ascii="iCiel Avenir LT Std 35 Light" w:hAnsi="iCiel Avenir LT Std 35 Light" w:cs="Arial"/>
            <w:i/>
            <w:iCs/>
            <w:sz w:val="22"/>
            <w:szCs w:val="22"/>
            <w:lang w:val="vi-VN"/>
            <w:rPrChange w:id="1370" w:author="An Tran, ACA (BUV)" w:date="2024-09-12T14:27:00Z" w16du:dateUtc="2024-09-12T07:27:00Z">
              <w:rPr>
                <w:rFonts w:ascii="iCiel Avenir LT Std 35 Light" w:hAnsi="iCiel Avenir LT Std 35 Light" w:cs="Arial"/>
                <w:i/>
                <w:iCs/>
                <w:sz w:val="22"/>
                <w:szCs w:val="22"/>
                <w:highlight w:val="yellow"/>
                <w:lang w:val="vi-VN"/>
              </w:rPr>
            </w:rPrChange>
          </w:rPr>
          <w:t xml:space="preserve"> m</w:t>
        </w:r>
        <w:r w:rsidRPr="003F2C45">
          <w:rPr>
            <w:rFonts w:ascii="iCiel Avenir LT Std 35 Light" w:hAnsi="iCiel Avenir LT Std 35 Light" w:cs="Calibri"/>
            <w:i/>
            <w:iCs/>
            <w:sz w:val="22"/>
            <w:szCs w:val="22"/>
            <w:lang w:val="vi-VN"/>
            <w:rPrChange w:id="1371" w:author="An Tran, ACA (BUV)" w:date="2024-09-12T14:27:00Z" w16du:dateUtc="2024-09-12T07:27:00Z">
              <w:rPr>
                <w:rFonts w:ascii="iCiel Avenir LT Std 35 Light" w:hAnsi="iCiel Avenir LT Std 35 Light" w:cs="Calibri"/>
                <w:i/>
                <w:iCs/>
                <w:sz w:val="22"/>
                <w:szCs w:val="22"/>
                <w:highlight w:val="yellow"/>
                <w:lang w:val="vi-VN"/>
              </w:rPr>
            </w:rPrChange>
          </w:rPr>
          <w:t>ộ</w:t>
        </w:r>
        <w:r w:rsidRPr="003F2C45">
          <w:rPr>
            <w:rFonts w:ascii="iCiel Avenir LT Std 35 Light" w:hAnsi="iCiel Avenir LT Std 35 Light" w:cs="Arial"/>
            <w:i/>
            <w:iCs/>
            <w:sz w:val="22"/>
            <w:szCs w:val="22"/>
            <w:lang w:val="vi-VN"/>
            <w:rPrChange w:id="1372" w:author="An Tran, ACA (BUV)" w:date="2024-09-12T14:27:00Z" w16du:dateUtc="2024-09-12T07:27:00Z">
              <w:rPr>
                <w:rFonts w:ascii="iCiel Avenir LT Std 35 Light" w:hAnsi="iCiel Avenir LT Std 35 Light" w:cs="Arial"/>
                <w:i/>
                <w:iCs/>
                <w:sz w:val="22"/>
                <w:szCs w:val="22"/>
                <w:highlight w:val="yellow"/>
                <w:lang w:val="vi-VN"/>
              </w:rPr>
            </w:rPrChange>
          </w:rPr>
          <w:t>t th</w:t>
        </w:r>
        <w:r w:rsidRPr="003F2C45">
          <w:rPr>
            <w:rFonts w:ascii="iCiel Avenir LT Std 35 Light" w:hAnsi="iCiel Avenir LT Std 35 Light" w:cs="Calibri"/>
            <w:i/>
            <w:iCs/>
            <w:sz w:val="22"/>
            <w:szCs w:val="22"/>
            <w:lang w:val="vi-VN"/>
            <w:rPrChange w:id="1373" w:author="An Tran, ACA (BUV)" w:date="2024-09-12T14:27:00Z" w16du:dateUtc="2024-09-12T07:27:00Z">
              <w:rPr>
                <w:rFonts w:ascii="iCiel Avenir LT Std 35 Light" w:hAnsi="iCiel Avenir LT Std 35 Light" w:cs="Calibri"/>
                <w:i/>
                <w:iCs/>
                <w:sz w:val="22"/>
                <w:szCs w:val="22"/>
                <w:highlight w:val="yellow"/>
                <w:lang w:val="vi-VN"/>
              </w:rPr>
            </w:rPrChange>
          </w:rPr>
          <w:t>ử</w:t>
        </w:r>
        <w:r w:rsidRPr="003F2C45">
          <w:rPr>
            <w:rFonts w:ascii="iCiel Avenir LT Std 35 Light" w:hAnsi="iCiel Avenir LT Std 35 Light" w:cs="Arial"/>
            <w:i/>
            <w:iCs/>
            <w:sz w:val="22"/>
            <w:szCs w:val="22"/>
            <w:lang w:val="vi-VN"/>
            <w:rPrChange w:id="1374" w:author="An Tran, ACA (BUV)" w:date="2024-09-12T14:27:00Z" w16du:dateUtc="2024-09-12T07:27:00Z">
              <w:rPr>
                <w:rFonts w:ascii="iCiel Avenir LT Std 35 Light" w:hAnsi="iCiel Avenir LT Std 35 Light" w:cs="Arial"/>
                <w:i/>
                <w:iCs/>
                <w:sz w:val="22"/>
                <w:szCs w:val="22"/>
                <w:highlight w:val="yellow"/>
                <w:lang w:val="vi-VN"/>
              </w:rPr>
            </w:rPrChange>
          </w:rPr>
          <w:t xml:space="preserve"> th</w:t>
        </w:r>
        <w:r w:rsidRPr="003F2C45">
          <w:rPr>
            <w:rFonts w:ascii="iCiel Avenir LT Std 35 Light" w:hAnsi="iCiel Avenir LT Std 35 Light" w:cs="Avenir Next LT Pro"/>
            <w:i/>
            <w:iCs/>
            <w:sz w:val="22"/>
            <w:szCs w:val="22"/>
            <w:lang w:val="vi-VN"/>
            <w:rPrChange w:id="1375" w:author="An Tran, ACA (BUV)" w:date="2024-09-12T14:27:00Z" w16du:dateUtc="2024-09-12T07:27:00Z">
              <w:rPr>
                <w:rFonts w:ascii="iCiel Avenir LT Std 35 Light" w:hAnsi="iCiel Avenir LT Std 35 Light" w:cs="Avenir Next LT Pro"/>
                <w:i/>
                <w:iCs/>
                <w:sz w:val="22"/>
                <w:szCs w:val="22"/>
                <w:highlight w:val="yellow"/>
                <w:lang w:val="vi-VN"/>
              </w:rPr>
            </w:rPrChange>
          </w:rPr>
          <w:t>á</w:t>
        </w:r>
        <w:r w:rsidRPr="003F2C45">
          <w:rPr>
            <w:rFonts w:ascii="iCiel Avenir LT Std 35 Light" w:hAnsi="iCiel Avenir LT Std 35 Light" w:cs="Arial"/>
            <w:i/>
            <w:iCs/>
            <w:sz w:val="22"/>
            <w:szCs w:val="22"/>
            <w:lang w:val="vi-VN"/>
            <w:rPrChange w:id="1376" w:author="An Tran, ACA (BUV)" w:date="2024-09-12T14:27:00Z" w16du:dateUtc="2024-09-12T07:27:00Z">
              <w:rPr>
                <w:rFonts w:ascii="iCiel Avenir LT Std 35 Light" w:hAnsi="iCiel Avenir LT Std 35 Light" w:cs="Arial"/>
                <w:i/>
                <w:iCs/>
                <w:sz w:val="22"/>
                <w:szCs w:val="22"/>
                <w:highlight w:val="yellow"/>
                <w:lang w:val="vi-VN"/>
              </w:rPr>
            </w:rPrChange>
          </w:rPr>
          <w:t>ch cho nhi</w:t>
        </w:r>
        <w:r w:rsidRPr="003F2C45">
          <w:rPr>
            <w:rFonts w:ascii="iCiel Avenir LT Std 35 Light" w:hAnsi="iCiel Avenir LT Std 35 Light" w:cs="Calibri"/>
            <w:i/>
            <w:iCs/>
            <w:sz w:val="22"/>
            <w:szCs w:val="22"/>
            <w:lang w:val="vi-VN"/>
            <w:rPrChange w:id="1377" w:author="An Tran, ACA (BUV)" w:date="2024-09-12T14:27:00Z" w16du:dateUtc="2024-09-12T07:27:00Z">
              <w:rPr>
                <w:rFonts w:ascii="iCiel Avenir LT Std 35 Light" w:hAnsi="iCiel Avenir LT Std 35 Light" w:cs="Calibri"/>
                <w:i/>
                <w:iCs/>
                <w:sz w:val="22"/>
                <w:szCs w:val="22"/>
                <w:highlight w:val="yellow"/>
                <w:lang w:val="vi-VN"/>
              </w:rPr>
            </w:rPrChange>
          </w:rPr>
          <w:t>ề</w:t>
        </w:r>
        <w:r w:rsidRPr="003F2C45">
          <w:rPr>
            <w:rFonts w:ascii="iCiel Avenir LT Std 35 Light" w:hAnsi="iCiel Avenir LT Std 35 Light" w:cs="Arial"/>
            <w:i/>
            <w:iCs/>
            <w:sz w:val="22"/>
            <w:szCs w:val="22"/>
            <w:lang w:val="vi-VN"/>
            <w:rPrChange w:id="1378" w:author="An Tran, ACA (BUV)" w:date="2024-09-12T14:27:00Z" w16du:dateUtc="2024-09-12T07:27:00Z">
              <w:rPr>
                <w:rFonts w:ascii="iCiel Avenir LT Std 35 Light" w:hAnsi="iCiel Avenir LT Std 35 Light" w:cs="Arial"/>
                <w:i/>
                <w:iCs/>
                <w:sz w:val="22"/>
                <w:szCs w:val="22"/>
                <w:highlight w:val="yellow"/>
                <w:lang w:val="vi-VN"/>
              </w:rPr>
            </w:rPrChange>
          </w:rPr>
          <w:t xml:space="preserve">u gia </w:t>
        </w:r>
        <w:r w:rsidRPr="003F2C45">
          <w:rPr>
            <w:rFonts w:ascii="iCiel Avenir LT Std 35 Light" w:hAnsi="iCiel Avenir LT Std 35 Light" w:cs="Avenir Next LT Pro"/>
            <w:i/>
            <w:iCs/>
            <w:sz w:val="22"/>
            <w:szCs w:val="22"/>
            <w:lang w:val="vi-VN"/>
            <w:rPrChange w:id="1379" w:author="An Tran, ACA (BUV)" w:date="2024-09-12T14:27:00Z" w16du:dateUtc="2024-09-12T07:27:00Z">
              <w:rPr>
                <w:rFonts w:ascii="iCiel Avenir LT Std 35 Light" w:hAnsi="iCiel Avenir LT Std 35 Light" w:cs="Avenir Next LT Pro"/>
                <w:i/>
                <w:iCs/>
                <w:sz w:val="22"/>
                <w:szCs w:val="22"/>
                <w:highlight w:val="yellow"/>
                <w:lang w:val="vi-VN"/>
              </w:rPr>
            </w:rPrChange>
          </w:rPr>
          <w:t>đì</w:t>
        </w:r>
        <w:r w:rsidRPr="003F2C45">
          <w:rPr>
            <w:rFonts w:ascii="iCiel Avenir LT Std 35 Light" w:hAnsi="iCiel Avenir LT Std 35 Light" w:cs="Arial"/>
            <w:i/>
            <w:iCs/>
            <w:sz w:val="22"/>
            <w:szCs w:val="22"/>
            <w:lang w:val="vi-VN"/>
            <w:rPrChange w:id="1380" w:author="An Tran, ACA (BUV)" w:date="2024-09-12T14:27:00Z" w16du:dateUtc="2024-09-12T07:27:00Z">
              <w:rPr>
                <w:rFonts w:ascii="iCiel Avenir LT Std 35 Light" w:hAnsi="iCiel Avenir LT Std 35 Light" w:cs="Arial"/>
                <w:i/>
                <w:iCs/>
                <w:sz w:val="22"/>
                <w:szCs w:val="22"/>
                <w:highlight w:val="yellow"/>
                <w:lang w:val="vi-VN"/>
              </w:rPr>
            </w:rPrChange>
          </w:rPr>
          <w:t xml:space="preserve">nh. </w:t>
        </w:r>
        <w:r w:rsidRPr="003F2C45">
          <w:rPr>
            <w:rFonts w:ascii="iCiel Avenir LT Std 35 Light" w:hAnsi="iCiel Avenir LT Std 35 Light" w:cs="Arial"/>
            <w:i/>
            <w:iCs/>
            <w:sz w:val="22"/>
            <w:szCs w:val="22"/>
            <w:rPrChange w:id="1381" w:author="An Tran, ACA (BUV)" w:date="2024-09-12T14:27:00Z" w16du:dateUtc="2024-09-12T07:27:00Z">
              <w:rPr>
                <w:rFonts w:ascii="iCiel Avenir LT Std 35 Light" w:hAnsi="iCiel Avenir LT Std 35 Light" w:cs="Arial"/>
                <w:i/>
                <w:iCs/>
                <w:sz w:val="22"/>
                <w:szCs w:val="22"/>
                <w:highlight w:val="yellow"/>
              </w:rPr>
            </w:rPrChange>
          </w:rPr>
          <w:t>Sinh viên có thể cân nhắc lại lựa chọn của mình sau khi hiểu thêm về sở thích và mục tiêu của mình.</w:t>
        </w:r>
        <w:r w:rsidRPr="003F2C45">
          <w:rPr>
            <w:rFonts w:ascii="iCiel Avenir LT Std 35 Light" w:hAnsi="iCiel Avenir LT Std 35 Light" w:cs="Arial"/>
            <w:i/>
            <w:iCs/>
            <w:sz w:val="22"/>
            <w:szCs w:val="22"/>
          </w:rPr>
          <w:t xml:space="preserve"> </w:t>
        </w:r>
        <w:bookmarkEnd w:id="1329"/>
        <w:r w:rsidRPr="003F2C45">
          <w:rPr>
            <w:rFonts w:ascii="iCiel Avenir LT Std 35 Light" w:hAnsi="iCiel Avenir LT Std 35 Light" w:cs="Arial"/>
            <w:i/>
            <w:iCs/>
            <w:sz w:val="22"/>
            <w:szCs w:val="22"/>
            <w:lang w:val="vi-VN"/>
          </w:rPr>
          <w:t>Tuy nhi</w:t>
        </w:r>
        <w:r w:rsidRPr="003F2C45">
          <w:rPr>
            <w:rFonts w:ascii="iCiel Avenir LT Std 35 Light" w:hAnsi="iCiel Avenir LT Std 35 Light" w:cs="Avenir Next LT Pro"/>
            <w:i/>
            <w:iCs/>
            <w:sz w:val="22"/>
            <w:szCs w:val="22"/>
            <w:lang w:val="vi-VN"/>
          </w:rPr>
          <w:t>ê</w:t>
        </w:r>
        <w:r w:rsidRPr="003F2C45">
          <w:rPr>
            <w:rFonts w:ascii="iCiel Avenir LT Std 35 Light" w:hAnsi="iCiel Avenir LT Std 35 Light" w:cs="Arial"/>
            <w:i/>
            <w:iCs/>
            <w:sz w:val="22"/>
            <w:szCs w:val="22"/>
            <w:lang w:val="vi-VN"/>
          </w:rPr>
          <w:t>n, tr</w:t>
        </w:r>
        <w:r w:rsidRPr="003F2C45">
          <w:rPr>
            <w:rFonts w:ascii="iCiel Avenir LT Std 35 Light" w:hAnsi="iCiel Avenir LT Std 35 Light" w:cs="Calibri"/>
            <w:i/>
            <w:iCs/>
            <w:sz w:val="22"/>
            <w:szCs w:val="22"/>
            <w:lang w:val="vi-VN"/>
          </w:rPr>
          <w:t>ướ</w:t>
        </w:r>
        <w:r w:rsidRPr="003F2C45">
          <w:rPr>
            <w:rFonts w:ascii="iCiel Avenir LT Std 35 Light" w:hAnsi="iCiel Avenir LT Std 35 Light" w:cs="Arial"/>
            <w:i/>
            <w:iCs/>
            <w:sz w:val="22"/>
            <w:szCs w:val="22"/>
            <w:lang w:val="vi-VN"/>
          </w:rPr>
          <w:t>c khi quy</w:t>
        </w:r>
        <w:r w:rsidRPr="003F2C45">
          <w:rPr>
            <w:rFonts w:ascii="iCiel Avenir LT Std 35 Light" w:hAnsi="iCiel Avenir LT Std 35 Light" w:cs="Calibri"/>
            <w:i/>
            <w:iCs/>
            <w:sz w:val="22"/>
            <w:szCs w:val="22"/>
            <w:lang w:val="vi-VN"/>
          </w:rPr>
          <w:t>ế</w:t>
        </w:r>
        <w:r w:rsidRPr="003F2C45">
          <w:rPr>
            <w:rFonts w:ascii="iCiel Avenir LT Std 35 Light" w:hAnsi="iCiel Avenir LT Std 35 Light" w:cs="Arial"/>
            <w:i/>
            <w:iCs/>
            <w:sz w:val="22"/>
            <w:szCs w:val="22"/>
            <w:lang w:val="vi-VN"/>
          </w:rPr>
          <w:t xml:space="preserve">t </w:t>
        </w:r>
        <w:r w:rsidRPr="003F2C45">
          <w:rPr>
            <w:rFonts w:ascii="iCiel Avenir LT Std 35 Light" w:hAnsi="iCiel Avenir LT Std 35 Light" w:cs="Avenir Next LT Pro"/>
            <w:i/>
            <w:iCs/>
            <w:sz w:val="22"/>
            <w:szCs w:val="22"/>
            <w:lang w:val="vi-VN"/>
          </w:rPr>
          <w:t>đ</w:t>
        </w:r>
        <w:r w:rsidRPr="003F2C45">
          <w:rPr>
            <w:rFonts w:ascii="iCiel Avenir LT Std 35 Light" w:hAnsi="iCiel Avenir LT Std 35 Light" w:cs="Calibri"/>
            <w:i/>
            <w:iCs/>
            <w:sz w:val="22"/>
            <w:szCs w:val="22"/>
            <w:lang w:val="vi-VN"/>
          </w:rPr>
          <w:t>ị</w:t>
        </w:r>
        <w:r w:rsidRPr="003F2C45">
          <w:rPr>
            <w:rFonts w:ascii="iCiel Avenir LT Std 35 Light" w:hAnsi="iCiel Avenir LT Std 35 Light" w:cs="Arial"/>
            <w:i/>
            <w:iCs/>
            <w:sz w:val="22"/>
            <w:szCs w:val="22"/>
            <w:lang w:val="vi-VN"/>
          </w:rPr>
          <w:t>nh chuy</w:t>
        </w:r>
        <w:r w:rsidRPr="003F2C45">
          <w:rPr>
            <w:rFonts w:ascii="iCiel Avenir LT Std 35 Light" w:hAnsi="iCiel Avenir LT Std 35 Light" w:cs="Calibri"/>
            <w:i/>
            <w:iCs/>
            <w:sz w:val="22"/>
            <w:szCs w:val="22"/>
            <w:lang w:val="vi-VN"/>
          </w:rPr>
          <w:t>ể</w:t>
        </w:r>
        <w:r w:rsidRPr="003F2C45">
          <w:rPr>
            <w:rFonts w:ascii="iCiel Avenir LT Std 35 Light" w:hAnsi="iCiel Avenir LT Std 35 Light" w:cs="Arial"/>
            <w:i/>
            <w:iCs/>
            <w:sz w:val="22"/>
            <w:szCs w:val="22"/>
            <w:lang w:val="vi-VN"/>
          </w:rPr>
          <w:t>n ng</w:t>
        </w:r>
        <w:r w:rsidRPr="003F2C45">
          <w:rPr>
            <w:rFonts w:ascii="iCiel Avenir LT Std 35 Light" w:hAnsi="iCiel Avenir LT Std 35 Light" w:cs="Avenir Next LT Pro"/>
            <w:i/>
            <w:iCs/>
            <w:sz w:val="22"/>
            <w:szCs w:val="22"/>
            <w:lang w:val="vi-VN"/>
          </w:rPr>
          <w:t>à</w:t>
        </w:r>
        <w:r w:rsidRPr="003F2C45">
          <w:rPr>
            <w:rFonts w:ascii="iCiel Avenir LT Std 35 Light" w:hAnsi="iCiel Avenir LT Std 35 Light" w:cs="Arial"/>
            <w:i/>
            <w:iCs/>
            <w:sz w:val="22"/>
            <w:szCs w:val="22"/>
            <w:lang w:val="vi-VN"/>
          </w:rPr>
          <w:t>nh, sinh vi</w:t>
        </w:r>
        <w:r w:rsidRPr="003F2C45">
          <w:rPr>
            <w:rFonts w:ascii="iCiel Avenir LT Std 35 Light" w:hAnsi="iCiel Avenir LT Std 35 Light" w:cs="Avenir Next LT Pro"/>
            <w:i/>
            <w:iCs/>
            <w:sz w:val="22"/>
            <w:szCs w:val="22"/>
            <w:lang w:val="vi-VN"/>
          </w:rPr>
          <w:t>ê</w:t>
        </w:r>
        <w:r w:rsidRPr="003F2C45">
          <w:rPr>
            <w:rFonts w:ascii="iCiel Avenir LT Std 35 Light" w:hAnsi="iCiel Avenir LT Std 35 Light" w:cs="Arial"/>
            <w:i/>
            <w:iCs/>
            <w:sz w:val="22"/>
            <w:szCs w:val="22"/>
            <w:lang w:val="vi-VN"/>
          </w:rPr>
          <w:t>n v</w:t>
        </w:r>
        <w:r w:rsidRPr="003F2C45">
          <w:rPr>
            <w:rFonts w:ascii="iCiel Avenir LT Std 35 Light" w:hAnsi="iCiel Avenir LT Std 35 Light" w:cs="Avenir Next LT Pro"/>
            <w:i/>
            <w:iCs/>
            <w:sz w:val="22"/>
            <w:szCs w:val="22"/>
            <w:lang w:val="vi-VN"/>
          </w:rPr>
          <w:t>à</w:t>
        </w:r>
        <w:r w:rsidRPr="003F2C45">
          <w:rPr>
            <w:rFonts w:ascii="iCiel Avenir LT Std 35 Light" w:hAnsi="iCiel Avenir LT Std 35 Light" w:cs="Arial"/>
            <w:i/>
            <w:iCs/>
            <w:sz w:val="22"/>
            <w:szCs w:val="22"/>
            <w:lang w:val="vi-VN"/>
          </w:rPr>
          <w:t xml:space="preserve"> ph</w:t>
        </w:r>
        <w:r w:rsidRPr="003F2C45">
          <w:rPr>
            <w:rFonts w:ascii="iCiel Avenir LT Std 35 Light" w:hAnsi="iCiel Avenir LT Std 35 Light" w:cs="Calibri"/>
            <w:i/>
            <w:iCs/>
            <w:sz w:val="22"/>
            <w:szCs w:val="22"/>
            <w:lang w:val="vi-VN"/>
          </w:rPr>
          <w:t>ụ</w:t>
        </w:r>
        <w:r w:rsidRPr="003F2C45">
          <w:rPr>
            <w:rFonts w:ascii="iCiel Avenir LT Std 35 Light" w:hAnsi="iCiel Avenir LT Std 35 Light" w:cs="Arial"/>
            <w:i/>
            <w:iCs/>
            <w:sz w:val="22"/>
            <w:szCs w:val="22"/>
            <w:lang w:val="vi-VN"/>
          </w:rPr>
          <w:t xml:space="preserve"> huynh c</w:t>
        </w:r>
        <w:r w:rsidRPr="003F2C45">
          <w:rPr>
            <w:rFonts w:ascii="iCiel Avenir LT Std 35 Light" w:hAnsi="iCiel Avenir LT Std 35 Light" w:cs="Calibri"/>
            <w:i/>
            <w:iCs/>
            <w:sz w:val="22"/>
            <w:szCs w:val="22"/>
            <w:lang w:val="vi-VN"/>
          </w:rPr>
          <w:t>ầ</w:t>
        </w:r>
        <w:r w:rsidRPr="003F2C45">
          <w:rPr>
            <w:rFonts w:ascii="iCiel Avenir LT Std 35 Light" w:hAnsi="iCiel Avenir LT Std 35 Light" w:cs="Arial"/>
            <w:i/>
            <w:iCs/>
            <w:sz w:val="22"/>
            <w:szCs w:val="22"/>
            <w:lang w:val="vi-VN"/>
          </w:rPr>
          <w:t>n c</w:t>
        </w:r>
        <w:r w:rsidRPr="003F2C45">
          <w:rPr>
            <w:rFonts w:ascii="iCiel Avenir LT Std 35 Light" w:hAnsi="iCiel Avenir LT Std 35 Light" w:cs="Avenir Next LT Pro"/>
            <w:i/>
            <w:iCs/>
            <w:sz w:val="22"/>
            <w:szCs w:val="22"/>
            <w:lang w:val="vi-VN"/>
          </w:rPr>
          <w:t>â</w:t>
        </w:r>
        <w:r w:rsidRPr="003F2C45">
          <w:rPr>
            <w:rFonts w:ascii="iCiel Avenir LT Std 35 Light" w:hAnsi="iCiel Avenir LT Std 35 Light" w:cs="Arial"/>
            <w:i/>
            <w:iCs/>
            <w:sz w:val="22"/>
            <w:szCs w:val="22"/>
            <w:lang w:val="vi-VN"/>
          </w:rPr>
          <w:t>n nh</w:t>
        </w:r>
        <w:r w:rsidRPr="003F2C45">
          <w:rPr>
            <w:rFonts w:ascii="iCiel Avenir LT Std 35 Light" w:hAnsi="iCiel Avenir LT Std 35 Light" w:cs="Calibri"/>
            <w:i/>
            <w:iCs/>
            <w:sz w:val="22"/>
            <w:szCs w:val="22"/>
            <w:lang w:val="vi-VN"/>
          </w:rPr>
          <w:t>ắ</w:t>
        </w:r>
        <w:r w:rsidRPr="003F2C45">
          <w:rPr>
            <w:rFonts w:ascii="iCiel Avenir LT Std 35 Light" w:hAnsi="iCiel Avenir LT Std 35 Light" w:cs="Arial"/>
            <w:i/>
            <w:iCs/>
            <w:sz w:val="22"/>
            <w:szCs w:val="22"/>
            <w:lang w:val="vi-VN"/>
          </w:rPr>
          <w:t>c k</w:t>
        </w:r>
        <w:r w:rsidRPr="003F2C45">
          <w:rPr>
            <w:rFonts w:ascii="iCiel Avenir LT Std 35 Light" w:hAnsi="iCiel Avenir LT Std 35 Light" w:cs="Calibri"/>
            <w:i/>
            <w:iCs/>
            <w:sz w:val="22"/>
            <w:szCs w:val="22"/>
            <w:lang w:val="vi-VN"/>
          </w:rPr>
          <w:t>ỹ</w:t>
        </w:r>
        <w:r w:rsidRPr="003F2C45">
          <w:rPr>
            <w:rFonts w:ascii="iCiel Avenir LT Std 35 Light" w:hAnsi="iCiel Avenir LT Std 35 Light" w:cs="Arial"/>
            <w:i/>
            <w:iCs/>
            <w:sz w:val="22"/>
            <w:szCs w:val="22"/>
            <w:lang w:val="vi-VN"/>
          </w:rPr>
          <w:t xml:space="preserve"> m</w:t>
        </w:r>
        <w:r w:rsidRPr="003F2C45">
          <w:rPr>
            <w:rFonts w:ascii="iCiel Avenir LT Std 35 Light" w:hAnsi="iCiel Avenir LT Std 35 Light" w:cs="Calibri"/>
            <w:i/>
            <w:iCs/>
            <w:sz w:val="22"/>
            <w:szCs w:val="22"/>
            <w:lang w:val="vi-VN"/>
          </w:rPr>
          <w:t>ộ</w:t>
        </w:r>
        <w:r w:rsidRPr="003F2C45">
          <w:rPr>
            <w:rFonts w:ascii="iCiel Avenir LT Std 35 Light" w:hAnsi="iCiel Avenir LT Std 35 Light" w:cs="Arial"/>
            <w:i/>
            <w:iCs/>
            <w:sz w:val="22"/>
            <w:szCs w:val="22"/>
            <w:lang w:val="vi-VN"/>
          </w:rPr>
          <w:t>t s</w:t>
        </w:r>
        <w:r w:rsidRPr="003F2C45">
          <w:rPr>
            <w:rFonts w:ascii="iCiel Avenir LT Std 35 Light" w:hAnsi="iCiel Avenir LT Std 35 Light" w:cs="Calibri"/>
            <w:i/>
            <w:iCs/>
            <w:sz w:val="22"/>
            <w:szCs w:val="22"/>
            <w:lang w:val="vi-VN"/>
          </w:rPr>
          <w:t>ố</w:t>
        </w:r>
        <w:r w:rsidRPr="003F2C45">
          <w:rPr>
            <w:rFonts w:ascii="iCiel Avenir LT Std 35 Light" w:hAnsi="iCiel Avenir LT Std 35 Light" w:cs="Arial"/>
            <w:i/>
            <w:iCs/>
            <w:sz w:val="22"/>
            <w:szCs w:val="22"/>
            <w:lang w:val="vi-VN"/>
          </w:rPr>
          <w:t xml:space="preserve"> </w:t>
        </w:r>
        <w:r w:rsidRPr="003F2C45">
          <w:rPr>
            <w:rFonts w:ascii="iCiel Avenir LT Std 35 Light" w:hAnsi="iCiel Avenir LT Std 35 Light" w:cs="Avenir Next LT Pro"/>
            <w:i/>
            <w:iCs/>
            <w:sz w:val="22"/>
            <w:szCs w:val="22"/>
            <w:lang w:val="vi-VN"/>
          </w:rPr>
          <w:t>đ</w:t>
        </w:r>
        <w:r w:rsidRPr="003F2C45">
          <w:rPr>
            <w:rFonts w:ascii="iCiel Avenir LT Std 35 Light" w:hAnsi="iCiel Avenir LT Std 35 Light" w:cs="Arial"/>
            <w:i/>
            <w:iCs/>
            <w:sz w:val="22"/>
            <w:szCs w:val="22"/>
            <w:lang w:val="vi-VN"/>
          </w:rPr>
          <w:t>i</w:t>
        </w:r>
        <w:r w:rsidRPr="003F2C45">
          <w:rPr>
            <w:rFonts w:ascii="iCiel Avenir LT Std 35 Light" w:hAnsi="iCiel Avenir LT Std 35 Light" w:cs="Calibri"/>
            <w:i/>
            <w:iCs/>
            <w:sz w:val="22"/>
            <w:szCs w:val="22"/>
            <w:lang w:val="vi-VN"/>
          </w:rPr>
          <w:t>ề</w:t>
        </w:r>
        <w:r w:rsidRPr="003F2C45">
          <w:rPr>
            <w:rFonts w:ascii="iCiel Avenir LT Std 35 Light" w:hAnsi="iCiel Avenir LT Std 35 Light" w:cs="Arial"/>
            <w:i/>
            <w:iCs/>
            <w:sz w:val="22"/>
            <w:szCs w:val="22"/>
            <w:lang w:val="vi-VN"/>
          </w:rPr>
          <w:t>u:</w:t>
        </w:r>
        <w:r w:rsidRPr="004373E8">
          <w:rPr>
            <w:rFonts w:ascii="iCiel Avenir LT Std 35 Light" w:hAnsi="iCiel Avenir LT Std 35 Light" w:cs="Arial"/>
            <w:i/>
            <w:iCs/>
            <w:sz w:val="22"/>
            <w:szCs w:val="22"/>
            <w:lang w:val="vi-VN"/>
          </w:rPr>
          <w:t xml:space="preserve"> </w:t>
        </w:r>
      </w:ins>
    </w:p>
    <w:p w14:paraId="7FFC819A" w14:textId="77777777" w:rsidR="003F2C45" w:rsidRPr="004373E8" w:rsidRDefault="003F2C45" w:rsidP="003F2C45">
      <w:pPr>
        <w:pStyle w:val="ListParagraph"/>
        <w:numPr>
          <w:ilvl w:val="0"/>
          <w:numId w:val="11"/>
        </w:numPr>
        <w:tabs>
          <w:tab w:val="left" w:pos="630"/>
          <w:tab w:val="left" w:pos="720"/>
          <w:tab w:val="left" w:pos="1080"/>
        </w:tabs>
        <w:ind w:left="360" w:firstLine="360"/>
        <w:contextualSpacing w:val="0"/>
        <w:rPr>
          <w:ins w:id="1382" w:author="An Tran, ACA (BUV)" w:date="2024-09-12T14:24:00Z" w16du:dateUtc="2024-09-12T07:24:00Z"/>
          <w:rFonts w:ascii="iCiel Avenir LT Std 35 Light" w:hAnsi="iCiel Avenir LT Std 35 Light" w:cs="Arial"/>
          <w:i/>
          <w:iCs/>
          <w:sz w:val="22"/>
          <w:szCs w:val="22"/>
          <w:lang w:val="vi-VN"/>
        </w:rPr>
      </w:pPr>
      <w:ins w:id="1383" w:author="An Tran, ACA (BUV)" w:date="2024-09-12T14:24:00Z" w16du:dateUtc="2024-09-12T07:24:00Z">
        <w:r w:rsidRPr="004373E8">
          <w:rPr>
            <w:rFonts w:ascii="iCiel Avenir LT Std 35 Light" w:hAnsi="iCiel Avenir LT Std 35 Light" w:cs="Arial"/>
            <w:i/>
            <w:iCs/>
            <w:sz w:val="22"/>
            <w:szCs w:val="22"/>
            <w:lang w:val="vi-VN"/>
          </w:rPr>
          <w:t>Sinh viên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w:t>
        </w:r>
        <w:r w:rsidRPr="004373E8">
          <w:rPr>
            <w:rFonts w:ascii="iCiel Avenir LT Std 35 Light" w:hAnsi="iCiel Avenir LT Std 35 Light" w:cs="Arial"/>
            <w:i/>
            <w:iCs/>
            <w:sz w:val="22"/>
            <w:szCs w:val="22"/>
            <w:lang w:val="vi-VN"/>
          </w:rPr>
          <w:t xml:space="preserve">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mu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n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sang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Kinh doanh sang Khoa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y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yêu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D</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ch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l</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sau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w:t>
        </w:r>
      </w:ins>
    </w:p>
    <w:p w14:paraId="1504E935" w14:textId="77777777" w:rsidR="003F2C45" w:rsidRPr="004373E8" w:rsidRDefault="003F2C45" w:rsidP="003F2C45">
      <w:pPr>
        <w:pStyle w:val="ListParagraph"/>
        <w:numPr>
          <w:ilvl w:val="0"/>
          <w:numId w:val="11"/>
        </w:numPr>
        <w:tabs>
          <w:tab w:val="left" w:pos="630"/>
          <w:tab w:val="left" w:pos="720"/>
          <w:tab w:val="left" w:pos="1080"/>
        </w:tabs>
        <w:ind w:left="360" w:firstLine="360"/>
        <w:contextualSpacing w:val="0"/>
        <w:rPr>
          <w:ins w:id="1384" w:author="An Tran, ACA (BUV)" w:date="2024-09-12T14:24:00Z" w16du:dateUtc="2024-09-12T07:24:00Z"/>
          <w:rFonts w:ascii="iCiel Avenir LT Std 35 Light" w:hAnsi="iCiel Avenir LT Std 35 Light" w:cs="Arial"/>
          <w:i/>
          <w:iCs/>
          <w:sz w:val="22"/>
          <w:szCs w:val="22"/>
          <w:lang w:val="vi-VN"/>
        </w:rPr>
      </w:pPr>
      <w:ins w:id="1385" w:author="An Tran, ACA (BUV)" w:date="2024-09-12T14:24:00Z" w16du:dateUtc="2024-09-12T07:24:00Z">
        <w:r w:rsidRPr="004373E8">
          <w:rPr>
            <w:rFonts w:ascii="iCiel Avenir LT Std 35 Light" w:hAnsi="iCiel Avenir LT Std 35 Light" w:cs="Arial"/>
            <w:i/>
            <w:iCs/>
            <w:sz w:val="22"/>
            <w:szCs w:val="22"/>
            <w:lang w:val="vi-VN"/>
          </w:rPr>
          <w:t>Các ngành đ</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 nhau,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w:t>
        </w:r>
      </w:ins>
    </w:p>
    <w:p w14:paraId="78735E42" w14:textId="77777777" w:rsidR="003F2C45" w:rsidRPr="004373E8" w:rsidRDefault="003F2C45" w:rsidP="003F2C45">
      <w:pPr>
        <w:pStyle w:val="ListParagraph"/>
        <w:numPr>
          <w:ilvl w:val="0"/>
          <w:numId w:val="11"/>
        </w:numPr>
        <w:tabs>
          <w:tab w:val="left" w:pos="630"/>
          <w:tab w:val="left" w:pos="720"/>
          <w:tab w:val="left" w:pos="1080"/>
        </w:tabs>
        <w:ind w:left="360" w:firstLine="360"/>
        <w:contextualSpacing w:val="0"/>
        <w:rPr>
          <w:ins w:id="1386" w:author="An Tran, ACA (BUV)" w:date="2024-09-12T14:24:00Z" w16du:dateUtc="2024-09-12T07:24:00Z"/>
          <w:rFonts w:ascii="iCiel Avenir LT Std 35 Light" w:hAnsi="iCiel Avenir LT Std 35 Light" w:cs="Arial"/>
          <w:i/>
          <w:iCs/>
          <w:sz w:val="22"/>
          <w:szCs w:val="22"/>
          <w:lang w:val="vi-VN"/>
        </w:rPr>
      </w:pPr>
      <w:ins w:id="1387" w:author="An Tran, ACA (BUV)" w:date="2024-09-12T14:24:00Z" w16du:dateUtc="2024-09-12T07:24:00Z">
        <w:r w:rsidRPr="004373E8">
          <w:rPr>
            <w:rFonts w:ascii="iCiel Avenir LT Std 35 Light" w:hAnsi="iCiel Avenir LT Std 35 Light" w:cs="Arial"/>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xong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đâ</w:t>
        </w:r>
        <w:r w:rsidRPr="004373E8">
          <w:rPr>
            <w:rFonts w:ascii="iCiel Avenir LT Std 35 Light" w:hAnsi="iCiel Avenir LT Std 35 Light" w:cs="Arial"/>
            <w:i/>
            <w:iCs/>
            <w:sz w:val="22"/>
            <w:szCs w:val="22"/>
            <w:lang w:val="vi-VN"/>
          </w:rPr>
          <w:t>y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sang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hay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w:t>
        </w:r>
      </w:ins>
    </w:p>
    <w:p w14:paraId="7CF3F92B" w14:textId="77777777" w:rsidR="003F2C45" w:rsidRPr="004373E8" w:rsidRDefault="003F2C45" w:rsidP="003F2C45">
      <w:pPr>
        <w:pStyle w:val="ListParagraph"/>
        <w:numPr>
          <w:ilvl w:val="0"/>
          <w:numId w:val="11"/>
        </w:numPr>
        <w:tabs>
          <w:tab w:val="left" w:pos="630"/>
          <w:tab w:val="left" w:pos="720"/>
          <w:tab w:val="left" w:pos="1080"/>
        </w:tabs>
        <w:ind w:left="360" w:firstLine="360"/>
        <w:contextualSpacing w:val="0"/>
        <w:rPr>
          <w:ins w:id="1388" w:author="An Tran, ACA (BUV)" w:date="2024-09-12T14:24:00Z" w16du:dateUtc="2024-09-12T07:24:00Z"/>
          <w:rFonts w:ascii="iCiel Avenir LT Std 35 Light" w:hAnsi="iCiel Avenir LT Std 35 Light" w:cs="Arial"/>
          <w:i/>
          <w:iCs/>
          <w:sz w:val="22"/>
          <w:szCs w:val="22"/>
          <w:lang w:val="vi-VN"/>
        </w:rPr>
      </w:pPr>
      <w:ins w:id="1389" w:author="An Tran, ACA (BUV)" w:date="2024-09-12T14:24:00Z" w16du:dateUtc="2024-09-12T07:24:00Z">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ưỡ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w:t>
        </w:r>
      </w:ins>
    </w:p>
    <w:p w14:paraId="36AAD5BE" w14:textId="77777777" w:rsidR="003F2C45" w:rsidRPr="004373E8" w:rsidRDefault="003F2C45" w:rsidP="003F2C45">
      <w:pPr>
        <w:tabs>
          <w:tab w:val="left" w:pos="630"/>
          <w:tab w:val="left" w:pos="720"/>
          <w:tab w:val="left" w:pos="1080"/>
        </w:tabs>
        <w:ind w:firstLine="0"/>
        <w:rPr>
          <w:ins w:id="1390" w:author="An Tran, ACA (BUV)" w:date="2024-09-12T14:24:00Z" w16du:dateUtc="2024-09-12T07:24:00Z"/>
          <w:rFonts w:ascii="iCiel Avenir LT Std 35 Light" w:hAnsi="iCiel Avenir LT Std 35 Light" w:cs="Arial"/>
          <w:i/>
          <w:iCs/>
          <w:sz w:val="22"/>
          <w:szCs w:val="22"/>
          <w:lang w:val="vi-VN"/>
        </w:rPr>
      </w:pPr>
      <w:ins w:id="1391" w:author="An Tran, ACA (BUV)" w:date="2024-09-12T14:24:00Z" w16du:dateUtc="2024-09-12T07:24:00Z">
        <w:r w:rsidRPr="004373E8">
          <w:rPr>
            <w:rFonts w:ascii="iCiel Avenir LT Std 35 Light" w:hAnsi="iCiel Avenir LT Std 35 Light" w:cs="Arial"/>
            <w:i/>
            <w:iCs/>
            <w:sz w:val="22"/>
            <w:szCs w:val="22"/>
            <w:lang w:val="vi-VN"/>
          </w:rPr>
          <w:t>Sinh viên cần đóng phí hành chính không hoàn lại là 2.000.000 VNĐ để tiến hành thủ tục chuyển ngành học. Sinh viên cần chịu trách nhiệm về bất kỳ thay đổi về học phí nào được áp dụng theo chính sách hiện hành.</w:t>
        </w:r>
      </w:ins>
    </w:p>
    <w:p w14:paraId="68BF1535" w14:textId="52D69BE2" w:rsidR="00171B76" w:rsidRPr="004373E8" w:rsidDel="003F2C45" w:rsidRDefault="003F2C45" w:rsidP="003F2C45">
      <w:pPr>
        <w:tabs>
          <w:tab w:val="left" w:pos="630"/>
          <w:tab w:val="left" w:pos="720"/>
          <w:tab w:val="left" w:pos="1080"/>
        </w:tabs>
        <w:ind w:firstLine="0"/>
        <w:rPr>
          <w:del w:id="1392" w:author="An Tran, ACA (BUV)" w:date="2024-09-12T14:24:00Z" w16du:dateUtc="2024-09-12T07:24:00Z"/>
          <w:rFonts w:ascii="iCiel Avenir LT Std 35 Light" w:hAnsi="iCiel Avenir LT Std 35 Light" w:cs="Arial"/>
          <w:sz w:val="22"/>
          <w:szCs w:val="22"/>
          <w:lang w:val="vi-VN"/>
        </w:rPr>
      </w:pPr>
      <w:ins w:id="1393" w:author="An Tran, ACA (BUV)" w:date="2024-09-12T14:24:00Z" w16du:dateUtc="2024-09-12T07:24: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Bộ phận Thông tin Sinh viên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Phòng Thông tin 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về quy trình chuyển ngành thông qua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4373E8">
          <w:rPr>
            <w:rStyle w:val="Hyperlink"/>
            <w:rFonts w:ascii="iCiel Avenir LT Std 35 Light" w:hAnsi="iCiel Avenir LT Std 35 Light" w:cs="Arial"/>
            <w:sz w:val="22"/>
            <w:szCs w:val="22"/>
            <w:lang w:val="vi-VN"/>
          </w:rPr>
          <w:t xml:space="preserve"> </w:t>
        </w:r>
        <w:r w:rsidRPr="004373E8">
          <w:rPr>
            <w:rFonts w:ascii="iCiel Avenir LT Std 35 Light" w:hAnsi="iCiel Avenir LT Std 35 Light" w:cs="Arial"/>
            <w:i/>
            <w:iCs/>
            <w:sz w:val="22"/>
            <w:szCs w:val="22"/>
            <w:lang w:val="vi-VN"/>
          </w:rPr>
          <w:t>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c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qu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y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w:t>
        </w:r>
      </w:ins>
      <w:del w:id="1394" w:author="An Tran, ACA (BUV)" w:date="2024-09-12T14:24:00Z" w16du:dateUtc="2024-09-12T07:24:00Z">
        <w:r w:rsidR="00BF43A2" w:rsidRPr="004373E8" w:rsidDel="003F2C45">
          <w:rPr>
            <w:rFonts w:ascii="iCiel Avenir LT Std 35 Light" w:hAnsi="iCiel Avenir LT Std 35 Light" w:cs="Arial"/>
            <w:sz w:val="22"/>
            <w:szCs w:val="22"/>
            <w:lang w:val="vi-VN"/>
          </w:rPr>
          <w:delText xml:space="preserve">We </w:delText>
        </w:r>
        <w:r w:rsidR="000969A0" w:rsidRPr="004373E8" w:rsidDel="003F2C45">
          <w:rPr>
            <w:rFonts w:ascii="iCiel Avenir LT Std 35 Light" w:hAnsi="iCiel Avenir LT Std 35 Light" w:cs="Arial"/>
            <w:sz w:val="22"/>
            <w:szCs w:val="22"/>
            <w:lang w:val="vi-VN"/>
          </w:rPr>
          <w:delText>recognize</w:delText>
        </w:r>
        <w:r w:rsidR="00BF43A2" w:rsidRPr="004373E8" w:rsidDel="003F2C45">
          <w:rPr>
            <w:rFonts w:ascii="iCiel Avenir LT Std 35 Light" w:hAnsi="iCiel Avenir LT Std 35 Light" w:cs="Arial"/>
            <w:sz w:val="22"/>
            <w:szCs w:val="22"/>
            <w:lang w:val="vi-VN"/>
          </w:rPr>
          <w:delText xml:space="preserve"> that it can be difficult to choose the right study programme straight away. Hence, BUV allows our students to change their programme within the first 3 weeks of teaching in the first semester, first year of the programme. However, there are a few important things students need to keep in mind if they consider changing to other programmes: </w:delText>
        </w:r>
      </w:del>
    </w:p>
    <w:p w14:paraId="094D6113" w14:textId="45E4A4C8" w:rsidR="00171B76" w:rsidRPr="004373E8" w:rsidDel="003F2C45" w:rsidRDefault="00171B76" w:rsidP="00D85019">
      <w:pPr>
        <w:pStyle w:val="ListParagraph"/>
        <w:numPr>
          <w:ilvl w:val="0"/>
          <w:numId w:val="15"/>
        </w:numPr>
        <w:tabs>
          <w:tab w:val="left" w:pos="630"/>
          <w:tab w:val="left" w:pos="720"/>
          <w:tab w:val="left" w:pos="1080"/>
        </w:tabs>
        <w:ind w:left="360" w:firstLine="360"/>
        <w:contextualSpacing w:val="0"/>
        <w:rPr>
          <w:del w:id="1395" w:author="An Tran, ACA (BUV)" w:date="2024-09-12T14:24:00Z" w16du:dateUtc="2024-09-12T07:24:00Z"/>
          <w:rFonts w:ascii="iCiel Avenir LT Std 35 Light" w:hAnsi="iCiel Avenir LT Std 35 Light" w:cs="Arial"/>
          <w:sz w:val="22"/>
          <w:szCs w:val="22"/>
          <w:lang w:val="vi-VN"/>
        </w:rPr>
      </w:pPr>
      <w:del w:id="1396" w:author="An Tran, ACA (BUV)" w:date="2024-09-12T14:24:00Z" w16du:dateUtc="2024-09-12T07:24:00Z">
        <w:r w:rsidRPr="004373E8" w:rsidDel="003F2C45">
          <w:rPr>
            <w:rFonts w:ascii="iCiel Avenir LT Std 35 Light" w:hAnsi="iCiel Avenir LT Std 35 Light" w:cs="Arial"/>
            <w:sz w:val="22"/>
            <w:szCs w:val="22"/>
            <w:lang w:val="vi-VN"/>
          </w:rPr>
          <w:delText>T</w:delText>
        </w:r>
        <w:r w:rsidR="00BF43A2" w:rsidRPr="004373E8" w:rsidDel="003F2C45">
          <w:rPr>
            <w:rFonts w:ascii="iCiel Avenir LT Std 35 Light" w:hAnsi="iCiel Avenir LT Std 35 Light" w:cs="Arial"/>
            <w:sz w:val="22"/>
            <w:szCs w:val="22"/>
            <w:lang w:val="vi-VN"/>
          </w:rPr>
          <w:delText xml:space="preserve">he entry requirements of the new programme – students might be required to retake Pathway programme if they are transferring to a completely different major/ field of </w:delText>
        </w:r>
        <w:r w:rsidR="005F5F1E" w:rsidRPr="004373E8" w:rsidDel="003F2C45">
          <w:rPr>
            <w:rFonts w:ascii="iCiel Avenir LT Std 35 Light" w:hAnsi="iCiel Avenir LT Std 35 Light" w:cs="Arial"/>
            <w:sz w:val="22"/>
            <w:szCs w:val="22"/>
            <w:lang w:val="vi-VN"/>
          </w:rPr>
          <w:delText>study.</w:delText>
        </w:r>
        <w:r w:rsidR="00BF43A2" w:rsidRPr="004373E8" w:rsidDel="003F2C45">
          <w:rPr>
            <w:rFonts w:ascii="iCiel Avenir LT Std 35 Light" w:hAnsi="iCiel Avenir LT Std 35 Light" w:cs="Arial"/>
            <w:sz w:val="22"/>
            <w:szCs w:val="22"/>
            <w:lang w:val="vi-VN"/>
          </w:rPr>
          <w:delText xml:space="preserve"> </w:delText>
        </w:r>
      </w:del>
    </w:p>
    <w:p w14:paraId="51E6BD13" w14:textId="137F4853" w:rsidR="00171B76" w:rsidRPr="004373E8" w:rsidDel="003F2C45" w:rsidRDefault="00171B76" w:rsidP="00D85019">
      <w:pPr>
        <w:pStyle w:val="ListParagraph"/>
        <w:numPr>
          <w:ilvl w:val="0"/>
          <w:numId w:val="15"/>
        </w:numPr>
        <w:tabs>
          <w:tab w:val="left" w:pos="630"/>
          <w:tab w:val="left" w:pos="720"/>
          <w:tab w:val="left" w:pos="1080"/>
        </w:tabs>
        <w:ind w:left="360" w:firstLine="360"/>
        <w:contextualSpacing w:val="0"/>
        <w:rPr>
          <w:del w:id="1397" w:author="An Tran, ACA (BUV)" w:date="2024-09-12T14:24:00Z" w16du:dateUtc="2024-09-12T07:24:00Z"/>
          <w:rFonts w:ascii="iCiel Avenir LT Std 35 Light" w:hAnsi="iCiel Avenir LT Std 35 Light" w:cs="Arial"/>
          <w:sz w:val="22"/>
          <w:szCs w:val="22"/>
          <w:lang w:val="vi-VN"/>
        </w:rPr>
      </w:pPr>
      <w:del w:id="1398" w:author="An Tran, ACA (BUV)" w:date="2024-09-12T14:24:00Z" w16du:dateUtc="2024-09-12T07:24:00Z">
        <w:r w:rsidRPr="004373E8" w:rsidDel="003F2C45">
          <w:rPr>
            <w:rFonts w:ascii="iCiel Avenir LT Std 35 Light" w:hAnsi="iCiel Avenir LT Std 35 Light" w:cs="Arial"/>
            <w:sz w:val="22"/>
            <w:szCs w:val="22"/>
            <w:lang w:val="vi-VN"/>
          </w:rPr>
          <w:delText>T</w:delText>
        </w:r>
        <w:r w:rsidR="00BF43A2" w:rsidRPr="004373E8" w:rsidDel="003F2C45">
          <w:rPr>
            <w:rFonts w:ascii="iCiel Avenir LT Std 35 Light" w:hAnsi="iCiel Avenir LT Std 35 Light" w:cs="Arial"/>
            <w:sz w:val="22"/>
            <w:szCs w:val="22"/>
            <w:lang w:val="vi-VN"/>
          </w:rPr>
          <w:delText xml:space="preserve">he next available intake of the destination </w:delText>
        </w:r>
        <w:r w:rsidR="005F5F1E" w:rsidRPr="004373E8" w:rsidDel="003F2C45">
          <w:rPr>
            <w:rFonts w:ascii="iCiel Avenir LT Std 35 Light" w:hAnsi="iCiel Avenir LT Std 35 Light" w:cs="Arial"/>
            <w:sz w:val="22"/>
            <w:szCs w:val="22"/>
            <w:lang w:val="vi-VN"/>
          </w:rPr>
          <w:delText>programme.</w:delText>
        </w:r>
      </w:del>
    </w:p>
    <w:p w14:paraId="46994A1E" w14:textId="4A1F39B0" w:rsidR="00171B76" w:rsidRPr="004373E8" w:rsidDel="003F2C45" w:rsidRDefault="00171B76" w:rsidP="00D85019">
      <w:pPr>
        <w:pStyle w:val="ListParagraph"/>
        <w:numPr>
          <w:ilvl w:val="0"/>
          <w:numId w:val="15"/>
        </w:numPr>
        <w:tabs>
          <w:tab w:val="left" w:pos="630"/>
          <w:tab w:val="left" w:pos="720"/>
          <w:tab w:val="left" w:pos="1080"/>
        </w:tabs>
        <w:ind w:left="360" w:firstLine="360"/>
        <w:contextualSpacing w:val="0"/>
        <w:rPr>
          <w:del w:id="1399" w:author="An Tran, ACA (BUV)" w:date="2024-09-12T14:24:00Z" w16du:dateUtc="2024-09-12T07:24:00Z"/>
          <w:rFonts w:ascii="iCiel Avenir LT Std 35 Light" w:hAnsi="iCiel Avenir LT Std 35 Light" w:cs="Arial"/>
          <w:sz w:val="22"/>
          <w:szCs w:val="22"/>
          <w:lang w:val="vi-VN"/>
        </w:rPr>
      </w:pPr>
      <w:del w:id="1400" w:author="An Tran, ACA (BUV)" w:date="2024-09-12T14:24:00Z" w16du:dateUtc="2024-09-12T07:24:00Z">
        <w:r w:rsidRPr="004373E8" w:rsidDel="003F2C45">
          <w:rPr>
            <w:rFonts w:ascii="iCiel Avenir LT Std 35 Light" w:hAnsi="iCiel Avenir LT Std 35 Light" w:cs="Arial"/>
            <w:sz w:val="22"/>
            <w:szCs w:val="22"/>
            <w:lang w:val="vi-VN"/>
          </w:rPr>
          <w:delText>T</w:delText>
        </w:r>
        <w:r w:rsidR="00BF43A2" w:rsidRPr="004373E8" w:rsidDel="003F2C45">
          <w:rPr>
            <w:rFonts w:ascii="iCiel Avenir LT Std 35 Light" w:hAnsi="iCiel Avenir LT Std 35 Light" w:cs="Arial"/>
            <w:sz w:val="22"/>
            <w:szCs w:val="22"/>
            <w:lang w:val="vi-VN"/>
          </w:rPr>
          <w:delText xml:space="preserve">he suitability of the student with the desired programme, and the number of completed credits that can be mapped and rolled over to the new </w:delText>
        </w:r>
        <w:r w:rsidR="005F5F1E" w:rsidRPr="004373E8" w:rsidDel="003F2C45">
          <w:rPr>
            <w:rFonts w:ascii="iCiel Avenir LT Std 35 Light" w:hAnsi="iCiel Avenir LT Std 35 Light" w:cs="Arial"/>
            <w:sz w:val="22"/>
            <w:szCs w:val="22"/>
            <w:lang w:val="vi-VN"/>
          </w:rPr>
          <w:delText>programme.</w:delText>
        </w:r>
      </w:del>
    </w:p>
    <w:p w14:paraId="70171B82" w14:textId="64972EBF" w:rsidR="00BF43A2" w:rsidRPr="004373E8" w:rsidDel="003F2C45" w:rsidRDefault="00171B76" w:rsidP="00D85019">
      <w:pPr>
        <w:pStyle w:val="ListParagraph"/>
        <w:numPr>
          <w:ilvl w:val="0"/>
          <w:numId w:val="15"/>
        </w:numPr>
        <w:tabs>
          <w:tab w:val="left" w:pos="630"/>
          <w:tab w:val="left" w:pos="720"/>
          <w:tab w:val="left" w:pos="1080"/>
        </w:tabs>
        <w:ind w:left="360" w:firstLine="360"/>
        <w:contextualSpacing w:val="0"/>
        <w:rPr>
          <w:del w:id="1401" w:author="An Tran, ACA (BUV)" w:date="2024-09-12T14:24:00Z" w16du:dateUtc="2024-09-12T07:24:00Z"/>
          <w:rFonts w:ascii="iCiel Avenir LT Std 35 Light" w:hAnsi="iCiel Avenir LT Std 35 Light" w:cs="Arial"/>
          <w:b/>
          <w:bCs/>
          <w:sz w:val="22"/>
          <w:szCs w:val="22"/>
          <w:u w:val="single"/>
          <w:lang w:val="vi-VN"/>
        </w:rPr>
      </w:pPr>
      <w:del w:id="1402" w:author="An Tran, ACA (BUV)" w:date="2024-09-12T14:24:00Z" w16du:dateUtc="2024-09-12T07:24:00Z">
        <w:r w:rsidRPr="004373E8" w:rsidDel="003F2C45">
          <w:rPr>
            <w:rFonts w:ascii="iCiel Avenir LT Std 35 Light" w:hAnsi="iCiel Avenir LT Std 35 Light" w:cs="Arial"/>
            <w:sz w:val="22"/>
            <w:szCs w:val="22"/>
            <w:lang w:val="vi-VN"/>
          </w:rPr>
          <w:delText>S</w:delText>
        </w:r>
        <w:r w:rsidR="00BF43A2" w:rsidRPr="004373E8" w:rsidDel="003F2C45">
          <w:rPr>
            <w:rFonts w:ascii="iCiel Avenir LT Std 35 Light" w:hAnsi="iCiel Avenir LT Std 35 Light" w:cs="Arial"/>
            <w:sz w:val="22"/>
            <w:szCs w:val="22"/>
            <w:lang w:val="vi-VN"/>
          </w:rPr>
          <w:delText xml:space="preserve">tudents have a limited number of chances to request </w:delText>
        </w:r>
        <w:r w:rsidR="005F5F1E" w:rsidRPr="004373E8" w:rsidDel="003F2C45">
          <w:rPr>
            <w:rFonts w:ascii="iCiel Avenir LT Std 35 Light" w:hAnsi="iCiel Avenir LT Std 35 Light" w:cs="Arial"/>
            <w:sz w:val="22"/>
            <w:szCs w:val="22"/>
            <w:lang w:val="vi-VN"/>
          </w:rPr>
          <w:delText>a change in</w:delText>
        </w:r>
        <w:r w:rsidR="00BF43A2" w:rsidRPr="004373E8" w:rsidDel="003F2C45">
          <w:rPr>
            <w:rFonts w:ascii="iCiel Avenir LT Std 35 Light" w:hAnsi="iCiel Avenir LT Std 35 Light" w:cs="Arial"/>
            <w:sz w:val="22"/>
            <w:szCs w:val="22"/>
            <w:lang w:val="vi-VN"/>
          </w:rPr>
          <w:delText xml:space="preserve"> </w:delText>
        </w:r>
        <w:r w:rsidR="0037692E" w:rsidRPr="004373E8" w:rsidDel="003F2C45">
          <w:rPr>
            <w:rFonts w:ascii="iCiel Avenir LT Std 35 Light" w:hAnsi="iCiel Avenir LT Std 35 Light" w:cs="Arial"/>
            <w:sz w:val="22"/>
            <w:szCs w:val="22"/>
            <w:lang w:val="vi-VN"/>
          </w:rPr>
          <w:delText>the programme</w:delText>
        </w:r>
        <w:r w:rsidR="00BF43A2" w:rsidRPr="004373E8" w:rsidDel="003F2C45">
          <w:rPr>
            <w:rFonts w:ascii="iCiel Avenir LT Std 35 Light" w:hAnsi="iCiel Avenir LT Std 35 Light" w:cs="Arial"/>
            <w:sz w:val="22"/>
            <w:szCs w:val="22"/>
            <w:lang w:val="vi-VN"/>
          </w:rPr>
          <w:delText xml:space="preserve">. </w:delText>
        </w:r>
      </w:del>
    </w:p>
    <w:p w14:paraId="0380CA00" w14:textId="410B90EF" w:rsidR="00D936D4" w:rsidRPr="004373E8" w:rsidDel="003F2C45" w:rsidRDefault="00D936D4" w:rsidP="003E1B62">
      <w:pPr>
        <w:tabs>
          <w:tab w:val="left" w:pos="630"/>
          <w:tab w:val="left" w:pos="720"/>
          <w:tab w:val="left" w:pos="1080"/>
        </w:tabs>
        <w:ind w:firstLine="0"/>
        <w:rPr>
          <w:del w:id="1403" w:author="An Tran, ACA (BUV)" w:date="2024-09-12T14:24:00Z" w16du:dateUtc="2024-09-12T07:24:00Z"/>
          <w:rFonts w:ascii="iCiel Avenir LT Std 35 Light" w:hAnsi="iCiel Avenir LT Std 35 Light" w:cs="Arial"/>
          <w:sz w:val="22"/>
          <w:szCs w:val="22"/>
          <w:lang w:val="vi-VN"/>
        </w:rPr>
      </w:pPr>
      <w:del w:id="1404" w:author="An Tran, ACA (BUV)" w:date="2024-09-12T14:24:00Z" w16du:dateUtc="2024-09-12T07:24:00Z">
        <w:r w:rsidRPr="004373E8" w:rsidDel="003F2C45">
          <w:rPr>
            <w:rFonts w:ascii="iCiel Avenir LT Std 35 Light" w:hAnsi="iCiel Avenir LT Std 35 Light" w:cs="Arial"/>
            <w:sz w:val="22"/>
            <w:szCs w:val="22"/>
            <w:lang w:val="vi-VN"/>
          </w:rPr>
          <w:delText>Students need to pay the non-refundable VND 2,000</w:delText>
        </w:r>
        <w:r w:rsidR="00312445" w:rsidRPr="004373E8" w:rsidDel="003F2C45">
          <w:rPr>
            <w:rFonts w:ascii="iCiel Avenir LT Std 35 Light" w:hAnsi="iCiel Avenir LT Std 35 Light" w:cs="Arial"/>
            <w:sz w:val="22"/>
            <w:szCs w:val="22"/>
            <w:lang w:val="vi-VN"/>
          </w:rPr>
          <w:delText>,</w:delText>
        </w:r>
        <w:r w:rsidRPr="004373E8" w:rsidDel="003F2C45">
          <w:rPr>
            <w:rFonts w:ascii="iCiel Avenir LT Std 35 Light" w:hAnsi="iCiel Avenir LT Std 35 Light" w:cs="Arial"/>
            <w:sz w:val="22"/>
            <w:szCs w:val="22"/>
            <w:lang w:val="vi-VN"/>
          </w:rPr>
          <w:delText xml:space="preserve">000 administrative fee for the processing of the change programme request. Any changes in the fees levied by the University are the responsibility of the student. </w:delText>
        </w:r>
      </w:del>
    </w:p>
    <w:p w14:paraId="41873AB2" w14:textId="150C3274" w:rsidR="00BF43A2" w:rsidRPr="004373E8" w:rsidDel="003F2C45" w:rsidRDefault="00D936D4" w:rsidP="003E1B62">
      <w:pPr>
        <w:tabs>
          <w:tab w:val="left" w:pos="630"/>
          <w:tab w:val="left" w:pos="720"/>
          <w:tab w:val="left" w:pos="1080"/>
        </w:tabs>
        <w:ind w:firstLine="0"/>
        <w:rPr>
          <w:del w:id="1405" w:author="An Tran, ACA (BUV)" w:date="2024-09-12T14:24:00Z" w16du:dateUtc="2024-09-12T07:24:00Z"/>
          <w:rFonts w:ascii="iCiel Avenir LT Std 35 Light" w:hAnsi="iCiel Avenir LT Std 35 Light" w:cs="Arial"/>
          <w:sz w:val="22"/>
          <w:szCs w:val="22"/>
          <w:lang w:val="vi-VN"/>
        </w:rPr>
      </w:pPr>
      <w:del w:id="1406" w:author="An Tran, ACA (BUV)" w:date="2024-09-12T14:24:00Z" w16du:dateUtc="2024-09-12T07:24:00Z">
        <w:r w:rsidRPr="004373E8" w:rsidDel="003F2C45">
          <w:rPr>
            <w:rFonts w:ascii="iCiel Avenir LT Std 35 Light" w:hAnsi="iCiel Avenir LT Std 35 Light" w:cs="Arial"/>
            <w:sz w:val="22"/>
            <w:szCs w:val="22"/>
            <w:lang w:val="vi-VN"/>
          </w:rPr>
          <w:delText>W</w:delText>
        </w:r>
        <w:r w:rsidR="00BF43A2" w:rsidRPr="004373E8" w:rsidDel="003F2C45">
          <w:rPr>
            <w:rFonts w:ascii="iCiel Avenir LT Std 35 Light" w:hAnsi="iCiel Avenir LT Std 35 Light" w:cs="Arial"/>
            <w:sz w:val="22"/>
            <w:szCs w:val="22"/>
            <w:lang w:val="vi-VN"/>
          </w:rPr>
          <w:delText>e highly recommend students to seek advice from</w:delText>
        </w:r>
        <w:r w:rsidR="00350B76" w:rsidRPr="004373E8" w:rsidDel="003F2C45">
          <w:rPr>
            <w:rFonts w:ascii="iCiel Avenir LT Std 35 Light" w:hAnsi="iCiel Avenir LT Std 35 Light" w:cs="Arial"/>
            <w:sz w:val="22"/>
            <w:szCs w:val="22"/>
            <w:lang w:val="vi-VN"/>
          </w:rPr>
          <w:delText xml:space="preserve"> Student Information Office</w:delText>
        </w:r>
        <w:r w:rsidR="00BD1657" w:rsidRPr="004373E8" w:rsidDel="003F2C45">
          <w:rPr>
            <w:rFonts w:ascii="iCiel Avenir LT Std 35 Light" w:hAnsi="iCiel Avenir LT Std 35 Light" w:cs="Arial"/>
            <w:sz w:val="22"/>
            <w:szCs w:val="22"/>
            <w:lang w:val="vi-VN"/>
          </w:rPr>
          <w:delText xml:space="preserve"> </w:delText>
        </w:r>
        <w:r w:rsidR="00BF43A2" w:rsidRPr="004373E8" w:rsidDel="003F2C45">
          <w:rPr>
            <w:rFonts w:ascii="iCiel Avenir LT Std 35 Light" w:hAnsi="iCiel Avenir LT Std 35 Light" w:cs="Arial"/>
            <w:sz w:val="22"/>
            <w:szCs w:val="22"/>
            <w:lang w:val="vi-VN"/>
          </w:rPr>
          <w:delText xml:space="preserve">before making any decisions. The detailed process will be explained by a Student Information Officer when the student officially requests a Change of Programme via </w:delText>
        </w:r>
        <w:r w:rsidR="00F576D4" w:rsidDel="003F2C45">
          <w:fldChar w:fldCharType="begin"/>
        </w:r>
        <w:r w:rsidR="00F576D4" w:rsidDel="003F2C45">
          <w:delInstrText>HYPERLINK "mailto:studentservice@buv.edu.vn"</w:delInstrText>
        </w:r>
        <w:r w:rsidR="00F576D4" w:rsidDel="003F2C45">
          <w:fldChar w:fldCharType="separate"/>
        </w:r>
        <w:r w:rsidR="00BF43A2" w:rsidRPr="004373E8" w:rsidDel="003F2C45">
          <w:rPr>
            <w:rStyle w:val="Hyperlink"/>
            <w:rFonts w:ascii="iCiel Avenir LT Std 35 Light" w:hAnsi="iCiel Avenir LT Std 35 Light" w:cs="Arial"/>
            <w:sz w:val="22"/>
            <w:szCs w:val="22"/>
            <w:lang w:val="vi-VN"/>
          </w:rPr>
          <w:delText>studentservice@buv.edu.vn</w:delText>
        </w:r>
        <w:r w:rsidR="00F576D4" w:rsidDel="003F2C45">
          <w:rPr>
            <w:rStyle w:val="Hyperlink"/>
            <w:rFonts w:ascii="iCiel Avenir LT Std 35 Light" w:hAnsi="iCiel Avenir LT Std 35 Light" w:cs="Arial"/>
            <w:sz w:val="22"/>
            <w:szCs w:val="22"/>
            <w:lang w:val="vi-VN"/>
          </w:rPr>
          <w:fldChar w:fldCharType="end"/>
        </w:r>
        <w:r w:rsidR="00BF43A2" w:rsidRPr="004373E8" w:rsidDel="003F2C45">
          <w:rPr>
            <w:rFonts w:ascii="iCiel Avenir LT Std 35 Light" w:hAnsi="iCiel Avenir LT Std 35 Light" w:cs="Arial"/>
            <w:sz w:val="22"/>
            <w:szCs w:val="22"/>
            <w:lang w:val="vi-VN"/>
          </w:rPr>
          <w:delText xml:space="preserve"> or at the Student Information Counter </w:delText>
        </w:r>
        <w:r w:rsidR="009A148B" w:rsidRPr="004373E8" w:rsidDel="003F2C45">
          <w:rPr>
            <w:rFonts w:ascii="iCiel Avenir LT Std 35 Light" w:hAnsi="iCiel Avenir LT Std 35 Light" w:cs="Arial"/>
            <w:sz w:val="22"/>
            <w:szCs w:val="22"/>
            <w:lang w:val="vi-VN"/>
          </w:rPr>
          <w:delText>at</w:delText>
        </w:r>
        <w:r w:rsidR="00BF43A2" w:rsidRPr="004373E8" w:rsidDel="003F2C45">
          <w:rPr>
            <w:rFonts w:ascii="iCiel Avenir LT Std 35 Light" w:hAnsi="iCiel Avenir LT Std 35 Light" w:cs="Arial"/>
            <w:sz w:val="22"/>
            <w:szCs w:val="22"/>
            <w:lang w:val="vi-VN"/>
          </w:rPr>
          <w:delText xml:space="preserve"> level 2, BUV Ecopark Campus. </w:delText>
        </w:r>
      </w:del>
    </w:p>
    <w:p w14:paraId="7BE38ADD" w14:textId="5D44ED30" w:rsidR="00BF43A2" w:rsidRPr="004373E8" w:rsidDel="003F2C45" w:rsidRDefault="00BF43A2" w:rsidP="003E1B62">
      <w:pPr>
        <w:tabs>
          <w:tab w:val="left" w:pos="630"/>
          <w:tab w:val="left" w:pos="720"/>
          <w:tab w:val="left" w:pos="1080"/>
        </w:tabs>
        <w:ind w:firstLine="0"/>
        <w:rPr>
          <w:del w:id="1407" w:author="An Tran, ACA (BUV)" w:date="2024-09-12T14:24:00Z" w16du:dateUtc="2024-09-12T07:24:00Z"/>
          <w:rFonts w:ascii="iCiel Avenir LT Std 35 Light" w:hAnsi="iCiel Avenir LT Std 35 Light" w:cs="Arial"/>
          <w:i/>
          <w:iCs/>
          <w:sz w:val="22"/>
          <w:szCs w:val="22"/>
          <w:lang w:val="vi-VN"/>
        </w:rPr>
      </w:pPr>
      <w:del w:id="1408" w:author="An Tran, ACA (BUV)" w:date="2024-09-12T14:24:00Z" w16du:dateUtc="2024-09-12T07:24:00Z">
        <w:r w:rsidRPr="004373E8" w:rsidDel="003F2C45">
          <w:rPr>
            <w:rFonts w:ascii="iCiel Avenir LT Std 35 Light" w:hAnsi="iCiel Avenir LT Std 35 Light" w:cs="Arial"/>
            <w:i/>
            <w:iCs/>
            <w:sz w:val="22"/>
            <w:szCs w:val="22"/>
            <w:lang w:val="vi-VN"/>
          </w:rPr>
          <w:delText>Nhà tr</w:delText>
        </w:r>
        <w:r w:rsidRPr="004373E8" w:rsidDel="003F2C45">
          <w:rPr>
            <w:rFonts w:ascii="iCiel Avenir LT Std 35 Light" w:hAnsi="iCiel Avenir LT Std 35 Light" w:cs="Calibri"/>
            <w:i/>
            <w:iCs/>
            <w:sz w:val="22"/>
            <w:szCs w:val="22"/>
            <w:lang w:val="vi-VN"/>
          </w:rPr>
          <w:delText>ườ</w:delText>
        </w:r>
        <w:r w:rsidRPr="004373E8" w:rsidDel="003F2C45">
          <w:rPr>
            <w:rFonts w:ascii="iCiel Avenir LT Std 35 Light" w:hAnsi="iCiel Avenir LT Std 35 Light" w:cs="Arial"/>
            <w:i/>
            <w:iCs/>
            <w:sz w:val="22"/>
            <w:szCs w:val="22"/>
            <w:lang w:val="vi-VN"/>
          </w:rPr>
          <w:delText>ng th</w:delText>
        </w:r>
        <w:r w:rsidRPr="004373E8" w:rsidDel="003F2C45">
          <w:rPr>
            <w:rFonts w:ascii="iCiel Avenir LT Std 35 Light" w:hAnsi="iCiel Avenir LT Std 35 Light" w:cs="Calibri"/>
            <w:i/>
            <w:iCs/>
            <w:sz w:val="22"/>
            <w:szCs w:val="22"/>
            <w:lang w:val="vi-VN"/>
          </w:rPr>
          <w:delText>ấ</w:delText>
        </w:r>
        <w:r w:rsidRPr="004373E8" w:rsidDel="003F2C45">
          <w:rPr>
            <w:rFonts w:ascii="iCiel Avenir LT Std 35 Light" w:hAnsi="iCiel Avenir LT Std 35 Light" w:cs="Arial"/>
            <w:i/>
            <w:iCs/>
            <w:sz w:val="22"/>
            <w:szCs w:val="22"/>
            <w:lang w:val="vi-VN"/>
          </w:rPr>
          <w:delText>u hi</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u vi</w:delText>
        </w:r>
        <w:r w:rsidRPr="004373E8" w:rsidDel="003F2C45">
          <w:rPr>
            <w:rFonts w:ascii="iCiel Avenir LT Std 35 Light" w:hAnsi="iCiel Avenir LT Std 35 Light" w:cs="Calibri"/>
            <w:i/>
            <w:iCs/>
            <w:sz w:val="22"/>
            <w:szCs w:val="22"/>
            <w:lang w:val="vi-VN"/>
          </w:rPr>
          <w:delText>ệ</w:delText>
        </w:r>
        <w:r w:rsidRPr="004373E8" w:rsidDel="003F2C45">
          <w:rPr>
            <w:rFonts w:ascii="iCiel Avenir LT Std 35 Light" w:hAnsi="iCiel Avenir LT Std 35 Light" w:cs="Arial"/>
            <w:i/>
            <w:iCs/>
            <w:sz w:val="22"/>
            <w:szCs w:val="22"/>
            <w:lang w:val="vi-VN"/>
          </w:rPr>
          <w:delText>c l</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a ch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ph</w:delText>
        </w:r>
        <w:r w:rsidRPr="004373E8" w:rsidDel="003F2C45">
          <w:rPr>
            <w:rFonts w:ascii="iCiel Avenir LT Std 35 Light" w:hAnsi="iCiel Avenir LT Std 35 Light" w:cs="Avenir Next LT Pro"/>
            <w:i/>
            <w:iCs/>
            <w:sz w:val="22"/>
            <w:szCs w:val="22"/>
            <w:lang w:val="vi-VN"/>
          </w:rPr>
          <w:delText>ù</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ợ</w:delText>
        </w:r>
        <w:r w:rsidRPr="004373E8" w:rsidDel="003F2C45">
          <w:rPr>
            <w:rFonts w:ascii="iCiel Avenir LT Std 35 Light" w:hAnsi="iCiel Avenir LT Std 35 Light" w:cs="Arial"/>
            <w:i/>
            <w:iCs/>
            <w:sz w:val="22"/>
            <w:szCs w:val="22"/>
            <w:lang w:val="vi-VN"/>
          </w:rPr>
          <w:delText>p v</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ngay t</w:delText>
        </w:r>
        <w:r w:rsidRPr="004373E8" w:rsidDel="003F2C45">
          <w:rPr>
            <w:rFonts w:ascii="iCiel Avenir LT Std 35 Light" w:hAnsi="iCiel Avenir LT Std 35 Light" w:cs="Calibri"/>
            <w:i/>
            <w:iCs/>
            <w:sz w:val="22"/>
            <w:szCs w:val="22"/>
            <w:lang w:val="vi-VN"/>
          </w:rPr>
          <w:delText>ừ</w:delText>
        </w:r>
        <w:r w:rsidRPr="004373E8" w:rsidDel="003F2C45">
          <w:rPr>
            <w:rFonts w:ascii="iCiel Avenir LT Std 35 Light" w:hAnsi="iCiel Avenir LT Std 35 Light" w:cs="Arial"/>
            <w:i/>
            <w:iCs/>
            <w:sz w:val="22"/>
            <w:szCs w:val="22"/>
            <w:lang w:val="vi-VN"/>
          </w:rPr>
          <w:delText xml:space="preserve"> n</w:delText>
        </w:r>
        <w:r w:rsidRPr="004373E8" w:rsidDel="003F2C45">
          <w:rPr>
            <w:rFonts w:ascii="iCiel Avenir LT Std 35 Light" w:hAnsi="iCiel Avenir LT Std 35 Light" w:cs="Avenir Next LT Pro"/>
            <w:i/>
            <w:iCs/>
            <w:sz w:val="22"/>
            <w:szCs w:val="22"/>
            <w:lang w:val="vi-VN"/>
          </w:rPr>
          <w:delText>ă</w:delText>
        </w:r>
        <w:r w:rsidRPr="004373E8" w:rsidDel="003F2C45">
          <w:rPr>
            <w:rFonts w:ascii="iCiel Avenir LT Std 35 Light" w:hAnsi="iCiel Avenir LT Std 35 Light" w:cs="Arial"/>
            <w:i/>
            <w:iCs/>
            <w:sz w:val="22"/>
            <w:szCs w:val="22"/>
            <w:lang w:val="vi-VN"/>
          </w:rPr>
          <w:delText xml:space="preserve">m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u ti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l</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t th</w:delText>
        </w:r>
        <w:r w:rsidRPr="004373E8" w:rsidDel="003F2C45">
          <w:rPr>
            <w:rFonts w:ascii="iCiel Avenir LT Std 35 Light" w:hAnsi="iCiel Avenir LT Std 35 Light" w:cs="Calibri"/>
            <w:i/>
            <w:iCs/>
            <w:sz w:val="22"/>
            <w:szCs w:val="22"/>
            <w:lang w:val="vi-VN"/>
          </w:rPr>
          <w:delText>ử</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ch cho nhi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 xml:space="preserve">u gia </w:delText>
        </w:r>
        <w:r w:rsidRPr="004373E8" w:rsidDel="003F2C45">
          <w:rPr>
            <w:rFonts w:ascii="iCiel Avenir LT Std 35 Light" w:hAnsi="iCiel Avenir LT Std 35 Light" w:cs="Avenir Next LT Pro"/>
            <w:i/>
            <w:iCs/>
            <w:sz w:val="22"/>
            <w:szCs w:val="22"/>
            <w:lang w:val="vi-VN"/>
          </w:rPr>
          <w:delText>đì</w:delText>
        </w:r>
        <w:r w:rsidRPr="004373E8" w:rsidDel="003F2C45">
          <w:rPr>
            <w:rFonts w:ascii="iCiel Avenir LT Std 35 Light" w:hAnsi="iCiel Avenir LT Std 35 Light" w:cs="Arial"/>
            <w:i/>
            <w:iCs/>
            <w:sz w:val="22"/>
            <w:szCs w:val="22"/>
            <w:lang w:val="vi-VN"/>
          </w:rPr>
          <w:delText xml:space="preserve">nh. Do </w:delText>
        </w:r>
        <w:r w:rsidRPr="004373E8" w:rsidDel="003F2C45">
          <w:rPr>
            <w:rFonts w:ascii="iCiel Avenir LT Std 35 Light" w:hAnsi="iCiel Avenir LT Std 35 Light" w:cs="Avenir Next LT Pro"/>
            <w:i/>
            <w:iCs/>
            <w:sz w:val="22"/>
            <w:szCs w:val="22"/>
            <w:lang w:val="vi-VN"/>
          </w:rPr>
          <w:delText>đó</w:delText>
        </w:r>
        <w:r w:rsidRPr="004373E8" w:rsidDel="003F2C45">
          <w:rPr>
            <w:rFonts w:ascii="iCiel Avenir LT Std 35 Light" w:hAnsi="iCiel Avenir LT Std 35 Light" w:cs="Arial"/>
            <w:i/>
            <w:iCs/>
            <w:sz w:val="22"/>
            <w:szCs w:val="22"/>
            <w:lang w:val="vi-VN"/>
          </w:rPr>
          <w:delText xml:space="preserve">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BUV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l</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a ch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ổ</w:delText>
        </w:r>
        <w:r w:rsidRPr="004373E8" w:rsidDel="003F2C45">
          <w:rPr>
            <w:rFonts w:ascii="iCiel Avenir LT Std 35 Light" w:hAnsi="iCiel Avenir LT Std 35 Light" w:cs="Arial"/>
            <w:i/>
            <w:iCs/>
            <w:sz w:val="22"/>
            <w:szCs w:val="22"/>
            <w:lang w:val="vi-VN"/>
          </w:rPr>
          <w:delText>i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trong kho</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ng th</w:delText>
        </w:r>
        <w:r w:rsidRPr="004373E8" w:rsidDel="003F2C45">
          <w:rPr>
            <w:rFonts w:ascii="iCiel Avenir LT Std 35 Light" w:hAnsi="iCiel Avenir LT Std 35 Light" w:cs="Calibri"/>
            <w:i/>
            <w:iCs/>
            <w:sz w:val="22"/>
            <w:szCs w:val="22"/>
            <w:lang w:val="vi-VN"/>
          </w:rPr>
          <w:delText>ờ</w:delText>
        </w:r>
        <w:r w:rsidRPr="004373E8" w:rsidDel="003F2C45">
          <w:rPr>
            <w:rFonts w:ascii="iCiel Avenir LT Std 35 Light" w:hAnsi="iCiel Avenir LT Std 35 Light" w:cs="Arial"/>
            <w:i/>
            <w:iCs/>
            <w:sz w:val="22"/>
            <w:szCs w:val="22"/>
            <w:lang w:val="vi-VN"/>
          </w:rPr>
          <w:delText>i gian 3 tu</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u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k</w:delText>
        </w:r>
        <w:r w:rsidRPr="004373E8" w:rsidDel="003F2C45">
          <w:rPr>
            <w:rFonts w:ascii="iCiel Avenir LT Std 35 Light" w:hAnsi="iCiel Avenir LT Std 35 Light" w:cs="Calibri"/>
            <w:i/>
            <w:iCs/>
            <w:sz w:val="22"/>
            <w:szCs w:val="22"/>
            <w:lang w:val="vi-VN"/>
          </w:rPr>
          <w:delText>ỳ</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 xml:space="preserve">c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u ti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ch</w:delText>
        </w:r>
        <w:r w:rsidRPr="004373E8" w:rsidDel="003F2C45">
          <w:rPr>
            <w:rFonts w:ascii="iCiel Avenir LT Std 35 Light" w:hAnsi="iCiel Avenir LT Std 35 Light" w:cs="Calibri"/>
            <w:i/>
            <w:iCs/>
            <w:sz w:val="22"/>
            <w:szCs w:val="22"/>
            <w:lang w:val="vi-VN"/>
          </w:rPr>
          <w:delText>ươ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nh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Th</w:delText>
        </w:r>
        <w:r w:rsidRPr="004373E8" w:rsidDel="003F2C45">
          <w:rPr>
            <w:rFonts w:ascii="iCiel Avenir LT Std 35 Light" w:hAnsi="iCiel Avenir LT Std 35 Light" w:cs="Calibri"/>
            <w:i/>
            <w:iCs/>
            <w:sz w:val="22"/>
            <w:szCs w:val="22"/>
            <w:lang w:val="vi-VN"/>
          </w:rPr>
          <w:delText>ờ</w:delText>
        </w:r>
        <w:r w:rsidRPr="004373E8" w:rsidDel="003F2C45">
          <w:rPr>
            <w:rFonts w:ascii="iCiel Avenir LT Std 35 Light" w:hAnsi="iCiel Avenir LT Std 35 Light" w:cs="Arial"/>
            <w:i/>
            <w:iCs/>
            <w:sz w:val="22"/>
            <w:szCs w:val="22"/>
            <w:lang w:val="vi-VN"/>
          </w:rPr>
          <w:delText>i gian n</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y v</w:delText>
        </w:r>
        <w:r w:rsidRPr="004373E8" w:rsidDel="003F2C45">
          <w:rPr>
            <w:rFonts w:ascii="iCiel Avenir LT Std 35 Light" w:hAnsi="iCiel Avenir LT Std 35 Light" w:cs="Calibri"/>
            <w:i/>
            <w:iCs/>
            <w:sz w:val="22"/>
            <w:szCs w:val="22"/>
            <w:lang w:val="vi-VN"/>
          </w:rPr>
          <w:delText>ừ</w:delText>
        </w:r>
        <w:r w:rsidRPr="004373E8" w:rsidDel="003F2C45">
          <w:rPr>
            <w:rFonts w:ascii="iCiel Avenir LT Std 35 Light" w:hAnsi="iCiel Avenir LT Std 35 Light" w:cs="Arial"/>
            <w:i/>
            <w:iCs/>
            <w:sz w:val="22"/>
            <w:szCs w:val="22"/>
            <w:lang w:val="vi-VN"/>
          </w:rPr>
          <w:delText xml:space="preserve">a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t</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đá</w:delText>
        </w:r>
        <w:r w:rsidRPr="004373E8" w:rsidDel="003F2C45">
          <w:rPr>
            <w:rFonts w:ascii="iCiel Avenir LT Std 35 Light" w:hAnsi="iCiel Avenir LT Std 35 Light" w:cs="Arial"/>
            <w:i/>
            <w:iCs/>
            <w:sz w:val="22"/>
            <w:szCs w:val="22"/>
            <w:lang w:val="vi-VN"/>
          </w:rPr>
          <w:delText>nh gi</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 xml:space="preserve"> xem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hi</w:delText>
        </w:r>
        <w:r w:rsidRPr="004373E8" w:rsidDel="003F2C45">
          <w:rPr>
            <w:rFonts w:ascii="iCiel Avenir LT Std 35 Light" w:hAnsi="iCiel Avenir LT Std 35 Light" w:cs="Calibri"/>
            <w:i/>
            <w:iCs/>
            <w:sz w:val="22"/>
            <w:szCs w:val="22"/>
            <w:lang w:val="vi-VN"/>
          </w:rPr>
          <w:delText>ệ</w:delText>
        </w:r>
        <w:r w:rsidRPr="004373E8" w:rsidDel="003F2C45">
          <w:rPr>
            <w:rFonts w:ascii="iCiel Avenir LT Std 35 Light" w:hAnsi="iCiel Avenir LT Std 35 Light" w:cs="Arial"/>
            <w:i/>
            <w:iCs/>
            <w:sz w:val="22"/>
            <w:szCs w:val="22"/>
            <w:lang w:val="vi-VN"/>
          </w:rPr>
          <w:delText>n t</w:delText>
        </w:r>
        <w:r w:rsidRPr="004373E8" w:rsidDel="003F2C45">
          <w:rPr>
            <w:rFonts w:ascii="iCiel Avenir LT Std 35 Light" w:hAnsi="iCiel Avenir LT Std 35 Light" w:cs="Calibri"/>
            <w:i/>
            <w:iCs/>
            <w:sz w:val="22"/>
            <w:szCs w:val="22"/>
            <w:lang w:val="vi-VN"/>
          </w:rPr>
          <w:delText>ạ</w:delText>
        </w:r>
        <w:r w:rsidRPr="004373E8" w:rsidDel="003F2C45">
          <w:rPr>
            <w:rFonts w:ascii="iCiel Avenir LT Std 35 Light" w:hAnsi="iCiel Avenir LT Std 35 Light" w:cs="Arial"/>
            <w:i/>
            <w:iCs/>
            <w:sz w:val="22"/>
            <w:szCs w:val="22"/>
            <w:lang w:val="vi-VN"/>
          </w:rPr>
          <w:delText>i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ph</w:delText>
        </w:r>
        <w:r w:rsidRPr="004373E8" w:rsidDel="003F2C45">
          <w:rPr>
            <w:rFonts w:ascii="iCiel Avenir LT Std 35 Light" w:hAnsi="iCiel Avenir LT Std 35 Light" w:cs="Avenir Next LT Pro"/>
            <w:i/>
            <w:iCs/>
            <w:sz w:val="22"/>
            <w:szCs w:val="22"/>
            <w:lang w:val="vi-VN"/>
          </w:rPr>
          <w:delText>ù</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ợ</w:delText>
        </w:r>
        <w:r w:rsidRPr="004373E8" w:rsidDel="003F2C45">
          <w:rPr>
            <w:rFonts w:ascii="iCiel Avenir LT Std 35 Light" w:hAnsi="iCiel Avenir LT Std 35 Light" w:cs="Arial"/>
            <w:i/>
            <w:iCs/>
            <w:sz w:val="22"/>
            <w:szCs w:val="22"/>
            <w:lang w:val="vi-VN"/>
          </w:rPr>
          <w:delText>p v</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n th</w:delText>
        </w:r>
        <w:r w:rsidRPr="004373E8" w:rsidDel="003F2C45">
          <w:rPr>
            <w:rFonts w:ascii="iCiel Avenir LT Std 35 Light" w:hAnsi="iCiel Avenir LT Std 35 Light" w:cs="Avenir Next LT Pro"/>
            <w:i/>
            <w:iCs/>
            <w:sz w:val="22"/>
            <w:szCs w:val="22"/>
            <w:lang w:val="vi-VN"/>
          </w:rPr>
          <w:delText>â</w:delText>
        </w:r>
        <w:r w:rsidRPr="004373E8" w:rsidDel="003F2C45">
          <w:rPr>
            <w:rFonts w:ascii="iCiel Avenir LT Std 35 Light" w:hAnsi="iCiel Avenir LT Std 35 Light" w:cs="Arial"/>
            <w:i/>
            <w:iCs/>
            <w:sz w:val="22"/>
            <w:szCs w:val="22"/>
            <w:lang w:val="vi-VN"/>
          </w:rPr>
          <w:delText>n hay kh</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ng; v</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n</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u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n chuy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ũ</w:delText>
        </w:r>
        <w:r w:rsidRPr="004373E8" w:rsidDel="003F2C45">
          <w:rPr>
            <w:rFonts w:ascii="iCiel Avenir LT Std 35 Light" w:hAnsi="iCiel Avenir LT Std 35 Light" w:cs="Arial"/>
            <w:i/>
            <w:iCs/>
            <w:sz w:val="22"/>
            <w:szCs w:val="22"/>
            <w:lang w:val="vi-VN"/>
          </w:rPr>
          <w:delText>ng s</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kh</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ng m</w:delText>
        </w:r>
        <w:r w:rsidRPr="004373E8" w:rsidDel="003F2C45">
          <w:rPr>
            <w:rFonts w:ascii="iCiel Avenir LT Std 35 Light" w:hAnsi="iCiel Avenir LT Std 35 Light" w:cs="Calibri"/>
            <w:i/>
            <w:iCs/>
            <w:sz w:val="22"/>
            <w:szCs w:val="22"/>
            <w:lang w:val="vi-VN"/>
          </w:rPr>
          <w:delText>ấ</w:delText>
        </w:r>
        <w:r w:rsidRPr="004373E8" w:rsidDel="003F2C45">
          <w:rPr>
            <w:rFonts w:ascii="iCiel Avenir LT Std 35 Light" w:hAnsi="iCiel Avenir LT Std 35 Light" w:cs="Arial"/>
            <w:i/>
            <w:iCs/>
            <w:sz w:val="22"/>
            <w:szCs w:val="22"/>
            <w:lang w:val="vi-VN"/>
          </w:rPr>
          <w:delText>t nhi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u th</w:delText>
        </w:r>
        <w:r w:rsidRPr="004373E8" w:rsidDel="003F2C45">
          <w:rPr>
            <w:rFonts w:ascii="iCiel Avenir LT Std 35 Light" w:hAnsi="iCiel Avenir LT Std 35 Light" w:cs="Calibri"/>
            <w:i/>
            <w:iCs/>
            <w:sz w:val="22"/>
            <w:szCs w:val="22"/>
            <w:lang w:val="vi-VN"/>
          </w:rPr>
          <w:delText>ờ</w:delText>
        </w:r>
        <w:r w:rsidRPr="004373E8" w:rsidDel="003F2C45">
          <w:rPr>
            <w:rFonts w:ascii="iCiel Avenir LT Std 35 Light" w:hAnsi="iCiel Avenir LT Std 35 Light" w:cs="Arial"/>
            <w:i/>
            <w:iCs/>
            <w:sz w:val="22"/>
            <w:szCs w:val="22"/>
            <w:lang w:val="vi-VN"/>
          </w:rPr>
          <w:delText xml:space="preserve">i gian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theo k</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p ti</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Calibri"/>
            <w:i/>
            <w:iCs/>
            <w:sz w:val="22"/>
            <w:szCs w:val="22"/>
            <w:lang w:val="vi-VN"/>
          </w:rPr>
          <w:delText>ở</w:delText>
        </w:r>
        <w:r w:rsidRPr="004373E8" w:rsidDel="003F2C45">
          <w:rPr>
            <w:rFonts w:ascii="iCiel Avenir LT Std 35 Light" w:hAnsi="iCiel Avenir LT Std 35 Light" w:cs="Arial"/>
            <w:i/>
            <w:iCs/>
            <w:sz w:val="22"/>
            <w:szCs w:val="22"/>
            <w:lang w:val="vi-VN"/>
          </w:rPr>
          <w:delText xml:space="preserve"> l</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p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m</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Tuy nhi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tr</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c khi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chuy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v</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ph</w:delText>
        </w:r>
        <w:r w:rsidRPr="004373E8" w:rsidDel="003F2C45">
          <w:rPr>
            <w:rFonts w:ascii="iCiel Avenir LT Std 35 Light" w:hAnsi="iCiel Avenir LT Std 35 Light" w:cs="Calibri"/>
            <w:i/>
            <w:iCs/>
            <w:sz w:val="22"/>
            <w:szCs w:val="22"/>
            <w:lang w:val="vi-VN"/>
          </w:rPr>
          <w:delText>ụ</w:delText>
        </w:r>
        <w:r w:rsidRPr="004373E8" w:rsidDel="003F2C45">
          <w:rPr>
            <w:rFonts w:ascii="iCiel Avenir LT Std 35 Light" w:hAnsi="iCiel Avenir LT Std 35 Light" w:cs="Arial"/>
            <w:i/>
            <w:iCs/>
            <w:sz w:val="22"/>
            <w:szCs w:val="22"/>
            <w:lang w:val="vi-VN"/>
          </w:rPr>
          <w:delText xml:space="preserve"> huynh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â</w:delText>
        </w:r>
        <w:r w:rsidRPr="004373E8" w:rsidDel="003F2C45">
          <w:rPr>
            <w:rFonts w:ascii="iCiel Avenir LT Std 35 Light" w:hAnsi="iCiel Avenir LT Std 35 Light" w:cs="Arial"/>
            <w:i/>
            <w:iCs/>
            <w:sz w:val="22"/>
            <w:szCs w:val="22"/>
            <w:lang w:val="vi-VN"/>
          </w:rPr>
          <w:delText>n nh</w:delText>
        </w:r>
        <w:r w:rsidRPr="004373E8" w:rsidDel="003F2C45">
          <w:rPr>
            <w:rFonts w:ascii="iCiel Avenir LT Std 35 Light" w:hAnsi="iCiel Avenir LT Std 35 Light" w:cs="Calibri"/>
            <w:i/>
            <w:iCs/>
            <w:sz w:val="22"/>
            <w:szCs w:val="22"/>
            <w:lang w:val="vi-VN"/>
          </w:rPr>
          <w:delText>ắ</w:delText>
        </w:r>
        <w:r w:rsidRPr="004373E8" w:rsidDel="003F2C45">
          <w:rPr>
            <w:rFonts w:ascii="iCiel Avenir LT Std 35 Light" w:hAnsi="iCiel Avenir LT Std 35 Light" w:cs="Arial"/>
            <w:i/>
            <w:iCs/>
            <w:sz w:val="22"/>
            <w:szCs w:val="22"/>
            <w:lang w:val="vi-VN"/>
          </w:rPr>
          <w:delText>c k</w:delText>
        </w:r>
        <w:r w:rsidRPr="004373E8" w:rsidDel="003F2C45">
          <w:rPr>
            <w:rFonts w:ascii="iCiel Avenir LT Std 35 Light" w:hAnsi="iCiel Avenir LT Std 35 Light" w:cs="Calibri"/>
            <w:i/>
            <w:iCs/>
            <w:sz w:val="22"/>
            <w:szCs w:val="22"/>
            <w:lang w:val="vi-VN"/>
          </w:rPr>
          <w:delText>ỹ</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t s</w:delText>
        </w:r>
        <w:r w:rsidRPr="004373E8" w:rsidDel="003F2C45">
          <w:rPr>
            <w:rFonts w:ascii="iCiel Avenir LT Std 35 Light" w:hAnsi="iCiel Avenir LT Std 35 Light" w:cs="Calibri"/>
            <w:i/>
            <w:iCs/>
            <w:sz w:val="22"/>
            <w:szCs w:val="22"/>
            <w:lang w:val="vi-VN"/>
          </w:rPr>
          <w:delText>ố</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Arial"/>
            <w:i/>
            <w:iCs/>
            <w:sz w:val="22"/>
            <w:szCs w:val="22"/>
            <w:lang w:val="vi-VN"/>
          </w:rPr>
          <w:delText>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 xml:space="preserve">u: </w:delText>
        </w:r>
      </w:del>
    </w:p>
    <w:p w14:paraId="63533612" w14:textId="34BB6BCC" w:rsidR="00BF43A2" w:rsidRPr="004373E8" w:rsidDel="003F2C45" w:rsidRDefault="00BF43A2" w:rsidP="00D85019">
      <w:pPr>
        <w:pStyle w:val="ListParagraph"/>
        <w:numPr>
          <w:ilvl w:val="0"/>
          <w:numId w:val="11"/>
        </w:numPr>
        <w:tabs>
          <w:tab w:val="left" w:pos="630"/>
          <w:tab w:val="left" w:pos="720"/>
          <w:tab w:val="left" w:pos="1080"/>
        </w:tabs>
        <w:ind w:left="360" w:firstLine="360"/>
        <w:contextualSpacing w:val="0"/>
        <w:rPr>
          <w:del w:id="1409" w:author="An Tran, ACA (BUV)" w:date="2024-09-12T14:24:00Z" w16du:dateUtc="2024-09-12T07:24:00Z"/>
          <w:rFonts w:ascii="iCiel Avenir LT Std 35 Light" w:hAnsi="iCiel Avenir LT Std 35 Light" w:cs="Arial"/>
          <w:i/>
          <w:iCs/>
          <w:sz w:val="22"/>
          <w:szCs w:val="22"/>
          <w:lang w:val="vi-VN"/>
        </w:rPr>
      </w:pPr>
      <w:del w:id="1410" w:author="An Tran, ACA (BUV)" w:date="2024-09-12T14:24:00Z" w16du:dateUtc="2024-09-12T07:24:00Z">
        <w:r w:rsidRPr="004373E8" w:rsidDel="003F2C45">
          <w:rPr>
            <w:rFonts w:ascii="iCiel Avenir LT Std 35 Light" w:hAnsi="iCiel Avenir LT Std 35 Light" w:cs="Arial"/>
            <w:i/>
            <w:iCs/>
            <w:sz w:val="22"/>
            <w:szCs w:val="22"/>
            <w:lang w:val="vi-VN"/>
          </w:rPr>
          <w:delText>Sinh viên ph</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 xml:space="preserve">i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m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tho</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Avenir Next LT Pro"/>
            <w:i/>
            <w:iCs/>
            <w:sz w:val="22"/>
            <w:szCs w:val="22"/>
            <w:lang w:val="vi-VN"/>
          </w:rPr>
          <w:delText>ã</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Arial"/>
            <w:i/>
            <w:iCs/>
            <w:sz w:val="22"/>
            <w:szCs w:val="22"/>
            <w:lang w:val="vi-VN"/>
          </w:rPr>
          <w:delText>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u ki</w:delText>
        </w:r>
        <w:r w:rsidRPr="004373E8" w:rsidDel="003F2C45">
          <w:rPr>
            <w:rFonts w:ascii="iCiel Avenir LT Std 35 Light" w:hAnsi="iCiel Avenir LT Std 35 Light" w:cs="Calibri"/>
            <w:i/>
            <w:iCs/>
            <w:sz w:val="22"/>
            <w:szCs w:val="22"/>
            <w:lang w:val="vi-VN"/>
          </w:rPr>
          <w:delText>ệ</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u v</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o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ch</w:delText>
        </w:r>
        <w:r w:rsidRPr="004373E8" w:rsidDel="003F2C45">
          <w:rPr>
            <w:rFonts w:ascii="iCiel Avenir LT Std 35 Light" w:hAnsi="iCiel Avenir LT Std 35 Light" w:cs="Calibri"/>
            <w:i/>
            <w:iCs/>
            <w:sz w:val="22"/>
            <w:szCs w:val="22"/>
            <w:lang w:val="vi-VN"/>
          </w:rPr>
          <w:delText>ươ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nh m</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 xml:space="preserve">i </w:delText>
        </w:r>
        <w:r w:rsidRPr="004373E8" w:rsidDel="003F2C45">
          <w:rPr>
            <w:rFonts w:ascii="iCiel Avenir LT Std 35 Light" w:hAnsi="iCiel Avenir LT Std 35 Light" w:cs="Avenir Next LT Pro"/>
            <w:i/>
            <w:iCs/>
            <w:sz w:val="22"/>
            <w:szCs w:val="22"/>
            <w:lang w:val="vi-VN"/>
          </w:rPr>
          <w:delText>–</w:delText>
        </w:r>
        <w:r w:rsidRPr="004373E8" w:rsidDel="003F2C45">
          <w:rPr>
            <w:rFonts w:ascii="iCiel Avenir LT Std 35 Light" w:hAnsi="iCiel Avenir LT Std 35 Light" w:cs="Arial"/>
            <w:i/>
            <w:iCs/>
            <w:sz w:val="22"/>
            <w:szCs w:val="22"/>
            <w:lang w:val="vi-VN"/>
          </w:rPr>
          <w:delText xml:space="preserve"> trong tr</w:delText>
        </w:r>
        <w:r w:rsidRPr="004373E8" w:rsidDel="003F2C45">
          <w:rPr>
            <w:rFonts w:ascii="iCiel Avenir LT Std 35 Light" w:hAnsi="iCiel Avenir LT Std 35 Light" w:cs="Calibri"/>
            <w:i/>
            <w:iCs/>
            <w:sz w:val="22"/>
            <w:szCs w:val="22"/>
            <w:lang w:val="vi-VN"/>
          </w:rPr>
          <w:delText>ườ</w:delText>
        </w:r>
        <w:r w:rsidRPr="004373E8" w:rsidDel="003F2C45">
          <w:rPr>
            <w:rFonts w:ascii="iCiel Avenir LT Std 35 Light" w:hAnsi="iCiel Avenir LT Std 35 Light" w:cs="Arial"/>
            <w:i/>
            <w:iCs/>
            <w:sz w:val="22"/>
            <w:szCs w:val="22"/>
            <w:lang w:val="vi-VN"/>
          </w:rPr>
          <w:delText>ng h</w:delText>
        </w:r>
        <w:r w:rsidRPr="004373E8" w:rsidDel="003F2C45">
          <w:rPr>
            <w:rFonts w:ascii="iCiel Avenir LT Std 35 Light" w:hAnsi="iCiel Avenir LT Std 35 Light" w:cs="Calibri"/>
            <w:i/>
            <w:iCs/>
            <w:sz w:val="22"/>
            <w:szCs w:val="22"/>
            <w:lang w:val="vi-VN"/>
          </w:rPr>
          <w:delText>ợ</w:delText>
        </w:r>
        <w:r w:rsidRPr="004373E8" w:rsidDel="003F2C45">
          <w:rPr>
            <w:rFonts w:ascii="iCiel Avenir LT Std 35 Light" w:hAnsi="iCiel Avenir LT Std 35 Light" w:cs="Arial"/>
            <w:i/>
            <w:iCs/>
            <w:sz w:val="22"/>
            <w:szCs w:val="22"/>
            <w:lang w:val="vi-VN"/>
          </w:rPr>
          <w:delText>p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mu</w:delText>
        </w:r>
        <w:r w:rsidRPr="004373E8" w:rsidDel="003F2C45">
          <w:rPr>
            <w:rFonts w:ascii="iCiel Avenir LT Std 35 Light" w:hAnsi="iCiel Avenir LT Std 35 Light" w:cs="Calibri"/>
            <w:i/>
            <w:iCs/>
            <w:sz w:val="22"/>
            <w:szCs w:val="22"/>
            <w:lang w:val="vi-VN"/>
          </w:rPr>
          <w:delText>ố</w:delText>
        </w:r>
        <w:r w:rsidRPr="004373E8" w:rsidDel="003F2C45">
          <w:rPr>
            <w:rFonts w:ascii="iCiel Avenir LT Std 35 Light" w:hAnsi="iCiel Avenir LT Std 35 Light" w:cs="Arial"/>
            <w:i/>
            <w:iCs/>
            <w:sz w:val="22"/>
            <w:szCs w:val="22"/>
            <w:lang w:val="vi-VN"/>
          </w:rPr>
          <w:delText>n chuy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sang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t chuy</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ho</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 to</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 kh</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c (v</w:delText>
        </w:r>
        <w:r w:rsidRPr="004373E8" w:rsidDel="003F2C45">
          <w:rPr>
            <w:rFonts w:ascii="iCiel Avenir LT Std 35 Light" w:hAnsi="iCiel Avenir LT Std 35 Light" w:cs="Avenir Next LT Pro"/>
            <w:i/>
            <w:iCs/>
            <w:sz w:val="22"/>
            <w:szCs w:val="22"/>
            <w:lang w:val="vi-VN"/>
          </w:rPr>
          <w:delText>í</w:delText>
        </w:r>
        <w:r w:rsidRPr="004373E8" w:rsidDel="003F2C45">
          <w:rPr>
            <w:rFonts w:ascii="iCiel Avenir LT Std 35 Light" w:hAnsi="iCiel Avenir LT Std 35 Light" w:cs="Arial"/>
            <w:i/>
            <w:iCs/>
            <w:sz w:val="22"/>
            <w:szCs w:val="22"/>
            <w:lang w:val="vi-VN"/>
          </w:rPr>
          <w:delText xml:space="preserve"> d</w:delText>
        </w:r>
        <w:r w:rsidRPr="004373E8" w:rsidDel="003F2C45">
          <w:rPr>
            <w:rFonts w:ascii="iCiel Avenir LT Std 35 Light" w:hAnsi="iCiel Avenir LT Std 35 Light" w:cs="Calibri"/>
            <w:i/>
            <w:iCs/>
            <w:sz w:val="22"/>
            <w:szCs w:val="22"/>
            <w:lang w:val="vi-VN"/>
          </w:rPr>
          <w:delText>ụ</w:delText>
        </w:r>
        <w:r w:rsidRPr="004373E8" w:rsidDel="003F2C45">
          <w:rPr>
            <w:rFonts w:ascii="iCiel Avenir LT Std 35 Light" w:hAnsi="iCiel Avenir LT Std 35 Light" w:cs="Arial"/>
            <w:i/>
            <w:iCs/>
            <w:sz w:val="22"/>
            <w:szCs w:val="22"/>
            <w:lang w:val="vi-VN"/>
          </w:rPr>
          <w:delText xml:space="preserve"> t</w:delText>
        </w:r>
        <w:r w:rsidRPr="004373E8" w:rsidDel="003F2C45">
          <w:rPr>
            <w:rFonts w:ascii="iCiel Avenir LT Std 35 Light" w:hAnsi="iCiel Avenir LT Std 35 Light" w:cs="Calibri"/>
            <w:i/>
            <w:iCs/>
            <w:sz w:val="22"/>
            <w:szCs w:val="22"/>
            <w:lang w:val="vi-VN"/>
          </w:rPr>
          <w:delText>ừ</w:delText>
        </w:r>
        <w:r w:rsidRPr="004373E8" w:rsidDel="003F2C45">
          <w:rPr>
            <w:rFonts w:ascii="iCiel Avenir LT Std 35 Light" w:hAnsi="iCiel Avenir LT Std 35 Light" w:cs="Arial"/>
            <w:i/>
            <w:iCs/>
            <w:sz w:val="22"/>
            <w:szCs w:val="22"/>
            <w:lang w:val="vi-VN"/>
          </w:rPr>
          <w:delText xml:space="preserve"> Qu</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n tr</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 xml:space="preserve"> Kinh doanh sang Khoa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M</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y t</w:delText>
        </w:r>
        <w:r w:rsidRPr="004373E8" w:rsidDel="003F2C45">
          <w:rPr>
            <w:rFonts w:ascii="iCiel Avenir LT Std 35 Light" w:hAnsi="iCiel Avenir LT Std 35 Light" w:cs="Avenir Next LT Pro"/>
            <w:i/>
            <w:iCs/>
            <w:sz w:val="22"/>
            <w:szCs w:val="22"/>
            <w:lang w:val="vi-VN"/>
          </w:rPr>
          <w:delText>í</w:delText>
        </w:r>
        <w:r w:rsidRPr="004373E8" w:rsidDel="003F2C45">
          <w:rPr>
            <w:rFonts w:ascii="iCiel Avenir LT Std 35 Light" w:hAnsi="iCiel Avenir LT Std 35 Light" w:cs="Arial"/>
            <w:i/>
            <w:iCs/>
            <w:sz w:val="22"/>
            <w:szCs w:val="22"/>
            <w:lang w:val="vi-VN"/>
          </w:rPr>
          <w:delText>nh),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s</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ượ</w:delText>
        </w:r>
        <w:r w:rsidRPr="004373E8" w:rsidDel="003F2C45">
          <w:rPr>
            <w:rFonts w:ascii="iCiel Avenir LT Std 35 Light" w:hAnsi="iCiel Avenir LT Std 35 Light" w:cs="Arial"/>
            <w:i/>
            <w:iCs/>
            <w:sz w:val="22"/>
            <w:szCs w:val="22"/>
            <w:lang w:val="vi-VN"/>
          </w:rPr>
          <w:delText>c yêu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u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l</w:delText>
        </w:r>
        <w:r w:rsidRPr="004373E8" w:rsidDel="003F2C45">
          <w:rPr>
            <w:rFonts w:ascii="iCiel Avenir LT Std 35 Light" w:hAnsi="iCiel Avenir LT Std 35 Light" w:cs="Calibri"/>
            <w:i/>
            <w:iCs/>
            <w:sz w:val="22"/>
            <w:szCs w:val="22"/>
            <w:lang w:val="vi-VN"/>
          </w:rPr>
          <w:delText>ạ</w:delText>
        </w:r>
        <w:r w:rsidRPr="004373E8" w:rsidDel="003F2C45">
          <w:rPr>
            <w:rFonts w:ascii="iCiel Avenir LT Std 35 Light" w:hAnsi="iCiel Avenir LT Std 35 Light" w:cs="Arial"/>
            <w:i/>
            <w:iCs/>
            <w:sz w:val="22"/>
            <w:szCs w:val="22"/>
            <w:lang w:val="vi-VN"/>
          </w:rPr>
          <w:delText>i ch</w:delText>
        </w:r>
        <w:r w:rsidRPr="004373E8" w:rsidDel="003F2C45">
          <w:rPr>
            <w:rFonts w:ascii="iCiel Avenir LT Std 35 Light" w:hAnsi="iCiel Avenir LT Std 35 Light" w:cs="Calibri"/>
            <w:i/>
            <w:iCs/>
            <w:sz w:val="22"/>
            <w:szCs w:val="22"/>
            <w:lang w:val="vi-VN"/>
          </w:rPr>
          <w:delText>ươ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nh D</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 xml:space="preserve"> b</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 xml:space="preserve">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chuy</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nh m</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 xml:space="preserve">i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m b</w:delText>
        </w:r>
        <w:r w:rsidRPr="004373E8" w:rsidDel="003F2C45">
          <w:rPr>
            <w:rFonts w:ascii="iCiel Avenir LT Std 35 Light" w:hAnsi="iCiel Avenir LT Std 35 Light" w:cs="Calibri"/>
            <w:i/>
            <w:iCs/>
            <w:sz w:val="22"/>
            <w:szCs w:val="22"/>
            <w:lang w:val="vi-VN"/>
          </w:rPr>
          <w:delText>ả</w:delText>
        </w:r>
        <w:r w:rsidRPr="004373E8" w:rsidDel="003F2C45">
          <w:rPr>
            <w:rFonts w:ascii="iCiel Avenir LT Std 35 Light" w:hAnsi="iCiel Avenir LT Std 35 Light" w:cs="Arial"/>
            <w:i/>
            <w:iCs/>
            <w:sz w:val="22"/>
            <w:szCs w:val="22"/>
            <w:lang w:val="vi-VN"/>
          </w:rPr>
          <w:delText>o ch</w:delText>
        </w:r>
        <w:r w:rsidRPr="004373E8" w:rsidDel="003F2C45">
          <w:rPr>
            <w:rFonts w:ascii="iCiel Avenir LT Std 35 Light" w:hAnsi="iCiel Avenir LT Std 35 Light" w:cs="Calibri"/>
            <w:i/>
            <w:iCs/>
            <w:sz w:val="22"/>
            <w:szCs w:val="22"/>
            <w:lang w:val="vi-VN"/>
          </w:rPr>
          <w:delText>ấ</w:delText>
        </w:r>
        <w:r w:rsidRPr="004373E8" w:rsidDel="003F2C45">
          <w:rPr>
            <w:rFonts w:ascii="iCiel Avenir LT Std 35 Light" w:hAnsi="iCiel Avenir LT Std 35 Light" w:cs="Arial"/>
            <w:i/>
            <w:iCs/>
            <w:sz w:val="22"/>
            <w:szCs w:val="22"/>
            <w:lang w:val="vi-VN"/>
          </w:rPr>
          <w:delText>t l</w:delText>
        </w:r>
        <w:r w:rsidRPr="004373E8" w:rsidDel="003F2C45">
          <w:rPr>
            <w:rFonts w:ascii="iCiel Avenir LT Std 35 Light" w:hAnsi="iCiel Avenir LT Std 35 Light" w:cs="Calibri"/>
            <w:i/>
            <w:iCs/>
            <w:sz w:val="22"/>
            <w:szCs w:val="22"/>
            <w:lang w:val="vi-VN"/>
          </w:rPr>
          <w:delText>ượ</w:delText>
        </w:r>
        <w:r w:rsidRPr="004373E8" w:rsidDel="003F2C45">
          <w:rPr>
            <w:rFonts w:ascii="iCiel Avenir LT Std 35 Light" w:hAnsi="iCiel Avenir LT Std 35 Light" w:cs="Arial"/>
            <w:i/>
            <w:iCs/>
            <w:sz w:val="22"/>
            <w:szCs w:val="22"/>
            <w:lang w:val="vi-VN"/>
          </w:rPr>
          <w:delText>ng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t</w:delText>
        </w:r>
        <w:r w:rsidRPr="004373E8" w:rsidDel="003F2C45">
          <w:rPr>
            <w:rFonts w:ascii="iCiel Avenir LT Std 35 Light" w:hAnsi="iCiel Avenir LT Std 35 Light" w:cs="Calibri"/>
            <w:i/>
            <w:iCs/>
            <w:sz w:val="22"/>
            <w:szCs w:val="22"/>
            <w:lang w:val="vi-VN"/>
          </w:rPr>
          <w:delText>ậ</w:delText>
        </w:r>
        <w:r w:rsidRPr="004373E8" w:rsidDel="003F2C45">
          <w:rPr>
            <w:rFonts w:ascii="iCiel Avenir LT Std 35 Light" w:hAnsi="iCiel Avenir LT Std 35 Light" w:cs="Arial"/>
            <w:i/>
            <w:iCs/>
            <w:sz w:val="22"/>
            <w:szCs w:val="22"/>
            <w:lang w:val="vi-VN"/>
          </w:rPr>
          <w:delText>p sau n</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y.</w:delText>
        </w:r>
      </w:del>
    </w:p>
    <w:p w14:paraId="0A4E3F10" w14:textId="4C9A638F" w:rsidR="00BF43A2" w:rsidRPr="004373E8" w:rsidDel="003F2C45" w:rsidRDefault="00BF43A2" w:rsidP="00D85019">
      <w:pPr>
        <w:pStyle w:val="ListParagraph"/>
        <w:numPr>
          <w:ilvl w:val="0"/>
          <w:numId w:val="11"/>
        </w:numPr>
        <w:tabs>
          <w:tab w:val="left" w:pos="630"/>
          <w:tab w:val="left" w:pos="720"/>
          <w:tab w:val="left" w:pos="1080"/>
        </w:tabs>
        <w:ind w:left="360" w:firstLine="360"/>
        <w:contextualSpacing w:val="0"/>
        <w:rPr>
          <w:del w:id="1411" w:author="An Tran, ACA (BUV)" w:date="2024-09-12T14:24:00Z" w16du:dateUtc="2024-09-12T07:24:00Z"/>
          <w:rFonts w:ascii="iCiel Avenir LT Std 35 Light" w:hAnsi="iCiel Avenir LT Std 35 Light" w:cs="Arial"/>
          <w:i/>
          <w:iCs/>
          <w:sz w:val="22"/>
          <w:szCs w:val="22"/>
          <w:lang w:val="vi-VN"/>
        </w:rPr>
      </w:pPr>
      <w:del w:id="1412" w:author="An Tran, ACA (BUV)" w:date="2024-09-12T14:24:00Z" w16du:dateUtc="2024-09-12T07:24:00Z">
        <w:r w:rsidRPr="004373E8" w:rsidDel="003F2C45">
          <w:rPr>
            <w:rFonts w:ascii="iCiel Avenir LT Std 35 Light" w:hAnsi="iCiel Avenir LT Std 35 Light" w:cs="Arial"/>
            <w:i/>
            <w:iCs/>
            <w:sz w:val="22"/>
            <w:szCs w:val="22"/>
            <w:lang w:val="vi-VN"/>
          </w:rPr>
          <w:delText>Các ngành đ</w:delText>
        </w:r>
        <w:r w:rsidRPr="004373E8" w:rsidDel="003F2C45">
          <w:rPr>
            <w:rFonts w:ascii="iCiel Avenir LT Std 35 Light" w:hAnsi="iCiel Avenir LT Std 35 Light" w:cs="Calibri"/>
            <w:i/>
            <w:iCs/>
            <w:sz w:val="22"/>
            <w:szCs w:val="22"/>
            <w:lang w:val="vi-VN"/>
          </w:rPr>
          <w:delText>ặ</w:delText>
        </w:r>
        <w:r w:rsidRPr="004373E8" w:rsidDel="003F2C45">
          <w:rPr>
            <w:rFonts w:ascii="iCiel Avenir LT Std 35 Light" w:hAnsi="iCiel Avenir LT Std 35 Light" w:cs="Arial"/>
            <w:i/>
            <w:iCs/>
            <w:sz w:val="22"/>
            <w:szCs w:val="22"/>
            <w:lang w:val="vi-VN"/>
          </w:rPr>
          <w:delText>c th</w:delText>
        </w:r>
        <w:r w:rsidRPr="004373E8" w:rsidDel="003F2C45">
          <w:rPr>
            <w:rFonts w:ascii="iCiel Avenir LT Std 35 Light" w:hAnsi="iCiel Avenir LT Std 35 Light" w:cs="Avenir Next LT Pro"/>
            <w:i/>
            <w:iCs/>
            <w:sz w:val="22"/>
            <w:szCs w:val="22"/>
            <w:lang w:val="vi-VN"/>
          </w:rPr>
          <w:delText>ù</w:delText>
        </w:r>
        <w:r w:rsidRPr="004373E8" w:rsidDel="003F2C45">
          <w:rPr>
            <w:rFonts w:ascii="iCiel Avenir LT Std 35 Light" w:hAnsi="iCiel Avenir LT Std 35 Light" w:cs="Arial"/>
            <w:i/>
            <w:iCs/>
            <w:sz w:val="22"/>
            <w:szCs w:val="22"/>
            <w:lang w:val="vi-VN"/>
          </w:rPr>
          <w:delText xml:space="preserve"> s</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Calibri"/>
            <w:i/>
            <w:iCs/>
            <w:sz w:val="22"/>
            <w:szCs w:val="22"/>
            <w:lang w:val="vi-VN"/>
          </w:rPr>
          <w:delText>ờ</w:delText>
        </w:r>
        <w:r w:rsidRPr="004373E8" w:rsidDel="003F2C45">
          <w:rPr>
            <w:rFonts w:ascii="iCiel Avenir LT Std 35 Light" w:hAnsi="iCiel Avenir LT Std 35 Light" w:cs="Arial"/>
            <w:i/>
            <w:iCs/>
            <w:sz w:val="22"/>
            <w:szCs w:val="22"/>
            <w:lang w:val="vi-VN"/>
          </w:rPr>
          <w:delText>i gian tuy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sinh v</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ở</w:delText>
        </w:r>
        <w:r w:rsidRPr="004373E8" w:rsidDel="003F2C45">
          <w:rPr>
            <w:rFonts w:ascii="iCiel Avenir LT Std 35 Light" w:hAnsi="iCiel Avenir LT Std 35 Light" w:cs="Arial"/>
            <w:i/>
            <w:iCs/>
            <w:sz w:val="22"/>
            <w:szCs w:val="22"/>
            <w:lang w:val="vi-VN"/>
          </w:rPr>
          <w:delText xml:space="preserve"> l</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p kh</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 xml:space="preserve">c nhau, do </w:delText>
        </w:r>
        <w:r w:rsidRPr="004373E8" w:rsidDel="003F2C45">
          <w:rPr>
            <w:rFonts w:ascii="iCiel Avenir LT Std 35 Light" w:hAnsi="iCiel Avenir LT Std 35 Light" w:cs="Avenir Next LT Pro"/>
            <w:i/>
            <w:iCs/>
            <w:sz w:val="22"/>
            <w:szCs w:val="22"/>
            <w:lang w:val="vi-VN"/>
          </w:rPr>
          <w:delText>đó</w:delText>
        </w:r>
        <w:r w:rsidRPr="004373E8" w:rsidDel="003F2C45">
          <w:rPr>
            <w:rFonts w:ascii="iCiel Avenir LT Std 35 Light" w:hAnsi="iCiel Avenir LT Std 35 Light" w:cs="Arial"/>
            <w:i/>
            <w:iCs/>
            <w:sz w:val="22"/>
            <w:szCs w:val="22"/>
            <w:lang w:val="vi-VN"/>
          </w:rPr>
          <w:delText xml:space="preserve">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Avenir Next LT Pro"/>
            <w:i/>
            <w:iCs/>
            <w:sz w:val="22"/>
            <w:szCs w:val="22"/>
            <w:lang w:val="vi-VN"/>
          </w:rPr>
          <w:delText>â</w:delText>
        </w:r>
        <w:r w:rsidRPr="004373E8" w:rsidDel="003F2C45">
          <w:rPr>
            <w:rFonts w:ascii="iCiel Avenir LT Std 35 Light" w:hAnsi="iCiel Avenir LT Std 35 Light" w:cs="Arial"/>
            <w:i/>
            <w:iCs/>
            <w:sz w:val="22"/>
            <w:szCs w:val="22"/>
            <w:lang w:val="vi-VN"/>
          </w:rPr>
          <w:delText>n nh</w:delText>
        </w:r>
        <w:r w:rsidRPr="004373E8" w:rsidDel="003F2C45">
          <w:rPr>
            <w:rFonts w:ascii="iCiel Avenir LT Std 35 Light" w:hAnsi="iCiel Avenir LT Std 35 Light" w:cs="Calibri"/>
            <w:i/>
            <w:iCs/>
            <w:sz w:val="22"/>
            <w:szCs w:val="22"/>
            <w:lang w:val="vi-VN"/>
          </w:rPr>
          <w:delText>ắ</w:delText>
        </w:r>
        <w:r w:rsidRPr="004373E8" w:rsidDel="003F2C45">
          <w:rPr>
            <w:rFonts w:ascii="iCiel Avenir LT Std 35 Light" w:hAnsi="iCiel Avenir LT Std 35 Light" w:cs="Arial"/>
            <w:i/>
            <w:iCs/>
            <w:sz w:val="22"/>
            <w:szCs w:val="22"/>
            <w:lang w:val="vi-VN"/>
          </w:rPr>
          <w:delText xml:space="preserve">c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n th</w:delText>
        </w:r>
        <w:r w:rsidRPr="004373E8" w:rsidDel="003F2C45">
          <w:rPr>
            <w:rFonts w:ascii="iCiel Avenir LT Std 35 Light" w:hAnsi="iCiel Avenir LT Std 35 Light" w:cs="Calibri"/>
            <w:i/>
            <w:iCs/>
            <w:sz w:val="22"/>
            <w:szCs w:val="22"/>
            <w:lang w:val="vi-VN"/>
          </w:rPr>
          <w:delText>ờ</w:delText>
        </w:r>
        <w:r w:rsidRPr="004373E8" w:rsidDel="003F2C45">
          <w:rPr>
            <w:rFonts w:ascii="iCiel Avenir LT Std 35 Light" w:hAnsi="iCiel Avenir LT Std 35 Light" w:cs="Arial"/>
            <w:i/>
            <w:iCs/>
            <w:sz w:val="22"/>
            <w:szCs w:val="22"/>
            <w:lang w:val="vi-VN"/>
          </w:rPr>
          <w:delText>i gian tuy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sinh v</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ở</w:delText>
        </w:r>
        <w:r w:rsidRPr="004373E8" w:rsidDel="003F2C45">
          <w:rPr>
            <w:rFonts w:ascii="iCiel Avenir LT Std 35 Light" w:hAnsi="iCiel Avenir LT Std 35 Light" w:cs="Arial"/>
            <w:i/>
            <w:iCs/>
            <w:sz w:val="22"/>
            <w:szCs w:val="22"/>
            <w:lang w:val="vi-VN"/>
          </w:rPr>
          <w:delText xml:space="preserve"> l</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p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ch</w:delText>
        </w:r>
        <w:r w:rsidRPr="004373E8" w:rsidDel="003F2C45">
          <w:rPr>
            <w:rFonts w:ascii="iCiel Avenir LT Std 35 Light" w:hAnsi="iCiel Avenir LT Std 35 Light" w:cs="Calibri"/>
            <w:i/>
            <w:iCs/>
            <w:sz w:val="22"/>
            <w:szCs w:val="22"/>
            <w:lang w:val="vi-VN"/>
          </w:rPr>
          <w:delText>ươ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nh m</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w:delText>
        </w:r>
      </w:del>
    </w:p>
    <w:p w14:paraId="76D5F937" w14:textId="76F75DC8" w:rsidR="00BF43A2" w:rsidRPr="004373E8" w:rsidDel="003F2C45" w:rsidRDefault="00BF43A2" w:rsidP="00D85019">
      <w:pPr>
        <w:pStyle w:val="ListParagraph"/>
        <w:numPr>
          <w:ilvl w:val="0"/>
          <w:numId w:val="11"/>
        </w:numPr>
        <w:tabs>
          <w:tab w:val="left" w:pos="630"/>
          <w:tab w:val="left" w:pos="720"/>
          <w:tab w:val="left" w:pos="1080"/>
        </w:tabs>
        <w:ind w:left="360" w:firstLine="360"/>
        <w:contextualSpacing w:val="0"/>
        <w:rPr>
          <w:del w:id="1413" w:author="An Tran, ACA (BUV)" w:date="2024-09-12T14:24:00Z" w16du:dateUtc="2024-09-12T07:24:00Z"/>
          <w:rFonts w:ascii="iCiel Avenir LT Std 35 Light" w:hAnsi="iCiel Avenir LT Std 35 Light" w:cs="Arial"/>
          <w:i/>
          <w:iCs/>
          <w:sz w:val="22"/>
          <w:szCs w:val="22"/>
          <w:lang w:val="vi-VN"/>
        </w:rPr>
      </w:pPr>
      <w:del w:id="1414" w:author="An Tran, ACA (BUV)" w:date="2024-09-12T14:24:00Z" w16du:dateUtc="2024-09-12T07:24:00Z">
        <w:r w:rsidRPr="004373E8" w:rsidDel="003F2C45">
          <w:rPr>
            <w:rFonts w:ascii="iCiel Avenir LT Std 35 Light" w:hAnsi="iCiel Avenir LT Std 35 Light" w:cs="Arial"/>
            <w:i/>
            <w:iCs/>
            <w:sz w:val="22"/>
            <w:szCs w:val="22"/>
            <w:lang w:val="vi-VN"/>
          </w:rPr>
          <w:delText>Đ</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 xml:space="preserve"> ph</w:delText>
        </w:r>
        <w:r w:rsidRPr="004373E8" w:rsidDel="003F2C45">
          <w:rPr>
            <w:rFonts w:ascii="iCiel Avenir LT Std 35 Light" w:hAnsi="iCiel Avenir LT Std 35 Light" w:cs="Avenir Next LT Pro"/>
            <w:i/>
            <w:iCs/>
            <w:sz w:val="22"/>
            <w:szCs w:val="22"/>
            <w:lang w:val="vi-VN"/>
          </w:rPr>
          <w:delText>ù</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ợ</w:delText>
        </w:r>
        <w:r w:rsidRPr="004373E8" w:rsidDel="003F2C45">
          <w:rPr>
            <w:rFonts w:ascii="iCiel Avenir LT Std 35 Light" w:hAnsi="iCiel Avenir LT Std 35 Light" w:cs="Arial"/>
            <w:i/>
            <w:iCs/>
            <w:sz w:val="22"/>
            <w:szCs w:val="22"/>
            <w:lang w:val="vi-VN"/>
          </w:rPr>
          <w:delText>p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ch</w:delText>
        </w:r>
        <w:r w:rsidRPr="004373E8" w:rsidDel="003F2C45">
          <w:rPr>
            <w:rFonts w:ascii="iCiel Avenir LT Std 35 Light" w:hAnsi="iCiel Avenir LT Std 35 Light" w:cs="Calibri"/>
            <w:i/>
            <w:iCs/>
            <w:sz w:val="22"/>
            <w:szCs w:val="22"/>
            <w:lang w:val="vi-VN"/>
          </w:rPr>
          <w:delText>ươ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nh m</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v</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 xml:space="preserve">nh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 xml:space="preserve"> c</w:delText>
        </w:r>
        <w:r w:rsidRPr="004373E8" w:rsidDel="003F2C45">
          <w:rPr>
            <w:rFonts w:ascii="iCiel Avenir LT Std 35 Light" w:hAnsi="iCiel Avenir LT Std 35 Light" w:cs="Calibri"/>
            <w:i/>
            <w:iCs/>
            <w:sz w:val="22"/>
            <w:szCs w:val="22"/>
            <w:lang w:val="vi-VN"/>
          </w:rPr>
          <w:delText>ủ</w:delText>
        </w:r>
        <w:r w:rsidRPr="004373E8" w:rsidDel="003F2C45">
          <w:rPr>
            <w:rFonts w:ascii="iCiel Avenir LT Std 35 Light" w:hAnsi="iCiel Avenir LT Std 35 Light" w:cs="Arial"/>
            <w:i/>
            <w:iCs/>
            <w:sz w:val="22"/>
            <w:szCs w:val="22"/>
            <w:lang w:val="vi-VN"/>
          </w:rPr>
          <w:delText>a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li</w:delText>
        </w:r>
        <w:r w:rsidRPr="004373E8" w:rsidDel="003F2C45">
          <w:rPr>
            <w:rFonts w:ascii="iCiel Avenir LT Std 35 Light" w:hAnsi="iCiel Avenir LT Std 35 Light" w:cs="Calibri"/>
            <w:i/>
            <w:iCs/>
            <w:sz w:val="22"/>
            <w:szCs w:val="22"/>
            <w:lang w:val="vi-VN"/>
          </w:rPr>
          <w:delText>ệ</w:delText>
        </w:r>
        <w:r w:rsidRPr="004373E8" w:rsidDel="003F2C45">
          <w:rPr>
            <w:rFonts w:ascii="iCiel Avenir LT Std 35 Light" w:hAnsi="iCiel Avenir LT Std 35 Light" w:cs="Arial"/>
            <w:i/>
            <w:iCs/>
            <w:sz w:val="22"/>
            <w:szCs w:val="22"/>
            <w:lang w:val="vi-VN"/>
          </w:rPr>
          <w:delText>u c</w:delText>
        </w:r>
        <w:r w:rsidRPr="004373E8" w:rsidDel="003F2C45">
          <w:rPr>
            <w:rFonts w:ascii="iCiel Avenir LT Std 35 Light" w:hAnsi="iCiel Avenir LT Std 35 Light" w:cs="Avenir Next LT Pro"/>
            <w:i/>
            <w:iCs/>
            <w:sz w:val="22"/>
            <w:szCs w:val="22"/>
            <w:lang w:val="vi-VN"/>
          </w:rPr>
          <w:delText>á</w:delText>
        </w:r>
        <w:r w:rsidRPr="004373E8" w:rsidDel="003F2C45">
          <w:rPr>
            <w:rFonts w:ascii="iCiel Avenir LT Std 35 Light" w:hAnsi="iCiel Avenir LT Std 35 Light" w:cs="Arial"/>
            <w:i/>
            <w:iCs/>
            <w:sz w:val="22"/>
            <w:szCs w:val="22"/>
            <w:lang w:val="vi-VN"/>
          </w:rPr>
          <w:delText>c t</w:delText>
        </w:r>
        <w:r w:rsidRPr="004373E8" w:rsidDel="003F2C45">
          <w:rPr>
            <w:rFonts w:ascii="iCiel Avenir LT Std 35 Light" w:hAnsi="iCiel Avenir LT Std 35 Light" w:cs="Avenir Next LT Pro"/>
            <w:i/>
            <w:iCs/>
            <w:sz w:val="22"/>
            <w:szCs w:val="22"/>
            <w:lang w:val="vi-VN"/>
          </w:rPr>
          <w:delText>í</w:delText>
        </w:r>
        <w:r w:rsidRPr="004373E8" w:rsidDel="003F2C45">
          <w:rPr>
            <w:rFonts w:ascii="iCiel Avenir LT Std 35 Light" w:hAnsi="iCiel Avenir LT Std 35 Light" w:cs="Arial"/>
            <w:i/>
            <w:iCs/>
            <w:sz w:val="22"/>
            <w:szCs w:val="22"/>
            <w:lang w:val="vi-VN"/>
          </w:rPr>
          <w:delText>n ch</w:delText>
        </w:r>
        <w:r w:rsidRPr="004373E8" w:rsidDel="003F2C45">
          <w:rPr>
            <w:rFonts w:ascii="iCiel Avenir LT Std 35 Light" w:hAnsi="iCiel Avenir LT Std 35 Light" w:cs="Calibri"/>
            <w:i/>
            <w:iCs/>
            <w:sz w:val="22"/>
            <w:szCs w:val="22"/>
            <w:lang w:val="vi-VN"/>
          </w:rPr>
          <w:delText>ỉ</w:delText>
        </w:r>
        <w:r w:rsidRPr="004373E8" w:rsidDel="003F2C45">
          <w:rPr>
            <w:rFonts w:ascii="iCiel Avenir LT Std 35 Light" w:hAnsi="iCiel Avenir LT Std 35 Light" w:cs="Arial"/>
            <w:i/>
            <w:iCs/>
            <w:sz w:val="22"/>
            <w:szCs w:val="22"/>
            <w:lang w:val="vi-VN"/>
          </w:rPr>
          <w:delText xml:space="preserve">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đã</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ọ</w:delText>
        </w:r>
        <w:r w:rsidRPr="004373E8" w:rsidDel="003F2C45">
          <w:rPr>
            <w:rFonts w:ascii="iCiel Avenir LT Std 35 Light" w:hAnsi="iCiel Avenir LT Std 35 Light" w:cs="Arial"/>
            <w:i/>
            <w:iCs/>
            <w:sz w:val="22"/>
            <w:szCs w:val="22"/>
            <w:lang w:val="vi-VN"/>
          </w:rPr>
          <w:delText>c xong tr</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 xml:space="preserve">c </w:delText>
        </w:r>
        <w:r w:rsidRPr="004373E8" w:rsidDel="003F2C45">
          <w:rPr>
            <w:rFonts w:ascii="iCiel Avenir LT Std 35 Light" w:hAnsi="iCiel Avenir LT Std 35 Light" w:cs="Avenir Next LT Pro"/>
            <w:i/>
            <w:iCs/>
            <w:sz w:val="22"/>
            <w:szCs w:val="22"/>
            <w:lang w:val="vi-VN"/>
          </w:rPr>
          <w:delText>đâ</w:delText>
        </w:r>
        <w:r w:rsidRPr="004373E8" w:rsidDel="003F2C45">
          <w:rPr>
            <w:rFonts w:ascii="iCiel Avenir LT Std 35 Light" w:hAnsi="iCiel Avenir LT Std 35 Light" w:cs="Arial"/>
            <w:i/>
            <w:iCs/>
            <w:sz w:val="22"/>
            <w:szCs w:val="22"/>
            <w:lang w:val="vi-VN"/>
          </w:rPr>
          <w:delText>y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th</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ượ</w:delText>
        </w:r>
        <w:r w:rsidRPr="004373E8" w:rsidDel="003F2C45">
          <w:rPr>
            <w:rFonts w:ascii="iCiel Avenir LT Std 35 Light" w:hAnsi="iCiel Avenir LT Std 35 Light" w:cs="Arial"/>
            <w:i/>
            <w:iCs/>
            <w:sz w:val="22"/>
            <w:szCs w:val="22"/>
            <w:lang w:val="vi-VN"/>
          </w:rPr>
          <w:delText>c chuy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n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ổ</w:delText>
        </w:r>
        <w:r w:rsidRPr="004373E8" w:rsidDel="003F2C45">
          <w:rPr>
            <w:rFonts w:ascii="iCiel Avenir LT Std 35 Light" w:hAnsi="iCiel Avenir LT Std 35 Light" w:cs="Arial"/>
            <w:i/>
            <w:iCs/>
            <w:sz w:val="22"/>
            <w:szCs w:val="22"/>
            <w:lang w:val="vi-VN"/>
          </w:rPr>
          <w:delText>i sang ch</w:delText>
        </w:r>
        <w:r w:rsidRPr="004373E8" w:rsidDel="003F2C45">
          <w:rPr>
            <w:rFonts w:ascii="iCiel Avenir LT Std 35 Light" w:hAnsi="iCiel Avenir LT Std 35 Light" w:cs="Calibri"/>
            <w:i/>
            <w:iCs/>
            <w:sz w:val="22"/>
            <w:szCs w:val="22"/>
            <w:lang w:val="vi-VN"/>
          </w:rPr>
          <w:delText>ươ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Avenir Next LT Pro"/>
            <w:i/>
            <w:iCs/>
            <w:sz w:val="22"/>
            <w:szCs w:val="22"/>
            <w:lang w:val="vi-VN"/>
          </w:rPr>
          <w:delText>ì</w:delText>
        </w:r>
        <w:r w:rsidRPr="004373E8" w:rsidDel="003F2C45">
          <w:rPr>
            <w:rFonts w:ascii="iCiel Avenir LT Std 35 Light" w:hAnsi="iCiel Avenir LT Std 35 Light" w:cs="Arial"/>
            <w:i/>
            <w:iCs/>
            <w:sz w:val="22"/>
            <w:szCs w:val="22"/>
            <w:lang w:val="vi-VN"/>
          </w:rPr>
          <w:delText>nh m</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i hay kh</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ng.</w:delText>
        </w:r>
      </w:del>
    </w:p>
    <w:p w14:paraId="09C699DC" w14:textId="38BABE21" w:rsidR="00BF43A2" w:rsidRPr="004373E8" w:rsidDel="003F2C45" w:rsidRDefault="00BF43A2" w:rsidP="00D85019">
      <w:pPr>
        <w:pStyle w:val="ListParagraph"/>
        <w:numPr>
          <w:ilvl w:val="0"/>
          <w:numId w:val="11"/>
        </w:numPr>
        <w:tabs>
          <w:tab w:val="left" w:pos="630"/>
          <w:tab w:val="left" w:pos="720"/>
          <w:tab w:val="left" w:pos="1080"/>
        </w:tabs>
        <w:ind w:left="360" w:firstLine="360"/>
        <w:contextualSpacing w:val="0"/>
        <w:rPr>
          <w:del w:id="1415" w:author="An Tran, ACA (BUV)" w:date="2024-09-12T14:24:00Z" w16du:dateUtc="2024-09-12T07:24:00Z"/>
          <w:rFonts w:ascii="iCiel Avenir LT Std 35 Light" w:hAnsi="iCiel Avenir LT Std 35 Light" w:cs="Arial"/>
          <w:i/>
          <w:iCs/>
          <w:sz w:val="22"/>
          <w:szCs w:val="22"/>
          <w:lang w:val="vi-VN"/>
        </w:rPr>
      </w:pPr>
      <w:del w:id="1416" w:author="An Tran, ACA (BUV)" w:date="2024-09-12T14:24:00Z" w16du:dateUtc="2024-09-12T07:24:00Z">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ỗ</w:delText>
        </w:r>
        <w:r w:rsidRPr="004373E8" w:rsidDel="003F2C45">
          <w:rPr>
            <w:rFonts w:ascii="iCiel Avenir LT Std 35 Light" w:hAnsi="iCiel Avenir LT Std 35 Light" w:cs="Arial"/>
            <w:i/>
            <w:iCs/>
            <w:sz w:val="22"/>
            <w:szCs w:val="22"/>
            <w:lang w:val="vi-VN"/>
          </w:rPr>
          <w:delText>i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 ch</w:delText>
        </w:r>
        <w:r w:rsidRPr="004373E8" w:rsidDel="003F2C45">
          <w:rPr>
            <w:rFonts w:ascii="iCiel Avenir LT Std 35 Light" w:hAnsi="iCiel Avenir LT Std 35 Light" w:cs="Calibri"/>
            <w:i/>
            <w:iCs/>
            <w:sz w:val="22"/>
            <w:szCs w:val="22"/>
            <w:lang w:val="vi-VN"/>
          </w:rPr>
          <w:delText>ỉ</w:delText>
        </w:r>
        <w:r w:rsidRPr="004373E8" w:rsidDel="003F2C45">
          <w:rPr>
            <w:rFonts w:ascii="iCiel Avenir LT Std 35 Light" w:hAnsi="iCiel Avenir LT Std 35 Light" w:cs="Arial"/>
            <w:i/>
            <w:iCs/>
            <w:sz w:val="22"/>
            <w:szCs w:val="22"/>
            <w:lang w:val="vi-VN"/>
          </w:rPr>
          <w:delText xml:space="preserve"> c</w:delText>
        </w:r>
        <w:r w:rsidRPr="004373E8" w:rsidDel="003F2C45">
          <w:rPr>
            <w:rFonts w:ascii="iCiel Avenir LT Std 35 Light" w:hAnsi="iCiel Avenir LT Std 35 Light" w:cs="Avenir Next LT Pro"/>
            <w:i/>
            <w:iCs/>
            <w:sz w:val="22"/>
            <w:szCs w:val="22"/>
            <w:lang w:val="vi-VN"/>
          </w:rPr>
          <w:delText>ó</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t s</w:delText>
        </w:r>
        <w:r w:rsidRPr="004373E8" w:rsidDel="003F2C45">
          <w:rPr>
            <w:rFonts w:ascii="iCiel Avenir LT Std 35 Light" w:hAnsi="iCiel Avenir LT Std 35 Light" w:cs="Calibri"/>
            <w:i/>
            <w:iCs/>
            <w:sz w:val="22"/>
            <w:szCs w:val="22"/>
            <w:lang w:val="vi-VN"/>
          </w:rPr>
          <w:delText>ố</w:delText>
        </w:r>
        <w:r w:rsidRPr="004373E8" w:rsidDel="003F2C45">
          <w:rPr>
            <w:rFonts w:ascii="iCiel Avenir LT Std 35 Light" w:hAnsi="iCiel Avenir LT Std 35 Light" w:cs="Arial"/>
            <w:i/>
            <w:iCs/>
            <w:sz w:val="22"/>
            <w:szCs w:val="22"/>
            <w:lang w:val="vi-VN"/>
          </w:rPr>
          <w:delText xml:space="preserve"> c</w:delText>
        </w:r>
        <w:r w:rsidRPr="004373E8" w:rsidDel="003F2C45">
          <w:rPr>
            <w:rFonts w:ascii="iCiel Avenir LT Std 35 Light" w:hAnsi="iCiel Avenir LT Std 35 Light" w:cs="Calibri"/>
            <w:i/>
            <w:iCs/>
            <w:sz w:val="22"/>
            <w:szCs w:val="22"/>
            <w:lang w:val="vi-VN"/>
          </w:rPr>
          <w:delText>ơ</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i nh</w:delText>
        </w:r>
        <w:r w:rsidRPr="004373E8" w:rsidDel="003F2C45">
          <w:rPr>
            <w:rFonts w:ascii="iCiel Avenir LT Std 35 Light" w:hAnsi="iCiel Avenir LT Std 35 Light" w:cs="Calibri"/>
            <w:i/>
            <w:iCs/>
            <w:sz w:val="22"/>
            <w:szCs w:val="22"/>
            <w:lang w:val="vi-VN"/>
          </w:rPr>
          <w:delText>ấ</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 xml:space="preserve">nh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 xml:space="preserve"> chuy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nh, do </w:delText>
        </w:r>
        <w:r w:rsidRPr="004373E8" w:rsidDel="003F2C45">
          <w:rPr>
            <w:rFonts w:ascii="iCiel Avenir LT Std 35 Light" w:hAnsi="iCiel Avenir LT Std 35 Light" w:cs="Avenir Next LT Pro"/>
            <w:i/>
            <w:iCs/>
            <w:sz w:val="22"/>
            <w:szCs w:val="22"/>
            <w:lang w:val="vi-VN"/>
          </w:rPr>
          <w:delText>đó</w:delText>
        </w:r>
        <w:r w:rsidRPr="004373E8" w:rsidDel="003F2C45">
          <w:rPr>
            <w:rFonts w:ascii="iCiel Avenir LT Std 35 Light" w:hAnsi="iCiel Avenir LT Std 35 Light" w:cs="Arial"/>
            <w:i/>
            <w:iCs/>
            <w:sz w:val="22"/>
            <w:szCs w:val="22"/>
            <w:lang w:val="vi-VN"/>
          </w:rPr>
          <w:delText xml:space="preserve"> vi</w:delText>
        </w:r>
        <w:r w:rsidRPr="004373E8" w:rsidDel="003F2C45">
          <w:rPr>
            <w:rFonts w:ascii="iCiel Avenir LT Std 35 Light" w:hAnsi="iCiel Avenir LT Std 35 Light" w:cs="Calibri"/>
            <w:i/>
            <w:iCs/>
            <w:sz w:val="22"/>
            <w:szCs w:val="22"/>
            <w:lang w:val="vi-VN"/>
          </w:rPr>
          <w:delText>ệ</w:delText>
        </w:r>
        <w:r w:rsidRPr="004373E8" w:rsidDel="003F2C45">
          <w:rPr>
            <w:rFonts w:ascii="iCiel Avenir LT Std 35 Light" w:hAnsi="iCiel Avenir LT Std 35 Light" w:cs="Arial"/>
            <w:i/>
            <w:iCs/>
            <w:sz w:val="22"/>
            <w:szCs w:val="22"/>
            <w:lang w:val="vi-VN"/>
          </w:rPr>
          <w:delText>c c</w:delText>
        </w:r>
        <w:r w:rsidRPr="004373E8" w:rsidDel="003F2C45">
          <w:rPr>
            <w:rFonts w:ascii="iCiel Avenir LT Std 35 Light" w:hAnsi="iCiel Avenir LT Std 35 Light" w:cs="Avenir Next LT Pro"/>
            <w:i/>
            <w:iCs/>
            <w:sz w:val="22"/>
            <w:szCs w:val="22"/>
            <w:lang w:val="vi-VN"/>
          </w:rPr>
          <w:delText>â</w:delText>
        </w:r>
        <w:r w:rsidRPr="004373E8" w:rsidDel="003F2C45">
          <w:rPr>
            <w:rFonts w:ascii="iCiel Avenir LT Std 35 Light" w:hAnsi="iCiel Avenir LT Std 35 Light" w:cs="Arial"/>
            <w:i/>
            <w:iCs/>
            <w:sz w:val="22"/>
            <w:szCs w:val="22"/>
            <w:lang w:val="vi-VN"/>
          </w:rPr>
          <w:delText>n nh</w:delText>
        </w:r>
        <w:r w:rsidRPr="004373E8" w:rsidDel="003F2C45">
          <w:rPr>
            <w:rFonts w:ascii="iCiel Avenir LT Std 35 Light" w:hAnsi="iCiel Avenir LT Std 35 Light" w:cs="Calibri"/>
            <w:i/>
            <w:iCs/>
            <w:sz w:val="22"/>
            <w:szCs w:val="22"/>
            <w:lang w:val="vi-VN"/>
          </w:rPr>
          <w:delText>ắ</w:delText>
        </w:r>
        <w:r w:rsidRPr="004373E8" w:rsidDel="003F2C45">
          <w:rPr>
            <w:rFonts w:ascii="iCiel Avenir LT Std 35 Light" w:hAnsi="iCiel Avenir LT Std 35 Light" w:cs="Arial"/>
            <w:i/>
            <w:iCs/>
            <w:sz w:val="22"/>
            <w:szCs w:val="22"/>
            <w:lang w:val="vi-VN"/>
          </w:rPr>
          <w:delText>c k</w:delText>
        </w:r>
        <w:r w:rsidRPr="004373E8" w:rsidDel="003F2C45">
          <w:rPr>
            <w:rFonts w:ascii="iCiel Avenir LT Std 35 Light" w:hAnsi="iCiel Avenir LT Std 35 Light" w:cs="Calibri"/>
            <w:i/>
            <w:iCs/>
            <w:sz w:val="22"/>
            <w:szCs w:val="22"/>
            <w:lang w:val="vi-VN"/>
          </w:rPr>
          <w:delText>ỹ</w:delText>
        </w:r>
        <w:r w:rsidRPr="004373E8" w:rsidDel="003F2C45">
          <w:rPr>
            <w:rFonts w:ascii="iCiel Avenir LT Std 35 Light" w:hAnsi="iCiel Avenir LT Std 35 Light" w:cs="Arial"/>
            <w:i/>
            <w:iCs/>
            <w:sz w:val="22"/>
            <w:szCs w:val="22"/>
            <w:lang w:val="vi-VN"/>
          </w:rPr>
          <w:delText xml:space="preserve"> l</w:delText>
        </w:r>
        <w:r w:rsidRPr="004373E8" w:rsidDel="003F2C45">
          <w:rPr>
            <w:rFonts w:ascii="iCiel Avenir LT Std 35 Light" w:hAnsi="iCiel Avenir LT Std 35 Light" w:cs="Calibri"/>
            <w:i/>
            <w:iCs/>
            <w:sz w:val="22"/>
            <w:szCs w:val="22"/>
            <w:lang w:val="vi-VN"/>
          </w:rPr>
          <w:delText>ưỡ</w:delText>
        </w:r>
        <w:r w:rsidRPr="004373E8" w:rsidDel="003F2C45">
          <w:rPr>
            <w:rFonts w:ascii="iCiel Avenir LT Std 35 Light" w:hAnsi="iCiel Avenir LT Std 35 Light" w:cs="Arial"/>
            <w:i/>
            <w:iCs/>
            <w:sz w:val="22"/>
            <w:szCs w:val="22"/>
            <w:lang w:val="vi-VN"/>
          </w:rPr>
          <w:delText>ng tr</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c khi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l</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 m</w:delText>
        </w:r>
        <w:r w:rsidRPr="004373E8" w:rsidDel="003F2C45">
          <w:rPr>
            <w:rFonts w:ascii="iCiel Avenir LT Std 35 Light" w:hAnsi="iCiel Avenir LT Std 35 Light" w:cs="Calibri"/>
            <w:i/>
            <w:iCs/>
            <w:sz w:val="22"/>
            <w:szCs w:val="22"/>
            <w:lang w:val="vi-VN"/>
          </w:rPr>
          <w:delText>ộ</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Arial"/>
            <w:i/>
            <w:iCs/>
            <w:sz w:val="22"/>
            <w:szCs w:val="22"/>
            <w:lang w:val="vi-VN"/>
          </w:rPr>
          <w:delText>i</w:delText>
        </w:r>
        <w:r w:rsidRPr="004373E8" w:rsidDel="003F2C45">
          <w:rPr>
            <w:rFonts w:ascii="iCiel Avenir LT Std 35 Light" w:hAnsi="iCiel Avenir LT Std 35 Light" w:cs="Calibri"/>
            <w:i/>
            <w:iCs/>
            <w:sz w:val="22"/>
            <w:szCs w:val="22"/>
            <w:lang w:val="vi-VN"/>
          </w:rPr>
          <w:delText>ề</w:delText>
        </w:r>
        <w:r w:rsidRPr="004373E8" w:rsidDel="003F2C45">
          <w:rPr>
            <w:rFonts w:ascii="iCiel Avenir LT Std 35 Light" w:hAnsi="iCiel Avenir LT Std 35 Light" w:cs="Arial"/>
            <w:i/>
            <w:iCs/>
            <w:sz w:val="22"/>
            <w:szCs w:val="22"/>
            <w:lang w:val="vi-VN"/>
          </w:rPr>
          <w:delText>u v</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 xml:space="preserve"> c</w:delText>
        </w:r>
        <w:r w:rsidRPr="004373E8" w:rsidDel="003F2C45">
          <w:rPr>
            <w:rFonts w:ascii="iCiel Avenir LT Std 35 Light" w:hAnsi="iCiel Avenir LT Std 35 Light" w:cs="Avenir Next LT Pro"/>
            <w:i/>
            <w:iCs/>
            <w:sz w:val="22"/>
            <w:szCs w:val="22"/>
            <w:lang w:val="vi-VN"/>
          </w:rPr>
          <w:delText>ù</w:delText>
        </w:r>
        <w:r w:rsidRPr="004373E8" w:rsidDel="003F2C45">
          <w:rPr>
            <w:rFonts w:ascii="iCiel Avenir LT Std 35 Light" w:hAnsi="iCiel Avenir LT Std 35 Light" w:cs="Arial"/>
            <w:i/>
            <w:iCs/>
            <w:sz w:val="22"/>
            <w:szCs w:val="22"/>
            <w:lang w:val="vi-VN"/>
          </w:rPr>
          <w:delText>ng c</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n thi</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t.</w:delText>
        </w:r>
      </w:del>
    </w:p>
    <w:p w14:paraId="6A3E02AA" w14:textId="05E13724" w:rsidR="00911A40" w:rsidRPr="004373E8" w:rsidDel="003F2C45" w:rsidRDefault="00911A40" w:rsidP="003E1B62">
      <w:pPr>
        <w:tabs>
          <w:tab w:val="left" w:pos="630"/>
          <w:tab w:val="left" w:pos="720"/>
          <w:tab w:val="left" w:pos="1080"/>
        </w:tabs>
        <w:ind w:firstLine="0"/>
        <w:rPr>
          <w:del w:id="1417" w:author="An Tran, ACA (BUV)" w:date="2024-09-12T14:24:00Z" w16du:dateUtc="2024-09-12T07:24:00Z"/>
          <w:rFonts w:ascii="iCiel Avenir LT Std 35 Light" w:hAnsi="iCiel Avenir LT Std 35 Light" w:cs="Arial"/>
          <w:i/>
          <w:iCs/>
          <w:sz w:val="22"/>
          <w:szCs w:val="22"/>
          <w:lang w:val="vi-VN"/>
        </w:rPr>
      </w:pPr>
      <w:del w:id="1418" w:author="An Tran, ACA (BUV)" w:date="2024-09-12T14:24:00Z" w16du:dateUtc="2024-09-12T07:24:00Z">
        <w:r w:rsidRPr="004373E8" w:rsidDel="003F2C45">
          <w:rPr>
            <w:rFonts w:ascii="iCiel Avenir LT Std 35 Light" w:hAnsi="iCiel Avenir LT Std 35 Light" w:cs="Arial"/>
            <w:i/>
            <w:iCs/>
            <w:sz w:val="22"/>
            <w:szCs w:val="22"/>
            <w:lang w:val="vi-VN"/>
          </w:rPr>
          <w:delText xml:space="preserve">Sinh viên cần đóng phí hành chính không hoàn lại là 2.000.000 VNĐ để tiến hành thủ tục </w:delText>
        </w:r>
        <w:r w:rsidR="009A2C85" w:rsidRPr="004373E8" w:rsidDel="003F2C45">
          <w:rPr>
            <w:rFonts w:ascii="iCiel Avenir LT Std 35 Light" w:hAnsi="iCiel Avenir LT Std 35 Light" w:cs="Arial"/>
            <w:i/>
            <w:iCs/>
            <w:sz w:val="22"/>
            <w:szCs w:val="22"/>
            <w:lang w:val="vi-VN"/>
          </w:rPr>
          <w:delText>chuyển ngành học</w:delText>
        </w:r>
        <w:r w:rsidRPr="004373E8" w:rsidDel="003F2C45">
          <w:rPr>
            <w:rFonts w:ascii="iCiel Avenir LT Std 35 Light" w:hAnsi="iCiel Avenir LT Std 35 Light" w:cs="Arial"/>
            <w:i/>
            <w:iCs/>
            <w:sz w:val="22"/>
            <w:szCs w:val="22"/>
            <w:lang w:val="vi-VN"/>
          </w:rPr>
          <w:delText>. Sinh viên cần chịu trách nhiệm về bất kỳ thay đổi về học phí nào được áp dụng theo chính sách hiện hành.</w:delText>
        </w:r>
      </w:del>
    </w:p>
    <w:p w14:paraId="23094F89" w14:textId="5CA4600F"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del w:id="1419" w:author="An Tran, ACA (BUV)" w:date="2024-09-12T14:24:00Z" w16du:dateUtc="2024-09-12T07:24:00Z">
        <w:r w:rsidRPr="004373E8" w:rsidDel="003F2C45">
          <w:rPr>
            <w:rFonts w:ascii="iCiel Avenir LT Std 35 Light" w:hAnsi="iCiel Avenir LT Std 35 Light" w:cs="Arial"/>
            <w:i/>
            <w:iCs/>
            <w:sz w:val="22"/>
            <w:szCs w:val="22"/>
            <w:lang w:val="vi-VN"/>
          </w:rPr>
          <w:delText>Nhà tr</w:delText>
        </w:r>
        <w:r w:rsidRPr="004373E8" w:rsidDel="003F2C45">
          <w:rPr>
            <w:rFonts w:ascii="iCiel Avenir LT Std 35 Light" w:hAnsi="iCiel Avenir LT Std 35 Light" w:cs="Calibri"/>
            <w:i/>
            <w:iCs/>
            <w:sz w:val="22"/>
            <w:szCs w:val="22"/>
            <w:lang w:val="vi-VN"/>
          </w:rPr>
          <w:delText>ườ</w:delText>
        </w:r>
        <w:r w:rsidRPr="004373E8" w:rsidDel="003F2C45">
          <w:rPr>
            <w:rFonts w:ascii="iCiel Avenir LT Std 35 Light" w:hAnsi="iCiel Avenir LT Std 35 Light" w:cs="Arial"/>
            <w:i/>
            <w:iCs/>
            <w:sz w:val="22"/>
            <w:szCs w:val="22"/>
            <w:lang w:val="vi-VN"/>
          </w:rPr>
          <w:delText>ng khuy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n kh</w:delText>
        </w:r>
        <w:r w:rsidRPr="004373E8" w:rsidDel="003F2C45">
          <w:rPr>
            <w:rFonts w:ascii="iCiel Avenir LT Std 35 Light" w:hAnsi="iCiel Avenir LT Std 35 Light" w:cs="Avenir Next LT Pro"/>
            <w:i/>
            <w:iCs/>
            <w:sz w:val="22"/>
            <w:szCs w:val="22"/>
            <w:lang w:val="vi-VN"/>
          </w:rPr>
          <w:delText>í</w:delText>
        </w:r>
        <w:r w:rsidRPr="004373E8" w:rsidDel="003F2C45">
          <w:rPr>
            <w:rFonts w:ascii="iCiel Avenir LT Std 35 Light" w:hAnsi="iCiel Avenir LT Std 35 Light" w:cs="Arial"/>
            <w:i/>
            <w:iCs/>
            <w:sz w:val="22"/>
            <w:szCs w:val="22"/>
            <w:lang w:val="vi-VN"/>
          </w:rPr>
          <w:delText>ch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 xml:space="preserve">n trao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ổ</w:delText>
        </w:r>
        <w:r w:rsidRPr="004373E8" w:rsidDel="003F2C45">
          <w:rPr>
            <w:rFonts w:ascii="iCiel Avenir LT Std 35 Light" w:hAnsi="iCiel Avenir LT Std 35 Light" w:cs="Arial"/>
            <w:i/>
            <w:iCs/>
            <w:sz w:val="22"/>
            <w:szCs w:val="22"/>
            <w:lang w:val="vi-VN"/>
          </w:rPr>
          <w:delText>i k</w:delText>
        </w:r>
        <w:r w:rsidRPr="004373E8" w:rsidDel="003F2C45">
          <w:rPr>
            <w:rFonts w:ascii="iCiel Avenir LT Std 35 Light" w:hAnsi="iCiel Avenir LT Std 35 Light" w:cs="Calibri"/>
            <w:i/>
            <w:iCs/>
            <w:sz w:val="22"/>
            <w:szCs w:val="22"/>
            <w:lang w:val="vi-VN"/>
          </w:rPr>
          <w:delText>ỹ</w:delText>
        </w:r>
        <w:r w:rsidRPr="004373E8" w:rsidDel="003F2C45">
          <w:rPr>
            <w:rFonts w:ascii="iCiel Avenir LT Std 35 Light" w:hAnsi="iCiel Avenir LT Std 35 Light" w:cs="Arial"/>
            <w:i/>
            <w:iCs/>
            <w:sz w:val="22"/>
            <w:szCs w:val="22"/>
            <w:lang w:val="vi-VN"/>
          </w:rPr>
          <w:delText xml:space="preserve"> v</w:delText>
        </w:r>
        <w:r w:rsidRPr="004373E8" w:rsidDel="003F2C45">
          <w:rPr>
            <w:rFonts w:ascii="iCiel Avenir LT Std 35 Light" w:hAnsi="iCiel Avenir LT Std 35 Light" w:cs="Calibri"/>
            <w:i/>
            <w:iCs/>
            <w:sz w:val="22"/>
            <w:szCs w:val="22"/>
            <w:lang w:val="vi-VN"/>
          </w:rPr>
          <w:delText>ớ</w:delText>
        </w:r>
        <w:r w:rsidRPr="004373E8" w:rsidDel="003F2C45">
          <w:rPr>
            <w:rFonts w:ascii="iCiel Avenir LT Std 35 Light" w:hAnsi="iCiel Avenir LT Std 35 Light" w:cs="Arial"/>
            <w:i/>
            <w:iCs/>
            <w:sz w:val="22"/>
            <w:szCs w:val="22"/>
            <w:lang w:val="vi-VN"/>
          </w:rPr>
          <w:delText xml:space="preserve">i </w:delText>
        </w:r>
        <w:r w:rsidR="00350B76" w:rsidRPr="004373E8" w:rsidDel="003F2C45">
          <w:rPr>
            <w:rFonts w:ascii="iCiel Avenir LT Std 35 Light" w:hAnsi="iCiel Avenir LT Std 35 Light" w:cs="Arial"/>
            <w:i/>
            <w:iCs/>
            <w:sz w:val="22"/>
            <w:szCs w:val="22"/>
            <w:lang w:val="vi-VN"/>
          </w:rPr>
          <w:delText xml:space="preserve">Bộ phận Thông tin Sinh viên </w:delText>
        </w:r>
        <w:r w:rsidRPr="004373E8" w:rsidDel="003F2C45">
          <w:rPr>
            <w:rFonts w:ascii="iCiel Avenir LT Std 35 Light" w:hAnsi="iCiel Avenir LT Std 35 Light" w:cs="Arial"/>
            <w:i/>
            <w:iCs/>
            <w:sz w:val="22"/>
            <w:szCs w:val="22"/>
            <w:lang w:val="vi-VN"/>
          </w:rPr>
          <w:delText>tr</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c khi quy</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 xml:space="preserve">t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ị</w:delText>
        </w:r>
        <w:r w:rsidRPr="004373E8" w:rsidDel="003F2C45">
          <w:rPr>
            <w:rFonts w:ascii="iCiel Avenir LT Std 35 Light" w:hAnsi="iCiel Avenir LT Std 35 Light" w:cs="Arial"/>
            <w:i/>
            <w:iCs/>
            <w:sz w:val="22"/>
            <w:szCs w:val="22"/>
            <w:lang w:val="vi-VN"/>
          </w:rPr>
          <w:delText>nh chuy</w:delText>
        </w:r>
        <w:r w:rsidRPr="004373E8" w:rsidDel="003F2C45">
          <w:rPr>
            <w:rFonts w:ascii="iCiel Avenir LT Std 35 Light" w:hAnsi="iCiel Avenir LT Std 35 Light" w:cs="Calibri"/>
            <w:i/>
            <w:iCs/>
            <w:sz w:val="22"/>
            <w:szCs w:val="22"/>
            <w:lang w:val="vi-VN"/>
          </w:rPr>
          <w:delText>ể</w:delText>
        </w:r>
        <w:r w:rsidRPr="004373E8" w:rsidDel="003F2C45">
          <w:rPr>
            <w:rFonts w:ascii="iCiel Avenir LT Std 35 Light" w:hAnsi="iCiel Avenir LT Std 35 Light" w:cs="Arial"/>
            <w:i/>
            <w:iCs/>
            <w:sz w:val="22"/>
            <w:szCs w:val="22"/>
            <w:lang w:val="vi-VN"/>
          </w:rPr>
          <w:delText>n ng</w:delText>
        </w:r>
        <w:r w:rsidRPr="004373E8" w:rsidDel="003F2C45">
          <w:rPr>
            <w:rFonts w:ascii="iCiel Avenir LT Std 35 Light" w:hAnsi="iCiel Avenir LT Std 35 Light" w:cs="Avenir Next LT Pro"/>
            <w:i/>
            <w:iCs/>
            <w:sz w:val="22"/>
            <w:szCs w:val="22"/>
            <w:lang w:val="vi-VN"/>
          </w:rPr>
          <w:delText>à</w:delText>
        </w:r>
        <w:r w:rsidRPr="004373E8" w:rsidDel="003F2C45">
          <w:rPr>
            <w:rFonts w:ascii="iCiel Avenir LT Std 35 Light" w:hAnsi="iCiel Avenir LT Std 35 Light" w:cs="Arial"/>
            <w:i/>
            <w:iCs/>
            <w:sz w:val="22"/>
            <w:szCs w:val="22"/>
            <w:lang w:val="vi-VN"/>
          </w:rPr>
          <w:delText xml:space="preserve">nh. </w:delText>
        </w:r>
        <w:r w:rsidR="00BA7428" w:rsidRPr="004373E8" w:rsidDel="003F2C45">
          <w:rPr>
            <w:rFonts w:ascii="iCiel Avenir LT Std 35 Light" w:hAnsi="iCiel Avenir LT Std 35 Light" w:cs="Arial"/>
            <w:i/>
            <w:iCs/>
            <w:sz w:val="22"/>
            <w:szCs w:val="22"/>
            <w:lang w:val="vi-VN"/>
          </w:rPr>
          <w:delText xml:space="preserve">Phòng Thông tin Sinh viên </w:delText>
        </w:r>
        <w:r w:rsidRPr="004373E8" w:rsidDel="003F2C45">
          <w:rPr>
            <w:rFonts w:ascii="iCiel Avenir LT Std 35 Light" w:hAnsi="iCiel Avenir LT Std 35 Light" w:cs="Arial"/>
            <w:i/>
            <w:iCs/>
            <w:sz w:val="22"/>
            <w:szCs w:val="22"/>
            <w:lang w:val="vi-VN"/>
          </w:rPr>
          <w:delText>s</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h</w:delText>
        </w:r>
        <w:r w:rsidRPr="004373E8" w:rsidDel="003F2C45">
          <w:rPr>
            <w:rFonts w:ascii="iCiel Avenir LT Std 35 Light" w:hAnsi="iCiel Avenir LT Std 35 Light" w:cs="Calibri"/>
            <w:i/>
            <w:iCs/>
            <w:sz w:val="22"/>
            <w:szCs w:val="22"/>
            <w:lang w:val="vi-VN"/>
          </w:rPr>
          <w:delText>ướ</w:delText>
        </w:r>
        <w:r w:rsidRPr="004373E8" w:rsidDel="003F2C45">
          <w:rPr>
            <w:rFonts w:ascii="iCiel Avenir LT Std 35 Light" w:hAnsi="iCiel Avenir LT Std 35 Light" w:cs="Arial"/>
            <w:i/>
            <w:iCs/>
            <w:sz w:val="22"/>
            <w:szCs w:val="22"/>
            <w:lang w:val="vi-VN"/>
          </w:rPr>
          <w:delText>ng d</w:delText>
        </w:r>
        <w:r w:rsidRPr="004373E8" w:rsidDel="003F2C45">
          <w:rPr>
            <w:rFonts w:ascii="iCiel Avenir LT Std 35 Light" w:hAnsi="iCiel Avenir LT Std 35 Light" w:cs="Calibri"/>
            <w:i/>
            <w:iCs/>
            <w:sz w:val="22"/>
            <w:szCs w:val="22"/>
            <w:lang w:val="vi-VN"/>
          </w:rPr>
          <w:delText>ẫ</w:delText>
        </w:r>
        <w:r w:rsidRPr="004373E8" w:rsidDel="003F2C45">
          <w:rPr>
            <w:rFonts w:ascii="iCiel Avenir LT Std 35 Light" w:hAnsi="iCiel Avenir LT Std 35 Light" w:cs="Arial"/>
            <w:i/>
            <w:iCs/>
            <w:sz w:val="22"/>
            <w:szCs w:val="22"/>
            <w:lang w:val="vi-VN"/>
          </w:rPr>
          <w:delText>n c</w:delText>
        </w:r>
        <w:r w:rsidRPr="004373E8" w:rsidDel="003F2C45">
          <w:rPr>
            <w:rFonts w:ascii="iCiel Avenir LT Std 35 Light" w:hAnsi="iCiel Avenir LT Std 35 Light" w:cs="Calibri"/>
            <w:i/>
            <w:iCs/>
            <w:sz w:val="22"/>
            <w:szCs w:val="22"/>
            <w:lang w:val="vi-VN"/>
          </w:rPr>
          <w:delText>ặ</w:delText>
        </w:r>
        <w:r w:rsidRPr="004373E8" w:rsidDel="003F2C45">
          <w:rPr>
            <w:rFonts w:ascii="iCiel Avenir LT Std 35 Light" w:hAnsi="iCiel Avenir LT Std 35 Light" w:cs="Arial"/>
            <w:i/>
            <w:iCs/>
            <w:sz w:val="22"/>
            <w:szCs w:val="22"/>
            <w:lang w:val="vi-VN"/>
          </w:rPr>
          <w:delText>n k</w:delText>
        </w:r>
        <w:r w:rsidRPr="004373E8" w:rsidDel="003F2C45">
          <w:rPr>
            <w:rFonts w:ascii="iCiel Avenir LT Std 35 Light" w:hAnsi="iCiel Avenir LT Std 35 Light" w:cs="Calibri"/>
            <w:i/>
            <w:iCs/>
            <w:sz w:val="22"/>
            <w:szCs w:val="22"/>
            <w:lang w:val="vi-VN"/>
          </w:rPr>
          <w:delText>ẽ</w:delText>
        </w:r>
        <w:r w:rsidRPr="004373E8" w:rsidDel="003F2C45">
          <w:rPr>
            <w:rFonts w:ascii="iCiel Avenir LT Std 35 Light" w:hAnsi="iCiel Avenir LT Std 35 Light" w:cs="Arial"/>
            <w:i/>
            <w:iCs/>
            <w:sz w:val="22"/>
            <w:szCs w:val="22"/>
            <w:lang w:val="vi-VN"/>
          </w:rPr>
          <w:delText xml:space="preserve"> sinh vi</w:delText>
        </w:r>
        <w:r w:rsidRPr="004373E8" w:rsidDel="003F2C45">
          <w:rPr>
            <w:rFonts w:ascii="iCiel Avenir LT Std 35 Light" w:hAnsi="iCiel Avenir LT Std 35 Light" w:cs="Avenir Next LT Pro"/>
            <w:i/>
            <w:iCs/>
            <w:sz w:val="22"/>
            <w:szCs w:val="22"/>
            <w:lang w:val="vi-VN"/>
          </w:rPr>
          <w:delText>ê</w:delText>
        </w:r>
        <w:r w:rsidRPr="004373E8" w:rsidDel="003F2C45">
          <w:rPr>
            <w:rFonts w:ascii="iCiel Avenir LT Std 35 Light" w:hAnsi="iCiel Avenir LT Std 35 Light" w:cs="Arial"/>
            <w:i/>
            <w:iCs/>
            <w:sz w:val="22"/>
            <w:szCs w:val="22"/>
            <w:lang w:val="vi-VN"/>
          </w:rPr>
          <w:delText>n</w:delText>
        </w:r>
        <w:r w:rsidR="00BA7428" w:rsidRPr="004373E8" w:rsidDel="003F2C45">
          <w:rPr>
            <w:rFonts w:ascii="iCiel Avenir LT Std 35 Light" w:hAnsi="iCiel Avenir LT Std 35 Light" w:cs="Arial"/>
            <w:i/>
            <w:iCs/>
            <w:sz w:val="22"/>
            <w:szCs w:val="22"/>
            <w:lang w:val="vi-VN"/>
          </w:rPr>
          <w:delText xml:space="preserve"> về quy trình chuyển ngành</w:delText>
        </w:r>
        <w:r w:rsidRPr="004373E8" w:rsidDel="003F2C45">
          <w:rPr>
            <w:rFonts w:ascii="iCiel Avenir LT Std 35 Light" w:hAnsi="iCiel Avenir LT Std 35 Light" w:cs="Arial"/>
            <w:i/>
            <w:iCs/>
            <w:sz w:val="22"/>
            <w:szCs w:val="22"/>
            <w:lang w:val="vi-VN"/>
          </w:rPr>
          <w:delText xml:space="preserve"> </w:delText>
        </w:r>
        <w:r w:rsidR="00BA7428" w:rsidRPr="004373E8" w:rsidDel="003F2C45">
          <w:rPr>
            <w:rFonts w:ascii="iCiel Avenir LT Std 35 Light" w:hAnsi="iCiel Avenir LT Std 35 Light" w:cs="Arial"/>
            <w:i/>
            <w:iCs/>
            <w:sz w:val="22"/>
            <w:szCs w:val="22"/>
            <w:lang w:val="vi-VN"/>
          </w:rPr>
          <w:delText xml:space="preserve">thông </w:delText>
        </w:r>
        <w:r w:rsidRPr="004373E8" w:rsidDel="003F2C45">
          <w:rPr>
            <w:rFonts w:ascii="iCiel Avenir LT Std 35 Light" w:hAnsi="iCiel Avenir LT Std 35 Light" w:cs="Arial"/>
            <w:i/>
            <w:iCs/>
            <w:sz w:val="22"/>
            <w:szCs w:val="22"/>
            <w:lang w:val="vi-VN"/>
          </w:rPr>
          <w:delText xml:space="preserve">qua email </w:delText>
        </w:r>
        <w:r w:rsidR="00F576D4" w:rsidDel="003F2C45">
          <w:fldChar w:fldCharType="begin"/>
        </w:r>
        <w:r w:rsidR="00F576D4" w:rsidDel="003F2C45">
          <w:delInstrText>HYPERLINK "mailto:studentservice@buv.edu.vn"</w:delInstrText>
        </w:r>
        <w:r w:rsidR="00F576D4" w:rsidDel="003F2C45">
          <w:fldChar w:fldCharType="separate"/>
        </w:r>
        <w:r w:rsidRPr="004373E8" w:rsidDel="003F2C45">
          <w:rPr>
            <w:rStyle w:val="Hyperlink"/>
            <w:rFonts w:ascii="iCiel Avenir LT Std 35 Light" w:hAnsi="iCiel Avenir LT Std 35 Light" w:cs="Arial"/>
            <w:i/>
            <w:iCs/>
            <w:sz w:val="22"/>
            <w:szCs w:val="22"/>
            <w:lang w:val="vi-VN"/>
          </w:rPr>
          <w:delText>studentservice@buv.edu.vn</w:delText>
        </w:r>
        <w:r w:rsidR="00F576D4" w:rsidDel="003F2C45">
          <w:rPr>
            <w:rStyle w:val="Hyperlink"/>
            <w:rFonts w:ascii="iCiel Avenir LT Std 35 Light" w:hAnsi="iCiel Avenir LT Std 35 Light" w:cs="Arial"/>
            <w:i/>
            <w:iCs/>
            <w:sz w:val="22"/>
            <w:szCs w:val="22"/>
            <w:lang w:val="vi-VN"/>
          </w:rPr>
          <w:fldChar w:fldCharType="end"/>
        </w:r>
        <w:r w:rsidRPr="004373E8" w:rsidDel="003F2C45">
          <w:rPr>
            <w:rStyle w:val="Hyperlink"/>
            <w:rFonts w:ascii="iCiel Avenir LT Std 35 Light" w:hAnsi="iCiel Avenir LT Std 35 Light" w:cs="Arial"/>
            <w:sz w:val="22"/>
            <w:szCs w:val="22"/>
            <w:lang w:val="vi-VN"/>
          </w:rPr>
          <w:delText xml:space="preserve"> </w:delText>
        </w:r>
        <w:r w:rsidRPr="004373E8" w:rsidDel="003F2C45">
          <w:rPr>
            <w:rFonts w:ascii="iCiel Avenir LT Std 35 Light" w:hAnsi="iCiel Avenir LT Std 35 Light" w:cs="Arial"/>
            <w:i/>
            <w:iCs/>
            <w:sz w:val="22"/>
            <w:szCs w:val="22"/>
            <w:lang w:val="vi-VN"/>
          </w:rPr>
          <w:delText>ho</w:delText>
        </w:r>
        <w:r w:rsidRPr="004373E8" w:rsidDel="003F2C45">
          <w:rPr>
            <w:rFonts w:ascii="iCiel Avenir LT Std 35 Light" w:hAnsi="iCiel Avenir LT Std 35 Light" w:cs="Calibri"/>
            <w:i/>
            <w:iCs/>
            <w:sz w:val="22"/>
            <w:szCs w:val="22"/>
            <w:lang w:val="vi-VN"/>
          </w:rPr>
          <w:delText>ặ</w:delText>
        </w:r>
        <w:r w:rsidRPr="004373E8" w:rsidDel="003F2C45">
          <w:rPr>
            <w:rFonts w:ascii="iCiel Avenir LT Std 35 Light" w:hAnsi="iCiel Avenir LT Std 35 Light" w:cs="Arial"/>
            <w:i/>
            <w:iCs/>
            <w:sz w:val="22"/>
            <w:szCs w:val="22"/>
            <w:lang w:val="vi-VN"/>
          </w:rPr>
          <w:delText xml:space="preserve">c trao </w:delText>
        </w:r>
        <w:r w:rsidRPr="004373E8" w:rsidDel="003F2C45">
          <w:rPr>
            <w:rFonts w:ascii="iCiel Avenir LT Std 35 Light" w:hAnsi="iCiel Avenir LT Std 35 Light" w:cs="Avenir Next LT Pro"/>
            <w:i/>
            <w:iCs/>
            <w:sz w:val="22"/>
            <w:szCs w:val="22"/>
            <w:lang w:val="vi-VN"/>
          </w:rPr>
          <w:delText>đ</w:delText>
        </w:r>
        <w:r w:rsidRPr="004373E8" w:rsidDel="003F2C45">
          <w:rPr>
            <w:rFonts w:ascii="iCiel Avenir LT Std 35 Light" w:hAnsi="iCiel Avenir LT Std 35 Light" w:cs="Calibri"/>
            <w:i/>
            <w:iCs/>
            <w:sz w:val="22"/>
            <w:szCs w:val="22"/>
            <w:lang w:val="vi-VN"/>
          </w:rPr>
          <w:delText>ổ</w:delText>
        </w:r>
        <w:r w:rsidRPr="004373E8" w:rsidDel="003F2C45">
          <w:rPr>
            <w:rFonts w:ascii="iCiel Avenir LT Std 35 Light" w:hAnsi="iCiel Avenir LT Std 35 Light" w:cs="Arial"/>
            <w:i/>
            <w:iCs/>
            <w:sz w:val="22"/>
            <w:szCs w:val="22"/>
            <w:lang w:val="vi-VN"/>
          </w:rPr>
          <w:delText>i tr</w:delText>
        </w:r>
        <w:r w:rsidRPr="004373E8" w:rsidDel="003F2C45">
          <w:rPr>
            <w:rFonts w:ascii="iCiel Avenir LT Std 35 Light" w:hAnsi="iCiel Avenir LT Std 35 Light" w:cs="Calibri"/>
            <w:i/>
            <w:iCs/>
            <w:sz w:val="22"/>
            <w:szCs w:val="22"/>
            <w:lang w:val="vi-VN"/>
          </w:rPr>
          <w:delText>ự</w:delText>
        </w:r>
        <w:r w:rsidRPr="004373E8" w:rsidDel="003F2C45">
          <w:rPr>
            <w:rFonts w:ascii="iCiel Avenir LT Std 35 Light" w:hAnsi="iCiel Avenir LT Std 35 Light" w:cs="Arial"/>
            <w:i/>
            <w:iCs/>
            <w:sz w:val="22"/>
            <w:szCs w:val="22"/>
            <w:lang w:val="vi-VN"/>
          </w:rPr>
          <w:delText>c ti</w:delText>
        </w:r>
        <w:r w:rsidRPr="004373E8" w:rsidDel="003F2C45">
          <w:rPr>
            <w:rFonts w:ascii="iCiel Avenir LT Std 35 Light" w:hAnsi="iCiel Avenir LT Std 35 Light" w:cs="Calibri"/>
            <w:i/>
            <w:iCs/>
            <w:sz w:val="22"/>
            <w:szCs w:val="22"/>
            <w:lang w:val="vi-VN"/>
          </w:rPr>
          <w:delText>ế</w:delText>
        </w:r>
        <w:r w:rsidRPr="004373E8" w:rsidDel="003F2C45">
          <w:rPr>
            <w:rFonts w:ascii="iCiel Avenir LT Std 35 Light" w:hAnsi="iCiel Avenir LT Std 35 Light" w:cs="Arial"/>
            <w:i/>
            <w:iCs/>
            <w:sz w:val="22"/>
            <w:szCs w:val="22"/>
            <w:lang w:val="vi-VN"/>
          </w:rPr>
          <w:delText>p t</w:delText>
        </w:r>
        <w:r w:rsidRPr="004373E8" w:rsidDel="003F2C45">
          <w:rPr>
            <w:rFonts w:ascii="iCiel Avenir LT Std 35 Light" w:hAnsi="iCiel Avenir LT Std 35 Light" w:cs="Calibri"/>
            <w:i/>
            <w:iCs/>
            <w:sz w:val="22"/>
            <w:szCs w:val="22"/>
            <w:lang w:val="vi-VN"/>
          </w:rPr>
          <w:delText>ạ</w:delText>
        </w:r>
        <w:r w:rsidRPr="004373E8" w:rsidDel="003F2C45">
          <w:rPr>
            <w:rFonts w:ascii="iCiel Avenir LT Std 35 Light" w:hAnsi="iCiel Avenir LT Std 35 Light" w:cs="Arial"/>
            <w:i/>
            <w:iCs/>
            <w:sz w:val="22"/>
            <w:szCs w:val="22"/>
            <w:lang w:val="vi-VN"/>
          </w:rPr>
          <w:delText>i qu</w:delText>
        </w:r>
        <w:r w:rsidRPr="004373E8" w:rsidDel="003F2C45">
          <w:rPr>
            <w:rFonts w:ascii="iCiel Avenir LT Std 35 Light" w:hAnsi="iCiel Avenir LT Std 35 Light" w:cs="Calibri"/>
            <w:i/>
            <w:iCs/>
            <w:sz w:val="22"/>
            <w:szCs w:val="22"/>
            <w:lang w:val="vi-VN"/>
          </w:rPr>
          <w:delText>ầ</w:delText>
        </w:r>
        <w:r w:rsidRPr="004373E8" w:rsidDel="003F2C45">
          <w:rPr>
            <w:rFonts w:ascii="iCiel Avenir LT Std 35 Light" w:hAnsi="iCiel Avenir LT Std 35 Light" w:cs="Arial"/>
            <w:i/>
            <w:iCs/>
            <w:sz w:val="22"/>
            <w:szCs w:val="22"/>
            <w:lang w:val="vi-VN"/>
          </w:rPr>
          <w:delText>y Th</w:delText>
        </w:r>
        <w:r w:rsidRPr="004373E8" w:rsidDel="003F2C45">
          <w:rPr>
            <w:rFonts w:ascii="iCiel Avenir LT Std 35 Light" w:hAnsi="iCiel Avenir LT Std 35 Light" w:cs="Avenir Next LT Pro"/>
            <w:i/>
            <w:iCs/>
            <w:sz w:val="22"/>
            <w:szCs w:val="22"/>
            <w:lang w:val="vi-VN"/>
          </w:rPr>
          <w:delText>ô</w:delText>
        </w:r>
        <w:r w:rsidRPr="004373E8" w:rsidDel="003F2C45">
          <w:rPr>
            <w:rFonts w:ascii="iCiel Avenir LT Std 35 Light" w:hAnsi="iCiel Avenir LT Std 35 Light" w:cs="Arial"/>
            <w:i/>
            <w:iCs/>
            <w:sz w:val="22"/>
            <w:szCs w:val="22"/>
            <w:lang w:val="vi-VN"/>
          </w:rPr>
          <w:delText>ng tin Sinh viê</w:delText>
        </w:r>
        <w:r w:rsidR="00BA7428" w:rsidRPr="004373E8" w:rsidDel="003F2C45">
          <w:rPr>
            <w:rFonts w:ascii="iCiel Avenir LT Std 35 Light" w:hAnsi="iCiel Avenir LT Std 35 Light" w:cs="Arial"/>
            <w:i/>
            <w:iCs/>
            <w:sz w:val="22"/>
            <w:szCs w:val="22"/>
            <w:lang w:val="vi-VN"/>
          </w:rPr>
          <w:delText>n</w:delText>
        </w:r>
        <w:r w:rsidRPr="004373E8" w:rsidDel="003F2C45">
          <w:rPr>
            <w:rFonts w:ascii="iCiel Avenir LT Std 35 Light" w:hAnsi="iCiel Avenir LT Std 35 Light" w:cs="Arial"/>
            <w:i/>
            <w:iCs/>
            <w:sz w:val="22"/>
            <w:szCs w:val="22"/>
            <w:lang w:val="vi-VN"/>
          </w:rPr>
          <w:delText>.</w:delText>
        </w:r>
      </w:del>
    </w:p>
    <w:p w14:paraId="373D009B" w14:textId="5BF08A78"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420" w:name="_Toc107324300"/>
      <w:bookmarkStart w:id="1421" w:name="_Toc177077232"/>
      <w:r w:rsidRPr="004373E8">
        <w:rPr>
          <w:rFonts w:cs="Arial"/>
          <w:szCs w:val="22"/>
          <w:lang w:val="vi-VN"/>
        </w:rPr>
        <w:t xml:space="preserve">Why do students need to buy social medical insurance at BUV? Can students cancel that as they have purchased other health insurance? / </w:t>
      </w:r>
      <w:r w:rsidRPr="004373E8">
        <w:rPr>
          <w:rFonts w:cs="Arial"/>
          <w:i/>
          <w:iCs/>
          <w:szCs w:val="22"/>
          <w:lang w:val="vi-VN"/>
        </w:rPr>
        <w:t>Tại sao việc mua bảo hiểm y tế tại BUV là điều cần thiết? Nếu sinh viên đã có bảo hiểm y tế, sinh viên có thể xin huỷ bảo hiểm y tế tại BUV hay không?</w:t>
      </w:r>
      <w:bookmarkEnd w:id="1420"/>
      <w:bookmarkEnd w:id="1421"/>
    </w:p>
    <w:p w14:paraId="3A4CF8E0"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 xml:space="preserve">: </w:t>
      </w:r>
    </w:p>
    <w:p w14:paraId="35F4768D" w14:textId="6D8B4333"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According to Vietnam’s Laws and Regulations on Health Insurance, all full-time students are required to have valid Health Insurance during their study in Vietnam. BUV as a university, has the responsibility to ensure that </w:t>
      </w:r>
      <w:r w:rsidR="0037692E" w:rsidRPr="004373E8">
        <w:rPr>
          <w:rFonts w:ascii="iCiel Avenir LT Std 35 Light" w:hAnsi="iCiel Avenir LT Std 35 Light" w:cs="Arial"/>
          <w:sz w:val="22"/>
          <w:szCs w:val="22"/>
          <w:lang w:val="vi-VN"/>
        </w:rPr>
        <w:t>all</w:t>
      </w:r>
      <w:r w:rsidRPr="004373E8">
        <w:rPr>
          <w:rFonts w:ascii="iCiel Avenir LT Std 35 Light" w:hAnsi="iCiel Avenir LT Std 35 Light" w:cs="Arial"/>
          <w:sz w:val="22"/>
          <w:szCs w:val="22"/>
          <w:lang w:val="vi-VN"/>
        </w:rPr>
        <w:t xml:space="preserve"> our students have access to Health Insurance when they study with us. It is not compulsory to purchase Health Insurance via BUV. However, if students already have a valid Health Insurance, it is the student’s responsibility to inform BUV and provide us with a copy of the Insurance Card to send to our Registered Insurance Office for verification. Please note that only certain types of Insurance are equivalent to the Vietnam Social Security’s Health Insurance. If student’s current insurance is not qualified to replace Vietnamese Social Security’s Health Insurance, student is still required to purchase Health Insurance either via BUV or individually. For more information, kindly refer to the link below: </w:t>
      </w:r>
    </w:p>
    <w:p w14:paraId="7E74DC81" w14:textId="5D55D7DA" w:rsidR="00BF43A2" w:rsidRDefault="004F668E" w:rsidP="003E1B62">
      <w:pPr>
        <w:tabs>
          <w:tab w:val="left" w:pos="630"/>
          <w:tab w:val="left" w:pos="720"/>
          <w:tab w:val="left" w:pos="1080"/>
        </w:tabs>
        <w:rPr>
          <w:rStyle w:val="Hyperlink"/>
          <w:rFonts w:ascii="iCiel Avenir LT Std 35 Light" w:hAnsi="iCiel Avenir LT Std 35 Light" w:cs="Arial"/>
          <w:sz w:val="22"/>
          <w:szCs w:val="22"/>
        </w:rPr>
      </w:pPr>
      <w:hyperlink r:id="rId26" w:history="1">
        <w:r w:rsidR="004D5990" w:rsidRPr="004373E8">
          <w:rPr>
            <w:rStyle w:val="Hyperlink"/>
            <w:rFonts w:ascii="iCiel Avenir LT Std 35 Light" w:hAnsi="iCiel Avenir LT Std 35 Light" w:cs="Arial"/>
            <w:sz w:val="22"/>
            <w:szCs w:val="22"/>
          </w:rPr>
          <w:t>Law on Health Insurance</w:t>
        </w:r>
      </w:hyperlink>
    </w:p>
    <w:p w14:paraId="31D72749" w14:textId="77777777" w:rsidR="00BA2B6C" w:rsidRPr="00CB0F9A" w:rsidRDefault="00BA2B6C" w:rsidP="00BA2B6C">
      <w:pPr>
        <w:tabs>
          <w:tab w:val="left" w:pos="630"/>
          <w:tab w:val="left" w:pos="720"/>
          <w:tab w:val="left" w:pos="1080"/>
        </w:tabs>
        <w:ind w:firstLine="0"/>
        <w:rPr>
          <w:rFonts w:ascii="iCiel Avenir LT Std 35 Light" w:hAnsi="iCiel Avenir LT Std 35 Light" w:cs="Arial"/>
          <w:sz w:val="22"/>
          <w:szCs w:val="22"/>
        </w:rPr>
      </w:pPr>
      <w:r w:rsidRPr="00CB0F9A">
        <w:rPr>
          <w:rFonts w:ascii="iCiel Avenir LT Std 35 Light" w:hAnsi="iCiel Avenir LT Std 35 Light" w:cs="Arial"/>
          <w:sz w:val="22"/>
          <w:szCs w:val="22"/>
        </w:rPr>
        <w:t xml:space="preserve">We encourage students to contact the Student Information Office directly at the counter or via email at </w:t>
      </w:r>
      <w:hyperlink r:id="rId27" w:history="1">
        <w:r w:rsidRPr="00CB0F9A">
          <w:rPr>
            <w:rStyle w:val="Hyperlink"/>
            <w:rFonts w:ascii="iCiel Avenir LT Std 35 Light" w:hAnsi="iCiel Avenir LT Std 35 Light" w:cs="Arial"/>
            <w:sz w:val="22"/>
            <w:szCs w:val="22"/>
          </w:rPr>
          <w:t>studentservice@buv.edu.vn</w:t>
        </w:r>
      </w:hyperlink>
      <w:r w:rsidRPr="00CB0F9A">
        <w:rPr>
          <w:rFonts w:ascii="iCiel Avenir LT Std 35 Light" w:hAnsi="iCiel Avenir LT Std 35 Light" w:cs="Arial"/>
          <w:sz w:val="22"/>
          <w:szCs w:val="22"/>
        </w:rPr>
        <w:t xml:space="preserve"> for more detailed information.</w:t>
      </w:r>
    </w:p>
    <w:p w14:paraId="643C4689" w14:textId="3079F311"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Theo lu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w:t>
      </w:r>
      <w:r w:rsidR="001361ED" w:rsidRPr="004373E8">
        <w:rPr>
          <w:rFonts w:ascii="iCiel Avenir LT Std 35 Light" w:hAnsi="iCiel Avenir LT Std 35 Light" w:cs="Arial"/>
          <w:i/>
          <w:iCs/>
          <w:sz w:val="22"/>
          <w:szCs w:val="22"/>
        </w:rPr>
        <w:t xml:space="preserve"> y tế</w:t>
      </w:r>
      <w:r w:rsidRPr="004373E8">
        <w:rPr>
          <w:rFonts w:ascii="iCiel Avenir LT Std 35 Light" w:hAnsi="iCiel Avenir LT Std 35 Light" w:cs="Arial"/>
          <w:i/>
          <w:iCs/>
          <w:sz w:val="22"/>
          <w:szCs w:val="22"/>
          <w:lang w:val="vi-VN"/>
        </w:rPr>
        <w:t xml:space="preserve">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 xml:space="preserve"> sung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m 2014,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sinh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thu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m tham gia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y t</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(BHYT)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nhi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theo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BHYT trong su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Tuy nhi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mua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qua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BHYT d</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i d</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sinh viên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cung c</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BHYT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d</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ng.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quan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Xin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u </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BHYT do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X</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hoàn toàn khác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lo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s</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c kho</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th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do c</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ty t</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nh nh</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m l</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vui l</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ng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BHYT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thay th</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BHYT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mua BHYT do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X</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mua qua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chi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BHYT,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có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tham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link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p>
    <w:bookmarkStart w:id="1422" w:name="_Toc107324302"/>
    <w:p w14:paraId="3407D3FF" w14:textId="531B7107" w:rsidR="004D5990" w:rsidRDefault="004D5990" w:rsidP="003E1B62">
      <w:pPr>
        <w:tabs>
          <w:tab w:val="left" w:pos="630"/>
          <w:tab w:val="left" w:pos="720"/>
          <w:tab w:val="left" w:pos="1080"/>
        </w:tabs>
        <w:rPr>
          <w:rStyle w:val="Hyperlink"/>
          <w:rFonts w:ascii="iCiel Avenir LT Std 35 Light" w:hAnsi="iCiel Avenir LT Std 35 Light" w:cs="Arial"/>
          <w:i/>
          <w:iCs/>
          <w:sz w:val="22"/>
          <w:szCs w:val="22"/>
        </w:rPr>
      </w:pPr>
      <w:r w:rsidRPr="004373E8">
        <w:fldChar w:fldCharType="begin"/>
      </w:r>
      <w:r w:rsidR="001361ED" w:rsidRPr="004373E8">
        <w:rPr>
          <w:rFonts w:ascii="iCiel Avenir LT Std 35 Light" w:hAnsi="iCiel Avenir LT Std 35 Light"/>
          <w:sz w:val="22"/>
          <w:szCs w:val="22"/>
        </w:rPr>
        <w:instrText>HYPERLINK "https://buveduvn0-my.sharepoint.com/personal/studentservice_buv_edu_vn/_layouts/15/guestaccess.aspx?share=Enul4z_EOQhLrCG0w_qMySQBW70VkOmkjxvI38hD85mkdg&amp;e=7584bo"</w:instrText>
      </w:r>
      <w:r w:rsidRPr="004373E8">
        <w:fldChar w:fldCharType="separate"/>
      </w:r>
      <w:r w:rsidR="001361ED" w:rsidRPr="004373E8">
        <w:rPr>
          <w:rStyle w:val="Hyperlink"/>
          <w:rFonts w:ascii="iCiel Avenir LT Std 35 Light" w:hAnsi="iCiel Avenir LT Std 35 Light" w:cs="Arial"/>
          <w:i/>
          <w:iCs/>
          <w:sz w:val="22"/>
          <w:szCs w:val="22"/>
          <w:lang w:val="vi-VN"/>
        </w:rPr>
        <w:t>Luật BHYT Việt Nam</w:t>
      </w:r>
      <w:r w:rsidRPr="004373E8">
        <w:rPr>
          <w:rStyle w:val="Hyperlink"/>
          <w:rFonts w:ascii="iCiel Avenir LT Std 35 Light" w:hAnsi="iCiel Avenir LT Std 35 Light" w:cs="Arial"/>
          <w:i/>
          <w:iCs/>
          <w:sz w:val="22"/>
          <w:szCs w:val="22"/>
          <w:lang w:val="vi-VN"/>
        </w:rPr>
        <w:fldChar w:fldCharType="end"/>
      </w:r>
    </w:p>
    <w:p w14:paraId="2EE4B97E" w14:textId="77777777" w:rsidR="00BA2B6C" w:rsidRDefault="00BA2B6C" w:rsidP="00BA2B6C">
      <w:pPr>
        <w:tabs>
          <w:tab w:val="left" w:pos="630"/>
          <w:tab w:val="left" w:pos="720"/>
          <w:tab w:val="left" w:pos="1080"/>
        </w:tabs>
        <w:ind w:firstLine="0"/>
        <w:rPr>
          <w:ins w:id="1423" w:author="An Tran, ACA (BUV)" w:date="2024-09-13T18:17:00Z" w16du:dateUtc="2024-09-13T11:17:00Z"/>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 xml:space="preserve">Phòng Thông tin Sinh viên </w:t>
      </w:r>
      <w:r w:rsidRPr="002C711C">
        <w:rPr>
          <w:rFonts w:ascii="iCiel Avenir LT Std 35 Light" w:hAnsi="iCiel Avenir LT Std 35 Light" w:cs="Arial"/>
          <w:i/>
          <w:iCs/>
          <w:sz w:val="22"/>
          <w:szCs w:val="22"/>
          <w:lang w:val="vi-VN"/>
        </w:rPr>
        <w:t>tr</w:t>
      </w:r>
      <w:r w:rsidRPr="002C711C">
        <w:rPr>
          <w:rFonts w:ascii="iCiel Avenir LT Std 35 Light" w:hAnsi="iCiel Avenir LT Std 35 Light" w:cs="Calibri"/>
          <w:i/>
          <w:iCs/>
          <w:sz w:val="22"/>
          <w:szCs w:val="22"/>
          <w:lang w:val="vi-VN"/>
        </w:rPr>
        <w:t>ự</w:t>
      </w:r>
      <w:r w:rsidRPr="002C711C">
        <w:rPr>
          <w:rFonts w:ascii="iCiel Avenir LT Std 35 Light" w:hAnsi="iCiel Avenir LT Std 35 Light" w:cs="Arial"/>
          <w:i/>
          <w:iCs/>
          <w:sz w:val="22"/>
          <w:szCs w:val="22"/>
          <w:lang w:val="vi-VN"/>
        </w:rPr>
        <w:t>c ti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p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qu</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 xml:space="preserve">y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28" w:history="1">
        <w:r w:rsidRPr="002C711C">
          <w:rPr>
            <w:rStyle w:val="Hyperlink"/>
            <w:rFonts w:ascii="iCiel Avenir LT Std 35 Light" w:hAnsi="iCiel Avenir LT Std 35 Light" w:cs="Arial"/>
            <w:i/>
            <w:iCs/>
            <w:sz w:val="22"/>
            <w:szCs w:val="22"/>
          </w:rPr>
          <w:t>studentservice@buv.edu.vn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2EF1BED4" w14:textId="4399BD83" w:rsidR="000920AD" w:rsidRPr="000920AD" w:rsidRDefault="000920AD">
      <w:pPr>
        <w:pStyle w:val="Question"/>
        <w:numPr>
          <w:ilvl w:val="0"/>
          <w:numId w:val="6"/>
        </w:numPr>
        <w:tabs>
          <w:tab w:val="left" w:pos="630"/>
          <w:tab w:val="left" w:pos="720"/>
          <w:tab w:val="left" w:pos="990"/>
        </w:tabs>
        <w:spacing w:before="100" w:line="400" w:lineRule="exact"/>
        <w:ind w:left="0" w:firstLine="634"/>
        <w:rPr>
          <w:ins w:id="1424" w:author="An Tran, ACA (BUV)" w:date="2024-09-13T18:18:00Z" w16du:dateUtc="2024-09-13T11:18:00Z"/>
          <w:rFonts w:cs="Arial"/>
          <w:i/>
          <w:iCs/>
          <w:szCs w:val="22"/>
          <w:lang w:val="vi-VN"/>
          <w:rPrChange w:id="1425" w:author="An Tran, ACA (BUV)" w:date="2024-09-13T18:18:00Z" w16du:dateUtc="2024-09-13T11:18:00Z">
            <w:rPr>
              <w:ins w:id="1426" w:author="An Tran, ACA (BUV)" w:date="2024-09-13T18:18:00Z" w16du:dateUtc="2024-09-13T11:18:00Z"/>
              <w:rFonts w:ascii="iCiel Avenir LT Std 35 Light" w:hAnsi="iCiel Avenir LT Std 35 Light" w:cs="Arial"/>
              <w:i/>
              <w:iCs/>
              <w:sz w:val="22"/>
              <w:szCs w:val="22"/>
            </w:rPr>
          </w:rPrChange>
        </w:rPr>
        <w:pPrChange w:id="1427" w:author="An Tran, ACA (BUV)" w:date="2024-09-13T18:18:00Z" w16du:dateUtc="2024-09-13T11:18:00Z">
          <w:pPr>
            <w:tabs>
              <w:tab w:val="left" w:pos="630"/>
              <w:tab w:val="left" w:pos="720"/>
              <w:tab w:val="left" w:pos="1080"/>
            </w:tabs>
            <w:ind w:firstLine="0"/>
          </w:pPr>
        </w:pPrChange>
      </w:pPr>
      <w:ins w:id="1428" w:author="An Tran, ACA (BUV)" w:date="2024-09-13T18:18:00Z" w16du:dateUtc="2024-09-13T11:18:00Z">
        <w:r w:rsidRPr="000920AD">
          <w:rPr>
            <w:rFonts w:cs="Arial"/>
            <w:szCs w:val="22"/>
            <w:lang w:val="vi-VN"/>
            <w:rPrChange w:id="1429" w:author="An Tran, ACA (BUV)" w:date="2024-09-13T18:18:00Z" w16du:dateUtc="2024-09-13T11:18:00Z">
              <w:rPr>
                <w:rFonts w:cs="Arial"/>
                <w:b/>
                <w:i/>
                <w:iCs/>
                <w:szCs w:val="22"/>
              </w:rPr>
            </w:rPrChange>
          </w:rPr>
          <w:t xml:space="preserve">How can I obtain a confirmation letter? How long does the confirmation letter issuance process take? / </w:t>
        </w:r>
        <w:r w:rsidRPr="000920AD">
          <w:rPr>
            <w:rFonts w:cs="Arial"/>
            <w:i/>
            <w:iCs/>
            <w:szCs w:val="22"/>
            <w:lang w:val="vi-VN"/>
            <w:rPrChange w:id="1430" w:author="An Tran, ACA (BUV)" w:date="2024-09-13T18:18:00Z" w16du:dateUtc="2024-09-13T11:18:00Z">
              <w:rPr>
                <w:rFonts w:cs="Arial"/>
                <w:b/>
                <w:i/>
                <w:iCs/>
                <w:szCs w:val="22"/>
              </w:rPr>
            </w:rPrChange>
          </w:rPr>
          <w:t>Làm thế nào để tôi có thể nhận được thư xác nhận sinh viên? Quy trình cấp thư xác nhận mất bao lâu?</w:t>
        </w:r>
      </w:ins>
    </w:p>
    <w:p w14:paraId="0B3291D4" w14:textId="0D6C7354" w:rsidR="000920AD" w:rsidRPr="000920AD" w:rsidRDefault="000920AD" w:rsidP="000920AD">
      <w:pPr>
        <w:tabs>
          <w:tab w:val="left" w:pos="630"/>
          <w:tab w:val="left" w:pos="720"/>
          <w:tab w:val="left" w:pos="1080"/>
        </w:tabs>
        <w:ind w:firstLine="0"/>
        <w:rPr>
          <w:ins w:id="1431" w:author="An Tran, ACA (BUV)" w:date="2024-09-13T18:18:00Z" w16du:dateUtc="2024-09-13T11:18:00Z"/>
          <w:rFonts w:ascii="iCiel Avenir LT Std 35 Light" w:hAnsi="iCiel Avenir LT Std 35 Light" w:cs="Arial"/>
          <w:sz w:val="22"/>
          <w:szCs w:val="22"/>
          <w:rPrChange w:id="1432" w:author="An Tran, ACA (BUV)" w:date="2024-09-13T18:18:00Z" w16du:dateUtc="2024-09-13T11:18:00Z">
            <w:rPr>
              <w:ins w:id="1433" w:author="An Tran, ACA (BUV)" w:date="2024-09-13T18:18:00Z" w16du:dateUtc="2024-09-13T11:18:00Z"/>
              <w:rFonts w:ascii="iCiel Avenir LT Std 35 Light" w:hAnsi="iCiel Avenir LT Std 35 Light" w:cs="Arial"/>
              <w:i/>
              <w:iCs/>
              <w:sz w:val="22"/>
              <w:szCs w:val="22"/>
            </w:rPr>
          </w:rPrChange>
        </w:rPr>
      </w:pPr>
      <w:ins w:id="1434" w:author="An Tran, ACA (BUV)" w:date="2024-09-13T18:18:00Z" w16du:dateUtc="2024-09-13T11:18:00Z">
        <w:r w:rsidRPr="000920AD">
          <w:rPr>
            <w:rFonts w:ascii="iCiel Avenir LT Std 35 Light" w:hAnsi="iCiel Avenir LT Std 35 Light" w:cs="Arial"/>
            <w:sz w:val="22"/>
            <w:szCs w:val="22"/>
            <w:rPrChange w:id="1435" w:author="An Tran, ACA (BUV)" w:date="2024-09-13T18:18:00Z" w16du:dateUtc="2024-09-13T11:18:00Z">
              <w:rPr>
                <w:rFonts w:ascii="iCiel Avenir LT Std 35 Light" w:hAnsi="iCiel Avenir LT Std 35 Light" w:cs="Arial"/>
                <w:i/>
                <w:iCs/>
                <w:sz w:val="22"/>
                <w:szCs w:val="22"/>
              </w:rPr>
            </w:rPrChange>
          </w:rPr>
          <w:t xml:space="preserve">To obtain a confirmation letter, students need to send a request to the Student Information Office via email at </w:t>
        </w:r>
        <w:r w:rsidRPr="002B1B52">
          <w:fldChar w:fldCharType="begin"/>
        </w:r>
        <w:r w:rsidRPr="00A90515">
          <w:rPr>
            <w:rFonts w:ascii="iCiel Avenir LT Std 35 Light" w:hAnsi="iCiel Avenir LT Std 35 Light"/>
            <w:sz w:val="22"/>
            <w:szCs w:val="22"/>
          </w:rPr>
          <w:instrText>HYPERLINK "mailto:studentservice@buv.edu.vn"</w:instrText>
        </w:r>
        <w:r w:rsidRPr="002B1B52">
          <w:fldChar w:fldCharType="separate"/>
        </w:r>
        <w:r w:rsidRPr="002B1B52">
          <w:rPr>
            <w:rStyle w:val="Hyperlink"/>
            <w:rFonts w:ascii="iCiel Avenir LT Std 35 Light" w:hAnsi="iCiel Avenir LT Std 35 Light" w:cs="Arial"/>
            <w:sz w:val="22"/>
            <w:szCs w:val="22"/>
            <w:lang w:val="vi-VN" w:eastAsia="en-US"/>
          </w:rPr>
          <w:t>studentservice@buv.edu.vn</w:t>
        </w:r>
        <w:r w:rsidRPr="002B1B52">
          <w:rPr>
            <w:rStyle w:val="Hyperlink"/>
            <w:rFonts w:ascii="iCiel Avenir LT Std 35 Light" w:hAnsi="iCiel Avenir LT Std 35 Light" w:cs="Arial"/>
            <w:sz w:val="22"/>
            <w:szCs w:val="22"/>
            <w:lang w:val="vi-VN" w:eastAsia="en-US"/>
          </w:rPr>
          <w:fldChar w:fldCharType="end"/>
        </w:r>
        <w:r w:rsidRPr="002B1B52">
          <w:rPr>
            <w:rFonts w:ascii="iCiel Avenir LT Std 35 Light" w:hAnsi="iCiel Avenir LT Std 35 Light" w:cs="Arial"/>
            <w:sz w:val="22"/>
            <w:szCs w:val="22"/>
            <w:lang w:val="vi-VN" w:eastAsia="en-US"/>
          </w:rPr>
          <w:t>.</w:t>
        </w:r>
        <w:r w:rsidRPr="000920AD">
          <w:rPr>
            <w:rFonts w:ascii="iCiel Avenir LT Std 35 Light" w:hAnsi="iCiel Avenir LT Std 35 Light" w:cs="Arial"/>
            <w:sz w:val="22"/>
            <w:szCs w:val="22"/>
            <w:rPrChange w:id="1436" w:author="An Tran, ACA (BUV)" w:date="2024-09-13T18:18:00Z" w16du:dateUtc="2024-09-13T11:18:00Z">
              <w:rPr>
                <w:rFonts w:ascii="iCiel Avenir LT Std 35 Light" w:hAnsi="iCiel Avenir LT Std 35 Light" w:cs="Arial"/>
                <w:i/>
                <w:iCs/>
                <w:sz w:val="22"/>
                <w:szCs w:val="22"/>
              </w:rPr>
            </w:rPrChange>
          </w:rPr>
          <w:t>. The issuance process for the confirmation letter typically takes between 3 to 5 working days, depending on the specific case.</w:t>
        </w:r>
      </w:ins>
    </w:p>
    <w:p w14:paraId="701D6F95" w14:textId="092468F4" w:rsidR="000920AD" w:rsidRPr="00C71108" w:rsidRDefault="000920AD" w:rsidP="00BA2B6C">
      <w:pPr>
        <w:tabs>
          <w:tab w:val="left" w:pos="630"/>
          <w:tab w:val="left" w:pos="720"/>
          <w:tab w:val="left" w:pos="1080"/>
        </w:tabs>
        <w:ind w:firstLine="0"/>
        <w:rPr>
          <w:rFonts w:ascii="iCiel Avenir LT Std 35 Light" w:hAnsi="iCiel Avenir LT Std 35 Light" w:cs="Arial"/>
          <w:i/>
          <w:iCs/>
          <w:sz w:val="22"/>
          <w:szCs w:val="22"/>
        </w:rPr>
      </w:pPr>
      <w:ins w:id="1437" w:author="An Tran, ACA (BUV)" w:date="2024-09-13T18:18:00Z" w16du:dateUtc="2024-09-13T11:18:00Z">
        <w:r w:rsidRPr="000920AD">
          <w:rPr>
            <w:rFonts w:ascii="iCiel Avenir LT Std 35 Light" w:hAnsi="iCiel Avenir LT Std 35 Light" w:cs="Arial"/>
            <w:i/>
            <w:iCs/>
            <w:sz w:val="22"/>
            <w:szCs w:val="22"/>
          </w:rPr>
          <w:t xml:space="preserve">Để được cấp thư xác nhận, sinh viên cần gửi yêu cầu đến Phòng Thông tin Sinh viên qua địa chỉ email: </w:t>
        </w:r>
        <w:r w:rsidRPr="002B1B52">
          <w:fldChar w:fldCharType="begin"/>
        </w:r>
        <w:r w:rsidRPr="00A90515">
          <w:rPr>
            <w:rFonts w:ascii="iCiel Avenir LT Std 35 Light" w:hAnsi="iCiel Avenir LT Std 35 Light"/>
            <w:sz w:val="22"/>
            <w:szCs w:val="22"/>
          </w:rPr>
          <w:instrText>HYPERLINK "mailto:studentservice@buv.edu.vn"</w:instrText>
        </w:r>
        <w:r w:rsidRPr="002B1B52">
          <w:fldChar w:fldCharType="separate"/>
        </w:r>
        <w:r w:rsidRPr="002B1B52">
          <w:rPr>
            <w:rStyle w:val="Hyperlink"/>
            <w:rFonts w:ascii="iCiel Avenir LT Std 35 Light" w:hAnsi="iCiel Avenir LT Std 35 Light" w:cs="Arial"/>
            <w:sz w:val="22"/>
            <w:szCs w:val="22"/>
            <w:lang w:val="vi-VN" w:eastAsia="en-US"/>
          </w:rPr>
          <w:t>studentservice@buv.edu.vn</w:t>
        </w:r>
        <w:r w:rsidRPr="002B1B52">
          <w:rPr>
            <w:rStyle w:val="Hyperlink"/>
            <w:rFonts w:ascii="iCiel Avenir LT Std 35 Light" w:hAnsi="iCiel Avenir LT Std 35 Light" w:cs="Arial"/>
            <w:sz w:val="22"/>
            <w:szCs w:val="22"/>
            <w:lang w:val="vi-VN" w:eastAsia="en-US"/>
          </w:rPr>
          <w:fldChar w:fldCharType="end"/>
        </w:r>
        <w:r w:rsidRPr="002B1B52">
          <w:rPr>
            <w:rFonts w:ascii="iCiel Avenir LT Std 35 Light" w:hAnsi="iCiel Avenir LT Std 35 Light" w:cs="Arial"/>
            <w:sz w:val="22"/>
            <w:szCs w:val="22"/>
            <w:lang w:val="vi-VN" w:eastAsia="en-US"/>
          </w:rPr>
          <w:t>.</w:t>
        </w:r>
        <w:r w:rsidRPr="000920AD">
          <w:rPr>
            <w:rFonts w:ascii="iCiel Avenir LT Std 35 Light" w:hAnsi="iCiel Avenir LT Std 35 Light" w:cs="Arial"/>
            <w:i/>
            <w:iCs/>
            <w:sz w:val="22"/>
            <w:szCs w:val="22"/>
          </w:rPr>
          <w:t>. Quy trình phát hành thư xác nhận sẽ mất từ 3 đến 5 ngày làm việc, tùy thuộc vào từng trường hợp cụ thể.</w:t>
        </w:r>
      </w:ins>
    </w:p>
    <w:p w14:paraId="0009152D" w14:textId="5036D90B"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438" w:name="_Toc177077233"/>
      <w:r w:rsidRPr="004373E8">
        <w:rPr>
          <w:rFonts w:cs="Arial"/>
          <w:szCs w:val="22"/>
          <w:lang w:val="vi-VN"/>
        </w:rPr>
        <w:t xml:space="preserve">Why do parents and </w:t>
      </w:r>
      <w:r w:rsidR="000969A0" w:rsidRPr="004373E8">
        <w:rPr>
          <w:rFonts w:cs="Arial"/>
          <w:szCs w:val="22"/>
          <w:lang w:val="vi-VN"/>
        </w:rPr>
        <w:t>students</w:t>
      </w:r>
      <w:r w:rsidRPr="004373E8">
        <w:rPr>
          <w:rFonts w:cs="Arial"/>
          <w:szCs w:val="22"/>
          <w:lang w:val="vi-VN"/>
        </w:rPr>
        <w:t xml:space="preserve"> get </w:t>
      </w:r>
      <w:r w:rsidR="0037692E" w:rsidRPr="004373E8">
        <w:rPr>
          <w:rFonts w:cs="Arial"/>
          <w:szCs w:val="22"/>
          <w:lang w:val="vi-VN"/>
        </w:rPr>
        <w:t>warning letters</w:t>
      </w:r>
      <w:r w:rsidRPr="004373E8">
        <w:rPr>
          <w:rFonts w:cs="Arial"/>
          <w:szCs w:val="22"/>
          <w:lang w:val="vi-VN"/>
        </w:rPr>
        <w:t xml:space="preserve"> about scholarships? Does it mean the student’s scholarship is withdrawn? / </w:t>
      </w:r>
      <w:r w:rsidRPr="004373E8">
        <w:rPr>
          <w:rFonts w:cs="Arial"/>
          <w:i/>
          <w:iCs/>
          <w:szCs w:val="22"/>
          <w:lang w:val="vi-VN"/>
        </w:rPr>
        <w:t>Tại sao phụ huynh và sinh viên nhận được Thư cảnh cáo về vấn đề học bổng? Có phải thư này có nghĩa là sinh viên đã mất học bổng hay không?</w:t>
      </w:r>
      <w:bookmarkEnd w:id="1422"/>
      <w:bookmarkEnd w:id="1438"/>
    </w:p>
    <w:p w14:paraId="777E00FD"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37F8D91B" w14:textId="2FAF00BA"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Scholarship recipients will receive a Scholarship Warning letter when they have shown unsatisfactory academic performance in the most recent study period. This warning letter is also sent to the fee-payer/ parent as a notification of the situation. It does not necessarily mean the scholarship has been withdrawn. The letter only serves as a warning to both parents and student of the current situation and the student’s performance must be improved to meet the scholarship maintenance criteria or student will not be qualified for the scholarship in the next study period. Any matters that affect the student’s scholarship will be communicated with the fee-payer/parent before BUV makes any decisions on the withdrawal of the scholarship. </w:t>
      </w:r>
      <w:r w:rsidR="0026684D" w:rsidRPr="004373E8">
        <w:rPr>
          <w:rFonts w:ascii="iCiel Avenir LT Std 35 Light" w:hAnsi="iCiel Avenir LT Std 35 Light" w:cs="Arial"/>
          <w:sz w:val="22"/>
          <w:szCs w:val="22"/>
          <w:lang w:val="vi-VN"/>
        </w:rPr>
        <w:t xml:space="preserve">For more </w:t>
      </w:r>
      <w:r w:rsidR="000969A0" w:rsidRPr="004373E8">
        <w:rPr>
          <w:rFonts w:ascii="iCiel Avenir LT Std 35 Light" w:hAnsi="iCiel Avenir LT Std 35 Light" w:cs="Arial"/>
          <w:sz w:val="22"/>
          <w:szCs w:val="22"/>
          <w:lang w:val="vi-VN"/>
        </w:rPr>
        <w:t>information</w:t>
      </w:r>
      <w:r w:rsidR="0026684D" w:rsidRPr="004373E8">
        <w:rPr>
          <w:rFonts w:ascii="iCiel Avenir LT Std 35 Light" w:hAnsi="iCiel Avenir LT Std 35 Light" w:cs="Arial"/>
          <w:sz w:val="22"/>
          <w:szCs w:val="22"/>
          <w:lang w:val="vi-VN"/>
        </w:rPr>
        <w:t xml:space="preserve"> related to student’s scholarship, please contact to Central Academic Information Services </w:t>
      </w:r>
      <w:r w:rsidR="00DB7137" w:rsidRPr="004373E8">
        <w:rPr>
          <w:rFonts w:ascii="iCiel Avenir LT Std 35 Light" w:hAnsi="iCiel Avenir LT Std 35 Light" w:cs="Arial"/>
          <w:sz w:val="22"/>
          <w:szCs w:val="22"/>
          <w:lang w:val="vi-VN"/>
        </w:rPr>
        <w:t>at</w:t>
      </w:r>
      <w:r w:rsidR="0026684D" w:rsidRPr="004373E8">
        <w:rPr>
          <w:rFonts w:ascii="iCiel Avenir LT Std 35 Light" w:hAnsi="iCiel Avenir LT Std 35 Light" w:cs="Arial"/>
          <w:sz w:val="22"/>
          <w:szCs w:val="22"/>
          <w:lang w:val="vi-VN"/>
        </w:rPr>
        <w:t xml:space="preserve"> email: </w:t>
      </w:r>
      <w:hyperlink r:id="rId29" w:history="1">
        <w:r w:rsidR="0026684D" w:rsidRPr="004373E8">
          <w:rPr>
            <w:rStyle w:val="Hyperlink"/>
            <w:rFonts w:ascii="iCiel Avenir LT Std 35 Light" w:hAnsi="iCiel Avenir LT Std 35 Light" w:cs="Arial"/>
            <w:sz w:val="22"/>
            <w:szCs w:val="22"/>
            <w:lang w:val="vi-VN"/>
          </w:rPr>
          <w:t>cais@buv.edu.vn</w:t>
        </w:r>
      </w:hyperlink>
      <w:r w:rsidR="0026684D" w:rsidRPr="004373E8">
        <w:rPr>
          <w:rFonts w:ascii="iCiel Avenir LT Std 35 Light" w:hAnsi="iCiel Avenir LT Std 35 Light" w:cs="Arial"/>
          <w:sz w:val="22"/>
          <w:szCs w:val="22"/>
          <w:lang w:val="vi-VN"/>
        </w:rPr>
        <w:t xml:space="preserve"> for further support. </w:t>
      </w:r>
    </w:p>
    <w:p w14:paraId="60ADB759" w14:textId="3FCA9F69"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có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vi ph</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m quy ch</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ỷ</w:t>
      </w:r>
      <w:r w:rsidRPr="004373E8">
        <w:rPr>
          <w:rFonts w:ascii="iCiel Avenir LT Std 35 Light" w:hAnsi="iCiel Avenir LT Std 35 Light" w:cs="Arial"/>
          <w:i/>
          <w:iCs/>
          <w:sz w:val="22"/>
          <w:szCs w:val="22"/>
          <w:lang w:val="vi-VN"/>
        </w:rPr>
        <w:t xml:space="preserve"> lu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trong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ng</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nh</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m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Avenir Next LT Pro"/>
          <w:i/>
          <w:iCs/>
          <w:sz w:val="22"/>
          <w:szCs w:val="22"/>
          <w:lang w:val="vi-VN"/>
        </w:rPr>
        <w:t>ĩ</w:t>
      </w:r>
      <w:r w:rsidRPr="004373E8">
        <w:rPr>
          <w:rFonts w:ascii="iCiel Avenir LT Std 35 Light" w:hAnsi="iCiel Avenir LT Std 35 Light" w:cs="Arial"/>
          <w:i/>
          <w:iCs/>
          <w:sz w:val="22"/>
          <w:szCs w:val="22"/>
          <w:lang w:val="vi-VN"/>
        </w:rPr>
        <w:t>a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r</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đí</w:t>
      </w:r>
      <w:r w:rsidRPr="004373E8">
        <w:rPr>
          <w:rFonts w:ascii="iCiel Avenir LT Std 35 Light" w:hAnsi="iCiel Avenir LT Std 35 Light" w:cs="Arial"/>
          <w:i/>
          <w:iCs/>
          <w:sz w:val="22"/>
          <w:szCs w:val="22"/>
          <w:lang w:val="vi-VN"/>
        </w:rPr>
        <w:t>ch ch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n</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x</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y ra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ng thay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trong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B</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ra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rút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 xml:space="preserve">ng. </w:t>
      </w:r>
      <w:r w:rsidR="0026684D" w:rsidRPr="004373E8">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hyperlink r:id="rId30" w:history="1">
        <w:r w:rsidR="0026684D" w:rsidRPr="004373E8">
          <w:rPr>
            <w:rStyle w:val="Hyperlink"/>
            <w:rFonts w:ascii="iCiel Avenir LT Std 35 Light" w:hAnsi="iCiel Avenir LT Std 35 Light" w:cs="Arial"/>
            <w:i/>
            <w:iCs/>
            <w:sz w:val="22"/>
            <w:szCs w:val="22"/>
            <w:lang w:val="vi-VN"/>
          </w:rPr>
          <w:t>cais@buv.edu.vn</w:t>
        </w:r>
      </w:hyperlink>
      <w:r w:rsidR="0026684D" w:rsidRPr="004373E8">
        <w:rPr>
          <w:rFonts w:ascii="iCiel Avenir LT Std 35 Light" w:hAnsi="iCiel Avenir LT Std 35 Light" w:cs="Arial"/>
          <w:i/>
          <w:iCs/>
          <w:sz w:val="22"/>
          <w:szCs w:val="22"/>
          <w:lang w:val="vi-VN"/>
        </w:rPr>
        <w:t xml:space="preserve"> để được hỗ trợ.</w:t>
      </w:r>
    </w:p>
    <w:p w14:paraId="0DAC6E2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439" w:name="_Toc122704313"/>
      <w:bookmarkStart w:id="1440" w:name="_Toc122704401"/>
      <w:bookmarkStart w:id="1441" w:name="_Toc123219921"/>
      <w:bookmarkStart w:id="1442" w:name="_Toc123727605"/>
      <w:bookmarkStart w:id="1443" w:name="_Toc124869215"/>
      <w:bookmarkStart w:id="1444" w:name="_Toc124869304"/>
      <w:bookmarkStart w:id="1445" w:name="_Toc125989358"/>
      <w:bookmarkStart w:id="1446" w:name="_Toc125989447"/>
      <w:bookmarkStart w:id="1447" w:name="_Toc125989536"/>
      <w:bookmarkStart w:id="1448" w:name="_Toc126311117"/>
      <w:bookmarkStart w:id="1449" w:name="_Toc126337664"/>
      <w:bookmarkStart w:id="1450" w:name="_Toc126587749"/>
      <w:bookmarkStart w:id="1451" w:name="_Toc127518376"/>
      <w:bookmarkStart w:id="1452" w:name="_Toc133507084"/>
      <w:bookmarkStart w:id="1453" w:name="_Toc133509375"/>
      <w:bookmarkStart w:id="1454" w:name="_Toc134102154"/>
      <w:bookmarkStart w:id="1455" w:name="_Toc134112896"/>
      <w:bookmarkStart w:id="1456" w:name="_Toc134113026"/>
      <w:bookmarkStart w:id="1457" w:name="_Toc140506916"/>
      <w:bookmarkStart w:id="1458" w:name="_Toc141433060"/>
      <w:bookmarkStart w:id="1459" w:name="_Toc141433161"/>
      <w:bookmarkStart w:id="1460" w:name="_Toc147758738"/>
      <w:bookmarkStart w:id="1461" w:name="_Toc149053773"/>
      <w:bookmarkStart w:id="1462" w:name="_Toc149054033"/>
      <w:bookmarkStart w:id="1463" w:name="_Toc149835181"/>
      <w:bookmarkStart w:id="1464" w:name="_Toc155774496"/>
      <w:bookmarkStart w:id="1465" w:name="_Toc158103841"/>
      <w:bookmarkStart w:id="1466" w:name="_Toc165638003"/>
      <w:bookmarkStart w:id="1467" w:name="_Toc171027496"/>
      <w:bookmarkStart w:id="1468" w:name="_Toc171027603"/>
      <w:bookmarkStart w:id="1469" w:name="_Toc171027712"/>
      <w:bookmarkStart w:id="1470" w:name="_Toc171027946"/>
      <w:bookmarkStart w:id="1471" w:name="_Toc171028053"/>
      <w:bookmarkStart w:id="1472" w:name="_Toc171028160"/>
      <w:bookmarkStart w:id="1473" w:name="_Toc171028394"/>
      <w:bookmarkStart w:id="1474" w:name="_Toc171620898"/>
      <w:bookmarkStart w:id="1475" w:name="_Toc171675057"/>
      <w:bookmarkStart w:id="1476" w:name="_Toc171675166"/>
      <w:bookmarkStart w:id="1477" w:name="_Toc172881260"/>
      <w:bookmarkStart w:id="1478" w:name="_Toc172883531"/>
      <w:bookmarkStart w:id="1479" w:name="_Toc177044538"/>
      <w:bookmarkStart w:id="1480" w:name="_Toc177077234"/>
      <w:bookmarkStart w:id="1481" w:name="_Toc107324303"/>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57C16E03"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482" w:name="_Toc122704314"/>
      <w:bookmarkStart w:id="1483" w:name="_Toc122704402"/>
      <w:bookmarkStart w:id="1484" w:name="_Toc123219922"/>
      <w:bookmarkStart w:id="1485" w:name="_Toc123727606"/>
      <w:bookmarkStart w:id="1486" w:name="_Toc124869216"/>
      <w:bookmarkStart w:id="1487" w:name="_Toc124869305"/>
      <w:bookmarkStart w:id="1488" w:name="_Toc125989359"/>
      <w:bookmarkStart w:id="1489" w:name="_Toc125989448"/>
      <w:bookmarkStart w:id="1490" w:name="_Toc125989537"/>
      <w:bookmarkStart w:id="1491" w:name="_Toc126311118"/>
      <w:bookmarkStart w:id="1492" w:name="_Toc126337665"/>
      <w:bookmarkStart w:id="1493" w:name="_Toc126587750"/>
      <w:bookmarkStart w:id="1494" w:name="_Toc127518377"/>
      <w:bookmarkStart w:id="1495" w:name="_Toc133507085"/>
      <w:bookmarkStart w:id="1496" w:name="_Toc133509376"/>
      <w:bookmarkStart w:id="1497" w:name="_Toc134102155"/>
      <w:bookmarkStart w:id="1498" w:name="_Toc134112897"/>
      <w:bookmarkStart w:id="1499" w:name="_Toc134113027"/>
      <w:bookmarkStart w:id="1500" w:name="_Toc140506917"/>
      <w:bookmarkStart w:id="1501" w:name="_Toc141433061"/>
      <w:bookmarkStart w:id="1502" w:name="_Toc141433162"/>
      <w:bookmarkStart w:id="1503" w:name="_Toc147758739"/>
      <w:bookmarkStart w:id="1504" w:name="_Toc149053774"/>
      <w:bookmarkStart w:id="1505" w:name="_Toc149054034"/>
      <w:bookmarkStart w:id="1506" w:name="_Toc149835182"/>
      <w:bookmarkStart w:id="1507" w:name="_Toc155774497"/>
      <w:bookmarkStart w:id="1508" w:name="_Toc158103842"/>
      <w:bookmarkStart w:id="1509" w:name="_Toc165638004"/>
      <w:bookmarkStart w:id="1510" w:name="_Toc171027497"/>
      <w:bookmarkStart w:id="1511" w:name="_Toc171027604"/>
      <w:bookmarkStart w:id="1512" w:name="_Toc171027713"/>
      <w:bookmarkStart w:id="1513" w:name="_Toc171027947"/>
      <w:bookmarkStart w:id="1514" w:name="_Toc171028054"/>
      <w:bookmarkStart w:id="1515" w:name="_Toc171028161"/>
      <w:bookmarkStart w:id="1516" w:name="_Toc171028395"/>
      <w:bookmarkStart w:id="1517" w:name="_Toc171620899"/>
      <w:bookmarkStart w:id="1518" w:name="_Toc171675058"/>
      <w:bookmarkStart w:id="1519" w:name="_Toc171675167"/>
      <w:bookmarkStart w:id="1520" w:name="_Toc172881261"/>
      <w:bookmarkStart w:id="1521" w:name="_Toc172883532"/>
      <w:bookmarkStart w:id="1522" w:name="_Toc177044539"/>
      <w:bookmarkStart w:id="1523" w:name="_Toc177077235"/>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14:paraId="3042AC0C"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524" w:name="_Toc122704315"/>
      <w:bookmarkStart w:id="1525" w:name="_Toc122704403"/>
      <w:bookmarkStart w:id="1526" w:name="_Toc123219923"/>
      <w:bookmarkStart w:id="1527" w:name="_Toc123727607"/>
      <w:bookmarkStart w:id="1528" w:name="_Toc124869217"/>
      <w:bookmarkStart w:id="1529" w:name="_Toc124869306"/>
      <w:bookmarkStart w:id="1530" w:name="_Toc125989360"/>
      <w:bookmarkStart w:id="1531" w:name="_Toc125989449"/>
      <w:bookmarkStart w:id="1532" w:name="_Toc125989538"/>
      <w:bookmarkStart w:id="1533" w:name="_Toc126311119"/>
      <w:bookmarkStart w:id="1534" w:name="_Toc126337666"/>
      <w:bookmarkStart w:id="1535" w:name="_Toc126587751"/>
      <w:bookmarkStart w:id="1536" w:name="_Toc127518378"/>
      <w:bookmarkStart w:id="1537" w:name="_Toc133507086"/>
      <w:bookmarkStart w:id="1538" w:name="_Toc133509377"/>
      <w:bookmarkStart w:id="1539" w:name="_Toc134102156"/>
      <w:bookmarkStart w:id="1540" w:name="_Toc134112898"/>
      <w:bookmarkStart w:id="1541" w:name="_Toc134113028"/>
      <w:bookmarkStart w:id="1542" w:name="_Toc140506918"/>
      <w:bookmarkStart w:id="1543" w:name="_Toc141433062"/>
      <w:bookmarkStart w:id="1544" w:name="_Toc141433163"/>
      <w:bookmarkStart w:id="1545" w:name="_Toc147758740"/>
      <w:bookmarkStart w:id="1546" w:name="_Toc149053775"/>
      <w:bookmarkStart w:id="1547" w:name="_Toc149054035"/>
      <w:bookmarkStart w:id="1548" w:name="_Toc149835183"/>
      <w:bookmarkStart w:id="1549" w:name="_Toc155774498"/>
      <w:bookmarkStart w:id="1550" w:name="_Toc158103843"/>
      <w:bookmarkStart w:id="1551" w:name="_Toc165638005"/>
      <w:bookmarkStart w:id="1552" w:name="_Toc171027498"/>
      <w:bookmarkStart w:id="1553" w:name="_Toc171027605"/>
      <w:bookmarkStart w:id="1554" w:name="_Toc171027714"/>
      <w:bookmarkStart w:id="1555" w:name="_Toc171027948"/>
      <w:bookmarkStart w:id="1556" w:name="_Toc171028055"/>
      <w:bookmarkStart w:id="1557" w:name="_Toc171028162"/>
      <w:bookmarkStart w:id="1558" w:name="_Toc171028396"/>
      <w:bookmarkStart w:id="1559" w:name="_Toc171620900"/>
      <w:bookmarkStart w:id="1560" w:name="_Toc171675059"/>
      <w:bookmarkStart w:id="1561" w:name="_Toc171675168"/>
      <w:bookmarkStart w:id="1562" w:name="_Toc172881262"/>
      <w:bookmarkStart w:id="1563" w:name="_Toc172883533"/>
      <w:bookmarkStart w:id="1564" w:name="_Toc177044540"/>
      <w:bookmarkStart w:id="1565" w:name="_Toc177077236"/>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p>
    <w:p w14:paraId="0B20EA11"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566" w:name="_Toc122704316"/>
      <w:bookmarkStart w:id="1567" w:name="_Toc122704404"/>
      <w:bookmarkStart w:id="1568" w:name="_Toc123219924"/>
      <w:bookmarkStart w:id="1569" w:name="_Toc123727608"/>
      <w:bookmarkStart w:id="1570" w:name="_Toc124869218"/>
      <w:bookmarkStart w:id="1571" w:name="_Toc124869307"/>
      <w:bookmarkStart w:id="1572" w:name="_Toc125989361"/>
      <w:bookmarkStart w:id="1573" w:name="_Toc125989450"/>
      <w:bookmarkStart w:id="1574" w:name="_Toc125989539"/>
      <w:bookmarkStart w:id="1575" w:name="_Toc126311120"/>
      <w:bookmarkStart w:id="1576" w:name="_Toc126337667"/>
      <w:bookmarkStart w:id="1577" w:name="_Toc126587752"/>
      <w:bookmarkStart w:id="1578" w:name="_Toc127518379"/>
      <w:bookmarkStart w:id="1579" w:name="_Toc133507087"/>
      <w:bookmarkStart w:id="1580" w:name="_Toc133509378"/>
      <w:bookmarkStart w:id="1581" w:name="_Toc134102157"/>
      <w:bookmarkStart w:id="1582" w:name="_Toc134112899"/>
      <w:bookmarkStart w:id="1583" w:name="_Toc134113029"/>
      <w:bookmarkStart w:id="1584" w:name="_Toc140506919"/>
      <w:bookmarkStart w:id="1585" w:name="_Toc141433063"/>
      <w:bookmarkStart w:id="1586" w:name="_Toc141433164"/>
      <w:bookmarkStart w:id="1587" w:name="_Toc147758741"/>
      <w:bookmarkStart w:id="1588" w:name="_Toc149053776"/>
      <w:bookmarkStart w:id="1589" w:name="_Toc149054036"/>
      <w:bookmarkStart w:id="1590" w:name="_Toc149835184"/>
      <w:bookmarkStart w:id="1591" w:name="_Toc155774499"/>
      <w:bookmarkStart w:id="1592" w:name="_Toc158103844"/>
      <w:bookmarkStart w:id="1593" w:name="_Toc165638006"/>
      <w:bookmarkStart w:id="1594" w:name="_Toc171027499"/>
      <w:bookmarkStart w:id="1595" w:name="_Toc171027606"/>
      <w:bookmarkStart w:id="1596" w:name="_Toc171027715"/>
      <w:bookmarkStart w:id="1597" w:name="_Toc171027949"/>
      <w:bookmarkStart w:id="1598" w:name="_Toc171028056"/>
      <w:bookmarkStart w:id="1599" w:name="_Toc171028163"/>
      <w:bookmarkStart w:id="1600" w:name="_Toc171028397"/>
      <w:bookmarkStart w:id="1601" w:name="_Toc171620901"/>
      <w:bookmarkStart w:id="1602" w:name="_Toc171675060"/>
      <w:bookmarkStart w:id="1603" w:name="_Toc171675169"/>
      <w:bookmarkStart w:id="1604" w:name="_Toc172881263"/>
      <w:bookmarkStart w:id="1605" w:name="_Toc172883534"/>
      <w:bookmarkStart w:id="1606" w:name="_Toc177044541"/>
      <w:bookmarkStart w:id="1607" w:name="_Toc177077237"/>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555B160B"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08" w:name="_Toc122704317"/>
      <w:bookmarkStart w:id="1609" w:name="_Toc122704405"/>
      <w:bookmarkStart w:id="1610" w:name="_Toc123219925"/>
      <w:bookmarkStart w:id="1611" w:name="_Toc123727609"/>
      <w:bookmarkStart w:id="1612" w:name="_Toc124869219"/>
      <w:bookmarkStart w:id="1613" w:name="_Toc124869308"/>
      <w:bookmarkStart w:id="1614" w:name="_Toc125989362"/>
      <w:bookmarkStart w:id="1615" w:name="_Toc125989451"/>
      <w:bookmarkStart w:id="1616" w:name="_Toc125989540"/>
      <w:bookmarkStart w:id="1617" w:name="_Toc126311121"/>
      <w:bookmarkStart w:id="1618" w:name="_Toc126337668"/>
      <w:bookmarkStart w:id="1619" w:name="_Toc126587753"/>
      <w:bookmarkStart w:id="1620" w:name="_Toc127518380"/>
      <w:bookmarkStart w:id="1621" w:name="_Toc133507088"/>
      <w:bookmarkStart w:id="1622" w:name="_Toc133509379"/>
      <w:bookmarkStart w:id="1623" w:name="_Toc134102158"/>
      <w:bookmarkStart w:id="1624" w:name="_Toc134112900"/>
      <w:bookmarkStart w:id="1625" w:name="_Toc134113030"/>
      <w:bookmarkStart w:id="1626" w:name="_Toc140506920"/>
      <w:bookmarkStart w:id="1627" w:name="_Toc141433064"/>
      <w:bookmarkStart w:id="1628" w:name="_Toc141433165"/>
      <w:bookmarkStart w:id="1629" w:name="_Toc147758742"/>
      <w:bookmarkStart w:id="1630" w:name="_Toc149053777"/>
      <w:bookmarkStart w:id="1631" w:name="_Toc149054037"/>
      <w:bookmarkStart w:id="1632" w:name="_Toc149835185"/>
      <w:bookmarkStart w:id="1633" w:name="_Toc155774500"/>
      <w:bookmarkStart w:id="1634" w:name="_Toc158103845"/>
      <w:bookmarkStart w:id="1635" w:name="_Toc165638007"/>
      <w:bookmarkStart w:id="1636" w:name="_Toc171027500"/>
      <w:bookmarkStart w:id="1637" w:name="_Toc171027607"/>
      <w:bookmarkStart w:id="1638" w:name="_Toc171027716"/>
      <w:bookmarkStart w:id="1639" w:name="_Toc171027950"/>
      <w:bookmarkStart w:id="1640" w:name="_Toc171028057"/>
      <w:bookmarkStart w:id="1641" w:name="_Toc171028164"/>
      <w:bookmarkStart w:id="1642" w:name="_Toc171028398"/>
      <w:bookmarkStart w:id="1643" w:name="_Toc171620902"/>
      <w:bookmarkStart w:id="1644" w:name="_Toc171675061"/>
      <w:bookmarkStart w:id="1645" w:name="_Toc171675170"/>
      <w:bookmarkStart w:id="1646" w:name="_Toc172881264"/>
      <w:bookmarkStart w:id="1647" w:name="_Toc172883535"/>
      <w:bookmarkStart w:id="1648" w:name="_Toc177044542"/>
      <w:bookmarkStart w:id="1649" w:name="_Toc177077238"/>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p>
    <w:p w14:paraId="4401CCE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50" w:name="_Toc122704318"/>
      <w:bookmarkStart w:id="1651" w:name="_Toc122704406"/>
      <w:bookmarkStart w:id="1652" w:name="_Toc123219926"/>
      <w:bookmarkStart w:id="1653" w:name="_Toc123727610"/>
      <w:bookmarkStart w:id="1654" w:name="_Toc124869220"/>
      <w:bookmarkStart w:id="1655" w:name="_Toc124869309"/>
      <w:bookmarkStart w:id="1656" w:name="_Toc125989363"/>
      <w:bookmarkStart w:id="1657" w:name="_Toc125989452"/>
      <w:bookmarkStart w:id="1658" w:name="_Toc125989541"/>
      <w:bookmarkStart w:id="1659" w:name="_Toc126311122"/>
      <w:bookmarkStart w:id="1660" w:name="_Toc126337669"/>
      <w:bookmarkStart w:id="1661" w:name="_Toc126587754"/>
      <w:bookmarkStart w:id="1662" w:name="_Toc127518381"/>
      <w:bookmarkStart w:id="1663" w:name="_Toc133507089"/>
      <w:bookmarkStart w:id="1664" w:name="_Toc133509380"/>
      <w:bookmarkStart w:id="1665" w:name="_Toc134102159"/>
      <w:bookmarkStart w:id="1666" w:name="_Toc134112901"/>
      <w:bookmarkStart w:id="1667" w:name="_Toc134113031"/>
      <w:bookmarkStart w:id="1668" w:name="_Toc140506921"/>
      <w:bookmarkStart w:id="1669" w:name="_Toc141433065"/>
      <w:bookmarkStart w:id="1670" w:name="_Toc141433166"/>
      <w:bookmarkStart w:id="1671" w:name="_Toc147758743"/>
      <w:bookmarkStart w:id="1672" w:name="_Toc149053778"/>
      <w:bookmarkStart w:id="1673" w:name="_Toc149054038"/>
      <w:bookmarkStart w:id="1674" w:name="_Toc149835186"/>
      <w:bookmarkStart w:id="1675" w:name="_Toc155774501"/>
      <w:bookmarkStart w:id="1676" w:name="_Toc158103846"/>
      <w:bookmarkStart w:id="1677" w:name="_Toc165638008"/>
      <w:bookmarkStart w:id="1678" w:name="_Toc171027501"/>
      <w:bookmarkStart w:id="1679" w:name="_Toc171027608"/>
      <w:bookmarkStart w:id="1680" w:name="_Toc171027717"/>
      <w:bookmarkStart w:id="1681" w:name="_Toc171027951"/>
      <w:bookmarkStart w:id="1682" w:name="_Toc171028058"/>
      <w:bookmarkStart w:id="1683" w:name="_Toc171028165"/>
      <w:bookmarkStart w:id="1684" w:name="_Toc171028399"/>
      <w:bookmarkStart w:id="1685" w:name="_Toc171620903"/>
      <w:bookmarkStart w:id="1686" w:name="_Toc171675062"/>
      <w:bookmarkStart w:id="1687" w:name="_Toc171675171"/>
      <w:bookmarkStart w:id="1688" w:name="_Toc172881265"/>
      <w:bookmarkStart w:id="1689" w:name="_Toc172883536"/>
      <w:bookmarkStart w:id="1690" w:name="_Toc177044543"/>
      <w:bookmarkStart w:id="1691" w:name="_Toc17707723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1EBC9FF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92" w:name="_Toc122704319"/>
      <w:bookmarkStart w:id="1693" w:name="_Toc122704407"/>
      <w:bookmarkStart w:id="1694" w:name="_Toc123219927"/>
      <w:bookmarkStart w:id="1695" w:name="_Toc123727611"/>
      <w:bookmarkStart w:id="1696" w:name="_Toc124869221"/>
      <w:bookmarkStart w:id="1697" w:name="_Toc124869310"/>
      <w:bookmarkStart w:id="1698" w:name="_Toc125989364"/>
      <w:bookmarkStart w:id="1699" w:name="_Toc125989453"/>
      <w:bookmarkStart w:id="1700" w:name="_Toc125989542"/>
      <w:bookmarkStart w:id="1701" w:name="_Toc126311123"/>
      <w:bookmarkStart w:id="1702" w:name="_Toc126337670"/>
      <w:bookmarkStart w:id="1703" w:name="_Toc126587755"/>
      <w:bookmarkStart w:id="1704" w:name="_Toc127518382"/>
      <w:bookmarkStart w:id="1705" w:name="_Toc133507090"/>
      <w:bookmarkStart w:id="1706" w:name="_Toc133509381"/>
      <w:bookmarkStart w:id="1707" w:name="_Toc134102160"/>
      <w:bookmarkStart w:id="1708" w:name="_Toc134112902"/>
      <w:bookmarkStart w:id="1709" w:name="_Toc134113032"/>
      <w:bookmarkStart w:id="1710" w:name="_Toc140506922"/>
      <w:bookmarkStart w:id="1711" w:name="_Toc141433066"/>
      <w:bookmarkStart w:id="1712" w:name="_Toc141433167"/>
      <w:bookmarkStart w:id="1713" w:name="_Toc147758744"/>
      <w:bookmarkStart w:id="1714" w:name="_Toc149053779"/>
      <w:bookmarkStart w:id="1715" w:name="_Toc149054039"/>
      <w:bookmarkStart w:id="1716" w:name="_Toc149835187"/>
      <w:bookmarkStart w:id="1717" w:name="_Toc155774502"/>
      <w:bookmarkStart w:id="1718" w:name="_Toc158103847"/>
      <w:bookmarkStart w:id="1719" w:name="_Toc165638009"/>
      <w:bookmarkStart w:id="1720" w:name="_Toc171027502"/>
      <w:bookmarkStart w:id="1721" w:name="_Toc171027609"/>
      <w:bookmarkStart w:id="1722" w:name="_Toc171027718"/>
      <w:bookmarkStart w:id="1723" w:name="_Toc171027952"/>
      <w:bookmarkStart w:id="1724" w:name="_Toc171028059"/>
      <w:bookmarkStart w:id="1725" w:name="_Toc171028166"/>
      <w:bookmarkStart w:id="1726" w:name="_Toc171028400"/>
      <w:bookmarkStart w:id="1727" w:name="_Toc171620904"/>
      <w:bookmarkStart w:id="1728" w:name="_Toc171675063"/>
      <w:bookmarkStart w:id="1729" w:name="_Toc171675172"/>
      <w:bookmarkStart w:id="1730" w:name="_Toc172881266"/>
      <w:bookmarkStart w:id="1731" w:name="_Toc172883537"/>
      <w:bookmarkStart w:id="1732" w:name="_Toc177044544"/>
      <w:bookmarkStart w:id="1733" w:name="_Toc177077240"/>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6D49907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734" w:name="_Toc122704320"/>
      <w:bookmarkStart w:id="1735" w:name="_Toc122704408"/>
      <w:bookmarkStart w:id="1736" w:name="_Toc123219928"/>
      <w:bookmarkStart w:id="1737" w:name="_Toc123727612"/>
      <w:bookmarkStart w:id="1738" w:name="_Toc124869222"/>
      <w:bookmarkStart w:id="1739" w:name="_Toc124869311"/>
      <w:bookmarkStart w:id="1740" w:name="_Toc125989365"/>
      <w:bookmarkStart w:id="1741" w:name="_Toc125989454"/>
      <w:bookmarkStart w:id="1742" w:name="_Toc125989543"/>
      <w:bookmarkStart w:id="1743" w:name="_Toc126311124"/>
      <w:bookmarkStart w:id="1744" w:name="_Toc126337671"/>
      <w:bookmarkStart w:id="1745" w:name="_Toc126587756"/>
      <w:bookmarkStart w:id="1746" w:name="_Toc127518383"/>
      <w:bookmarkStart w:id="1747" w:name="_Toc133507091"/>
      <w:bookmarkStart w:id="1748" w:name="_Toc133509382"/>
      <w:bookmarkStart w:id="1749" w:name="_Toc134102161"/>
      <w:bookmarkStart w:id="1750" w:name="_Toc134112903"/>
      <w:bookmarkStart w:id="1751" w:name="_Toc134113033"/>
      <w:bookmarkStart w:id="1752" w:name="_Toc140506923"/>
      <w:bookmarkStart w:id="1753" w:name="_Toc141433067"/>
      <w:bookmarkStart w:id="1754" w:name="_Toc141433168"/>
      <w:bookmarkStart w:id="1755" w:name="_Toc147758745"/>
      <w:bookmarkStart w:id="1756" w:name="_Toc149053780"/>
      <w:bookmarkStart w:id="1757" w:name="_Toc149054040"/>
      <w:bookmarkStart w:id="1758" w:name="_Toc149835188"/>
      <w:bookmarkStart w:id="1759" w:name="_Toc155774503"/>
      <w:bookmarkStart w:id="1760" w:name="_Toc158103848"/>
      <w:bookmarkStart w:id="1761" w:name="_Toc165638010"/>
      <w:bookmarkStart w:id="1762" w:name="_Toc171027503"/>
      <w:bookmarkStart w:id="1763" w:name="_Toc171027610"/>
      <w:bookmarkStart w:id="1764" w:name="_Toc171027719"/>
      <w:bookmarkStart w:id="1765" w:name="_Toc171027953"/>
      <w:bookmarkStart w:id="1766" w:name="_Toc171028060"/>
      <w:bookmarkStart w:id="1767" w:name="_Toc171028167"/>
      <w:bookmarkStart w:id="1768" w:name="_Toc171028401"/>
      <w:bookmarkStart w:id="1769" w:name="_Toc171620905"/>
      <w:bookmarkStart w:id="1770" w:name="_Toc171675064"/>
      <w:bookmarkStart w:id="1771" w:name="_Toc171675173"/>
      <w:bookmarkStart w:id="1772" w:name="_Toc172881267"/>
      <w:bookmarkStart w:id="1773" w:name="_Toc172883538"/>
      <w:bookmarkStart w:id="1774" w:name="_Toc177044545"/>
      <w:bookmarkStart w:id="1775" w:name="_Toc177077241"/>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3F2DD658"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776" w:name="_Toc122704321"/>
      <w:bookmarkStart w:id="1777" w:name="_Toc122704409"/>
      <w:bookmarkStart w:id="1778" w:name="_Toc123219929"/>
      <w:bookmarkStart w:id="1779" w:name="_Toc123727613"/>
      <w:bookmarkStart w:id="1780" w:name="_Toc124869223"/>
      <w:bookmarkStart w:id="1781" w:name="_Toc124869312"/>
      <w:bookmarkStart w:id="1782" w:name="_Toc125989366"/>
      <w:bookmarkStart w:id="1783" w:name="_Toc125989455"/>
      <w:bookmarkStart w:id="1784" w:name="_Toc125989544"/>
      <w:bookmarkStart w:id="1785" w:name="_Toc126311125"/>
      <w:bookmarkStart w:id="1786" w:name="_Toc126337672"/>
      <w:bookmarkStart w:id="1787" w:name="_Toc126587757"/>
      <w:bookmarkStart w:id="1788" w:name="_Toc127518384"/>
      <w:bookmarkStart w:id="1789" w:name="_Toc133507092"/>
      <w:bookmarkStart w:id="1790" w:name="_Toc133509383"/>
      <w:bookmarkStart w:id="1791" w:name="_Toc134102162"/>
      <w:bookmarkStart w:id="1792" w:name="_Toc134112904"/>
      <w:bookmarkStart w:id="1793" w:name="_Toc134113034"/>
      <w:bookmarkStart w:id="1794" w:name="_Toc140506924"/>
      <w:bookmarkStart w:id="1795" w:name="_Toc141433068"/>
      <w:bookmarkStart w:id="1796" w:name="_Toc141433169"/>
      <w:bookmarkStart w:id="1797" w:name="_Toc147758746"/>
      <w:bookmarkStart w:id="1798" w:name="_Toc149053781"/>
      <w:bookmarkStart w:id="1799" w:name="_Toc149054041"/>
      <w:bookmarkStart w:id="1800" w:name="_Toc149835189"/>
      <w:bookmarkStart w:id="1801" w:name="_Toc155774504"/>
      <w:bookmarkStart w:id="1802" w:name="_Toc158103849"/>
      <w:bookmarkStart w:id="1803" w:name="_Toc165638011"/>
      <w:bookmarkStart w:id="1804" w:name="_Toc171027504"/>
      <w:bookmarkStart w:id="1805" w:name="_Toc171027611"/>
      <w:bookmarkStart w:id="1806" w:name="_Toc171027720"/>
      <w:bookmarkStart w:id="1807" w:name="_Toc171027954"/>
      <w:bookmarkStart w:id="1808" w:name="_Toc171028061"/>
      <w:bookmarkStart w:id="1809" w:name="_Toc171028168"/>
      <w:bookmarkStart w:id="1810" w:name="_Toc171028402"/>
      <w:bookmarkStart w:id="1811" w:name="_Toc171620906"/>
      <w:bookmarkStart w:id="1812" w:name="_Toc171675065"/>
      <w:bookmarkStart w:id="1813" w:name="_Toc171675174"/>
      <w:bookmarkStart w:id="1814" w:name="_Toc172881268"/>
      <w:bookmarkStart w:id="1815" w:name="_Toc172883539"/>
      <w:bookmarkStart w:id="1816" w:name="_Toc177044546"/>
      <w:bookmarkStart w:id="1817" w:name="_Toc177077242"/>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6BE10E28"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18" w:name="_Toc122704322"/>
      <w:bookmarkStart w:id="1819" w:name="_Toc122704410"/>
      <w:bookmarkStart w:id="1820" w:name="_Toc123219930"/>
      <w:bookmarkStart w:id="1821" w:name="_Toc123727614"/>
      <w:bookmarkStart w:id="1822" w:name="_Toc124869224"/>
      <w:bookmarkStart w:id="1823" w:name="_Toc124869313"/>
      <w:bookmarkStart w:id="1824" w:name="_Toc125989367"/>
      <w:bookmarkStart w:id="1825" w:name="_Toc125989456"/>
      <w:bookmarkStart w:id="1826" w:name="_Toc125989545"/>
      <w:bookmarkStart w:id="1827" w:name="_Toc126311126"/>
      <w:bookmarkStart w:id="1828" w:name="_Toc126337673"/>
      <w:bookmarkStart w:id="1829" w:name="_Toc126587758"/>
      <w:bookmarkStart w:id="1830" w:name="_Toc127518385"/>
      <w:bookmarkStart w:id="1831" w:name="_Toc133507093"/>
      <w:bookmarkStart w:id="1832" w:name="_Toc133509384"/>
      <w:bookmarkStart w:id="1833" w:name="_Toc134102163"/>
      <w:bookmarkStart w:id="1834" w:name="_Toc134112905"/>
      <w:bookmarkStart w:id="1835" w:name="_Toc134113035"/>
      <w:bookmarkStart w:id="1836" w:name="_Toc140506925"/>
      <w:bookmarkStart w:id="1837" w:name="_Toc141433069"/>
      <w:bookmarkStart w:id="1838" w:name="_Toc141433170"/>
      <w:bookmarkStart w:id="1839" w:name="_Toc147758747"/>
      <w:bookmarkStart w:id="1840" w:name="_Toc149053782"/>
      <w:bookmarkStart w:id="1841" w:name="_Toc149054042"/>
      <w:bookmarkStart w:id="1842" w:name="_Toc149835190"/>
      <w:bookmarkStart w:id="1843" w:name="_Toc155774505"/>
      <w:bookmarkStart w:id="1844" w:name="_Toc158103850"/>
      <w:bookmarkStart w:id="1845" w:name="_Toc165638012"/>
      <w:bookmarkStart w:id="1846" w:name="_Toc171027505"/>
      <w:bookmarkStart w:id="1847" w:name="_Toc171027612"/>
      <w:bookmarkStart w:id="1848" w:name="_Toc171027721"/>
      <w:bookmarkStart w:id="1849" w:name="_Toc171027955"/>
      <w:bookmarkStart w:id="1850" w:name="_Toc171028062"/>
      <w:bookmarkStart w:id="1851" w:name="_Toc171028169"/>
      <w:bookmarkStart w:id="1852" w:name="_Toc171028403"/>
      <w:bookmarkStart w:id="1853" w:name="_Toc171620907"/>
      <w:bookmarkStart w:id="1854" w:name="_Toc171675066"/>
      <w:bookmarkStart w:id="1855" w:name="_Toc171675175"/>
      <w:bookmarkStart w:id="1856" w:name="_Toc172881269"/>
      <w:bookmarkStart w:id="1857" w:name="_Toc172883540"/>
      <w:bookmarkStart w:id="1858" w:name="_Toc177044547"/>
      <w:bookmarkStart w:id="1859" w:name="_Toc177077243"/>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0B2A178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60" w:name="_Toc122704323"/>
      <w:bookmarkStart w:id="1861" w:name="_Toc122704411"/>
      <w:bookmarkStart w:id="1862" w:name="_Toc123219931"/>
      <w:bookmarkStart w:id="1863" w:name="_Toc123727615"/>
      <w:bookmarkStart w:id="1864" w:name="_Toc124869225"/>
      <w:bookmarkStart w:id="1865" w:name="_Toc124869314"/>
      <w:bookmarkStart w:id="1866" w:name="_Toc125989368"/>
      <w:bookmarkStart w:id="1867" w:name="_Toc125989457"/>
      <w:bookmarkStart w:id="1868" w:name="_Toc125989546"/>
      <w:bookmarkStart w:id="1869" w:name="_Toc126311127"/>
      <w:bookmarkStart w:id="1870" w:name="_Toc126337674"/>
      <w:bookmarkStart w:id="1871" w:name="_Toc126587759"/>
      <w:bookmarkStart w:id="1872" w:name="_Toc127518386"/>
      <w:bookmarkStart w:id="1873" w:name="_Toc133507094"/>
      <w:bookmarkStart w:id="1874" w:name="_Toc133509385"/>
      <w:bookmarkStart w:id="1875" w:name="_Toc134102164"/>
      <w:bookmarkStart w:id="1876" w:name="_Toc134112906"/>
      <w:bookmarkStart w:id="1877" w:name="_Toc134113036"/>
      <w:bookmarkStart w:id="1878" w:name="_Toc140506926"/>
      <w:bookmarkStart w:id="1879" w:name="_Toc141433070"/>
      <w:bookmarkStart w:id="1880" w:name="_Toc141433171"/>
      <w:bookmarkStart w:id="1881" w:name="_Toc147758748"/>
      <w:bookmarkStart w:id="1882" w:name="_Toc149053783"/>
      <w:bookmarkStart w:id="1883" w:name="_Toc149054043"/>
      <w:bookmarkStart w:id="1884" w:name="_Toc149835191"/>
      <w:bookmarkStart w:id="1885" w:name="_Toc155774506"/>
      <w:bookmarkStart w:id="1886" w:name="_Toc158103851"/>
      <w:bookmarkStart w:id="1887" w:name="_Toc165638013"/>
      <w:bookmarkStart w:id="1888" w:name="_Toc171027506"/>
      <w:bookmarkStart w:id="1889" w:name="_Toc171027613"/>
      <w:bookmarkStart w:id="1890" w:name="_Toc171027722"/>
      <w:bookmarkStart w:id="1891" w:name="_Toc171027956"/>
      <w:bookmarkStart w:id="1892" w:name="_Toc171028063"/>
      <w:bookmarkStart w:id="1893" w:name="_Toc171028170"/>
      <w:bookmarkStart w:id="1894" w:name="_Toc171028404"/>
      <w:bookmarkStart w:id="1895" w:name="_Toc171620908"/>
      <w:bookmarkStart w:id="1896" w:name="_Toc171675067"/>
      <w:bookmarkStart w:id="1897" w:name="_Toc171675176"/>
      <w:bookmarkStart w:id="1898" w:name="_Toc172881270"/>
      <w:bookmarkStart w:id="1899" w:name="_Toc172883541"/>
      <w:bookmarkStart w:id="1900" w:name="_Toc177044548"/>
      <w:bookmarkStart w:id="1901" w:name="_Toc177077244"/>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6350F34F"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02" w:name="_Toc122704324"/>
      <w:bookmarkStart w:id="1903" w:name="_Toc122704412"/>
      <w:bookmarkStart w:id="1904" w:name="_Toc123219932"/>
      <w:bookmarkStart w:id="1905" w:name="_Toc123727616"/>
      <w:bookmarkStart w:id="1906" w:name="_Toc124869226"/>
      <w:bookmarkStart w:id="1907" w:name="_Toc124869315"/>
      <w:bookmarkStart w:id="1908" w:name="_Toc125989369"/>
      <w:bookmarkStart w:id="1909" w:name="_Toc125989458"/>
      <w:bookmarkStart w:id="1910" w:name="_Toc125989547"/>
      <w:bookmarkStart w:id="1911" w:name="_Toc126311128"/>
      <w:bookmarkStart w:id="1912" w:name="_Toc126337675"/>
      <w:bookmarkStart w:id="1913" w:name="_Toc126587760"/>
      <w:bookmarkStart w:id="1914" w:name="_Toc127518387"/>
      <w:bookmarkStart w:id="1915" w:name="_Toc133507095"/>
      <w:bookmarkStart w:id="1916" w:name="_Toc133509386"/>
      <w:bookmarkStart w:id="1917" w:name="_Toc134102165"/>
      <w:bookmarkStart w:id="1918" w:name="_Toc134112907"/>
      <w:bookmarkStart w:id="1919" w:name="_Toc134113037"/>
      <w:bookmarkStart w:id="1920" w:name="_Toc140506927"/>
      <w:bookmarkStart w:id="1921" w:name="_Toc141433071"/>
      <w:bookmarkStart w:id="1922" w:name="_Toc141433172"/>
      <w:bookmarkStart w:id="1923" w:name="_Toc147758749"/>
      <w:bookmarkStart w:id="1924" w:name="_Toc149053784"/>
      <w:bookmarkStart w:id="1925" w:name="_Toc149054044"/>
      <w:bookmarkStart w:id="1926" w:name="_Toc149835192"/>
      <w:bookmarkStart w:id="1927" w:name="_Toc155774507"/>
      <w:bookmarkStart w:id="1928" w:name="_Toc158103852"/>
      <w:bookmarkStart w:id="1929" w:name="_Toc165638014"/>
      <w:bookmarkStart w:id="1930" w:name="_Toc171027507"/>
      <w:bookmarkStart w:id="1931" w:name="_Toc171027614"/>
      <w:bookmarkStart w:id="1932" w:name="_Toc171027723"/>
      <w:bookmarkStart w:id="1933" w:name="_Toc171027957"/>
      <w:bookmarkStart w:id="1934" w:name="_Toc171028064"/>
      <w:bookmarkStart w:id="1935" w:name="_Toc171028171"/>
      <w:bookmarkStart w:id="1936" w:name="_Toc171028405"/>
      <w:bookmarkStart w:id="1937" w:name="_Toc171620909"/>
      <w:bookmarkStart w:id="1938" w:name="_Toc171675068"/>
      <w:bookmarkStart w:id="1939" w:name="_Toc171675177"/>
      <w:bookmarkStart w:id="1940" w:name="_Toc172881271"/>
      <w:bookmarkStart w:id="1941" w:name="_Toc172883542"/>
      <w:bookmarkStart w:id="1942" w:name="_Toc177044549"/>
      <w:bookmarkStart w:id="1943" w:name="_Toc177077245"/>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2B6DF56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44" w:name="_Toc122704325"/>
      <w:bookmarkStart w:id="1945" w:name="_Toc122704413"/>
      <w:bookmarkStart w:id="1946" w:name="_Toc123219933"/>
      <w:bookmarkStart w:id="1947" w:name="_Toc123727617"/>
      <w:bookmarkStart w:id="1948" w:name="_Toc124869227"/>
      <w:bookmarkStart w:id="1949" w:name="_Toc124869316"/>
      <w:bookmarkStart w:id="1950" w:name="_Toc125989370"/>
      <w:bookmarkStart w:id="1951" w:name="_Toc125989459"/>
      <w:bookmarkStart w:id="1952" w:name="_Toc125989548"/>
      <w:bookmarkStart w:id="1953" w:name="_Toc126311129"/>
      <w:bookmarkStart w:id="1954" w:name="_Toc126337676"/>
      <w:bookmarkStart w:id="1955" w:name="_Toc126587761"/>
      <w:bookmarkStart w:id="1956" w:name="_Toc127518388"/>
      <w:bookmarkStart w:id="1957" w:name="_Toc133507096"/>
      <w:bookmarkStart w:id="1958" w:name="_Toc133509387"/>
      <w:bookmarkStart w:id="1959" w:name="_Toc134102166"/>
      <w:bookmarkStart w:id="1960" w:name="_Toc134112908"/>
      <w:bookmarkStart w:id="1961" w:name="_Toc134113038"/>
      <w:bookmarkStart w:id="1962" w:name="_Toc140506928"/>
      <w:bookmarkStart w:id="1963" w:name="_Toc141433072"/>
      <w:bookmarkStart w:id="1964" w:name="_Toc141433173"/>
      <w:bookmarkStart w:id="1965" w:name="_Toc147758750"/>
      <w:bookmarkStart w:id="1966" w:name="_Toc149053785"/>
      <w:bookmarkStart w:id="1967" w:name="_Toc149054045"/>
      <w:bookmarkStart w:id="1968" w:name="_Toc149835193"/>
      <w:bookmarkStart w:id="1969" w:name="_Toc155774508"/>
      <w:bookmarkStart w:id="1970" w:name="_Toc158103853"/>
      <w:bookmarkStart w:id="1971" w:name="_Toc165638015"/>
      <w:bookmarkStart w:id="1972" w:name="_Toc171027508"/>
      <w:bookmarkStart w:id="1973" w:name="_Toc171027615"/>
      <w:bookmarkStart w:id="1974" w:name="_Toc171027724"/>
      <w:bookmarkStart w:id="1975" w:name="_Toc171027958"/>
      <w:bookmarkStart w:id="1976" w:name="_Toc171028065"/>
      <w:bookmarkStart w:id="1977" w:name="_Toc171028172"/>
      <w:bookmarkStart w:id="1978" w:name="_Toc171028406"/>
      <w:bookmarkStart w:id="1979" w:name="_Toc171620910"/>
      <w:bookmarkStart w:id="1980" w:name="_Toc171675069"/>
      <w:bookmarkStart w:id="1981" w:name="_Toc171675178"/>
      <w:bookmarkStart w:id="1982" w:name="_Toc172881272"/>
      <w:bookmarkStart w:id="1983" w:name="_Toc172883543"/>
      <w:bookmarkStart w:id="1984" w:name="_Toc177044550"/>
      <w:bookmarkStart w:id="1985" w:name="_Toc177077246"/>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61546BE5"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86" w:name="_Toc122704326"/>
      <w:bookmarkStart w:id="1987" w:name="_Toc122704414"/>
      <w:bookmarkStart w:id="1988" w:name="_Toc123219934"/>
      <w:bookmarkStart w:id="1989" w:name="_Toc123727618"/>
      <w:bookmarkStart w:id="1990" w:name="_Toc124869228"/>
      <w:bookmarkStart w:id="1991" w:name="_Toc124869317"/>
      <w:bookmarkStart w:id="1992" w:name="_Toc125989371"/>
      <w:bookmarkStart w:id="1993" w:name="_Toc125989460"/>
      <w:bookmarkStart w:id="1994" w:name="_Toc125989549"/>
      <w:bookmarkStart w:id="1995" w:name="_Toc126311130"/>
      <w:bookmarkStart w:id="1996" w:name="_Toc126337677"/>
      <w:bookmarkStart w:id="1997" w:name="_Toc126587762"/>
      <w:bookmarkStart w:id="1998" w:name="_Toc127518389"/>
      <w:bookmarkStart w:id="1999" w:name="_Toc133507097"/>
      <w:bookmarkStart w:id="2000" w:name="_Toc133509388"/>
      <w:bookmarkStart w:id="2001" w:name="_Toc134102167"/>
      <w:bookmarkStart w:id="2002" w:name="_Toc134112909"/>
      <w:bookmarkStart w:id="2003" w:name="_Toc134113039"/>
      <w:bookmarkStart w:id="2004" w:name="_Toc140506929"/>
      <w:bookmarkStart w:id="2005" w:name="_Toc141433073"/>
      <w:bookmarkStart w:id="2006" w:name="_Toc141433174"/>
      <w:bookmarkStart w:id="2007" w:name="_Toc147758751"/>
      <w:bookmarkStart w:id="2008" w:name="_Toc149053786"/>
      <w:bookmarkStart w:id="2009" w:name="_Toc149054046"/>
      <w:bookmarkStart w:id="2010" w:name="_Toc149835194"/>
      <w:bookmarkStart w:id="2011" w:name="_Toc155774509"/>
      <w:bookmarkStart w:id="2012" w:name="_Toc158103854"/>
      <w:bookmarkStart w:id="2013" w:name="_Toc165638016"/>
      <w:bookmarkStart w:id="2014" w:name="_Toc171027509"/>
      <w:bookmarkStart w:id="2015" w:name="_Toc171027616"/>
      <w:bookmarkStart w:id="2016" w:name="_Toc171027725"/>
      <w:bookmarkStart w:id="2017" w:name="_Toc171027959"/>
      <w:bookmarkStart w:id="2018" w:name="_Toc171028066"/>
      <w:bookmarkStart w:id="2019" w:name="_Toc171028173"/>
      <w:bookmarkStart w:id="2020" w:name="_Toc171028407"/>
      <w:bookmarkStart w:id="2021" w:name="_Toc171620911"/>
      <w:bookmarkStart w:id="2022" w:name="_Toc171675070"/>
      <w:bookmarkStart w:id="2023" w:name="_Toc171675179"/>
      <w:bookmarkStart w:id="2024" w:name="_Toc172881273"/>
      <w:bookmarkStart w:id="2025" w:name="_Toc172883544"/>
      <w:bookmarkStart w:id="2026" w:name="_Toc177044551"/>
      <w:bookmarkStart w:id="2027" w:name="_Toc177077247"/>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0F71FFBA"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028" w:name="_Toc122704327"/>
      <w:bookmarkStart w:id="2029" w:name="_Toc122704415"/>
      <w:bookmarkStart w:id="2030" w:name="_Toc123219935"/>
      <w:bookmarkStart w:id="2031" w:name="_Toc123727619"/>
      <w:bookmarkStart w:id="2032" w:name="_Toc124869229"/>
      <w:bookmarkStart w:id="2033" w:name="_Toc124869318"/>
      <w:bookmarkStart w:id="2034" w:name="_Toc125989372"/>
      <w:bookmarkStart w:id="2035" w:name="_Toc125989461"/>
      <w:bookmarkStart w:id="2036" w:name="_Toc125989550"/>
      <w:bookmarkStart w:id="2037" w:name="_Toc126311131"/>
      <w:bookmarkStart w:id="2038" w:name="_Toc126337678"/>
      <w:bookmarkStart w:id="2039" w:name="_Toc126587763"/>
      <w:bookmarkStart w:id="2040" w:name="_Toc127518390"/>
      <w:bookmarkStart w:id="2041" w:name="_Toc133507098"/>
      <w:bookmarkStart w:id="2042" w:name="_Toc133509389"/>
      <w:bookmarkStart w:id="2043" w:name="_Toc134102168"/>
      <w:bookmarkStart w:id="2044" w:name="_Toc134112910"/>
      <w:bookmarkStart w:id="2045" w:name="_Toc134113040"/>
      <w:bookmarkStart w:id="2046" w:name="_Toc140506930"/>
      <w:bookmarkStart w:id="2047" w:name="_Toc141433074"/>
      <w:bookmarkStart w:id="2048" w:name="_Toc141433175"/>
      <w:bookmarkStart w:id="2049" w:name="_Toc147758752"/>
      <w:bookmarkStart w:id="2050" w:name="_Toc149053787"/>
      <w:bookmarkStart w:id="2051" w:name="_Toc149054047"/>
      <w:bookmarkStart w:id="2052" w:name="_Toc149835195"/>
      <w:bookmarkStart w:id="2053" w:name="_Toc155774510"/>
      <w:bookmarkStart w:id="2054" w:name="_Toc158103855"/>
      <w:bookmarkStart w:id="2055" w:name="_Toc165638017"/>
      <w:bookmarkStart w:id="2056" w:name="_Toc171027510"/>
      <w:bookmarkStart w:id="2057" w:name="_Toc171027617"/>
      <w:bookmarkStart w:id="2058" w:name="_Toc171027726"/>
      <w:bookmarkStart w:id="2059" w:name="_Toc171027960"/>
      <w:bookmarkStart w:id="2060" w:name="_Toc171028067"/>
      <w:bookmarkStart w:id="2061" w:name="_Toc171028174"/>
      <w:bookmarkStart w:id="2062" w:name="_Toc171028408"/>
      <w:bookmarkStart w:id="2063" w:name="_Toc171620912"/>
      <w:bookmarkStart w:id="2064" w:name="_Toc171675071"/>
      <w:bookmarkStart w:id="2065" w:name="_Toc171675180"/>
      <w:bookmarkStart w:id="2066" w:name="_Toc172881274"/>
      <w:bookmarkStart w:id="2067" w:name="_Toc172883545"/>
      <w:bookmarkStart w:id="2068" w:name="_Toc177044552"/>
      <w:bookmarkStart w:id="2069" w:name="_Toc177077248"/>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0B172861"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070" w:name="_Toc122704328"/>
      <w:bookmarkStart w:id="2071" w:name="_Toc122704416"/>
      <w:bookmarkStart w:id="2072" w:name="_Toc123219936"/>
      <w:bookmarkStart w:id="2073" w:name="_Toc123727620"/>
      <w:bookmarkStart w:id="2074" w:name="_Toc124869230"/>
      <w:bookmarkStart w:id="2075" w:name="_Toc124869319"/>
      <w:bookmarkStart w:id="2076" w:name="_Toc125989373"/>
      <w:bookmarkStart w:id="2077" w:name="_Toc125989462"/>
      <w:bookmarkStart w:id="2078" w:name="_Toc125989551"/>
      <w:bookmarkStart w:id="2079" w:name="_Toc126311132"/>
      <w:bookmarkStart w:id="2080" w:name="_Toc126337679"/>
      <w:bookmarkStart w:id="2081" w:name="_Toc126587764"/>
      <w:bookmarkStart w:id="2082" w:name="_Toc127518391"/>
      <w:bookmarkStart w:id="2083" w:name="_Toc133507099"/>
      <w:bookmarkStart w:id="2084" w:name="_Toc133509390"/>
      <w:bookmarkStart w:id="2085" w:name="_Toc134102169"/>
      <w:bookmarkStart w:id="2086" w:name="_Toc134112911"/>
      <w:bookmarkStart w:id="2087" w:name="_Toc134113041"/>
      <w:bookmarkStart w:id="2088" w:name="_Toc140506931"/>
      <w:bookmarkStart w:id="2089" w:name="_Toc141433075"/>
      <w:bookmarkStart w:id="2090" w:name="_Toc141433176"/>
      <w:bookmarkStart w:id="2091" w:name="_Toc147758753"/>
      <w:bookmarkStart w:id="2092" w:name="_Toc149053788"/>
      <w:bookmarkStart w:id="2093" w:name="_Toc149054048"/>
      <w:bookmarkStart w:id="2094" w:name="_Toc149835196"/>
      <w:bookmarkStart w:id="2095" w:name="_Toc155774511"/>
      <w:bookmarkStart w:id="2096" w:name="_Toc158103856"/>
      <w:bookmarkStart w:id="2097" w:name="_Toc165638018"/>
      <w:bookmarkStart w:id="2098" w:name="_Toc171027511"/>
      <w:bookmarkStart w:id="2099" w:name="_Toc171027618"/>
      <w:bookmarkStart w:id="2100" w:name="_Toc171027727"/>
      <w:bookmarkStart w:id="2101" w:name="_Toc171027961"/>
      <w:bookmarkStart w:id="2102" w:name="_Toc171028068"/>
      <w:bookmarkStart w:id="2103" w:name="_Toc171028175"/>
      <w:bookmarkStart w:id="2104" w:name="_Toc171028409"/>
      <w:bookmarkStart w:id="2105" w:name="_Toc171620913"/>
      <w:bookmarkStart w:id="2106" w:name="_Toc171675072"/>
      <w:bookmarkStart w:id="2107" w:name="_Toc171675181"/>
      <w:bookmarkStart w:id="2108" w:name="_Toc172881275"/>
      <w:bookmarkStart w:id="2109" w:name="_Toc172883546"/>
      <w:bookmarkStart w:id="2110" w:name="_Toc177044553"/>
      <w:bookmarkStart w:id="2111" w:name="_Toc17707724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035FC9AC" w14:textId="432D53F5"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112" w:name="_Toc177077250"/>
      <w:r w:rsidRPr="004373E8">
        <w:rPr>
          <w:rFonts w:cs="Arial"/>
          <w:szCs w:val="22"/>
          <w:lang w:val="vi-VN"/>
        </w:rPr>
        <w:t xml:space="preserve">Where do I get student’s scholarship maintenance criteria? / </w:t>
      </w:r>
      <w:r w:rsidRPr="004373E8">
        <w:rPr>
          <w:rFonts w:cs="Arial"/>
          <w:i/>
          <w:iCs/>
          <w:szCs w:val="22"/>
          <w:lang w:val="vi-VN"/>
        </w:rPr>
        <w:t>Phụ huynh và gia đình có thể xem điều kiện học bổng của sinh viên ở đâu?</w:t>
      </w:r>
      <w:bookmarkEnd w:id="1481"/>
      <w:bookmarkEnd w:id="2112"/>
    </w:p>
    <w:p w14:paraId="0CC87406"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117C7ED" w14:textId="3CFAB393"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Prior to receiving the scholarship, students are required to complete a Scholarship Acceptance Form – Terms and Conditions. It is highly recommended that students keep a copy of this form after signing so they can refer to it when needed. Alternatively, students can contact their Admission Advisor for the maintenance criteria of their scholarship if necessary. </w:t>
      </w:r>
      <w:r w:rsidR="00692FC6" w:rsidRPr="004373E8">
        <w:rPr>
          <w:rFonts w:ascii="iCiel Avenir LT Std 35 Light" w:hAnsi="iCiel Avenir LT Std 35 Light" w:cs="Arial"/>
          <w:sz w:val="22"/>
          <w:szCs w:val="22"/>
          <w:lang w:val="vi-VN"/>
        </w:rPr>
        <w:t xml:space="preserve">For more </w:t>
      </w:r>
      <w:r w:rsidR="00AC0151" w:rsidRPr="004373E8">
        <w:rPr>
          <w:rFonts w:ascii="iCiel Avenir LT Std 35 Light" w:hAnsi="iCiel Avenir LT Std 35 Light" w:cs="Arial"/>
          <w:sz w:val="22"/>
          <w:szCs w:val="22"/>
          <w:lang w:val="vi-VN"/>
        </w:rPr>
        <w:t>information</w:t>
      </w:r>
      <w:r w:rsidR="00692FC6" w:rsidRPr="004373E8">
        <w:rPr>
          <w:rFonts w:ascii="iCiel Avenir LT Std 35 Light" w:hAnsi="iCiel Avenir LT Std 35 Light" w:cs="Arial"/>
          <w:sz w:val="22"/>
          <w:szCs w:val="22"/>
          <w:lang w:val="vi-VN"/>
        </w:rPr>
        <w:t xml:space="preserve"> related to student’s scholarship, please contact to Central Academic Information Services at email: </w:t>
      </w:r>
      <w:hyperlink r:id="rId31" w:history="1">
        <w:r w:rsidR="00692FC6" w:rsidRPr="004373E8">
          <w:rPr>
            <w:rStyle w:val="Hyperlink"/>
            <w:rFonts w:ascii="iCiel Avenir LT Std 35 Light" w:hAnsi="iCiel Avenir LT Std 35 Light" w:cs="Arial"/>
            <w:sz w:val="22"/>
            <w:szCs w:val="22"/>
            <w:lang w:val="vi-VN"/>
          </w:rPr>
          <w:t>cais@buv.edu.vn</w:t>
        </w:r>
      </w:hyperlink>
      <w:r w:rsidR="00692FC6" w:rsidRPr="004373E8">
        <w:rPr>
          <w:rFonts w:ascii="iCiel Avenir LT Std 35 Light" w:hAnsi="iCiel Avenir LT Std 35 Light" w:cs="Arial"/>
          <w:sz w:val="22"/>
          <w:szCs w:val="22"/>
          <w:lang w:val="vi-VN"/>
        </w:rPr>
        <w:t xml:space="preserve"> for further support. </w:t>
      </w:r>
    </w:p>
    <w:p w14:paraId="049BEED4" w14:textId="39558FD4" w:rsidR="001A0718"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thu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cho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sao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v</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tra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u sau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sao,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danh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cho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00692FC6" w:rsidRPr="004373E8">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hyperlink r:id="rId32" w:history="1">
        <w:r w:rsidR="00692FC6" w:rsidRPr="004373E8">
          <w:rPr>
            <w:rStyle w:val="Hyperlink"/>
            <w:rFonts w:ascii="iCiel Avenir LT Std 35 Light" w:hAnsi="iCiel Avenir LT Std 35 Light" w:cs="Arial"/>
            <w:i/>
            <w:iCs/>
            <w:sz w:val="22"/>
            <w:szCs w:val="22"/>
            <w:lang w:val="vi-VN"/>
          </w:rPr>
          <w:t>cais@buv.edu.vn</w:t>
        </w:r>
      </w:hyperlink>
      <w:r w:rsidR="00692FC6" w:rsidRPr="004373E8">
        <w:rPr>
          <w:rFonts w:ascii="iCiel Avenir LT Std 35 Light" w:hAnsi="iCiel Avenir LT Std 35 Light" w:cs="Arial"/>
          <w:i/>
          <w:iCs/>
          <w:sz w:val="22"/>
          <w:szCs w:val="22"/>
          <w:lang w:val="vi-VN"/>
        </w:rPr>
        <w:t xml:space="preserve"> để được hỗ trợ.</w:t>
      </w:r>
    </w:p>
    <w:p w14:paraId="048428CE" w14:textId="0CB9BA87"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113" w:name="_Toc107324305"/>
      <w:bookmarkStart w:id="2114" w:name="_Toc177077251"/>
      <w:r w:rsidRPr="004373E8">
        <w:rPr>
          <w:rFonts w:cs="Arial"/>
          <w:szCs w:val="22"/>
          <w:lang w:val="vi-VN"/>
        </w:rPr>
        <w:t xml:space="preserve">How do students have lunch at BUV if they have to study a full day? / </w:t>
      </w:r>
      <w:r w:rsidRPr="004373E8">
        <w:rPr>
          <w:rFonts w:cs="Arial"/>
          <w:i/>
          <w:iCs/>
          <w:szCs w:val="22"/>
          <w:lang w:val="vi-VN"/>
        </w:rPr>
        <w:t>Sinh viên có thể ăn trưa ở đâu trong những ngày có lịch học cả ngày tại trường?</w:t>
      </w:r>
      <w:bookmarkEnd w:id="2113"/>
      <w:bookmarkEnd w:id="2114"/>
    </w:p>
    <w:p w14:paraId="5D1E2729"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8FD15F3" w14:textId="77777777" w:rsidR="007C590E" w:rsidRPr="004373E8" w:rsidRDefault="007C590E" w:rsidP="003E1B62">
      <w:pPr>
        <w:pStyle w:val="ListParagraph"/>
        <w:shd w:val="clear" w:color="auto" w:fill="FFFFFF" w:themeFill="background1"/>
        <w:tabs>
          <w:tab w:val="left" w:pos="630"/>
          <w:tab w:val="left" w:pos="720"/>
          <w:tab w:val="left" w:pos="1080"/>
        </w:tabs>
        <w:ind w:left="0" w:firstLine="0"/>
        <w:contextualSpacing w:val="0"/>
        <w:rPr>
          <w:rFonts w:ascii="iCiel Avenir LT Std 35 Light" w:hAnsi="iCiel Avenir LT Std 35 Light" w:cs="Arial"/>
          <w:b/>
          <w:bCs/>
          <w:sz w:val="22"/>
          <w:szCs w:val="22"/>
          <w:u w:val="single"/>
        </w:rPr>
      </w:pPr>
      <w:bookmarkStart w:id="2115" w:name="_Hlk149037063"/>
      <w:bookmarkStart w:id="2116" w:name="_Hlk149316946"/>
      <w:r w:rsidRPr="004373E8">
        <w:rPr>
          <w:rFonts w:ascii="iCiel Avenir LT Std 35 Light" w:hAnsi="iCiel Avenir LT Std 35 Light" w:cs="Arial"/>
          <w:sz w:val="22"/>
          <w:szCs w:val="22"/>
        </w:rPr>
        <w:t xml:space="preserve">Students are welcome to bring their lunch or buy a freshly made meal at </w:t>
      </w:r>
      <w:r w:rsidRPr="004373E8">
        <w:rPr>
          <w:rFonts w:ascii="iCiel Avenir LT Std 35 Light" w:hAnsi="iCiel Avenir LT Std 35 Light"/>
          <w:color w:val="000000" w:themeColor="text1"/>
          <w:sz w:val="22"/>
          <w:szCs w:val="22"/>
        </w:rPr>
        <w:t xml:space="preserve">“Student Hub &amp; Food Court” </w:t>
      </w:r>
      <w:r w:rsidRPr="004373E8">
        <w:rPr>
          <w:rFonts w:ascii="iCiel Avenir LT Std 35 Light" w:hAnsi="iCiel Avenir LT Std 35 Light" w:cs="Arial"/>
          <w:sz w:val="22"/>
          <w:szCs w:val="22"/>
        </w:rPr>
        <w:t>and enjoy it with their friends and classmates.</w:t>
      </w:r>
    </w:p>
    <w:p w14:paraId="003FF648" w14:textId="77777777" w:rsidR="007C590E" w:rsidRPr="004373E8" w:rsidRDefault="007C590E" w:rsidP="003E1B62">
      <w:pPr>
        <w:shd w:val="clear" w:color="auto" w:fill="FFFFFF" w:themeFill="background1"/>
        <w:ind w:firstLine="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Our new modern design and spacious “Student Hub &amp; Food Court” brings students high standard, serviceable and desirable catering services, and space for activities during all time spent on Campus.</w:t>
      </w:r>
    </w:p>
    <w:p w14:paraId="30D7CF6C"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 xml:space="preserve">Hours of operation: </w:t>
      </w:r>
    </w:p>
    <w:p w14:paraId="623D1C9A"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b/>
          <w:bCs/>
          <w:color w:val="000000" w:themeColor="text1"/>
          <w:sz w:val="22"/>
          <w:szCs w:val="22"/>
        </w:rPr>
        <w:t>Weekdays:</w:t>
      </w:r>
      <w:r w:rsidRPr="004373E8">
        <w:rPr>
          <w:rFonts w:ascii="iCiel Avenir LT Std 35 Light" w:hAnsi="iCiel Avenir LT Std 35 Light"/>
          <w:color w:val="000000" w:themeColor="text1"/>
          <w:sz w:val="22"/>
          <w:szCs w:val="22"/>
        </w:rPr>
        <w:t xml:space="preserve"> </w:t>
      </w:r>
    </w:p>
    <w:p w14:paraId="5D7F3B47" w14:textId="77777777" w:rsidR="007C590E" w:rsidRPr="004373E8" w:rsidRDefault="007C590E" w:rsidP="003E1B62">
      <w:pPr>
        <w:pStyle w:val="ListParagraph"/>
        <w:shd w:val="clear" w:color="auto" w:fill="FFFFFF" w:themeFill="background1"/>
        <w:ind w:left="1440" w:firstLine="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From 08:00 to 18:00.</w:t>
      </w:r>
    </w:p>
    <w:p w14:paraId="7511EBE1"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Breakfast from 08:00 to 10:30.</w:t>
      </w:r>
    </w:p>
    <w:p w14:paraId="4B9315D1"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Lunch from 10:30 to 14:00.</w:t>
      </w:r>
    </w:p>
    <w:p w14:paraId="64B8CF29"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 xml:space="preserve">Afternoon snack, panini, noodles… from 14:00 to 18:00. </w:t>
      </w:r>
    </w:p>
    <w:p w14:paraId="20F048BD"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b/>
          <w:bCs/>
          <w:color w:val="000000" w:themeColor="text1"/>
          <w:sz w:val="22"/>
          <w:szCs w:val="22"/>
        </w:rPr>
        <w:t>Weekend</w:t>
      </w:r>
      <w:r w:rsidRPr="004373E8">
        <w:rPr>
          <w:rFonts w:ascii="iCiel Avenir LT Std 35 Light" w:hAnsi="iCiel Avenir LT Std 35 Light"/>
          <w:color w:val="000000" w:themeColor="text1"/>
          <w:sz w:val="22"/>
          <w:szCs w:val="22"/>
        </w:rPr>
        <w:t xml:space="preserve"> operations are associated with actual activities and events with limited menus.</w:t>
      </w:r>
    </w:p>
    <w:p w14:paraId="3D234344"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 xml:space="preserve">The Food Court, or the friendly name of the canteen, operates as self-service and caters to the basic needs of students, employees, and guests visiting the campus for meals, snacks, and drinks for dine in or takeaway. The canteen strives to provide nutritious choices, a safe and sanitary environment, professional service, and an enjoyable dining experience. BUVers can scan QR code to get the weekly menus updated at the weekend.  </w:t>
      </w:r>
    </w:p>
    <w:tbl>
      <w:tblPr>
        <w:tblStyle w:val="TableGrid"/>
        <w:tblW w:w="0" w:type="auto"/>
        <w:tblInd w:w="3539" w:type="dxa"/>
        <w:tblLook w:val="04A0" w:firstRow="1" w:lastRow="0" w:firstColumn="1" w:lastColumn="0" w:noHBand="0" w:noVBand="1"/>
      </w:tblPr>
      <w:tblGrid>
        <w:gridCol w:w="3686"/>
      </w:tblGrid>
      <w:tr w:rsidR="007C590E" w:rsidRPr="004373E8" w14:paraId="14D43F98" w14:textId="77777777" w:rsidTr="00291220">
        <w:tc>
          <w:tcPr>
            <w:tcW w:w="3686" w:type="dxa"/>
            <w:tcBorders>
              <w:top w:val="nil"/>
              <w:left w:val="nil"/>
              <w:bottom w:val="nil"/>
              <w:right w:val="nil"/>
            </w:tcBorders>
          </w:tcPr>
          <w:p w14:paraId="0CD861E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bookmarkStart w:id="2117" w:name="_Hlk169971154"/>
            <w:r w:rsidRPr="004373E8">
              <w:rPr>
                <w:rFonts w:ascii="iCiel Avenir LT Std 35 Light" w:hAnsi="iCiel Avenir LT Std 35 Light"/>
                <w:noProof/>
              </w:rPr>
              <w:drawing>
                <wp:anchor distT="0" distB="0" distL="114300" distR="114300" simplePos="0" relativeHeight="251684864" behindDoc="0" locked="0" layoutInCell="1" allowOverlap="1" wp14:anchorId="49A21748" wp14:editId="2B321B4B">
                  <wp:simplePos x="0" y="0"/>
                  <wp:positionH relativeFrom="column">
                    <wp:posOffset>205105</wp:posOffset>
                  </wp:positionH>
                  <wp:positionV relativeFrom="paragraph">
                    <wp:posOffset>43815</wp:posOffset>
                  </wp:positionV>
                  <wp:extent cx="1630680" cy="2324187"/>
                  <wp:effectExtent l="0" t="0" r="7620" b="0"/>
                  <wp:wrapNone/>
                  <wp:docPr id="2044491273"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1428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0D1D377"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1CAA4C5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4C3F1306"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2AC9A539"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bookmarkEnd w:id="2117"/>
    </w:tbl>
    <w:p w14:paraId="2D98736D" w14:textId="77777777" w:rsidR="007C590E" w:rsidRPr="004373E8"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p>
    <w:p w14:paraId="4C90E1D5" w14:textId="77777777" w:rsidR="007C590E" w:rsidRPr="004373E8"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mang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w:t>
      </w:r>
      <w:r w:rsidRPr="004373E8">
        <w:rPr>
          <w:rFonts w:ascii="iCiel Avenir LT Std 35 Light" w:hAnsi="iCiel Avenir LT Std 35 Light" w:cs="Arial"/>
          <w:i/>
          <w:iCs/>
          <w:sz w:val="22"/>
          <w:szCs w:val="22"/>
        </w:rPr>
        <w:t xml:space="preserve"> hoặc mua suất </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ng</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rial"/>
          <w:i/>
          <w:iCs/>
          <w:sz w:val="22"/>
          <w:szCs w:val="22"/>
        </w:rPr>
        <w:t xml:space="preserve">khu vực </w:t>
      </w:r>
      <w:r w:rsidRPr="004373E8">
        <w:rPr>
          <w:rFonts w:ascii="iCiel Avenir LT Std 35 Light" w:hAnsi="iCiel Avenir LT Std 35 Light" w:cs="Arial"/>
          <w:i/>
          <w:iCs/>
          <w:sz w:val="22"/>
          <w:szCs w:val="22"/>
          <w:lang w:val="vi-VN"/>
        </w:rPr>
        <w:t>“Student Hub &amp; Food Court”</w:t>
      </w:r>
      <w:r w:rsidRPr="004373E8">
        <w:rPr>
          <w:rFonts w:ascii="iCiel Avenir LT Std 35 Light" w:hAnsi="iCiel Avenir LT Std 35 Light" w:cs="Arial"/>
          <w:i/>
          <w:iCs/>
          <w:sz w:val="22"/>
          <w:szCs w:val="22"/>
        </w:rPr>
        <w:t xml:space="preserve"> với dịch vụ ăn uống thuận tiện và không gian </w:t>
      </w:r>
      <w:r w:rsidRPr="004373E8">
        <w:rPr>
          <w:rFonts w:ascii="iCiel Avenir LT Std 35 Light" w:hAnsi="iCiel Avenir LT Std 35 Light" w:cs="Arial"/>
          <w:i/>
          <w:iCs/>
          <w:sz w:val="22"/>
          <w:szCs w:val="22"/>
          <w:lang w:val="vi-VN"/>
        </w:rPr>
        <w:t>rộng rãi</w:t>
      </w:r>
      <w:r w:rsidRPr="004373E8">
        <w:rPr>
          <w:rFonts w:ascii="iCiel Avenir LT Std 35 Light" w:hAnsi="iCiel Avenir LT Std 35 Light" w:cs="Arial"/>
          <w:i/>
          <w:iCs/>
          <w:sz w:val="22"/>
          <w:szCs w:val="22"/>
        </w:rPr>
        <w:t>.</w:t>
      </w:r>
    </w:p>
    <w:p w14:paraId="6D347BEC"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Thời gian mở cửa:</w:t>
      </w:r>
    </w:p>
    <w:p w14:paraId="1182FAE2"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Các ngày trong tuần</w:t>
      </w:r>
      <w:r w:rsidRPr="004373E8">
        <w:rPr>
          <w:rFonts w:ascii="iCiel Avenir LT Std 35 Light" w:hAnsi="iCiel Avenir LT Std 35 Light" w:cs="Arial"/>
          <w:i/>
          <w:iCs/>
          <w:sz w:val="22"/>
          <w:szCs w:val="22"/>
          <w:lang w:val="vi-VN"/>
        </w:rPr>
        <w:t xml:space="preserve">: </w:t>
      </w:r>
    </w:p>
    <w:p w14:paraId="68DF642D" w14:textId="77777777" w:rsidR="007C590E" w:rsidRPr="004373E8" w:rsidRDefault="007C590E" w:rsidP="003E1B62">
      <w:pPr>
        <w:pStyle w:val="ListParagraph"/>
        <w:shd w:val="clear" w:color="auto" w:fill="FFFFFF" w:themeFill="background1"/>
        <w:ind w:left="1440" w:firstLine="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Từ 08h00 đến 18h00</w:t>
      </w:r>
      <w:r w:rsidRPr="004373E8">
        <w:rPr>
          <w:rFonts w:ascii="iCiel Avenir LT Std 35 Light" w:hAnsi="iCiel Avenir LT Std 35 Light" w:cs="Arial"/>
          <w:i/>
          <w:iCs/>
          <w:sz w:val="22"/>
          <w:szCs w:val="22"/>
        </w:rPr>
        <w:t>.</w:t>
      </w:r>
    </w:p>
    <w:p w14:paraId="5D12F567"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Ăn sáng từ 08h00 đến 10h30</w:t>
      </w:r>
      <w:r w:rsidRPr="004373E8">
        <w:rPr>
          <w:rFonts w:ascii="iCiel Avenir LT Std 35 Light" w:hAnsi="iCiel Avenir LT Std 35 Light" w:cs="Arial"/>
          <w:i/>
          <w:iCs/>
          <w:sz w:val="22"/>
          <w:szCs w:val="22"/>
        </w:rPr>
        <w:t>.</w:t>
      </w:r>
    </w:p>
    <w:p w14:paraId="3B5D4F34"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Ăn trưa từ 10h30 đến 14h00</w:t>
      </w:r>
      <w:r w:rsidRPr="004373E8">
        <w:rPr>
          <w:rFonts w:ascii="iCiel Avenir LT Std 35 Light" w:hAnsi="iCiel Avenir LT Std 35 Light" w:cs="Arial"/>
          <w:i/>
          <w:iCs/>
          <w:sz w:val="22"/>
          <w:szCs w:val="22"/>
        </w:rPr>
        <w:t>.</w:t>
      </w:r>
    </w:p>
    <w:p w14:paraId="05B44F1E"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Đồ ăn vặt, panini, mì… từ 14h00 đến 18h00.</w:t>
      </w:r>
    </w:p>
    <w:p w14:paraId="714BE17A"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Cuối tuần</w:t>
      </w:r>
      <w:r w:rsidRPr="004373E8">
        <w:rPr>
          <w:rFonts w:ascii="iCiel Avenir LT Std 35 Light" w:hAnsi="iCiel Avenir LT Std 35 Light" w:cs="Arial"/>
          <w:i/>
          <w:iCs/>
          <w:sz w:val="22"/>
          <w:szCs w:val="22"/>
          <w:lang w:val="vi-VN"/>
        </w:rPr>
        <w:t>: dựa trên các hoạt động và sự kiện</w:t>
      </w:r>
      <w:r w:rsidRPr="004373E8">
        <w:rPr>
          <w:rFonts w:ascii="iCiel Avenir LT Std 35 Light" w:hAnsi="iCiel Avenir LT Std 35 Light" w:cs="Arial"/>
          <w:i/>
          <w:iCs/>
          <w:sz w:val="22"/>
          <w:szCs w:val="22"/>
        </w:rPr>
        <w:t>.</w:t>
      </w:r>
    </w:p>
    <w:p w14:paraId="0715EC47"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Food Court hay còn gọi là canteen, hoạt động theo hình thức tự phục vụ và đáp ứng nhu cầu ăn uống tại chỗ hoặc mang đi của sinh viên, nhân viên, khách đến thăm trường. Canteen cung cấp các món ăn bổ dưỡng, môi trường an toàn và sạch sẽ, dịch vụ chuyên nghiệp và trải nghiệm ăn uống thú vị.</w:t>
      </w:r>
      <w:r w:rsidRPr="004373E8">
        <w:rPr>
          <w:rFonts w:ascii="iCiel Avenir LT Std 35 Light" w:hAnsi="iCiel Avenir LT Std 35 Light" w:cs="Arial"/>
          <w:i/>
          <w:iCs/>
          <w:sz w:val="22"/>
          <w:szCs w:val="22"/>
        </w:rPr>
        <w:t xml:space="preserve"> </w:t>
      </w:r>
      <w:r w:rsidRPr="004373E8">
        <w:rPr>
          <w:rFonts w:ascii="iCiel Avenir LT Std 35 Light" w:hAnsi="iCiel Avenir LT Std 35 Light" w:cs="Arial"/>
          <w:i/>
          <w:iCs/>
          <w:sz w:val="22"/>
          <w:szCs w:val="22"/>
          <w:lang w:val="vi-VN"/>
        </w:rPr>
        <w:t>Sinh viên có thể quét mã QR để xem thực đơn hàng tuần được cập nhật vào cuối tuần</w:t>
      </w:r>
      <w:r w:rsidRPr="004373E8">
        <w:rPr>
          <w:rFonts w:ascii="iCiel Avenir LT Std 35 Light" w:hAnsi="iCiel Avenir LT Std 35 Light" w:cs="Arial"/>
          <w:i/>
          <w:iCs/>
          <w:sz w:val="22"/>
          <w:szCs w:val="22"/>
        </w:rPr>
        <w:t xml:space="preserve">. </w:t>
      </w:r>
    </w:p>
    <w:p w14:paraId="6F16031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sz w:val="22"/>
          <w:szCs w:val="22"/>
        </w:rPr>
      </w:pPr>
    </w:p>
    <w:tbl>
      <w:tblPr>
        <w:tblStyle w:val="TableGrid"/>
        <w:tblW w:w="0" w:type="auto"/>
        <w:tblInd w:w="3828" w:type="dxa"/>
        <w:tblLook w:val="04A0" w:firstRow="1" w:lastRow="0" w:firstColumn="1" w:lastColumn="0" w:noHBand="0" w:noVBand="1"/>
      </w:tblPr>
      <w:tblGrid>
        <w:gridCol w:w="2982"/>
      </w:tblGrid>
      <w:tr w:rsidR="007C590E" w:rsidRPr="004373E8" w14:paraId="31C4AB91" w14:textId="77777777" w:rsidTr="00291220">
        <w:tc>
          <w:tcPr>
            <w:tcW w:w="2982" w:type="dxa"/>
            <w:tcBorders>
              <w:top w:val="nil"/>
              <w:left w:val="nil"/>
              <w:bottom w:val="nil"/>
              <w:right w:val="nil"/>
            </w:tcBorders>
          </w:tcPr>
          <w:p w14:paraId="3A812BA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bookmarkStart w:id="2118" w:name="_Hlk169971210"/>
            <w:r w:rsidRPr="004373E8">
              <w:rPr>
                <w:rFonts w:ascii="iCiel Avenir LT Std 35 Light" w:hAnsi="iCiel Avenir LT Std 35 Light"/>
                <w:noProof/>
              </w:rPr>
              <w:drawing>
                <wp:anchor distT="0" distB="0" distL="114300" distR="114300" simplePos="0" relativeHeight="251685888" behindDoc="0" locked="0" layoutInCell="1" allowOverlap="1" wp14:anchorId="1845F94E" wp14:editId="56B65044">
                  <wp:simplePos x="0" y="0"/>
                  <wp:positionH relativeFrom="column">
                    <wp:posOffset>45085</wp:posOffset>
                  </wp:positionH>
                  <wp:positionV relativeFrom="paragraph">
                    <wp:posOffset>59055</wp:posOffset>
                  </wp:positionV>
                  <wp:extent cx="1630680" cy="2324187"/>
                  <wp:effectExtent l="0" t="0" r="7620" b="0"/>
                  <wp:wrapNone/>
                  <wp:docPr id="1455763738"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46D2"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162A97E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B11E91B"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928A47F"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273B875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tbl>
    <w:p w14:paraId="60F696AA" w14:textId="1629FFA8"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b w:val="0"/>
          <w:bCs/>
          <w:i/>
          <w:iCs/>
        </w:rPr>
      </w:pPr>
      <w:bookmarkStart w:id="2119" w:name="_Toc169968672"/>
      <w:bookmarkStart w:id="2120" w:name="_Toc169969836"/>
      <w:bookmarkStart w:id="2121" w:name="_Toc177077252"/>
      <w:bookmarkEnd w:id="2118"/>
      <w:r w:rsidRPr="004373E8">
        <w:rPr>
          <w:rFonts w:cs="Arial"/>
          <w:szCs w:val="22"/>
          <w:lang w:val="vi-VN"/>
        </w:rPr>
        <w:t>How can students provide feedback about the canteen service or who should students contact if I have a problem or complaint? /Sinh viên có thể đưa ra phản hồi về dịch vụ</w:t>
      </w:r>
      <w:ins w:id="2122" w:author="Uyen Tran, SIO (BUV)" w:date="2024-09-13T17:09:00Z" w16du:dateUtc="2024-09-13T10:09:00Z">
        <w:r w:rsidR="00C45770">
          <w:rPr>
            <w:rFonts w:cs="Arial"/>
            <w:szCs w:val="22"/>
          </w:rPr>
          <w:t xml:space="preserve"> canteen</w:t>
        </w:r>
      </w:ins>
      <w:r w:rsidRPr="004373E8">
        <w:rPr>
          <w:rFonts w:cs="Arial"/>
          <w:szCs w:val="22"/>
          <w:lang w:val="vi-VN"/>
        </w:rPr>
        <w:t xml:space="preserve"> bằng cách nào hoặc sinh viên nên liên hệ với ai nếu có vấn đề hoặc khiếu nại?</w:t>
      </w:r>
      <w:bookmarkEnd w:id="2119"/>
      <w:bookmarkEnd w:id="2120"/>
      <w:bookmarkEnd w:id="2121"/>
    </w:p>
    <w:p w14:paraId="45A6B39C" w14:textId="77777777" w:rsidR="007C590E" w:rsidRPr="004373E8"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27453F1D"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b/>
          <w:bCs/>
          <w:sz w:val="22"/>
          <w:szCs w:val="22"/>
        </w:rPr>
      </w:pPr>
      <w:r w:rsidRPr="004373E8">
        <w:rPr>
          <w:rFonts w:ascii="iCiel Avenir LT Std 35 Light" w:hAnsi="iCiel Avenir LT Std 35 Light" w:cs="Arial"/>
          <w:sz w:val="22"/>
          <w:szCs w:val="22"/>
        </w:rPr>
        <w:t xml:space="preserve">Feedback and valuable advice can be submitted through QR code placed on the tables in the Food court. Additionally, we encourage students to share direct feedback with our team on a daily basis.  Should students encounter any issues or have any complaints, we urge students to immediately speak with the canteen manager on duty or to contact our dedicated services hotline at </w:t>
      </w:r>
      <w:r w:rsidRPr="004373E8">
        <w:rPr>
          <w:rFonts w:ascii="iCiel Avenir LT Std 35 Light" w:hAnsi="iCiel Avenir LT Std 35 Light" w:cs="Arial"/>
          <w:b/>
          <w:bCs/>
          <w:sz w:val="22"/>
          <w:szCs w:val="22"/>
        </w:rPr>
        <w:t>+84 90 215 7558.</w:t>
      </w:r>
    </w:p>
    <w:tbl>
      <w:tblPr>
        <w:tblStyle w:val="TableGrid"/>
        <w:tblW w:w="0" w:type="auto"/>
        <w:tblInd w:w="3969" w:type="dxa"/>
        <w:tblLook w:val="04A0" w:firstRow="1" w:lastRow="0" w:firstColumn="1" w:lastColumn="0" w:noHBand="0" w:noVBand="1"/>
      </w:tblPr>
      <w:tblGrid>
        <w:gridCol w:w="3124"/>
      </w:tblGrid>
      <w:tr w:rsidR="007C590E" w:rsidRPr="004373E8" w14:paraId="3AA9A660" w14:textId="77777777" w:rsidTr="00291220">
        <w:tc>
          <w:tcPr>
            <w:tcW w:w="3124" w:type="dxa"/>
            <w:tcBorders>
              <w:top w:val="nil"/>
              <w:left w:val="nil"/>
              <w:bottom w:val="nil"/>
              <w:right w:val="nil"/>
            </w:tcBorders>
          </w:tcPr>
          <w:p w14:paraId="26931467"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r w:rsidRPr="004373E8">
              <w:rPr>
                <w:rFonts w:ascii="iCiel Avenir LT Std 35 Light" w:hAnsi="iCiel Avenir LT Std 35 Light"/>
                <w:noProof/>
              </w:rPr>
              <w:drawing>
                <wp:anchor distT="0" distB="0" distL="114300" distR="114300" simplePos="0" relativeHeight="251683840" behindDoc="0" locked="0" layoutInCell="1" allowOverlap="1" wp14:anchorId="112ECD59" wp14:editId="29B66E68">
                  <wp:simplePos x="0" y="0"/>
                  <wp:positionH relativeFrom="column">
                    <wp:posOffset>-31750</wp:posOffset>
                  </wp:positionH>
                  <wp:positionV relativeFrom="paragraph">
                    <wp:posOffset>-31115</wp:posOffset>
                  </wp:positionV>
                  <wp:extent cx="1744980" cy="2508294"/>
                  <wp:effectExtent l="0" t="0" r="7620" b="6350"/>
                  <wp:wrapNone/>
                  <wp:docPr id="1257634211" name="Picture 5" descr="A qr code with a picture of a plan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211" name="Picture 5" descr="A qr code with a picture of a plant and leave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4980" cy="2508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773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6F24D4AB"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2FF93D6"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1D7725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14AB90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tbl>
    <w:p w14:paraId="19608060"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b/>
          <w:bCs/>
          <w:i/>
          <w:iCs/>
          <w:sz w:val="22"/>
          <w:szCs w:val="22"/>
        </w:rPr>
      </w:pPr>
      <w:r w:rsidRPr="004373E8">
        <w:rPr>
          <w:rFonts w:ascii="iCiel Avenir LT Std 35 Light" w:hAnsi="iCiel Avenir LT Std 35 Light" w:cs="Arial"/>
          <w:i/>
          <w:iCs/>
          <w:sz w:val="22"/>
          <w:szCs w:val="22"/>
        </w:rPr>
        <w:t xml:space="preserve">Phản hồi có thể được gửi thông qua mã QR đặt trên các bàn tại canteen. Ngoài ra, chúng tôi khuyến khích sinh viên chia sẻ phản hồi trực tiếp với chúng tôi hàng ngày.  Nếu gặp bất kỳ vấn đề hoặc khiếu nại nào, chúng tôi khuyến khích sinh viên liên hệ ngay với Quản lý canteen hoặc liên hệ với đường dây nóng dịch vụ theo số </w:t>
      </w:r>
      <w:r w:rsidRPr="004373E8">
        <w:rPr>
          <w:rFonts w:ascii="iCiel Avenir LT Std 35 Light" w:hAnsi="iCiel Avenir LT Std 35 Light" w:cs="Arial"/>
          <w:b/>
          <w:bCs/>
          <w:i/>
          <w:iCs/>
          <w:sz w:val="22"/>
          <w:szCs w:val="22"/>
        </w:rPr>
        <w:t>+84 90 215 7558.</w:t>
      </w:r>
    </w:p>
    <w:p w14:paraId="2629B200" w14:textId="44A6AE1A"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123" w:name="_Toc169968673"/>
      <w:bookmarkStart w:id="2124" w:name="_Toc169969837"/>
      <w:bookmarkStart w:id="2125" w:name="_Toc177077253"/>
      <w:r w:rsidRPr="004373E8">
        <w:rPr>
          <w:rFonts w:cs="Arial"/>
          <w:szCs w:val="22"/>
          <w:lang w:val="vi-VN"/>
        </w:rPr>
        <w:t>What forms of payment are accepted</w:t>
      </w:r>
      <w:r w:rsidR="000B7BDA">
        <w:rPr>
          <w:rFonts w:cs="Arial"/>
          <w:szCs w:val="22"/>
        </w:rPr>
        <w:t xml:space="preserve"> for meals</w:t>
      </w:r>
      <w:r w:rsidRPr="004373E8">
        <w:rPr>
          <w:rFonts w:cs="Arial"/>
          <w:szCs w:val="22"/>
          <w:lang w:val="vi-VN"/>
        </w:rPr>
        <w:t>? / Những hình thức thanh toán nào được chấp nhận</w:t>
      </w:r>
      <w:r w:rsidR="000B7BDA">
        <w:rPr>
          <w:rFonts w:cs="Arial"/>
          <w:szCs w:val="22"/>
        </w:rPr>
        <w:t xml:space="preserve"> cho dịch vụ ăn uống</w:t>
      </w:r>
      <w:r w:rsidRPr="004373E8">
        <w:rPr>
          <w:rFonts w:cs="Arial"/>
          <w:szCs w:val="22"/>
          <w:lang w:val="vi-VN"/>
        </w:rPr>
        <w:t>?</w:t>
      </w:r>
      <w:bookmarkEnd w:id="2123"/>
      <w:bookmarkEnd w:id="2124"/>
      <w:bookmarkEnd w:id="2125"/>
    </w:p>
    <w:p w14:paraId="6320AD31" w14:textId="77777777" w:rsidR="007C590E" w:rsidRPr="004373E8"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77A1162D" w14:textId="77777777" w:rsidR="007C590E" w:rsidRPr="004373E8" w:rsidRDefault="007C590E" w:rsidP="003E1B62">
      <w:pPr>
        <w:pStyle w:val="ListParagraph"/>
        <w:tabs>
          <w:tab w:val="left" w:pos="630"/>
          <w:tab w:val="left" w:pos="720"/>
        </w:tabs>
        <w:ind w:left="0" w:firstLine="0"/>
        <w:contextualSpacing w:val="0"/>
        <w:rPr>
          <w:rFonts w:ascii="iCiel Avenir LT Std 35 Light" w:hAnsi="iCiel Avenir LT Std 35 Light"/>
          <w:sz w:val="22"/>
          <w:szCs w:val="22"/>
        </w:rPr>
      </w:pPr>
      <w:r w:rsidRPr="004373E8">
        <w:rPr>
          <w:rFonts w:ascii="iCiel Avenir LT Std 35 Light" w:hAnsi="iCiel Avenir LT Std 35 Light" w:cs="Arial"/>
          <w:sz w:val="22"/>
          <w:szCs w:val="22"/>
        </w:rPr>
        <w:t>Vnpay QR, multifunctional</w:t>
      </w:r>
      <w:r w:rsidRPr="004373E8">
        <w:rPr>
          <w:rFonts w:ascii="iCiel Avenir LT Std 35 Light" w:hAnsi="iCiel Avenir LT Std 35 Light"/>
          <w:sz w:val="22"/>
          <w:szCs w:val="22"/>
        </w:rPr>
        <w:t xml:space="preserve"> Student ID card, as well as cash </w:t>
      </w:r>
      <w:bookmarkStart w:id="2126" w:name="_Hlk148367921"/>
      <w:r w:rsidRPr="004373E8">
        <w:rPr>
          <w:rFonts w:ascii="iCiel Avenir LT Std 35 Light" w:hAnsi="iCiel Avenir LT Std 35 Light"/>
          <w:sz w:val="22"/>
          <w:szCs w:val="22"/>
        </w:rPr>
        <w:t>are accepted. In our continuous efforts to foster a greener campus and promote sustainability, we encourage students to use multifunctional Student ID cards for payment to reduce the waiting times in peak hours for themselves, others and improve the overall experience for the entire community.</w:t>
      </w:r>
    </w:p>
    <w:p w14:paraId="79DCB355"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You can top up the Student ID Card by POS at Student Hub and Food Court or top up online via website.</w:t>
      </w:r>
    </w:p>
    <w:p w14:paraId="22D8AECE"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 xml:space="preserve">Access link: </w:t>
      </w:r>
      <w:hyperlink r:id="rId35" w:history="1">
        <w:r w:rsidRPr="004373E8">
          <w:rPr>
            <w:rStyle w:val="Hyperlink"/>
            <w:rFonts w:ascii="iCiel Avenir LT Std 35 Light" w:hAnsi="iCiel Avenir LT Std 35 Light"/>
            <w:sz w:val="22"/>
            <w:szCs w:val="22"/>
          </w:rPr>
          <w:t>https://adenvn-schools.com/en/</w:t>
        </w:r>
      </w:hyperlink>
      <w:r w:rsidRPr="004373E8">
        <w:rPr>
          <w:rFonts w:ascii="iCiel Avenir LT Std 35 Light" w:hAnsi="iCiel Avenir LT Std 35 Light"/>
          <w:color w:val="000000" w:themeColor="text1"/>
          <w:sz w:val="22"/>
          <w:szCs w:val="22"/>
        </w:rPr>
        <w:t xml:space="preserve"> </w:t>
      </w:r>
    </w:p>
    <w:p w14:paraId="6DB6D01A" w14:textId="7CD3A446"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Username: Please enter “300</w:t>
      </w:r>
      <w:r w:rsidR="00493CA6">
        <w:rPr>
          <w:rFonts w:ascii="iCiel Avenir LT Std 35 Light" w:hAnsi="iCiel Avenir LT Std 35 Light"/>
          <w:color w:val="000000" w:themeColor="text1"/>
          <w:sz w:val="22"/>
          <w:szCs w:val="22"/>
        </w:rPr>
        <w:t>HAN</w:t>
      </w:r>
      <w:r w:rsidRPr="004373E8">
        <w:rPr>
          <w:rFonts w:ascii="iCiel Avenir LT Std 35 Light" w:hAnsi="iCiel Avenir LT Std 35 Light"/>
          <w:color w:val="000000" w:themeColor="text1"/>
          <w:sz w:val="22"/>
          <w:szCs w:val="22"/>
        </w:rPr>
        <w:t xml:space="preserve">” + Student ID number </w:t>
      </w:r>
    </w:p>
    <w:p w14:paraId="195A694A"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Password: Please enter your password.</w:t>
      </w:r>
    </w:p>
    <w:p w14:paraId="3C85E877"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In the first-time login, password =123456 (change password is required at the first login to system).</w:t>
      </w:r>
    </w:p>
    <w:p w14:paraId="7833F9FD" w14:textId="51B05D1D" w:rsidR="007C590E" w:rsidRPr="004373E8" w:rsidRDefault="007C590E" w:rsidP="003E1B62">
      <w:pPr>
        <w:shd w:val="clear" w:color="auto" w:fill="FFFFFF" w:themeFill="background1"/>
        <w:tabs>
          <w:tab w:val="left" w:pos="1080"/>
          <w:tab w:val="left" w:pos="1260"/>
          <w:tab w:val="left" w:pos="1530"/>
        </w:tabs>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ab/>
      </w:r>
      <w:r w:rsidRPr="004373E8">
        <w:rPr>
          <w:rFonts w:ascii="iCiel Avenir LT Std 35 Light" w:hAnsi="iCiel Avenir LT Std 35 Light"/>
          <w:color w:val="000000" w:themeColor="text1"/>
          <w:sz w:val="22"/>
          <w:szCs w:val="22"/>
        </w:rPr>
        <w:tab/>
      </w:r>
      <w:r w:rsidRPr="004373E8">
        <w:rPr>
          <w:rFonts w:ascii="iCiel Avenir LT Std 35 Light" w:hAnsi="iCiel Avenir LT Std 35 Light"/>
          <w:color w:val="000000" w:themeColor="text1"/>
          <w:sz w:val="22"/>
          <w:szCs w:val="22"/>
        </w:rPr>
        <w:tab/>
        <w:t>For example: Your Student ID number is 12345678.</w:t>
      </w:r>
    </w:p>
    <w:p w14:paraId="7D0A5A2A" w14:textId="4BB939A5"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Your Username = 300</w:t>
      </w:r>
      <w:r w:rsidR="00493CA6">
        <w:rPr>
          <w:rFonts w:ascii="iCiel Avenir LT Std 35 Light" w:hAnsi="iCiel Avenir LT Std 35 Light"/>
          <w:color w:val="000000" w:themeColor="text1"/>
          <w:sz w:val="22"/>
          <w:szCs w:val="22"/>
        </w:rPr>
        <w:t>HAN</w:t>
      </w:r>
      <w:r w:rsidRPr="004373E8">
        <w:rPr>
          <w:rFonts w:ascii="iCiel Avenir LT Std 35 Light" w:hAnsi="iCiel Avenir LT Std 35 Light"/>
          <w:color w:val="000000" w:themeColor="text1"/>
          <w:sz w:val="22"/>
          <w:szCs w:val="22"/>
        </w:rPr>
        <w:t>12345678</w:t>
      </w:r>
    </w:p>
    <w:p w14:paraId="1131F5D2" w14:textId="77777777"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First password = 123456</w:t>
      </w:r>
    </w:p>
    <w:p w14:paraId="44B036CE"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If lose your student ID card, kindly inform the Student Information Office to reissue. Your lost card will be temporarily locked, balance will be transferred to the new one new card that password will be reset to “123456”.</w:t>
      </w:r>
    </w:p>
    <w:bookmarkEnd w:id="2115"/>
    <w:bookmarkEnd w:id="2126"/>
    <w:p w14:paraId="37335B8C" w14:textId="77777777" w:rsidR="007C590E" w:rsidRPr="004373E8" w:rsidRDefault="007C590E" w:rsidP="003E1B62">
      <w:pPr>
        <w:shd w:val="clear" w:color="auto" w:fill="FFFFFF" w:themeFill="background1"/>
        <w:tabs>
          <w:tab w:val="left" w:pos="630"/>
          <w:tab w:val="left" w:pos="1080"/>
        </w:tabs>
        <w:ind w:firstLine="0"/>
        <w:rPr>
          <w:rFonts w:ascii="iCiel Avenir LT Std 35 Light" w:hAnsi="iCiel Avenir LT Std 35 Light" w:cs="Arial"/>
          <w:sz w:val="22"/>
          <w:szCs w:val="22"/>
        </w:rPr>
      </w:pPr>
      <w:r w:rsidRPr="004373E8">
        <w:rPr>
          <w:rFonts w:ascii="iCiel Avenir LT Std 35 Light" w:hAnsi="iCiel Avenir LT Std 35 Light" w:cs="Arial"/>
          <w:i/>
          <w:iCs/>
          <w:sz w:val="22"/>
          <w:szCs w:val="22"/>
        </w:rPr>
        <w:t>Sinh viên có thể thanh toán bằng Vnpay QR, thẻ sinh viên đa chức năng, cũng như tiền mặt. Chúng tôi khuyến khích sinh viên sử dụng thẻ sinh viên đa chức năng để thanh toán nhằm giảm thời gian chờ đợi trong giờ cao điểm</w:t>
      </w:r>
      <w:r w:rsidRPr="004373E8">
        <w:rPr>
          <w:rFonts w:ascii="iCiel Avenir LT Std 35 Light" w:hAnsi="iCiel Avenir LT Std 35 Light" w:cs="Arial"/>
          <w:sz w:val="22"/>
          <w:szCs w:val="22"/>
        </w:rPr>
        <w:t>.</w:t>
      </w:r>
    </w:p>
    <w:p w14:paraId="484BD41D"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có thể nạp tiền vào thẻ Sinh viên đa chức năng bằng POS tại Food Court hoặc nạp tiền trực tuyến qua trang web.</w:t>
      </w:r>
    </w:p>
    <w:p w14:paraId="2015369A"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 xml:space="preserve">Truy cập link: </w:t>
      </w:r>
      <w:hyperlink r:id="rId36" w:history="1">
        <w:r w:rsidRPr="004373E8">
          <w:rPr>
            <w:rStyle w:val="Hyperlink"/>
            <w:rFonts w:ascii="iCiel Avenir LT Std 35 Light" w:hAnsi="iCiel Avenir LT Std 35 Light"/>
            <w:i/>
            <w:iCs/>
            <w:sz w:val="22"/>
            <w:szCs w:val="22"/>
          </w:rPr>
          <w:t>http://adenvn-schools.com/vi</w:t>
        </w:r>
      </w:hyperlink>
      <w:r w:rsidRPr="004373E8">
        <w:rPr>
          <w:rFonts w:ascii="iCiel Avenir LT Std 35 Light" w:hAnsi="iCiel Avenir LT Std 35 Light"/>
          <w:i/>
          <w:iCs/>
          <w:color w:val="000000" w:themeColor="text1"/>
          <w:sz w:val="22"/>
          <w:szCs w:val="22"/>
        </w:rPr>
        <w:t xml:space="preserve"> </w:t>
      </w:r>
    </w:p>
    <w:p w14:paraId="68DC7228" w14:textId="42AE258C"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Tên tài khoản: Vui lòng nhập “300</w:t>
      </w:r>
      <w:r w:rsidR="00493CA6">
        <w:rPr>
          <w:rFonts w:ascii="iCiel Avenir LT Std 35 Light" w:hAnsi="iCiel Avenir LT Std 35 Light"/>
          <w:i/>
          <w:iCs/>
          <w:color w:val="000000" w:themeColor="text1"/>
          <w:sz w:val="22"/>
          <w:szCs w:val="22"/>
        </w:rPr>
        <w:t>HAN</w:t>
      </w:r>
      <w:r w:rsidRPr="004373E8">
        <w:rPr>
          <w:rFonts w:ascii="iCiel Avenir LT Std 35 Light" w:hAnsi="iCiel Avenir LT Std 35 Light"/>
          <w:i/>
          <w:iCs/>
          <w:color w:val="000000" w:themeColor="text1"/>
          <w:sz w:val="22"/>
          <w:szCs w:val="22"/>
        </w:rPr>
        <w:t xml:space="preserve">” + Mã số thẻ sinh viên </w:t>
      </w:r>
    </w:p>
    <w:p w14:paraId="6C145BEB"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Mật khẩu: Vui lòng nhập mật khẩu của bạn.</w:t>
      </w:r>
    </w:p>
    <w:p w14:paraId="64173C15"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Với lần đầu tiên đăng nhập, mật khẩu là 123456 (sinh viên vui lòng đổi password ngay từ lần đăng nhập đầu tiên).</w:t>
      </w:r>
    </w:p>
    <w:p w14:paraId="6A68D941" w14:textId="32233315" w:rsidR="007C590E" w:rsidRPr="004373E8" w:rsidRDefault="007C590E" w:rsidP="003E1B62">
      <w:pPr>
        <w:shd w:val="clear" w:color="auto" w:fill="FFFFFF" w:themeFill="background1"/>
        <w:tabs>
          <w:tab w:val="left" w:pos="1080"/>
          <w:tab w:val="left" w:pos="1260"/>
          <w:tab w:val="left" w:pos="1530"/>
        </w:tabs>
        <w:ind w:left="720" w:firstLine="81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Ví dụ: Mã số thẻ sinh viên của bạn là 12345678</w:t>
      </w:r>
    </w:p>
    <w:p w14:paraId="53637478" w14:textId="14054A91"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Tên tài khoản đăng nhập website canteen = 300</w:t>
      </w:r>
      <w:r w:rsidR="00493CA6">
        <w:rPr>
          <w:rFonts w:ascii="iCiel Avenir LT Std 35 Light" w:hAnsi="iCiel Avenir LT Std 35 Light"/>
          <w:i/>
          <w:iCs/>
          <w:color w:val="000000" w:themeColor="text1"/>
          <w:sz w:val="22"/>
          <w:szCs w:val="22"/>
        </w:rPr>
        <w:t>HAN</w:t>
      </w:r>
      <w:r w:rsidRPr="004373E8">
        <w:rPr>
          <w:rFonts w:ascii="iCiel Avenir LT Std 35 Light" w:hAnsi="iCiel Avenir LT Std 35 Light"/>
          <w:i/>
          <w:iCs/>
          <w:color w:val="000000" w:themeColor="text1"/>
          <w:sz w:val="22"/>
          <w:szCs w:val="22"/>
        </w:rPr>
        <w:t>12345678.</w:t>
      </w:r>
    </w:p>
    <w:p w14:paraId="297801FA" w14:textId="77777777"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Mật khẩu mặc định ban đầu = 123456</w:t>
      </w:r>
    </w:p>
    <w:p w14:paraId="1B9A3635" w14:textId="24A383D3" w:rsidR="00CA72F7" w:rsidRPr="0010202C" w:rsidRDefault="00CA72F7" w:rsidP="00CA72F7">
      <w:pPr>
        <w:shd w:val="clear" w:color="auto" w:fill="FFFFFF" w:themeFill="background1"/>
        <w:tabs>
          <w:tab w:val="left" w:pos="1080"/>
          <w:tab w:val="left" w:pos="1170"/>
          <w:tab w:val="left" w:pos="1530"/>
        </w:tabs>
        <w:spacing w:before="120" w:beforeAutospacing="0" w:after="120" w:afterAutospacing="0"/>
        <w:rPr>
          <w:rFonts w:ascii="iCiel Avenir LT Std 35 Light" w:hAnsi="iCiel Avenir LT Std 35 Light"/>
          <w:i/>
          <w:iCs/>
          <w:color w:val="000000" w:themeColor="text1"/>
          <w:sz w:val="22"/>
          <w:szCs w:val="22"/>
        </w:rPr>
      </w:pPr>
      <w:bookmarkStart w:id="2127" w:name="_Toc169968674"/>
      <w:bookmarkStart w:id="2128" w:name="_Toc169969838"/>
      <w:r w:rsidRPr="0010202C">
        <w:rPr>
          <w:rFonts w:ascii="iCiel Avenir LT Std 35 Light" w:hAnsi="iCiel Avenir LT Std 35 Light"/>
          <w:b/>
          <w:bCs/>
          <w:i/>
          <w:iCs/>
          <w:color w:val="000000" w:themeColor="text1"/>
          <w:sz w:val="22"/>
          <w:szCs w:val="22"/>
        </w:rPr>
        <w:t>Lưu ý</w:t>
      </w:r>
      <w:r w:rsidRPr="00CA72F7">
        <w:rPr>
          <w:rFonts w:ascii="iCiel Avenir LT Std 35 Light" w:hAnsi="iCiel Avenir LT Std 35 Light"/>
          <w:i/>
          <w:iCs/>
          <w:color w:val="000000" w:themeColor="text1"/>
          <w:sz w:val="22"/>
          <w:szCs w:val="22"/>
        </w:rPr>
        <w:t xml:space="preserve">: </w:t>
      </w:r>
      <w:r w:rsidRPr="00CA72F7">
        <w:rPr>
          <w:rFonts w:ascii="iCiel Avenir LT Std 35 Light" w:hAnsi="iCiel Avenir LT Std 35 Light" w:cs="Arial"/>
          <w:i/>
          <w:iCs/>
          <w:sz w:val="22"/>
          <w:szCs w:val="22"/>
          <w:lang w:val="vi-VN"/>
        </w:rPr>
        <w:t xml:space="preserve">Nếu </w:t>
      </w:r>
      <w:r w:rsidRPr="00CA72F7">
        <w:rPr>
          <w:rFonts w:ascii="iCiel Avenir LT Std 35 Light" w:hAnsi="iCiel Avenir LT Std 35 Light" w:cs="Arial"/>
          <w:i/>
          <w:iCs/>
          <w:sz w:val="22"/>
          <w:szCs w:val="22"/>
        </w:rPr>
        <w:t>sinh viên</w:t>
      </w:r>
      <w:r w:rsidRPr="00CA72F7">
        <w:rPr>
          <w:rFonts w:ascii="iCiel Avenir LT Std 35 Light" w:hAnsi="iCiel Avenir LT Std 35 Light" w:cs="Arial"/>
          <w:i/>
          <w:iCs/>
          <w:sz w:val="22"/>
          <w:szCs w:val="22"/>
          <w:lang w:val="vi-VN"/>
        </w:rPr>
        <w:t xml:space="preserve"> làm mất và làm lại thẻ, mật khẩu được đặt lại thành mật khẩu mặc định ban đầu = “123456”.</w:t>
      </w:r>
      <w:r w:rsidRPr="00CA72F7">
        <w:rPr>
          <w:rFonts w:ascii="iCiel Avenir LT Std 35 Light" w:hAnsi="iCiel Avenir LT Std 35 Light" w:cs="Arial"/>
          <w:i/>
          <w:iCs/>
          <w:sz w:val="22"/>
          <w:szCs w:val="22"/>
        </w:rPr>
        <w:t xml:space="preserve"> Sinh viên</w:t>
      </w:r>
      <w:r w:rsidRPr="00CA72F7">
        <w:rPr>
          <w:rFonts w:ascii="iCiel Avenir LT Std 35 Light" w:hAnsi="iCiel Avenir LT Std 35 Light" w:cs="Arial"/>
          <w:i/>
          <w:iCs/>
          <w:sz w:val="22"/>
          <w:szCs w:val="22"/>
          <w:lang w:val="vi-VN"/>
        </w:rPr>
        <w:t xml:space="preserve"> vui lòng thông báo cho phòng Thông tin Sinh viên</w:t>
      </w:r>
      <w:r w:rsidRPr="00CA72F7">
        <w:rPr>
          <w:rFonts w:ascii="iCiel Avenir LT Std 35 Light" w:hAnsi="iCiel Avenir LT Std 35 Light" w:cs="Arial"/>
          <w:i/>
          <w:iCs/>
          <w:sz w:val="22"/>
          <w:szCs w:val="22"/>
        </w:rPr>
        <w:t xml:space="preserve"> qua địa chỉ email </w:t>
      </w:r>
      <w:hyperlink r:id="rId37" w:history="1">
        <w:r w:rsidRPr="00CA72F7">
          <w:rPr>
            <w:rStyle w:val="Hyperlink"/>
            <w:rFonts w:ascii="iCiel Avenir LT Std 35 Light" w:hAnsi="iCiel Avenir LT Std 35 Light" w:cs="Arial"/>
            <w:i/>
            <w:iCs/>
            <w:sz w:val="22"/>
            <w:szCs w:val="22"/>
          </w:rPr>
          <w:t>studentservice@buv.edu.vn</w:t>
        </w:r>
      </w:hyperlink>
      <w:r w:rsidRPr="00CA72F7">
        <w:rPr>
          <w:rFonts w:ascii="iCiel Avenir LT Std 35 Light" w:hAnsi="iCiel Avenir LT Std 35 Light" w:cs="Arial"/>
          <w:i/>
          <w:iCs/>
          <w:sz w:val="22"/>
          <w:szCs w:val="22"/>
        </w:rPr>
        <w:t xml:space="preserve"> </w:t>
      </w:r>
      <w:r w:rsidRPr="00CA72F7">
        <w:rPr>
          <w:rFonts w:ascii="iCiel Avenir LT Std 35 Light" w:hAnsi="iCiel Avenir LT Std 35 Light" w:cs="Arial"/>
          <w:i/>
          <w:iCs/>
          <w:sz w:val="22"/>
          <w:szCs w:val="22"/>
          <w:lang w:val="vi-VN"/>
        </w:rPr>
        <w:t xml:space="preserve">để được hỗ trợ khóa thẻ và làm lại thẻ Sinh viên. </w:t>
      </w:r>
      <w:r w:rsidRPr="00CA72F7">
        <w:rPr>
          <w:rFonts w:ascii="iCiel Avenir LT Std 35 Light" w:hAnsi="iCiel Avenir LT Std 35 Light" w:cs="Arial"/>
          <w:i/>
          <w:iCs/>
          <w:sz w:val="22"/>
          <w:szCs w:val="22"/>
        </w:rPr>
        <w:t xml:space="preserve">Nếu sinh viên còn số dư tài khoản trong thẻ, toàn bộ số dư trong tài khoản và </w:t>
      </w:r>
      <w:r w:rsidRPr="00CA72F7">
        <w:rPr>
          <w:rFonts w:ascii="iCiel Avenir LT Std 35 Light" w:hAnsi="iCiel Avenir LT Std 35 Light" w:cs="Arial"/>
          <w:i/>
          <w:iCs/>
          <w:sz w:val="22"/>
          <w:szCs w:val="22"/>
          <w:lang w:val="vi-VN"/>
        </w:rPr>
        <w:t>lịch sử giao dịch</w:t>
      </w:r>
      <w:r w:rsidRPr="00CA72F7">
        <w:rPr>
          <w:rFonts w:ascii="iCiel Avenir LT Std 35 Light" w:hAnsi="iCiel Avenir LT Std 35 Light" w:cs="Arial"/>
          <w:i/>
          <w:iCs/>
          <w:sz w:val="22"/>
          <w:szCs w:val="22"/>
        </w:rPr>
        <w:t xml:space="preserve"> sẽ được</w:t>
      </w:r>
      <w:r w:rsidRPr="00CA72F7">
        <w:rPr>
          <w:rFonts w:ascii="iCiel Avenir LT Std 35 Light" w:hAnsi="iCiel Avenir LT Std 35 Light" w:cs="Arial"/>
          <w:i/>
          <w:iCs/>
          <w:sz w:val="22"/>
          <w:szCs w:val="22"/>
          <w:lang w:val="vi-VN"/>
        </w:rPr>
        <w:t xml:space="preserve"> giữ nguyê</w:t>
      </w:r>
      <w:r w:rsidR="0010202C">
        <w:rPr>
          <w:rFonts w:ascii="iCiel Avenir LT Std 35 Light" w:hAnsi="iCiel Avenir LT Std 35 Light" w:cs="Arial"/>
          <w:i/>
          <w:iCs/>
          <w:sz w:val="22"/>
          <w:szCs w:val="22"/>
        </w:rPr>
        <w:t>n chuyển sang thẻ mới.</w:t>
      </w:r>
    </w:p>
    <w:p w14:paraId="585A7F90" w14:textId="77777777"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129" w:name="_Toc177077254"/>
      <w:r w:rsidRPr="004373E8">
        <w:rPr>
          <w:rFonts w:cs="Arial"/>
          <w:szCs w:val="22"/>
          <w:lang w:val="vi-VN"/>
        </w:rPr>
        <w:t>Where can students put their belongings during class time? / Sinh viên có thể để đồ cá nhân ở đâu trong giờ học?</w:t>
      </w:r>
      <w:bookmarkEnd w:id="2127"/>
      <w:bookmarkEnd w:id="2128"/>
      <w:bookmarkEnd w:id="2129"/>
    </w:p>
    <w:p w14:paraId="01A56342" w14:textId="77777777" w:rsidR="007C590E" w:rsidRPr="004373E8" w:rsidRDefault="007C590E" w:rsidP="003E1B62">
      <w:pPr>
        <w:pStyle w:val="paragraph"/>
        <w:tabs>
          <w:tab w:val="left" w:pos="630"/>
          <w:tab w:val="left" w:pos="720"/>
          <w:tab w:val="left" w:pos="994"/>
        </w:tabs>
        <w:ind w:left="1080" w:firstLine="0"/>
        <w:textAlignment w:val="baseline"/>
        <w:rPr>
          <w:rFonts w:ascii="iCiel Avenir LT Std 35 Light" w:hAnsi="iCiel Avenir LT Std 35 Light" w:cs="Arial"/>
          <w:b/>
          <w:bCs/>
          <w:i/>
          <w:iCs/>
          <w:sz w:val="22"/>
          <w:szCs w:val="22"/>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40DD99FE" w14:textId="77777777" w:rsidR="007C590E" w:rsidRPr="004373E8"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sz w:val="22"/>
          <w:szCs w:val="22"/>
        </w:rPr>
      </w:pPr>
      <w:r w:rsidRPr="004373E8">
        <w:rPr>
          <w:rFonts w:ascii="iCiel Avenir LT Std 35 Light" w:hAnsi="iCiel Avenir LT Std 35 Light" w:cs="Arial"/>
          <w:sz w:val="22"/>
          <w:szCs w:val="22"/>
        </w:rPr>
        <w:t>Students can store their personal belongings within the designated locker spaces provided throughout the campus to maintain an orderly and secure environment, ensuring the safekeeping of individuals' property during the academic day. Below are the locker regulations that all students are required to follow:</w:t>
      </w:r>
    </w:p>
    <w:p w14:paraId="106975E7"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Lockers are available on a first-come, first-served basis for single-day use only.</w:t>
      </w:r>
    </w:p>
    <w:p w14:paraId="38DCC894"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cs="Open Sans"/>
          <w:color w:val="212121"/>
          <w:sz w:val="22"/>
          <w:szCs w:val="22"/>
        </w:rPr>
        <w:t xml:space="preserve">Lockers are not installed with any locks. </w:t>
      </w:r>
      <w:r w:rsidRPr="004373E8">
        <w:rPr>
          <w:rFonts w:ascii="iCiel Avenir LT Std 35 Light" w:hAnsi="iCiel Avenir LT Std 35 Light"/>
          <w:sz w:val="22"/>
          <w:szCs w:val="22"/>
        </w:rPr>
        <w:t>Users must bring their personal locks when securing lockers.</w:t>
      </w:r>
    </w:p>
    <w:p w14:paraId="0907AF4F"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Users must clear their lockers before 18:00 on Friday of the respective week.</w:t>
      </w:r>
    </w:p>
    <w:p w14:paraId="06DD1F80"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Locks left after 18:00 every Friday will be removed by authorized personnel. All belongings will be placed in a designated area in the Loading Bay until the following Tuesday before disposal. The University is not responsible for the loss or damage of such items.</w:t>
      </w:r>
    </w:p>
    <w:p w14:paraId="6C0E3502"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Users are advised not to store any valuable items or money and to take full responsibility for the items in lockers. The University is not liable for the loss or damage of any stored items.</w:t>
      </w:r>
    </w:p>
    <w:p w14:paraId="781480D0"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Perishable or prohibited items are not allowed to be stored in lockers.</w:t>
      </w:r>
    </w:p>
    <w:p w14:paraId="459EABC4"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Affixing anything to the interior or exterior of the lockers is strictly prohibited.</w:t>
      </w:r>
    </w:p>
    <w:p w14:paraId="73304FF2" w14:textId="7D677B61"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 xml:space="preserve">For safety reasons, report any facility issues, misconduct, unsafe behaviors, or items immediately to the Campus Services Centre via hotline at </w:t>
      </w:r>
      <w:r w:rsidRPr="004373E8">
        <w:rPr>
          <w:rFonts w:ascii="iCiel Avenir LT Std 35 Light" w:hAnsi="iCiel Avenir LT Std 35 Light"/>
          <w:b/>
          <w:bCs/>
          <w:sz w:val="22"/>
          <w:szCs w:val="22"/>
        </w:rPr>
        <w:t>090 215 7558</w:t>
      </w:r>
      <w:r w:rsidRPr="004373E8">
        <w:rPr>
          <w:rFonts w:ascii="iCiel Avenir LT Std 35 Light" w:hAnsi="iCiel Avenir LT Std 35 Light"/>
          <w:sz w:val="22"/>
          <w:szCs w:val="22"/>
        </w:rPr>
        <w:t xml:space="preserve"> or email address: </w:t>
      </w:r>
      <w:hyperlink r:id="rId38" w:history="1">
        <w:r w:rsidR="00BA2B6C" w:rsidRPr="00F95E36">
          <w:rPr>
            <w:rStyle w:val="Hyperlink"/>
            <w:rFonts w:ascii="iCiel Avenir LT Std 35 Light" w:hAnsi="iCiel Avenir LT Std 35 Light"/>
            <w:b/>
            <w:bCs/>
            <w:sz w:val="22"/>
            <w:szCs w:val="22"/>
          </w:rPr>
          <w:t>services@buv.edu.vn</w:t>
        </w:r>
      </w:hyperlink>
      <w:r w:rsidR="00BA2B6C">
        <w:rPr>
          <w:rFonts w:ascii="iCiel Avenir LT Std 35 Light" w:hAnsi="iCiel Avenir LT Std 35 Light"/>
          <w:b/>
          <w:bCs/>
          <w:sz w:val="22"/>
          <w:szCs w:val="22"/>
        </w:rPr>
        <w:t xml:space="preserve"> </w:t>
      </w:r>
    </w:p>
    <w:p w14:paraId="1F77FDA3" w14:textId="77777777" w:rsidR="007C590E" w:rsidRPr="004373E8"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Sinh viên có thể cất giữ đồ trong các tủ cá nhân trong khuôn viên trường để duy trì một môi trường trật tự và an toàn, đảm bảo an toàn cho tài sản trong ngày học. Dưới đây là các quy định về tủ cá nhân mà tất cả sinh viên bắt buộc phải tuân theo.</w:t>
      </w:r>
    </w:p>
    <w:p w14:paraId="594A2078"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1. Tủ cá nhân được sử dụng trên cơ sở ai đến trước được phục vụ sử dụng trước và chỉ sử dụng trong một ngày.</w:t>
      </w:r>
    </w:p>
    <w:p w14:paraId="0BCC75A9"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2. Tủ cá nhân không có ổ khóa. Sinh viên phải mang theo ổ khóa cá nhân khi sử dụng.</w:t>
      </w:r>
    </w:p>
    <w:p w14:paraId="3DCA949C"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3. Sinh viên phải dọn tủ cá nhân trước 18:00 thứ Sáu hàng tuần.</w:t>
      </w:r>
    </w:p>
    <w:p w14:paraId="1FB3F1B3" w14:textId="538176A4"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 xml:space="preserve">4. Những ổ khóa để lại sau 18h thứ sáu hàng tuần sẽ bị Nhà trường cắt khóa. Tất cả đồ đạc trong tủ sẽ được để ở một khu vực được chỉ định ở </w:t>
      </w:r>
      <w:r w:rsidR="00BA2B6C">
        <w:rPr>
          <w:rFonts w:ascii="iCiel Avenir LT Std 35 Light" w:hAnsi="iCiel Avenir LT Std 35 Light" w:cs="Arial"/>
          <w:i/>
          <w:iCs/>
          <w:sz w:val="22"/>
          <w:szCs w:val="22"/>
        </w:rPr>
        <w:t>“</w:t>
      </w:r>
      <w:r w:rsidR="00BA2B6C" w:rsidRPr="004373E8">
        <w:rPr>
          <w:rFonts w:ascii="iCiel Avenir LT Std 35 Light" w:hAnsi="iCiel Avenir LT Std 35 Light" w:cs="Arial"/>
          <w:i/>
          <w:iCs/>
          <w:sz w:val="22"/>
          <w:szCs w:val="22"/>
        </w:rPr>
        <w:t>Loading Bay</w:t>
      </w:r>
      <w:r w:rsidR="00BA2B6C">
        <w:rPr>
          <w:rFonts w:ascii="iCiel Avenir LT Std 35 Light" w:hAnsi="iCiel Avenir LT Std 35 Light" w:cs="Arial"/>
          <w:i/>
          <w:iCs/>
          <w:sz w:val="22"/>
          <w:szCs w:val="22"/>
        </w:rPr>
        <w:t>”</w:t>
      </w:r>
      <w:r w:rsidRPr="004373E8">
        <w:rPr>
          <w:rFonts w:ascii="iCiel Avenir LT Std 35 Light" w:hAnsi="iCiel Avenir LT Std 35 Light" w:cs="Arial"/>
          <w:i/>
          <w:iCs/>
          <w:sz w:val="22"/>
          <w:szCs w:val="22"/>
        </w:rPr>
        <w:t xml:space="preserve"> cho đến thứ Ba tuần sau trước khi vứt bỏ. Nhà trường không chịu trách nhiệm về việc mất mát hoặc hư hỏng những đồ vật đó.</w:t>
      </w:r>
    </w:p>
    <w:p w14:paraId="554C2F60"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5. Sinh viên được khuyến cáo không cất giữ bất kỳ đồ vật hoặc tiền có giá trị nào và phải chịu trách nhiệm hoàn toàn về những đồ vật trong tủ cá nhân. Nhà trường không chịu trách nhiệm về sự mất mát hoặc hư hỏng của bất kỳ vật dụng nào được lưu trữ.</w:t>
      </w:r>
    </w:p>
    <w:p w14:paraId="66C25D6D"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6. Đồ dễ hư hỏng hoặc bị cấm không được cất giữ trong tủ cá nhân.</w:t>
      </w:r>
    </w:p>
    <w:p w14:paraId="40EFC390"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7. Nghiêm cấm dán bất cứ thứ gì vào bên trong hoặc bên ngoài tủ cá nhân.</w:t>
      </w:r>
    </w:p>
    <w:p w14:paraId="62C19769" w14:textId="633B1D3E" w:rsidR="000D6197"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 xml:space="preserve">8. Vì lý do an toàn, sinh viên cần báo cáo ngay mọi vấn đề licơ sở vật chất, hành vi sai trái, hành vi không an toàn hoặc đồ vật Nhà trường cho </w:t>
      </w:r>
      <w:r w:rsidRPr="004373E8">
        <w:rPr>
          <w:rFonts w:ascii="iCiel Avenir LT Std 35 Light" w:hAnsi="iCiel Avenir LT Std 35 Light"/>
          <w:sz w:val="22"/>
          <w:szCs w:val="22"/>
        </w:rPr>
        <w:t>Campus Services Centre</w:t>
      </w:r>
      <w:r w:rsidRPr="004373E8">
        <w:rPr>
          <w:rFonts w:ascii="iCiel Avenir LT Std 35 Light" w:hAnsi="iCiel Avenir LT Std 35 Light" w:cs="Arial"/>
          <w:i/>
          <w:iCs/>
          <w:sz w:val="22"/>
          <w:szCs w:val="22"/>
        </w:rPr>
        <w:t xml:space="preserve"> qua đường dây nóng </w:t>
      </w:r>
      <w:r w:rsidRPr="004373E8">
        <w:rPr>
          <w:rFonts w:ascii="iCiel Avenir LT Std 35 Light" w:hAnsi="iCiel Avenir LT Std 35 Light" w:cs="Arial"/>
          <w:b/>
          <w:bCs/>
          <w:i/>
          <w:iCs/>
          <w:sz w:val="22"/>
          <w:szCs w:val="22"/>
        </w:rPr>
        <w:t>090 215 7558</w:t>
      </w:r>
      <w:r w:rsidRPr="004373E8">
        <w:rPr>
          <w:rFonts w:ascii="iCiel Avenir LT Std 35 Light" w:hAnsi="iCiel Avenir LT Std 35 Light" w:cs="Arial"/>
          <w:i/>
          <w:iCs/>
          <w:sz w:val="22"/>
          <w:szCs w:val="22"/>
        </w:rPr>
        <w:t xml:space="preserve"> hoặc email: </w:t>
      </w:r>
      <w:hyperlink r:id="rId39" w:history="1">
        <w:r w:rsidR="00BA2B6C" w:rsidRPr="00F95E36">
          <w:rPr>
            <w:rStyle w:val="Hyperlink"/>
            <w:rFonts w:ascii="iCiel Avenir LT Std 35 Light" w:hAnsi="iCiel Avenir LT Std 35 Light" w:cs="Arial"/>
            <w:b/>
            <w:bCs/>
            <w:i/>
            <w:iCs/>
            <w:sz w:val="22"/>
            <w:szCs w:val="22"/>
          </w:rPr>
          <w:t>services@buv.edu.vn</w:t>
        </w:r>
      </w:hyperlink>
      <w:r w:rsidR="00BA2B6C">
        <w:rPr>
          <w:rFonts w:ascii="iCiel Avenir LT Std 35 Light" w:hAnsi="iCiel Avenir LT Std 35 Light" w:cs="Arial"/>
          <w:b/>
          <w:bCs/>
          <w:i/>
          <w:iCs/>
          <w:sz w:val="22"/>
          <w:szCs w:val="22"/>
        </w:rPr>
        <w:t xml:space="preserve"> </w:t>
      </w:r>
    </w:p>
    <w:p w14:paraId="41846B4E" w14:textId="0ADB0B01" w:rsidR="00BF43A2" w:rsidRPr="004373E8" w:rsidRDefault="00242593"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130" w:name="_Toc149053791"/>
      <w:bookmarkStart w:id="2131" w:name="_Toc149054051"/>
      <w:bookmarkStart w:id="2132" w:name="_Toc149835199"/>
      <w:bookmarkStart w:id="2133" w:name="_Toc149053792"/>
      <w:bookmarkStart w:id="2134" w:name="_Toc149054052"/>
      <w:bookmarkStart w:id="2135" w:name="_Toc149835200"/>
      <w:bookmarkStart w:id="2136" w:name="_Toc149053793"/>
      <w:bookmarkStart w:id="2137" w:name="_Toc149054053"/>
      <w:bookmarkStart w:id="2138" w:name="_Toc149835201"/>
      <w:bookmarkStart w:id="2139" w:name="_Toc149053794"/>
      <w:bookmarkStart w:id="2140" w:name="_Toc149054054"/>
      <w:bookmarkStart w:id="2141" w:name="_Toc149835202"/>
      <w:bookmarkStart w:id="2142" w:name="_Toc149053795"/>
      <w:bookmarkStart w:id="2143" w:name="_Toc149054055"/>
      <w:bookmarkStart w:id="2144" w:name="_Toc149835203"/>
      <w:bookmarkStart w:id="2145" w:name="_Toc149053796"/>
      <w:bookmarkStart w:id="2146" w:name="_Toc149054056"/>
      <w:bookmarkStart w:id="2147" w:name="_Toc149835204"/>
      <w:bookmarkStart w:id="2148" w:name="_Toc149053797"/>
      <w:bookmarkStart w:id="2149" w:name="_Toc149054057"/>
      <w:bookmarkStart w:id="2150" w:name="_Toc149835205"/>
      <w:bookmarkStart w:id="2151" w:name="_Toc149053798"/>
      <w:bookmarkStart w:id="2152" w:name="_Toc149054058"/>
      <w:bookmarkStart w:id="2153" w:name="_Toc149835206"/>
      <w:bookmarkStart w:id="2154" w:name="_Toc149053799"/>
      <w:bookmarkStart w:id="2155" w:name="_Toc149054059"/>
      <w:bookmarkStart w:id="2156" w:name="_Toc149835207"/>
      <w:bookmarkStart w:id="2157" w:name="_Toc149053800"/>
      <w:bookmarkStart w:id="2158" w:name="_Toc149054060"/>
      <w:bookmarkStart w:id="2159" w:name="_Toc149835208"/>
      <w:bookmarkStart w:id="2160" w:name="_Toc149053801"/>
      <w:bookmarkStart w:id="2161" w:name="_Toc149054061"/>
      <w:bookmarkStart w:id="2162" w:name="_Toc149835209"/>
      <w:bookmarkStart w:id="2163" w:name="_Toc149053804"/>
      <w:bookmarkStart w:id="2164" w:name="_Toc149054064"/>
      <w:bookmarkStart w:id="2165" w:name="_Toc149835212"/>
      <w:bookmarkStart w:id="2166" w:name="_Toc149053805"/>
      <w:bookmarkStart w:id="2167" w:name="_Toc149054065"/>
      <w:bookmarkStart w:id="2168" w:name="_Toc149835213"/>
      <w:bookmarkStart w:id="2169" w:name="_Toc149053806"/>
      <w:bookmarkStart w:id="2170" w:name="_Toc149054066"/>
      <w:bookmarkStart w:id="2171" w:name="_Toc149835214"/>
      <w:bookmarkStart w:id="2172" w:name="_Toc149053807"/>
      <w:bookmarkStart w:id="2173" w:name="_Toc149054067"/>
      <w:bookmarkStart w:id="2174" w:name="_Toc149835215"/>
      <w:bookmarkStart w:id="2175" w:name="_Toc149053808"/>
      <w:bookmarkStart w:id="2176" w:name="_Toc149054068"/>
      <w:bookmarkStart w:id="2177" w:name="_Toc149835216"/>
      <w:bookmarkStart w:id="2178" w:name="_Toc149053809"/>
      <w:bookmarkStart w:id="2179" w:name="_Toc149054069"/>
      <w:bookmarkStart w:id="2180" w:name="_Toc149835217"/>
      <w:bookmarkStart w:id="2181" w:name="_Toc149053810"/>
      <w:bookmarkStart w:id="2182" w:name="_Toc149054070"/>
      <w:bookmarkStart w:id="2183" w:name="_Toc149835218"/>
      <w:bookmarkStart w:id="2184" w:name="_Toc149053811"/>
      <w:bookmarkStart w:id="2185" w:name="_Toc149054071"/>
      <w:bookmarkStart w:id="2186" w:name="_Toc149835219"/>
      <w:bookmarkStart w:id="2187" w:name="_Toc149053812"/>
      <w:bookmarkStart w:id="2188" w:name="_Toc149054072"/>
      <w:bookmarkStart w:id="2189" w:name="_Toc149835220"/>
      <w:bookmarkStart w:id="2190" w:name="_Toc149053813"/>
      <w:bookmarkStart w:id="2191" w:name="_Toc149054073"/>
      <w:bookmarkStart w:id="2192" w:name="_Toc149835221"/>
      <w:bookmarkStart w:id="2193" w:name="_Toc149053814"/>
      <w:bookmarkStart w:id="2194" w:name="_Toc149054074"/>
      <w:bookmarkStart w:id="2195" w:name="_Toc149835222"/>
      <w:bookmarkStart w:id="2196" w:name="_Toc149053815"/>
      <w:bookmarkStart w:id="2197" w:name="_Toc149054075"/>
      <w:bookmarkStart w:id="2198" w:name="_Toc149835223"/>
      <w:bookmarkStart w:id="2199" w:name="_Toc149053816"/>
      <w:bookmarkStart w:id="2200" w:name="_Toc149054076"/>
      <w:bookmarkStart w:id="2201" w:name="_Toc149835224"/>
      <w:bookmarkStart w:id="2202" w:name="_Toc149053817"/>
      <w:bookmarkStart w:id="2203" w:name="_Toc149054077"/>
      <w:bookmarkStart w:id="2204" w:name="_Toc149835225"/>
      <w:bookmarkStart w:id="2205" w:name="_Toc149053818"/>
      <w:bookmarkStart w:id="2206" w:name="_Toc149054078"/>
      <w:bookmarkStart w:id="2207" w:name="_Toc149835226"/>
      <w:bookmarkStart w:id="2208" w:name="_Toc149053819"/>
      <w:bookmarkStart w:id="2209" w:name="_Toc149054079"/>
      <w:bookmarkStart w:id="2210" w:name="_Toc149835227"/>
      <w:bookmarkStart w:id="2211" w:name="_Toc149053820"/>
      <w:bookmarkStart w:id="2212" w:name="_Toc149054080"/>
      <w:bookmarkStart w:id="2213" w:name="_Toc149835228"/>
      <w:bookmarkStart w:id="2214" w:name="_Toc149053823"/>
      <w:bookmarkStart w:id="2215" w:name="_Toc149054083"/>
      <w:bookmarkStart w:id="2216" w:name="_Toc149835231"/>
      <w:bookmarkStart w:id="2217" w:name="_Toc149053824"/>
      <w:bookmarkStart w:id="2218" w:name="_Toc149054084"/>
      <w:bookmarkStart w:id="2219" w:name="_Toc149835232"/>
      <w:bookmarkStart w:id="2220" w:name="_Toc149053825"/>
      <w:bookmarkStart w:id="2221" w:name="_Toc149054085"/>
      <w:bookmarkStart w:id="2222" w:name="_Toc149835233"/>
      <w:bookmarkStart w:id="2223" w:name="_Toc149053826"/>
      <w:bookmarkStart w:id="2224" w:name="_Toc149054086"/>
      <w:bookmarkStart w:id="2225" w:name="_Toc149835234"/>
      <w:bookmarkStart w:id="2226" w:name="_Toc149053827"/>
      <w:bookmarkStart w:id="2227" w:name="_Toc149054087"/>
      <w:bookmarkStart w:id="2228" w:name="_Toc149835235"/>
      <w:bookmarkStart w:id="2229" w:name="_Toc127518396"/>
      <w:bookmarkStart w:id="2230" w:name="_Toc127518397"/>
      <w:bookmarkStart w:id="2231" w:name="_Toc127518398"/>
      <w:bookmarkStart w:id="2232" w:name="_Toc177077255"/>
      <w:bookmarkEnd w:id="2116"/>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ins w:id="2233" w:author="An Tran, ACA (BUV)" w:date="2024-09-12T14:43:00Z" w16du:dateUtc="2024-09-12T07:43:00Z">
        <w:r w:rsidRPr="00882A67">
          <w:rPr>
            <w:rFonts w:cs="Arial"/>
            <w:szCs w:val="22"/>
          </w:rPr>
          <w:t xml:space="preserve">Can students book campus facilities </w:t>
        </w:r>
        <w:r w:rsidRPr="008365B1">
          <w:rPr>
            <w:rFonts w:cs="Arial"/>
            <w:szCs w:val="22"/>
          </w:rPr>
          <w:t>for self-studying during both operating hours and out-of-hours (study late)</w:t>
        </w:r>
        <w:r w:rsidRPr="00882A67">
          <w:rPr>
            <w:rFonts w:cs="Arial"/>
            <w:szCs w:val="22"/>
          </w:rPr>
          <w:t>? What is the</w:t>
        </w:r>
        <w:r>
          <w:rPr>
            <w:rFonts w:cs="Arial"/>
            <w:szCs w:val="22"/>
          </w:rPr>
          <w:t xml:space="preserve"> booking</w:t>
        </w:r>
        <w:r w:rsidRPr="00882A67">
          <w:rPr>
            <w:rFonts w:cs="Arial"/>
            <w:szCs w:val="22"/>
          </w:rPr>
          <w:t xml:space="preserve"> process? </w:t>
        </w:r>
      </w:ins>
      <w:del w:id="2234" w:author="An Tran, ACA (BUV)" w:date="2024-09-12T14:43:00Z" w16du:dateUtc="2024-09-12T07:43:00Z">
        <w:r w:rsidR="00BF43A2" w:rsidRPr="004373E8" w:rsidDel="00242593">
          <w:rPr>
            <w:rFonts w:cs="Arial"/>
            <w:szCs w:val="22"/>
            <w:lang w:val="vi-VN"/>
          </w:rPr>
          <w:delText xml:space="preserve">Can students book campus </w:delText>
        </w:r>
        <w:r w:rsidR="001E441F" w:rsidRPr="004373E8" w:rsidDel="00242593">
          <w:rPr>
            <w:rFonts w:cs="Arial"/>
            <w:szCs w:val="22"/>
            <w:lang w:val="vi-VN"/>
          </w:rPr>
          <w:delText>facilities</w:delText>
        </w:r>
        <w:r w:rsidR="00BF43A2" w:rsidRPr="004373E8" w:rsidDel="00242593">
          <w:rPr>
            <w:rFonts w:cs="Arial"/>
            <w:szCs w:val="22"/>
            <w:lang w:val="vi-VN"/>
          </w:rPr>
          <w:delText xml:space="preserve"> for self-studying? What is the process? /</w:delText>
        </w:r>
      </w:del>
      <w:ins w:id="2235" w:author="An Tran, ACA (BUV)" w:date="2024-09-12T14:43:00Z" w16du:dateUtc="2024-09-12T07:43:00Z">
        <w:r>
          <w:rPr>
            <w:rFonts w:cs="Arial"/>
            <w:szCs w:val="22"/>
          </w:rPr>
          <w:t xml:space="preserve">/ </w:t>
        </w:r>
      </w:ins>
      <w:del w:id="2236" w:author="An Tran, ACA (BUV)" w:date="2024-09-12T14:43:00Z" w16du:dateUtc="2024-09-12T07:43:00Z">
        <w:r w:rsidR="00BF43A2" w:rsidRPr="004373E8" w:rsidDel="00242593">
          <w:rPr>
            <w:rFonts w:cs="Arial"/>
            <w:szCs w:val="22"/>
            <w:lang w:val="vi-VN"/>
          </w:rPr>
          <w:delText xml:space="preserve"> </w:delText>
        </w:r>
      </w:del>
      <w:r w:rsidR="00BF43A2" w:rsidRPr="00B6680F">
        <w:rPr>
          <w:rFonts w:cs="Arial"/>
          <w:i/>
          <w:iCs/>
          <w:szCs w:val="22"/>
          <w:lang w:val="vi-VN"/>
        </w:rPr>
        <w:t xml:space="preserve">Sinh viên có thể đăng kí </w:t>
      </w:r>
      <w:r w:rsidR="00080A2C" w:rsidRPr="00B6680F">
        <w:rPr>
          <w:rFonts w:cs="Arial"/>
          <w:i/>
          <w:iCs/>
          <w:szCs w:val="22"/>
          <w:lang w:val="vi-VN"/>
        </w:rPr>
        <w:t>học tập tại trường ngoài giờ học (tự học)</w:t>
      </w:r>
      <w:r w:rsidR="00BF43A2" w:rsidRPr="00B6680F">
        <w:rPr>
          <w:rFonts w:cs="Arial"/>
          <w:i/>
          <w:iCs/>
          <w:szCs w:val="22"/>
          <w:lang w:val="vi-VN"/>
        </w:rPr>
        <w:t xml:space="preserve"> không? Quy trình đăng kí như thế nào?</w:t>
      </w:r>
      <w:bookmarkEnd w:id="2232"/>
      <w:r w:rsidR="00BF43A2" w:rsidRPr="004373E8">
        <w:rPr>
          <w:rFonts w:cs="Arial"/>
          <w:szCs w:val="22"/>
          <w:lang w:val="vi-VN"/>
        </w:rPr>
        <w:t xml:space="preserve"> </w:t>
      </w:r>
    </w:p>
    <w:p w14:paraId="10156009"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1F1204CD" w14:textId="2CD6C0D3" w:rsidR="00BF43A2" w:rsidRPr="004373E8" w:rsidRDefault="00BF43A2" w:rsidP="003E1B62">
      <w:pPr>
        <w:pStyle w:val="ListParagraph"/>
        <w:tabs>
          <w:tab w:val="left" w:pos="630"/>
          <w:tab w:val="left" w:pos="720"/>
          <w:tab w:val="left" w:pos="1080"/>
        </w:tabs>
        <w:ind w:left="0" w:firstLine="0"/>
        <w:contextualSpacing w:val="0"/>
        <w:rPr>
          <w:rFonts w:ascii="iCiel Avenir LT Std 35 Light" w:hAnsi="iCiel Avenir LT Std 35 Light" w:cs="Arial"/>
          <w:bCs/>
          <w:sz w:val="22"/>
          <w:szCs w:val="22"/>
          <w:lang w:val="vi-VN"/>
        </w:rPr>
      </w:pPr>
      <w:bookmarkStart w:id="2237" w:name="_Hlk126064604"/>
      <w:r w:rsidRPr="004373E8">
        <w:rPr>
          <w:rFonts w:ascii="iCiel Avenir LT Std 35 Light" w:hAnsi="iCiel Avenir LT Std 35 Light" w:cs="Arial"/>
          <w:bCs/>
          <w:sz w:val="22"/>
          <w:szCs w:val="22"/>
          <w:lang w:val="vi-VN"/>
        </w:rPr>
        <w:t>The University's operating hours are from 8:30 AM to 6:30 PM, from Monday to Friday (</w:t>
      </w:r>
      <w:r w:rsidR="00350991" w:rsidRPr="004373E8">
        <w:rPr>
          <w:rFonts w:ascii="iCiel Avenir LT Std 35 Light" w:hAnsi="iCiel Avenir LT Std 35 Light" w:cs="Arial"/>
          <w:bCs/>
          <w:sz w:val="22"/>
          <w:szCs w:val="22"/>
          <w:lang w:val="vi-VN"/>
        </w:rPr>
        <w:t>except holidays</w:t>
      </w:r>
      <w:r w:rsidRPr="004373E8">
        <w:rPr>
          <w:rFonts w:ascii="iCiel Avenir LT Std 35 Light" w:hAnsi="iCiel Avenir LT Std 35 Light" w:cs="Arial"/>
          <w:bCs/>
          <w:sz w:val="22"/>
          <w:szCs w:val="22"/>
          <w:lang w:val="vi-VN"/>
        </w:rPr>
        <w:t xml:space="preserve">). The remaining time </w:t>
      </w:r>
      <w:r w:rsidR="009A148B" w:rsidRPr="004373E8">
        <w:rPr>
          <w:rFonts w:ascii="iCiel Avenir LT Std 35 Light" w:hAnsi="iCiel Avenir LT Std 35 Light" w:cs="Arial"/>
          <w:bCs/>
          <w:sz w:val="22"/>
          <w:szCs w:val="22"/>
          <w:lang w:val="vi-VN"/>
        </w:rPr>
        <w:t>is</w:t>
      </w:r>
      <w:r w:rsidRPr="004373E8">
        <w:rPr>
          <w:rFonts w:ascii="iCiel Avenir LT Std 35 Light" w:hAnsi="iCiel Avenir LT Std 35 Light" w:cs="Arial"/>
          <w:bCs/>
          <w:sz w:val="22"/>
          <w:szCs w:val="22"/>
          <w:lang w:val="vi-VN"/>
        </w:rPr>
        <w:t xml:space="preserve"> specified as the University’s out-of-hour</w:t>
      </w:r>
      <w:r w:rsidR="002C6FEE" w:rsidRPr="004373E8">
        <w:rPr>
          <w:rFonts w:ascii="iCiel Avenir LT Std 35 Light" w:hAnsi="iCiel Avenir LT Std 35 Light" w:cs="Arial"/>
          <w:bCs/>
          <w:sz w:val="22"/>
          <w:szCs w:val="22"/>
          <w:lang w:val="vi-VN"/>
        </w:rPr>
        <w:t>s</w:t>
      </w:r>
      <w:r w:rsidRPr="004373E8">
        <w:rPr>
          <w:rFonts w:ascii="iCiel Avenir LT Std 35 Light" w:hAnsi="iCiel Avenir LT Std 35 Light" w:cs="Arial"/>
          <w:bCs/>
          <w:sz w:val="22"/>
          <w:szCs w:val="22"/>
          <w:lang w:val="vi-VN"/>
        </w:rPr>
        <w:t xml:space="preserve"> time. Students can register to </w:t>
      </w:r>
      <w:r w:rsidR="00350991" w:rsidRPr="004373E8">
        <w:rPr>
          <w:rFonts w:ascii="iCiel Avenir LT Std 35 Light" w:hAnsi="iCiel Avenir LT Std 35 Light" w:cs="Arial"/>
          <w:bCs/>
          <w:sz w:val="22"/>
          <w:szCs w:val="22"/>
          <w:lang w:val="vi-VN"/>
        </w:rPr>
        <w:t>access</w:t>
      </w:r>
      <w:r w:rsidRPr="004373E8">
        <w:rPr>
          <w:rFonts w:ascii="iCiel Avenir LT Std 35 Light" w:hAnsi="iCiel Avenir LT Std 35 Light" w:cs="Arial"/>
          <w:bCs/>
          <w:sz w:val="22"/>
          <w:szCs w:val="22"/>
          <w:lang w:val="vi-VN"/>
        </w:rPr>
        <w:t xml:space="preserve"> classrooms and facilities for self-study purposes in both the University’s operating and out-of-hour</w:t>
      </w:r>
      <w:r w:rsidR="002C6FEE" w:rsidRPr="004373E8">
        <w:rPr>
          <w:rFonts w:ascii="iCiel Avenir LT Std 35 Light" w:hAnsi="iCiel Avenir LT Std 35 Light" w:cs="Arial"/>
          <w:bCs/>
          <w:sz w:val="22"/>
          <w:szCs w:val="22"/>
          <w:lang w:val="vi-VN"/>
        </w:rPr>
        <w:t>s</w:t>
      </w:r>
      <w:r w:rsidRPr="004373E8">
        <w:rPr>
          <w:rFonts w:ascii="iCiel Avenir LT Std 35 Light" w:hAnsi="iCiel Avenir LT Std 35 Light" w:cs="Arial"/>
          <w:bCs/>
          <w:sz w:val="22"/>
          <w:szCs w:val="22"/>
          <w:lang w:val="vi-VN"/>
        </w:rPr>
        <w:t xml:space="preserve"> time</w:t>
      </w:r>
      <w:ins w:id="2238" w:author="An Tran, ACA (BUV)" w:date="2024-09-12T23:46:00Z" w16du:dateUtc="2024-09-12T16:46:00Z">
        <w:r w:rsidR="00760D7F">
          <w:rPr>
            <w:rFonts w:ascii="iCiel Avenir LT Std 35 Light" w:hAnsi="iCiel Avenir LT Std 35 Light" w:cs="Arial"/>
            <w:bCs/>
            <w:sz w:val="22"/>
            <w:szCs w:val="22"/>
          </w:rPr>
          <w:t xml:space="preserve"> (study late/study overnight)</w:t>
        </w:r>
      </w:ins>
      <w:r w:rsidRPr="004373E8">
        <w:rPr>
          <w:rFonts w:ascii="iCiel Avenir LT Std 35 Light" w:hAnsi="iCiel Avenir LT Std 35 Light" w:cs="Arial"/>
          <w:bCs/>
          <w:sz w:val="22"/>
          <w:szCs w:val="22"/>
          <w:lang w:val="vi-VN"/>
        </w:rPr>
        <w:t>. Depending on the usage status of the facilities at a time, the student's registration may be approved/unapproved.</w:t>
      </w:r>
    </w:p>
    <w:p w14:paraId="114EE38C" w14:textId="77777777"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Register operating-hours campus facilities access:</w:t>
      </w:r>
    </w:p>
    <w:p w14:paraId="1643B8DD" w14:textId="4A5014CE" w:rsidR="00150DD7" w:rsidRPr="004373E8" w:rsidRDefault="003D507D"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Accessible</w:t>
      </w:r>
      <w:r w:rsidR="00BF43A2" w:rsidRPr="004373E8">
        <w:rPr>
          <w:rFonts w:ascii="iCiel Avenir LT Std 35 Light" w:hAnsi="iCiel Avenir LT Std 35 Light" w:cs="Arial"/>
          <w:b/>
          <w:bCs/>
          <w:sz w:val="22"/>
          <w:szCs w:val="22"/>
          <w:lang w:val="vi-VN"/>
        </w:rPr>
        <w:t xml:space="preserve"> rooms:</w:t>
      </w:r>
      <w:r w:rsidR="00BF43A2" w:rsidRPr="004373E8">
        <w:rPr>
          <w:rFonts w:ascii="iCiel Avenir LT Std 35 Light" w:hAnsi="iCiel Avenir LT Std 35 Light" w:cs="Arial"/>
          <w:sz w:val="22"/>
          <w:szCs w:val="22"/>
          <w:lang w:val="vi-VN"/>
        </w:rPr>
        <w:t xml:space="preserve"> </w:t>
      </w:r>
      <w:r w:rsidR="00D0441B" w:rsidRPr="004373E8">
        <w:rPr>
          <w:rFonts w:ascii="iCiel Avenir LT Std 35 Light" w:hAnsi="iCiel Avenir LT Std 35 Light" w:cs="Arial"/>
          <w:sz w:val="22"/>
          <w:szCs w:val="22"/>
          <w:lang w:val="vi-VN"/>
        </w:rPr>
        <w:t>U</w:t>
      </w:r>
      <w:r w:rsidR="007D2004" w:rsidRPr="004373E8">
        <w:rPr>
          <w:rFonts w:ascii="iCiel Avenir LT Std 35 Light" w:hAnsi="iCiel Avenir LT Std 35 Light" w:cs="Arial"/>
          <w:sz w:val="22"/>
          <w:szCs w:val="22"/>
          <w:lang w:val="vi-VN"/>
        </w:rPr>
        <w:t>pon on the room availability</w:t>
      </w:r>
      <w:r w:rsidR="00BF43A2" w:rsidRPr="004373E8">
        <w:rPr>
          <w:rFonts w:ascii="iCiel Avenir LT Std 35 Light" w:hAnsi="iCiel Avenir LT Std 35 Light" w:cs="Arial"/>
          <w:sz w:val="22"/>
          <w:szCs w:val="22"/>
          <w:lang w:val="vi-VN"/>
        </w:rPr>
        <w:t>.</w:t>
      </w:r>
      <w:r w:rsidR="005C0DDC" w:rsidRPr="004373E8">
        <w:rPr>
          <w:rFonts w:ascii="iCiel Avenir LT Std 35 Light" w:hAnsi="iCiel Avenir LT Std 35 Light" w:cs="Arial"/>
          <w:sz w:val="22"/>
          <w:szCs w:val="22"/>
          <w:lang w:val="vi-VN"/>
        </w:rPr>
        <w:t xml:space="preserve"> </w:t>
      </w:r>
    </w:p>
    <w:p w14:paraId="2A99A46C" w14:textId="3EC0A6A9" w:rsidR="00BF43A2" w:rsidRPr="004373E8" w:rsidRDefault="00150DD7"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Booking duration</w:t>
      </w:r>
      <w:r w:rsidR="00BF43A2" w:rsidRPr="004373E8">
        <w:rPr>
          <w:rFonts w:ascii="iCiel Avenir LT Std 35 Light" w:hAnsi="iCiel Avenir LT Std 35 Light" w:cs="Arial"/>
          <w:b/>
          <w:bCs/>
          <w:sz w:val="22"/>
          <w:szCs w:val="22"/>
          <w:lang w:val="vi-VN"/>
        </w:rPr>
        <w:t>:</w:t>
      </w:r>
      <w:r w:rsidR="00BF43A2" w:rsidRPr="004373E8">
        <w:rPr>
          <w:rFonts w:ascii="iCiel Avenir LT Std 35 Light" w:hAnsi="iCiel Avenir LT Std 35 Light" w:cs="Arial"/>
          <w:sz w:val="22"/>
          <w:szCs w:val="22"/>
          <w:lang w:val="vi-VN"/>
        </w:rPr>
        <w:t xml:space="preserve"> Each student can use rooms for at most 1 hour per </w:t>
      </w:r>
      <w:r w:rsidR="00B8447E" w:rsidRPr="004373E8">
        <w:rPr>
          <w:rFonts w:ascii="iCiel Avenir LT Std 35 Light" w:hAnsi="iCiel Avenir LT Std 35 Light" w:cs="Arial"/>
          <w:sz w:val="22"/>
          <w:szCs w:val="22"/>
          <w:lang w:val="vi-VN"/>
        </w:rPr>
        <w:t>day</w:t>
      </w:r>
      <w:r w:rsidR="00BF43A2" w:rsidRPr="004373E8">
        <w:rPr>
          <w:rFonts w:ascii="iCiel Avenir LT Std 35 Light" w:hAnsi="iCiel Avenir LT Std 35 Light" w:cs="Arial"/>
          <w:sz w:val="22"/>
          <w:szCs w:val="22"/>
          <w:lang w:val="vi-VN"/>
        </w:rPr>
        <w:t xml:space="preserve"> &amp; at most 2 hours per week.</w:t>
      </w:r>
    </w:p>
    <w:p w14:paraId="32108C53" w14:textId="33654312" w:rsidR="0018652B" w:rsidRPr="00B6680F" w:rsidRDefault="00BF43A2" w:rsidP="00B6680F">
      <w:pPr>
        <w:pStyle w:val="paragraph"/>
        <w:tabs>
          <w:tab w:val="left" w:pos="630"/>
          <w:tab w:val="left" w:pos="720"/>
          <w:tab w:val="left" w:pos="994"/>
        </w:tabs>
        <w:ind w:left="720" w:firstLine="0"/>
        <w:textAlignment w:val="baseline"/>
        <w:rPr>
          <w:rFonts w:ascii="iCiel Avenir LT Std 35 Light" w:hAnsi="iCiel Avenir LT Std 35 Light" w:cs="Arial"/>
          <w:b/>
          <w:bCs/>
          <w:sz w:val="22"/>
          <w:szCs w:val="22"/>
        </w:rPr>
      </w:pPr>
      <w:r w:rsidRPr="004373E8">
        <w:rPr>
          <w:rFonts w:ascii="iCiel Avenir LT Std 35 Light" w:hAnsi="iCiel Avenir LT Std 35 Light" w:cs="Arial"/>
          <w:b/>
          <w:bCs/>
          <w:sz w:val="22"/>
          <w:szCs w:val="22"/>
          <w:lang w:val="vi-VN"/>
        </w:rPr>
        <w:t>Process:</w:t>
      </w:r>
      <w:r w:rsidR="00FA585C" w:rsidRPr="004373E8">
        <w:rPr>
          <w:rFonts w:ascii="iCiel Avenir LT Std 35 Light" w:hAnsi="iCiel Avenir LT Std 35 Light" w:cs="Arial"/>
          <w:b/>
          <w:bCs/>
          <w:sz w:val="22"/>
          <w:szCs w:val="22"/>
          <w:lang w:val="vi-VN"/>
        </w:rPr>
        <w:t xml:space="preserve"> </w:t>
      </w:r>
      <w:r w:rsidR="00462707" w:rsidRPr="004373E8">
        <w:rPr>
          <w:rFonts w:ascii="iCiel Avenir LT Std 35 Light" w:hAnsi="iCiel Avenir LT Std 35 Light" w:cs="Arial"/>
          <w:sz w:val="22"/>
          <w:szCs w:val="22"/>
          <w:lang w:val="vi-VN"/>
        </w:rPr>
        <w:t xml:space="preserve">Students </w:t>
      </w:r>
      <w:r w:rsidR="00FA585C" w:rsidRPr="004373E8">
        <w:rPr>
          <w:rFonts w:ascii="iCiel Avenir LT Std 35 Light" w:hAnsi="iCiel Avenir LT Std 35 Light" w:cs="Arial"/>
          <w:sz w:val="22"/>
          <w:szCs w:val="22"/>
          <w:lang w:val="vi-VN"/>
        </w:rPr>
        <w:t xml:space="preserve">register directly at </w:t>
      </w:r>
      <w:r w:rsidR="009A148B" w:rsidRPr="004373E8">
        <w:rPr>
          <w:rFonts w:ascii="iCiel Avenir LT Std 35 Light" w:hAnsi="iCiel Avenir LT Std 35 Light" w:cs="Arial"/>
          <w:sz w:val="22"/>
          <w:szCs w:val="22"/>
          <w:lang w:val="vi-VN"/>
        </w:rPr>
        <w:t xml:space="preserve">the </w:t>
      </w:r>
      <w:r w:rsidR="00462707" w:rsidRPr="004373E8">
        <w:rPr>
          <w:rFonts w:ascii="iCiel Avenir LT Std 35 Light" w:hAnsi="iCiel Avenir LT Std 35 Light" w:cs="Arial"/>
          <w:sz w:val="22"/>
          <w:szCs w:val="22"/>
          <w:lang w:val="vi-VN"/>
        </w:rPr>
        <w:t xml:space="preserve">Student Information </w:t>
      </w:r>
      <w:r w:rsidR="009A148B" w:rsidRPr="004373E8">
        <w:rPr>
          <w:rFonts w:ascii="iCiel Avenir LT Std 35 Light" w:hAnsi="iCiel Avenir LT Std 35 Light" w:cs="Arial"/>
          <w:sz w:val="22"/>
          <w:szCs w:val="22"/>
          <w:lang w:val="vi-VN"/>
        </w:rPr>
        <w:t>Office</w:t>
      </w:r>
      <w:r w:rsidR="00462707" w:rsidRPr="004373E8">
        <w:rPr>
          <w:rFonts w:ascii="iCiel Avenir LT Std 35 Light" w:hAnsi="iCiel Avenir LT Std 35 Light" w:cs="Arial"/>
          <w:sz w:val="22"/>
          <w:szCs w:val="22"/>
          <w:lang w:val="vi-VN"/>
        </w:rPr>
        <w:t xml:space="preserve"> at level 2</w:t>
      </w:r>
      <w:r w:rsidR="006F3B49" w:rsidRPr="004373E8">
        <w:rPr>
          <w:rFonts w:ascii="iCiel Avenir LT Std 35 Light" w:hAnsi="iCiel Avenir LT Std 35 Light" w:cs="Arial"/>
          <w:sz w:val="22"/>
          <w:szCs w:val="22"/>
          <w:lang w:val="vi-VN"/>
        </w:rPr>
        <w:t>.</w:t>
      </w:r>
      <w:r w:rsidR="00571281" w:rsidRPr="004373E8">
        <w:rPr>
          <w:rFonts w:ascii="iCiel Avenir LT Std 35 Light" w:hAnsi="iCiel Avenir LT Std 35 Light" w:cs="Arial"/>
          <w:sz w:val="22"/>
          <w:szCs w:val="22"/>
          <w:lang w:val="vi-VN"/>
        </w:rPr>
        <w:t xml:space="preserve"> The approval for </w:t>
      </w:r>
      <w:r w:rsidR="0037692E" w:rsidRPr="004373E8">
        <w:rPr>
          <w:rFonts w:ascii="iCiel Avenir LT Std 35 Light" w:hAnsi="iCiel Avenir LT Std 35 Light" w:cs="Arial"/>
          <w:sz w:val="22"/>
          <w:szCs w:val="22"/>
          <w:lang w:val="vi-VN"/>
        </w:rPr>
        <w:t>accessing</w:t>
      </w:r>
      <w:r w:rsidR="00571281" w:rsidRPr="004373E8">
        <w:rPr>
          <w:rFonts w:ascii="iCiel Avenir LT Std 35 Light" w:hAnsi="iCiel Avenir LT Std 35 Light" w:cs="Arial"/>
          <w:sz w:val="22"/>
          <w:szCs w:val="22"/>
          <w:lang w:val="vi-VN"/>
        </w:rPr>
        <w:t xml:space="preserve"> the registered rooms depen</w:t>
      </w:r>
      <w:r w:rsidR="00ED19F5" w:rsidRPr="004373E8">
        <w:rPr>
          <w:rFonts w:ascii="iCiel Avenir LT Std 35 Light" w:hAnsi="iCiel Avenir LT Std 35 Light" w:cs="Arial"/>
          <w:sz w:val="22"/>
          <w:szCs w:val="22"/>
          <w:lang w:val="vi-VN"/>
        </w:rPr>
        <w:t>ds</w:t>
      </w:r>
      <w:r w:rsidR="00571281" w:rsidRPr="004373E8">
        <w:rPr>
          <w:rFonts w:ascii="iCiel Avenir LT Std 35 Light" w:hAnsi="iCiel Avenir LT Std 35 Light" w:cs="Arial"/>
          <w:sz w:val="22"/>
          <w:szCs w:val="22"/>
          <w:lang w:val="vi-VN"/>
        </w:rPr>
        <w:t xml:space="preserve"> on the room availability</w:t>
      </w:r>
      <w:r w:rsidR="000D00BB" w:rsidRPr="004373E8">
        <w:rPr>
          <w:rFonts w:ascii="iCiel Avenir LT Std 35 Light" w:hAnsi="iCiel Avenir LT Std 35 Light" w:cs="Arial"/>
          <w:sz w:val="22"/>
          <w:szCs w:val="22"/>
          <w:lang w:val="vi-VN"/>
        </w:rPr>
        <w:t xml:space="preserve"> </w:t>
      </w:r>
      <w:r w:rsidR="0018652B" w:rsidRPr="004373E8">
        <w:rPr>
          <w:rFonts w:ascii="iCiel Avenir LT Std 35 Light" w:hAnsi="iCiel Avenir LT Std 35 Light" w:cs="Arial"/>
          <w:sz w:val="22"/>
          <w:szCs w:val="22"/>
          <w:lang w:val="vi-VN"/>
        </w:rPr>
        <w:t>now</w:t>
      </w:r>
      <w:r w:rsidR="00571281" w:rsidRPr="004373E8">
        <w:rPr>
          <w:rFonts w:ascii="iCiel Avenir LT Std 35 Light" w:hAnsi="iCiel Avenir LT Std 35 Light" w:cs="Arial"/>
          <w:sz w:val="22"/>
          <w:szCs w:val="22"/>
          <w:lang w:val="vi-VN"/>
        </w:rPr>
        <w:t>.</w:t>
      </w:r>
    </w:p>
    <w:p w14:paraId="140D8E54" w14:textId="1841DEE4"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Register out-of-hours campus facilities access:</w:t>
      </w:r>
    </w:p>
    <w:p w14:paraId="6719ED8D" w14:textId="564C61EB"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Accessible rooms:</w:t>
      </w:r>
      <w:r w:rsidRPr="004373E8">
        <w:rPr>
          <w:rFonts w:ascii="iCiel Avenir LT Std 35 Light" w:hAnsi="iCiel Avenir LT Std 35 Light" w:cs="Arial"/>
          <w:sz w:val="22"/>
          <w:szCs w:val="22"/>
          <w:lang w:val="vi-VN"/>
        </w:rPr>
        <w:t xml:space="preserve"> </w:t>
      </w:r>
      <w:r w:rsidR="00D0441B" w:rsidRPr="004373E8">
        <w:rPr>
          <w:rFonts w:ascii="iCiel Avenir LT Std 35 Light" w:hAnsi="iCiel Avenir LT Std 35 Light" w:cs="Arial"/>
          <w:sz w:val="22"/>
          <w:szCs w:val="22"/>
          <w:lang w:val="vi-VN"/>
        </w:rPr>
        <w:t>U</w:t>
      </w:r>
      <w:r w:rsidR="00150DD7" w:rsidRPr="004373E8">
        <w:rPr>
          <w:rFonts w:ascii="iCiel Avenir LT Std 35 Light" w:hAnsi="iCiel Avenir LT Std 35 Light" w:cs="Arial"/>
          <w:sz w:val="22"/>
          <w:szCs w:val="22"/>
          <w:lang w:val="vi-VN"/>
        </w:rPr>
        <w:t>pon the room availability</w:t>
      </w:r>
      <w:r w:rsidR="00697ECF">
        <w:rPr>
          <w:rFonts w:ascii="iCiel Avenir LT Std 35 Light" w:hAnsi="iCiel Avenir LT Std 35 Light" w:cs="Arial"/>
          <w:sz w:val="22"/>
          <w:szCs w:val="22"/>
        </w:rPr>
        <w:t xml:space="preserve">, students can use room </w:t>
      </w:r>
      <w:r w:rsidR="00697ECF" w:rsidRPr="00260905">
        <w:rPr>
          <w:rFonts w:ascii="iCiel Avenir LT Std 35 Light" w:hAnsi="iCiel Avenir LT Std 35 Light" w:cs="Arial"/>
          <w:i/>
          <w:iCs/>
          <w:sz w:val="22"/>
          <w:szCs w:val="22"/>
        </w:rPr>
        <w:t>3-</w:t>
      </w:r>
      <w:r w:rsidR="00697ECF">
        <w:rPr>
          <w:rFonts w:ascii="iCiel Avenir LT Std 35 Light" w:hAnsi="iCiel Avenir LT Std 35 Light" w:cs="Arial"/>
          <w:i/>
          <w:iCs/>
          <w:sz w:val="22"/>
          <w:szCs w:val="22"/>
        </w:rPr>
        <w:t>5</w:t>
      </w:r>
      <w:r w:rsidR="00697ECF" w:rsidRPr="00260905">
        <w:rPr>
          <w:rFonts w:ascii="iCiel Avenir LT Std 35 Light" w:hAnsi="iCiel Avenir LT Std 35 Light" w:cs="Arial"/>
          <w:i/>
          <w:iCs/>
          <w:sz w:val="22"/>
          <w:szCs w:val="22"/>
        </w:rPr>
        <w:t xml:space="preserve">, </w:t>
      </w:r>
      <w:r w:rsidR="00697ECF">
        <w:rPr>
          <w:rFonts w:ascii="iCiel Avenir LT Std 35 Light" w:hAnsi="iCiel Avenir LT Std 35 Light" w:cs="Arial"/>
          <w:i/>
          <w:iCs/>
          <w:sz w:val="22"/>
          <w:szCs w:val="22"/>
        </w:rPr>
        <w:t>3</w:t>
      </w:r>
      <w:r w:rsidR="00697ECF" w:rsidRPr="00260905">
        <w:rPr>
          <w:rFonts w:ascii="iCiel Avenir LT Std 35 Light" w:hAnsi="iCiel Avenir LT Std 35 Light" w:cs="Arial"/>
          <w:i/>
          <w:iCs/>
          <w:sz w:val="22"/>
          <w:szCs w:val="22"/>
        </w:rPr>
        <w:t>-</w:t>
      </w:r>
      <w:r w:rsidR="00697ECF">
        <w:rPr>
          <w:rFonts w:ascii="iCiel Avenir LT Std 35 Light" w:hAnsi="iCiel Avenir LT Std 35 Light" w:cs="Arial"/>
          <w:i/>
          <w:iCs/>
          <w:sz w:val="22"/>
          <w:szCs w:val="22"/>
        </w:rPr>
        <w:t>6</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7</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8</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11, 3-12</w:t>
      </w:r>
      <w:r w:rsidR="00CD5E97" w:rsidRPr="004373E8">
        <w:rPr>
          <w:rFonts w:ascii="iCiel Avenir LT Std 35 Light" w:hAnsi="iCiel Avenir LT Std 35 Light" w:cs="Arial"/>
          <w:sz w:val="22"/>
          <w:szCs w:val="22"/>
          <w:lang w:val="vi-VN"/>
        </w:rPr>
        <w:t xml:space="preserve">. </w:t>
      </w:r>
      <w:r w:rsidR="00CD5E97" w:rsidRPr="004373E8">
        <w:rPr>
          <w:rFonts w:ascii="iCiel Avenir LT Std 35 Light" w:hAnsi="iCiel Avenir LT Std 35 Light" w:cs="Arial"/>
          <w:b/>
          <w:bCs/>
          <w:sz w:val="22"/>
          <w:szCs w:val="22"/>
          <w:lang w:val="vi-VN"/>
        </w:rPr>
        <w:t xml:space="preserve">For </w:t>
      </w:r>
      <w:r w:rsidR="00CB0980" w:rsidRPr="004373E8">
        <w:rPr>
          <w:rFonts w:ascii="iCiel Avenir LT Std 35 Light" w:hAnsi="iCiel Avenir LT Std 35 Light" w:cs="Arial"/>
          <w:b/>
          <w:bCs/>
          <w:sz w:val="22"/>
          <w:szCs w:val="22"/>
          <w:lang w:val="vi-VN"/>
        </w:rPr>
        <w:t xml:space="preserve">the </w:t>
      </w:r>
      <w:r w:rsidR="00CD5E97" w:rsidRPr="004373E8">
        <w:rPr>
          <w:rFonts w:ascii="iCiel Avenir LT Std 35 Light" w:hAnsi="iCiel Avenir LT Std 35 Light" w:cs="Arial"/>
          <w:b/>
          <w:bCs/>
          <w:sz w:val="22"/>
          <w:szCs w:val="22"/>
          <w:lang w:val="vi-VN"/>
        </w:rPr>
        <w:t>functional rooms,</w:t>
      </w:r>
      <w:r w:rsidR="00CD5E97" w:rsidRPr="004373E8">
        <w:rPr>
          <w:rFonts w:ascii="iCiel Avenir LT Std 35 Light" w:hAnsi="iCiel Avenir LT Std 35 Light" w:cs="Arial"/>
          <w:sz w:val="22"/>
          <w:szCs w:val="22"/>
          <w:lang w:val="vi-VN"/>
        </w:rPr>
        <w:t xml:space="preserve"> the usage is upon approval by</w:t>
      </w:r>
      <w:r w:rsidR="00407226" w:rsidRPr="004373E8">
        <w:rPr>
          <w:rFonts w:ascii="iCiel Avenir LT Std 35 Light" w:hAnsi="iCiel Avenir LT Std 35 Light" w:cs="Arial"/>
          <w:sz w:val="22"/>
          <w:szCs w:val="22"/>
          <w:lang w:val="vi-VN"/>
        </w:rPr>
        <w:t xml:space="preserve"> the relevant Discipline Lead</w:t>
      </w:r>
      <w:r w:rsidR="00CD5E97" w:rsidRPr="004373E8">
        <w:rPr>
          <w:rFonts w:ascii="iCiel Avenir LT Std 35 Light" w:hAnsi="iCiel Avenir LT Std 35 Light" w:cs="Arial"/>
          <w:sz w:val="22"/>
          <w:szCs w:val="22"/>
          <w:lang w:val="vi-VN"/>
        </w:rPr>
        <w:t>.</w:t>
      </w:r>
    </w:p>
    <w:p w14:paraId="7A77CE29" w14:textId="4ECADC42" w:rsidR="00BF43A2" w:rsidRPr="004373E8" w:rsidRDefault="00BF43A2" w:rsidP="00D85019">
      <w:pPr>
        <w:pStyle w:val="paragraph"/>
        <w:numPr>
          <w:ilvl w:val="0"/>
          <w:numId w:val="14"/>
        </w:numPr>
        <w:tabs>
          <w:tab w:val="left" w:pos="630"/>
          <w:tab w:val="left" w:pos="720"/>
          <w:tab w:val="left" w:pos="1080"/>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 xml:space="preserve">Process: </w:t>
      </w:r>
      <w:r w:rsidR="00DA3211" w:rsidRPr="004373E8">
        <w:rPr>
          <w:rFonts w:ascii="iCiel Avenir LT Std 35 Light" w:hAnsi="iCiel Avenir LT Std 35 Light" w:cs="Arial"/>
          <w:sz w:val="22"/>
          <w:szCs w:val="22"/>
          <w:lang w:val="vi-VN"/>
        </w:rPr>
        <w:t xml:space="preserve">Students </w:t>
      </w:r>
      <w:r w:rsidR="00FA585C" w:rsidRPr="004373E8">
        <w:rPr>
          <w:rFonts w:ascii="iCiel Avenir LT Std 35 Light" w:hAnsi="iCiel Avenir LT Std 35 Light" w:cs="Arial"/>
          <w:sz w:val="22"/>
          <w:szCs w:val="22"/>
          <w:lang w:val="vi-VN"/>
        </w:rPr>
        <w:t>submit Out-of-hours Access Agreement form directly at</w:t>
      </w:r>
      <w:r w:rsidR="009A148B" w:rsidRPr="004373E8">
        <w:rPr>
          <w:rFonts w:ascii="iCiel Avenir LT Std 35 Light" w:hAnsi="iCiel Avenir LT Std 35 Light" w:cs="Arial"/>
          <w:sz w:val="22"/>
          <w:szCs w:val="22"/>
          <w:lang w:val="vi-VN"/>
        </w:rPr>
        <w:t xml:space="preserve"> the</w:t>
      </w:r>
      <w:r w:rsidR="00FA585C" w:rsidRPr="004373E8">
        <w:rPr>
          <w:rFonts w:ascii="iCiel Avenir LT Std 35 Light" w:hAnsi="iCiel Avenir LT Std 35 Light" w:cs="Arial"/>
          <w:sz w:val="22"/>
          <w:szCs w:val="22"/>
          <w:lang w:val="vi-VN"/>
        </w:rPr>
        <w:t xml:space="preserve"> S</w:t>
      </w:r>
      <w:r w:rsidR="00DA3211" w:rsidRPr="004373E8">
        <w:rPr>
          <w:rFonts w:ascii="iCiel Avenir LT Std 35 Light" w:hAnsi="iCiel Avenir LT Std 35 Light" w:cs="Arial"/>
          <w:sz w:val="22"/>
          <w:szCs w:val="22"/>
          <w:lang w:val="vi-VN"/>
        </w:rPr>
        <w:t>tudent Information</w:t>
      </w:r>
      <w:r w:rsidR="00FA585C" w:rsidRPr="004373E8">
        <w:rPr>
          <w:rFonts w:ascii="iCiel Avenir LT Std 35 Light" w:hAnsi="iCiel Avenir LT Std 35 Light" w:cs="Arial"/>
          <w:sz w:val="22"/>
          <w:szCs w:val="22"/>
          <w:lang w:val="vi-VN"/>
        </w:rPr>
        <w:t xml:space="preserve"> </w:t>
      </w:r>
      <w:r w:rsidR="009A148B" w:rsidRPr="004373E8">
        <w:rPr>
          <w:rFonts w:ascii="iCiel Avenir LT Std 35 Light" w:hAnsi="iCiel Avenir LT Std 35 Light" w:cs="Arial"/>
          <w:sz w:val="22"/>
          <w:szCs w:val="22"/>
          <w:lang w:val="vi-VN"/>
        </w:rPr>
        <w:t>Office</w:t>
      </w:r>
      <w:r w:rsidR="00FA585C" w:rsidRPr="004373E8">
        <w:rPr>
          <w:rFonts w:ascii="iCiel Avenir LT Std 35 Light" w:hAnsi="iCiel Avenir LT Std 35 Light" w:cs="Arial"/>
          <w:sz w:val="22"/>
          <w:szCs w:val="22"/>
          <w:lang w:val="vi-VN"/>
        </w:rPr>
        <w:t xml:space="preserve"> before 4</w:t>
      </w:r>
      <w:r w:rsidR="00DA3211" w:rsidRPr="004373E8">
        <w:rPr>
          <w:rFonts w:ascii="iCiel Avenir LT Std 35 Light" w:hAnsi="iCiel Avenir LT Std 35 Light" w:cs="Arial"/>
          <w:sz w:val="22"/>
          <w:szCs w:val="22"/>
          <w:lang w:val="vi-VN"/>
        </w:rPr>
        <w:t>:00 PM, from Monday to Friday.</w:t>
      </w:r>
      <w:r w:rsidR="00DA3211" w:rsidRPr="004373E8">
        <w:rPr>
          <w:rFonts w:ascii="iCiel Avenir LT Std 35 Light" w:hAnsi="iCiel Avenir LT Std 35 Light" w:cs="Arial"/>
          <w:b/>
          <w:bCs/>
          <w:sz w:val="22"/>
          <w:szCs w:val="22"/>
          <w:lang w:val="vi-VN"/>
        </w:rPr>
        <w:t xml:space="preserve"> </w:t>
      </w:r>
      <w:r w:rsidR="002925F8" w:rsidRPr="004373E8">
        <w:rPr>
          <w:rFonts w:ascii="iCiel Avenir LT Std 35 Light" w:hAnsi="iCiel Avenir LT Std 35 Light" w:cs="Arial"/>
          <w:b/>
          <w:bCs/>
          <w:sz w:val="22"/>
          <w:szCs w:val="22"/>
          <w:lang w:val="vi-VN"/>
        </w:rPr>
        <w:t xml:space="preserve"> </w:t>
      </w:r>
      <w:r w:rsidR="00541B7D" w:rsidRPr="004373E8">
        <w:rPr>
          <w:rFonts w:ascii="iCiel Avenir LT Std 35 Light" w:hAnsi="iCiel Avenir LT Std 35 Light" w:cs="Arial"/>
          <w:b/>
          <w:bCs/>
          <w:sz w:val="22"/>
          <w:szCs w:val="22"/>
          <w:lang w:val="vi-VN"/>
        </w:rPr>
        <w:t>F</w:t>
      </w:r>
      <w:r w:rsidR="00FA585C" w:rsidRPr="004373E8">
        <w:rPr>
          <w:rFonts w:ascii="iCiel Avenir LT Std 35 Light" w:hAnsi="iCiel Avenir LT Std 35 Light" w:cs="Arial"/>
          <w:b/>
          <w:bCs/>
          <w:sz w:val="22"/>
          <w:szCs w:val="22"/>
          <w:lang w:val="vi-VN"/>
        </w:rPr>
        <w:t>or</w:t>
      </w:r>
      <w:r w:rsidR="00CB0980" w:rsidRPr="004373E8">
        <w:rPr>
          <w:rFonts w:ascii="iCiel Avenir LT Std 35 Light" w:hAnsi="iCiel Avenir LT Std 35 Light" w:cs="Arial"/>
          <w:b/>
          <w:bCs/>
          <w:sz w:val="22"/>
          <w:szCs w:val="22"/>
          <w:lang w:val="vi-VN"/>
        </w:rPr>
        <w:t xml:space="preserve"> the</w:t>
      </w:r>
      <w:r w:rsidR="00FA585C" w:rsidRPr="004373E8">
        <w:rPr>
          <w:rFonts w:ascii="iCiel Avenir LT Std 35 Light" w:hAnsi="iCiel Avenir LT Std 35 Light" w:cs="Arial"/>
          <w:b/>
          <w:bCs/>
          <w:sz w:val="22"/>
          <w:szCs w:val="22"/>
          <w:lang w:val="vi-VN"/>
        </w:rPr>
        <w:t xml:space="preserve"> </w:t>
      </w:r>
      <w:r w:rsidRPr="004373E8">
        <w:rPr>
          <w:rFonts w:ascii="iCiel Avenir LT Std 35 Light" w:hAnsi="iCiel Avenir LT Std 35 Light" w:cs="Arial"/>
          <w:b/>
          <w:bCs/>
          <w:sz w:val="22"/>
          <w:szCs w:val="22"/>
          <w:lang w:val="vi-VN"/>
        </w:rPr>
        <w:t>functional rooms</w:t>
      </w:r>
      <w:r w:rsidR="00DA3211" w:rsidRPr="004373E8">
        <w:rPr>
          <w:rFonts w:ascii="iCiel Avenir LT Std 35 Light" w:hAnsi="iCiel Avenir LT Std 35 Light" w:cs="Arial"/>
          <w:sz w:val="22"/>
          <w:szCs w:val="22"/>
          <w:lang w:val="vi-VN"/>
        </w:rPr>
        <w:t>, students must seek the</w:t>
      </w:r>
      <w:r w:rsidR="00CB0980" w:rsidRPr="004373E8">
        <w:rPr>
          <w:rFonts w:ascii="iCiel Avenir LT Std 35 Light" w:hAnsi="iCiel Avenir LT Std 35 Light" w:cs="Arial"/>
          <w:sz w:val="22"/>
          <w:szCs w:val="22"/>
          <w:lang w:val="vi-VN"/>
        </w:rPr>
        <w:t xml:space="preserve"> relevant Discipline</w:t>
      </w:r>
      <w:r w:rsidR="00DA3211" w:rsidRPr="004373E8">
        <w:rPr>
          <w:rFonts w:ascii="iCiel Avenir LT Std 35 Light" w:hAnsi="iCiel Avenir LT Std 35 Light" w:cs="Arial"/>
          <w:sz w:val="22"/>
          <w:szCs w:val="22"/>
          <w:lang w:val="vi-VN"/>
        </w:rPr>
        <w:t xml:space="preserve"> Lead’s </w:t>
      </w:r>
      <w:r w:rsidR="009B60AC" w:rsidRPr="004373E8">
        <w:rPr>
          <w:rFonts w:ascii="iCiel Avenir LT Std 35 Light" w:hAnsi="iCiel Avenir LT Std 35 Light" w:cs="Arial"/>
          <w:sz w:val="22"/>
          <w:szCs w:val="22"/>
          <w:lang w:val="vi-VN"/>
        </w:rPr>
        <w:t>confirmation</w:t>
      </w:r>
      <w:r w:rsidR="00DA3211" w:rsidRPr="004373E8">
        <w:rPr>
          <w:rFonts w:ascii="iCiel Avenir LT Std 35 Light" w:hAnsi="iCiel Avenir LT Std 35 Light" w:cs="Arial"/>
          <w:sz w:val="22"/>
          <w:szCs w:val="22"/>
          <w:lang w:val="vi-VN"/>
        </w:rPr>
        <w:t xml:space="preserve"> for Out-of-hours Access Agreement</w:t>
      </w:r>
      <w:r w:rsidR="00541B7D" w:rsidRPr="004373E8">
        <w:rPr>
          <w:rFonts w:ascii="iCiel Avenir LT Std 35 Light" w:hAnsi="iCiel Avenir LT Std 35 Light" w:cs="Arial"/>
          <w:sz w:val="22"/>
          <w:szCs w:val="22"/>
          <w:lang w:val="vi-VN"/>
        </w:rPr>
        <w:t xml:space="preserve"> form</w:t>
      </w:r>
      <w:r w:rsidR="00DA3211" w:rsidRPr="004373E8">
        <w:rPr>
          <w:rFonts w:ascii="iCiel Avenir LT Std 35 Light" w:hAnsi="iCiel Avenir LT Std 35 Light" w:cs="Arial"/>
          <w:sz w:val="22"/>
          <w:szCs w:val="22"/>
          <w:lang w:val="vi-VN"/>
        </w:rPr>
        <w:t xml:space="preserve"> (via email or papers)</w:t>
      </w:r>
      <w:r w:rsidR="00541B7D" w:rsidRPr="004373E8">
        <w:rPr>
          <w:rFonts w:ascii="iCiel Avenir LT Std 35 Light" w:hAnsi="iCiel Avenir LT Std 35 Light" w:cs="Arial"/>
          <w:sz w:val="22"/>
          <w:szCs w:val="22"/>
          <w:lang w:val="vi-VN"/>
        </w:rPr>
        <w:t xml:space="preserve"> before handing </w:t>
      </w:r>
      <w:r w:rsidR="00BB0E73" w:rsidRPr="004373E8">
        <w:rPr>
          <w:rFonts w:ascii="iCiel Avenir LT Std 35 Light" w:hAnsi="iCiel Avenir LT Std 35 Light" w:cs="Arial"/>
          <w:sz w:val="22"/>
          <w:szCs w:val="22"/>
          <w:lang w:val="vi-VN"/>
        </w:rPr>
        <w:t xml:space="preserve">the </w:t>
      </w:r>
      <w:r w:rsidR="00972B74" w:rsidRPr="004373E8">
        <w:rPr>
          <w:rFonts w:ascii="iCiel Avenir LT Std 35 Light" w:hAnsi="iCiel Avenir LT Std 35 Light" w:cs="Arial"/>
          <w:sz w:val="22"/>
          <w:szCs w:val="22"/>
          <w:lang w:val="vi-VN"/>
        </w:rPr>
        <w:t xml:space="preserve">mentioned </w:t>
      </w:r>
      <w:r w:rsidR="00BB0E73" w:rsidRPr="004373E8">
        <w:rPr>
          <w:rFonts w:ascii="iCiel Avenir LT Std 35 Light" w:hAnsi="iCiel Avenir LT Std 35 Light" w:cs="Arial"/>
          <w:sz w:val="22"/>
          <w:szCs w:val="22"/>
          <w:lang w:val="vi-VN"/>
        </w:rPr>
        <w:t xml:space="preserve">form </w:t>
      </w:r>
      <w:r w:rsidR="009A148B" w:rsidRPr="004373E8">
        <w:rPr>
          <w:rFonts w:ascii="iCiel Avenir LT Std 35 Light" w:hAnsi="iCiel Avenir LT Std 35 Light" w:cs="Arial"/>
          <w:sz w:val="22"/>
          <w:szCs w:val="22"/>
          <w:lang w:val="vi-VN"/>
        </w:rPr>
        <w:t>to the</w:t>
      </w:r>
      <w:r w:rsidR="00541B7D" w:rsidRPr="004373E8">
        <w:rPr>
          <w:rFonts w:ascii="iCiel Avenir LT Std 35 Light" w:hAnsi="iCiel Avenir LT Std 35 Light" w:cs="Arial"/>
          <w:sz w:val="22"/>
          <w:szCs w:val="22"/>
          <w:lang w:val="vi-VN"/>
        </w:rPr>
        <w:t xml:space="preserve"> Student Information </w:t>
      </w:r>
      <w:r w:rsidR="009A148B" w:rsidRPr="004373E8">
        <w:rPr>
          <w:rFonts w:ascii="iCiel Avenir LT Std 35 Light" w:hAnsi="iCiel Avenir LT Std 35 Light" w:cs="Arial"/>
          <w:sz w:val="22"/>
          <w:szCs w:val="22"/>
          <w:lang w:val="vi-VN"/>
        </w:rPr>
        <w:t>Office</w:t>
      </w:r>
      <w:r w:rsidR="00BB0E73" w:rsidRPr="004373E8">
        <w:rPr>
          <w:rFonts w:ascii="iCiel Avenir LT Std 35 Light" w:hAnsi="iCiel Avenir LT Std 35 Light" w:cs="Arial"/>
          <w:sz w:val="22"/>
          <w:szCs w:val="22"/>
          <w:lang w:val="vi-VN"/>
        </w:rPr>
        <w:t xml:space="preserve"> at level 2</w:t>
      </w:r>
      <w:r w:rsidR="00541B7D" w:rsidRPr="004373E8">
        <w:rPr>
          <w:rFonts w:ascii="iCiel Avenir LT Std 35 Light" w:hAnsi="iCiel Avenir LT Std 35 Light" w:cs="Arial"/>
          <w:sz w:val="22"/>
          <w:szCs w:val="22"/>
          <w:lang w:val="vi-VN"/>
        </w:rPr>
        <w:t>.</w:t>
      </w:r>
    </w:p>
    <w:p w14:paraId="594A55E9" w14:textId="1E3B6B75" w:rsidR="001D48EC" w:rsidRPr="00B6680F"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quy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8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30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18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30 chi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Hai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u (ngo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l</w:t>
      </w:r>
      <w:r w:rsidRPr="004373E8">
        <w:rPr>
          <w:rFonts w:ascii="iCiel Avenir LT Std 35 Light" w:hAnsi="iCiel Avenir LT Std 35 Light" w:cs="Calibri"/>
          <w:i/>
          <w:iCs/>
          <w:sz w:val="22"/>
          <w:szCs w:val="22"/>
          <w:lang w:val="vi-VN"/>
        </w:rPr>
        <w:t>ễ</w:t>
      </w:r>
      <w:r w:rsidRPr="004373E8">
        <w:rPr>
          <w:rFonts w:ascii="iCiel Avenir LT Std 35 Light" w:hAnsi="iCiel Avenir LT Std 35 Light" w:cs="Arial"/>
          <w:i/>
          <w:iCs/>
          <w:sz w:val="22"/>
          <w:szCs w:val="22"/>
          <w:lang w:val="vi-VN"/>
        </w:rPr>
        <w:t>).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khung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c</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quy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ngo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w:t>
      </w:r>
      <w:r w:rsidR="00080A2C" w:rsidRPr="004373E8">
        <w:rPr>
          <w:rFonts w:ascii="iCiel Avenir LT Std 35 Light" w:hAnsi="iCiel Avenir LT Std 35 Light" w:cs="Arial"/>
          <w:i/>
          <w:iCs/>
          <w:sz w:val="22"/>
          <w:szCs w:val="22"/>
          <w:lang w:val="vi-VN"/>
        </w:rPr>
        <w:t xml:space="preserve">học tập tại trường </w:t>
      </w:r>
      <w:r w:rsidRPr="004373E8">
        <w:rPr>
          <w:rFonts w:ascii="iCiel Avenir LT Std 35 Light" w:hAnsi="iCiel Avenir LT Std 35 Light" w:cs="Arial"/>
          <w:i/>
          <w:iCs/>
          <w:sz w:val="22"/>
          <w:szCs w:val="22"/>
          <w:lang w:val="vi-VN"/>
        </w:rPr>
        <w:t>trong/ngo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w:t>
      </w:r>
      <w:r w:rsidR="009D068F" w:rsidRPr="004373E8">
        <w:rPr>
          <w:rFonts w:ascii="iCiel Avenir LT Std 35 Light" w:hAnsi="iCiel Avenir LT Std 35 Light" w:cs="Arial"/>
          <w:i/>
          <w:iCs/>
          <w:sz w:val="22"/>
          <w:szCs w:val="22"/>
          <w:lang w:val="vi-VN"/>
        </w:rPr>
        <w:t xml:space="preserve"> </w:t>
      </w:r>
      <w:r w:rsidR="0011732D" w:rsidRPr="004373E8">
        <w:rPr>
          <w:rFonts w:ascii="iCiel Avenir LT Std 35 Light" w:hAnsi="iCiel Avenir LT Std 35 Light" w:cs="Arial"/>
          <w:i/>
          <w:iCs/>
          <w:sz w:val="22"/>
          <w:szCs w:val="22"/>
          <w:lang w:val="vi-VN"/>
        </w:rPr>
        <w:t>khung giờ hoạt động</w:t>
      </w:r>
      <w:ins w:id="2239" w:author="An Tran, ACA (BUV)" w:date="2024-09-12T23:45:00Z" w16du:dateUtc="2024-09-12T16:45:00Z">
        <w:r w:rsidR="00760D7F">
          <w:rPr>
            <w:rFonts w:ascii="iCiel Avenir LT Std 35 Light" w:hAnsi="iCiel Avenir LT Std 35 Light" w:cs="Arial"/>
            <w:i/>
            <w:iCs/>
            <w:sz w:val="22"/>
            <w:szCs w:val="22"/>
          </w:rPr>
          <w:t xml:space="preserve"> </w:t>
        </w:r>
        <w:bookmarkStart w:id="2240" w:name="_Hlk177077045"/>
        <w:r w:rsidR="00760D7F">
          <w:rPr>
            <w:rFonts w:ascii="iCiel Avenir LT Std 35 Light" w:hAnsi="iCiel Avenir LT Std 35 Light" w:cs="Arial"/>
            <w:i/>
            <w:iCs/>
            <w:sz w:val="22"/>
            <w:szCs w:val="22"/>
          </w:rPr>
          <w:t>(học muộn/học qua đêm)</w:t>
        </w:r>
      </w:ins>
      <w:bookmarkEnd w:id="2240"/>
      <w:r w:rsidRPr="004373E8">
        <w:rPr>
          <w:rFonts w:ascii="iCiel Avenir LT Std 35 Light" w:hAnsi="iCiel Avenir LT Std 35 Light" w:cs="Arial"/>
          <w:i/>
          <w:iCs/>
          <w:sz w:val="22"/>
          <w:szCs w:val="22"/>
          <w:lang w:val="vi-VN"/>
        </w:rPr>
        <w:t>. T</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y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ch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trong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 duy</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 duy</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t. </w:t>
      </w:r>
      <w:bookmarkStart w:id="2241" w:name="_Hlk114061862"/>
    </w:p>
    <w:p w14:paraId="6BBA0AC4" w14:textId="36398FB1"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Đăng kí sử dụng các cơ sở vật chất của Nhà trường trong khung giờ hoạt động:</w:t>
      </w:r>
    </w:p>
    <w:p w14:paraId="5B3BFC9C" w14:textId="2F2E81E5"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Danh sách phòng</w:t>
      </w:r>
      <w:r w:rsidR="00EB6375" w:rsidRPr="004373E8">
        <w:rPr>
          <w:rFonts w:ascii="iCiel Avenir LT Std 35 Light" w:hAnsi="iCiel Avenir LT Std 35 Light" w:cs="Arial"/>
          <w:b/>
          <w:bCs/>
          <w:i/>
          <w:iCs/>
          <w:sz w:val="22"/>
          <w:szCs w:val="22"/>
          <w:lang w:val="vi-VN"/>
        </w:rPr>
        <w:t xml:space="preserve"> có thể sử dụng</w:t>
      </w:r>
      <w:r w:rsidRPr="004373E8">
        <w:rPr>
          <w:rFonts w:ascii="iCiel Avenir LT Std 35 Light" w:hAnsi="iCiel Avenir LT Std 35 Light" w:cs="Arial"/>
          <w:b/>
          <w:bCs/>
          <w:i/>
          <w:iCs/>
          <w:sz w:val="22"/>
          <w:szCs w:val="22"/>
          <w:lang w:val="vi-VN"/>
        </w:rPr>
        <w:t>:</w:t>
      </w:r>
      <w:r w:rsidRPr="004373E8">
        <w:rPr>
          <w:rFonts w:ascii="iCiel Avenir LT Std 35 Light" w:hAnsi="iCiel Avenir LT Std 35 Light" w:cs="Arial"/>
          <w:i/>
          <w:iCs/>
          <w:sz w:val="22"/>
          <w:szCs w:val="22"/>
          <w:lang w:val="vi-VN"/>
        </w:rPr>
        <w:t xml:space="preserve"> </w:t>
      </w:r>
      <w:r w:rsidR="00D0441B" w:rsidRPr="004373E8">
        <w:rPr>
          <w:rFonts w:ascii="iCiel Avenir LT Std 35 Light" w:hAnsi="iCiel Avenir LT Std 35 Light" w:cs="Arial"/>
          <w:i/>
          <w:iCs/>
          <w:sz w:val="22"/>
          <w:szCs w:val="22"/>
          <w:lang w:val="vi-VN"/>
        </w:rPr>
        <w:t>T</w:t>
      </w:r>
      <w:r w:rsidR="00B8447E" w:rsidRPr="004373E8">
        <w:rPr>
          <w:rFonts w:ascii="iCiel Avenir LT Std 35 Light" w:hAnsi="iCiel Avenir LT Std 35 Light" w:cs="Arial"/>
          <w:i/>
          <w:iCs/>
          <w:sz w:val="22"/>
          <w:szCs w:val="22"/>
          <w:lang w:val="vi-VN"/>
        </w:rPr>
        <w:t>heo tình trạng phòng trống</w:t>
      </w:r>
      <w:r w:rsidRPr="004373E8">
        <w:rPr>
          <w:rFonts w:ascii="iCiel Avenir LT Std 35 Light" w:hAnsi="iCiel Avenir LT Std 35 Light" w:cs="Arial"/>
          <w:i/>
          <w:iCs/>
          <w:sz w:val="22"/>
          <w:szCs w:val="22"/>
          <w:lang w:val="vi-VN"/>
        </w:rPr>
        <w:t xml:space="preserve">. </w:t>
      </w:r>
    </w:p>
    <w:p w14:paraId="2756CCCF" w14:textId="1391DEF5"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Thời lượng sử dụng:</w:t>
      </w:r>
      <w:r w:rsidRPr="004373E8">
        <w:rPr>
          <w:rFonts w:ascii="iCiel Avenir LT Std 35 Light" w:hAnsi="iCiel Avenir LT Std 35 Light" w:cs="Arial"/>
          <w:i/>
          <w:iCs/>
          <w:sz w:val="22"/>
          <w:szCs w:val="22"/>
          <w:lang w:val="vi-VN"/>
        </w:rPr>
        <w:t xml:space="preserve"> Mỗi sinh viên có thể sử dụng phòng tối đa 1 giờ trong một </w:t>
      </w:r>
      <w:r w:rsidR="00B8447E" w:rsidRPr="004373E8">
        <w:rPr>
          <w:rFonts w:ascii="iCiel Avenir LT Std 35 Light" w:hAnsi="iCiel Avenir LT Std 35 Light" w:cs="Arial"/>
          <w:i/>
          <w:iCs/>
          <w:sz w:val="22"/>
          <w:szCs w:val="22"/>
          <w:lang w:val="vi-VN"/>
        </w:rPr>
        <w:t>ngày</w:t>
      </w:r>
      <w:r w:rsidRPr="004373E8">
        <w:rPr>
          <w:rFonts w:ascii="iCiel Avenir LT Std 35 Light" w:hAnsi="iCiel Avenir LT Std 35 Light" w:cs="Arial"/>
          <w:i/>
          <w:iCs/>
          <w:sz w:val="22"/>
          <w:szCs w:val="22"/>
          <w:lang w:val="vi-VN"/>
        </w:rPr>
        <w:t>, và tối</w:t>
      </w:r>
      <w:r w:rsidR="00C47B57"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đa 2 giờ trong một tuần.</w:t>
      </w:r>
    </w:p>
    <w:p w14:paraId="7411E46C" w14:textId="5E2306D0"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Quy trình đăng kí:</w:t>
      </w:r>
      <w:r w:rsidR="00D9597F" w:rsidRPr="004373E8">
        <w:rPr>
          <w:rFonts w:ascii="iCiel Avenir LT Std 35 Light" w:hAnsi="iCiel Avenir LT Std 35 Light" w:cs="Arial"/>
          <w:b/>
          <w:bCs/>
          <w:i/>
          <w:iCs/>
          <w:sz w:val="22"/>
          <w:szCs w:val="22"/>
          <w:lang w:val="vi-VN"/>
        </w:rPr>
        <w:t xml:space="preserve"> </w:t>
      </w:r>
      <w:r w:rsidRPr="004373E8">
        <w:rPr>
          <w:rFonts w:ascii="iCiel Avenir LT Std 35 Light" w:hAnsi="iCiel Avenir LT Std 35 Light" w:cs="Arial"/>
          <w:i/>
          <w:iCs/>
          <w:sz w:val="22"/>
          <w:szCs w:val="22"/>
          <w:lang w:val="vi-VN"/>
        </w:rPr>
        <w:t xml:space="preserve">Sinh viên đăng kí trực tiếp tại </w:t>
      </w:r>
      <w:r w:rsidR="00F311B8"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Thông tin Sinh viên tr</w:t>
      </w:r>
      <w:r w:rsidR="00B8447E" w:rsidRPr="004373E8">
        <w:rPr>
          <w:rFonts w:ascii="iCiel Avenir LT Std 35 Light" w:hAnsi="iCiel Avenir LT Std 35 Light" w:cs="Arial"/>
          <w:i/>
          <w:iCs/>
          <w:sz w:val="22"/>
          <w:szCs w:val="22"/>
          <w:lang w:val="vi-VN"/>
        </w:rPr>
        <w:t>ong vòng</w:t>
      </w:r>
      <w:r w:rsidRPr="004373E8">
        <w:rPr>
          <w:rFonts w:ascii="iCiel Avenir LT Std 35 Light" w:hAnsi="iCiel Avenir LT Std 35 Light" w:cs="Arial"/>
          <w:i/>
          <w:iCs/>
          <w:sz w:val="22"/>
          <w:szCs w:val="22"/>
          <w:lang w:val="vi-VN"/>
        </w:rPr>
        <w:t xml:space="preserve"> 1 ngày </w:t>
      </w:r>
      <w:r w:rsidR="00B8447E" w:rsidRPr="004373E8">
        <w:rPr>
          <w:rFonts w:ascii="iCiel Avenir LT Std 35 Light" w:hAnsi="iCiel Avenir LT Std 35 Light" w:cs="Arial"/>
          <w:i/>
          <w:iCs/>
          <w:sz w:val="22"/>
          <w:szCs w:val="22"/>
          <w:lang w:val="vi-VN"/>
        </w:rPr>
        <w:t>trước thời điểm sử dụng</w:t>
      </w:r>
      <w:r w:rsidRPr="004373E8">
        <w:rPr>
          <w:rFonts w:ascii="iCiel Avenir LT Std 35 Light" w:hAnsi="iCiel Avenir LT Std 35 Light" w:cs="Arial"/>
          <w:i/>
          <w:iCs/>
          <w:sz w:val="22"/>
          <w:szCs w:val="22"/>
          <w:lang w:val="vi-VN"/>
        </w:rPr>
        <w:t>. Tùy vào tình hình phòng</w:t>
      </w:r>
      <w:r w:rsidR="00B8447E" w:rsidRPr="004373E8">
        <w:rPr>
          <w:rFonts w:ascii="iCiel Avenir LT Std 35 Light" w:hAnsi="iCiel Avenir LT Std 35 Light" w:cs="Arial"/>
          <w:i/>
          <w:iCs/>
          <w:sz w:val="22"/>
          <w:szCs w:val="22"/>
          <w:lang w:val="vi-VN"/>
        </w:rPr>
        <w:t xml:space="preserve"> trống</w:t>
      </w:r>
      <w:r w:rsidRPr="004373E8">
        <w:rPr>
          <w:rFonts w:ascii="iCiel Avenir LT Std 35 Light" w:hAnsi="iCiel Avenir LT Std 35 Light" w:cs="Arial"/>
          <w:i/>
          <w:iCs/>
          <w:sz w:val="22"/>
          <w:szCs w:val="22"/>
          <w:lang w:val="vi-VN"/>
        </w:rPr>
        <w:t>, việc đăng kí sẽ được chấp thuận/không được chấp thuận.</w:t>
      </w:r>
    </w:p>
    <w:p w14:paraId="6D74E803" w14:textId="6105607C" w:rsidR="00BF43A2" w:rsidRPr="004373E8" w:rsidRDefault="00BF43A2" w:rsidP="003E1B62">
      <w:pPr>
        <w:ind w:firstLine="0"/>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eastAsia="en-US"/>
        </w:rPr>
        <w:t xml:space="preserve">Đăng kí </w:t>
      </w:r>
      <w:r w:rsidR="00080A2C" w:rsidRPr="004373E8">
        <w:rPr>
          <w:rFonts w:ascii="iCiel Avenir LT Std 35 Light" w:hAnsi="iCiel Avenir LT Std 35 Light" w:cs="Arial"/>
          <w:b/>
          <w:bCs/>
          <w:i/>
          <w:iCs/>
          <w:sz w:val="22"/>
          <w:szCs w:val="22"/>
          <w:lang w:val="vi-VN" w:eastAsia="en-US"/>
        </w:rPr>
        <w:t xml:space="preserve">học tập tại trường ngoài </w:t>
      </w:r>
      <w:r w:rsidR="003F27B5">
        <w:rPr>
          <w:rFonts w:ascii="iCiel Avenir LT Std 35 Light" w:hAnsi="iCiel Avenir LT Std 35 Light" w:cs="Arial"/>
          <w:b/>
          <w:bCs/>
          <w:i/>
          <w:iCs/>
          <w:sz w:val="22"/>
          <w:szCs w:val="22"/>
          <w:lang w:eastAsia="en-US"/>
        </w:rPr>
        <w:t xml:space="preserve">khung </w:t>
      </w:r>
      <w:r w:rsidR="00080A2C" w:rsidRPr="004373E8">
        <w:rPr>
          <w:rFonts w:ascii="iCiel Avenir LT Std 35 Light" w:hAnsi="iCiel Avenir LT Std 35 Light" w:cs="Arial"/>
          <w:b/>
          <w:bCs/>
          <w:i/>
          <w:iCs/>
          <w:sz w:val="22"/>
          <w:szCs w:val="22"/>
          <w:lang w:val="vi-VN" w:eastAsia="en-US"/>
        </w:rPr>
        <w:t>giờ h</w:t>
      </w:r>
      <w:r w:rsidR="003F27B5">
        <w:rPr>
          <w:rFonts w:ascii="iCiel Avenir LT Std 35 Light" w:hAnsi="iCiel Avenir LT Std 35 Light" w:cs="Arial"/>
          <w:b/>
          <w:bCs/>
          <w:i/>
          <w:iCs/>
          <w:sz w:val="22"/>
          <w:szCs w:val="22"/>
          <w:lang w:eastAsia="en-US"/>
        </w:rPr>
        <w:t>oạt động</w:t>
      </w:r>
      <w:r w:rsidR="00080A2C" w:rsidRPr="004373E8">
        <w:rPr>
          <w:rFonts w:ascii="iCiel Avenir LT Std 35 Light" w:hAnsi="iCiel Avenir LT Std 35 Light" w:cs="Arial"/>
          <w:b/>
          <w:bCs/>
          <w:i/>
          <w:iCs/>
          <w:sz w:val="22"/>
          <w:szCs w:val="22"/>
          <w:lang w:val="vi-VN" w:eastAsia="en-US"/>
        </w:rPr>
        <w:t>:</w:t>
      </w:r>
    </w:p>
    <w:p w14:paraId="38F5A0C5" w14:textId="690844FA"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Danh sách phòng</w:t>
      </w:r>
      <w:r w:rsidR="00EB6375" w:rsidRPr="004373E8">
        <w:rPr>
          <w:rFonts w:ascii="iCiel Avenir LT Std 35 Light" w:hAnsi="iCiel Avenir LT Std 35 Light" w:cs="Arial"/>
          <w:b/>
          <w:bCs/>
          <w:i/>
          <w:iCs/>
          <w:sz w:val="22"/>
          <w:szCs w:val="22"/>
          <w:lang w:val="vi-VN"/>
        </w:rPr>
        <w:t xml:space="preserve"> có thể sử dụng</w:t>
      </w:r>
      <w:r w:rsidRPr="004373E8">
        <w:rPr>
          <w:rFonts w:ascii="iCiel Avenir LT Std 35 Light" w:hAnsi="iCiel Avenir LT Std 35 Light" w:cs="Arial"/>
          <w:b/>
          <w:bCs/>
          <w:i/>
          <w:iCs/>
          <w:sz w:val="22"/>
          <w:szCs w:val="22"/>
          <w:lang w:val="vi-VN"/>
        </w:rPr>
        <w:t xml:space="preserve">: </w:t>
      </w:r>
      <w:r w:rsidR="00CD19E1" w:rsidRPr="00CD19E1">
        <w:rPr>
          <w:rFonts w:ascii="iCiel Avenir LT Std 35 Light" w:hAnsi="iCiel Avenir LT Std 35 Light" w:cs="Arial"/>
          <w:i/>
          <w:iCs/>
          <w:sz w:val="22"/>
          <w:szCs w:val="22"/>
        </w:rPr>
        <w:t>P</w:t>
      </w:r>
      <w:r w:rsidRPr="004373E8">
        <w:rPr>
          <w:rFonts w:ascii="iCiel Avenir LT Std 35 Light" w:hAnsi="iCiel Avenir LT Std 35 Light" w:cs="Arial"/>
          <w:i/>
          <w:iCs/>
          <w:sz w:val="22"/>
          <w:szCs w:val="22"/>
          <w:lang w:val="vi-VN"/>
        </w:rPr>
        <w:t xml:space="preserve">hòng học (phòng </w:t>
      </w:r>
      <w:r w:rsidR="00E52831" w:rsidRPr="00E52831">
        <w:rPr>
          <w:rFonts w:ascii="iCiel Avenir LT Std 35 Light" w:hAnsi="iCiel Avenir LT Std 35 Light" w:cs="Arial"/>
          <w:i/>
          <w:iCs/>
          <w:sz w:val="22"/>
          <w:szCs w:val="22"/>
          <w:lang w:val="vi-VN"/>
        </w:rPr>
        <w:t>3-5, 3-6, 3-7, 3-8, 3-11, 3-12</w:t>
      </w:r>
      <w:r w:rsidRPr="004373E8">
        <w:rPr>
          <w:rFonts w:ascii="iCiel Avenir LT Std 35 Light" w:hAnsi="iCiel Avenir LT Std 35 Light" w:cs="Arial"/>
          <w:i/>
          <w:iCs/>
          <w:sz w:val="22"/>
          <w:szCs w:val="22"/>
          <w:lang w:val="vi-VN"/>
        </w:rPr>
        <w:t xml:space="preserve">) và các phòng chức năng. </w:t>
      </w:r>
      <w:r w:rsidRPr="004373E8">
        <w:rPr>
          <w:rFonts w:ascii="iCiel Avenir LT Std 35 Light" w:hAnsi="iCiel Avenir LT Std 35 Light" w:cs="Arial"/>
          <w:b/>
          <w:bCs/>
          <w:i/>
          <w:iCs/>
          <w:sz w:val="22"/>
          <w:szCs w:val="22"/>
          <w:lang w:val="vi-VN"/>
        </w:rPr>
        <w:t>Với phòng chức năng</w:t>
      </w:r>
      <w:r w:rsidRPr="004373E8">
        <w:rPr>
          <w:rFonts w:ascii="iCiel Avenir LT Std 35 Light" w:hAnsi="iCiel Avenir LT Std 35 Light" w:cs="Arial"/>
          <w:i/>
          <w:iCs/>
          <w:sz w:val="22"/>
          <w:szCs w:val="22"/>
          <w:lang w:val="vi-VN"/>
        </w:rPr>
        <w:t xml:space="preserve">, </w:t>
      </w:r>
      <w:r w:rsidR="00C47B57" w:rsidRPr="004373E8">
        <w:rPr>
          <w:rFonts w:ascii="iCiel Avenir LT Std 35 Light" w:hAnsi="iCiel Avenir LT Std 35 Light" w:cs="Arial"/>
          <w:i/>
          <w:iCs/>
          <w:sz w:val="22"/>
          <w:szCs w:val="22"/>
          <w:lang w:val="vi-VN"/>
        </w:rPr>
        <w:t xml:space="preserve">cần có sự phê duyệt của </w:t>
      </w:r>
      <w:r w:rsidR="002F7BC0" w:rsidRPr="004373E8">
        <w:rPr>
          <w:rFonts w:ascii="iCiel Avenir LT Std 35 Light" w:hAnsi="iCiel Avenir LT Std 35 Light" w:cs="Arial"/>
          <w:i/>
          <w:iCs/>
          <w:sz w:val="22"/>
          <w:szCs w:val="22"/>
          <w:lang w:val="vi-VN"/>
        </w:rPr>
        <w:t>Trưởng bộ môn</w:t>
      </w:r>
      <w:r w:rsidRPr="004373E8">
        <w:rPr>
          <w:rFonts w:ascii="iCiel Avenir LT Std 35 Light" w:hAnsi="iCiel Avenir LT Std 35 Light" w:cs="Arial"/>
          <w:i/>
          <w:iCs/>
          <w:sz w:val="22"/>
          <w:szCs w:val="22"/>
          <w:lang w:val="vi-VN"/>
        </w:rPr>
        <w:t>.</w:t>
      </w:r>
    </w:p>
    <w:p w14:paraId="4B6E97AB" w14:textId="77777777" w:rsidR="00B6680F" w:rsidRPr="00B6680F"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Quy trình đăng kí</w:t>
      </w:r>
      <w:r w:rsidR="00DC6FAD" w:rsidRPr="004373E8">
        <w:rPr>
          <w:rFonts w:ascii="iCiel Avenir LT Std 35 Light" w:hAnsi="iCiel Avenir LT Std 35 Light" w:cs="Arial"/>
          <w:b/>
          <w:bCs/>
          <w:i/>
          <w:iCs/>
          <w:sz w:val="22"/>
          <w:szCs w:val="22"/>
          <w:lang w:val="vi-VN"/>
        </w:rPr>
        <w:t>:</w:t>
      </w:r>
      <w:r w:rsidR="00DC6FAD"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 xml:space="preserve">Sinh viên điền và gửi đơn </w:t>
      </w:r>
      <w:r w:rsidR="00080A2C" w:rsidRPr="004373E8">
        <w:rPr>
          <w:rFonts w:ascii="iCiel Avenir LT Std 35 Light" w:hAnsi="iCiel Avenir LT Std 35 Light" w:cs="Arial"/>
          <w:i/>
          <w:iCs/>
          <w:sz w:val="22"/>
          <w:szCs w:val="22"/>
          <w:lang w:val="vi-VN"/>
        </w:rPr>
        <w:t xml:space="preserve">Đăng kí học tập tại trường ngoài giờ học </w:t>
      </w:r>
      <w:r w:rsidR="00DC6FAD" w:rsidRPr="004373E8">
        <w:rPr>
          <w:rFonts w:ascii="iCiel Avenir LT Std 35 Light" w:hAnsi="iCiel Avenir LT Std 35 Light" w:cs="Arial"/>
          <w:i/>
          <w:iCs/>
          <w:sz w:val="22"/>
          <w:szCs w:val="22"/>
          <w:lang w:val="vi-VN"/>
        </w:rPr>
        <w:t xml:space="preserve">trực tiếp tại Bộ phận Thông tin Sinh viên trước 4 giờ chiều, từ thứ Hai đến thứ Sáu. </w:t>
      </w:r>
      <w:r w:rsidR="00DC6FAD" w:rsidRPr="004373E8">
        <w:rPr>
          <w:rFonts w:ascii="iCiel Avenir LT Std 35 Light" w:hAnsi="iCiel Avenir LT Std 35 Light" w:cs="Arial"/>
          <w:b/>
          <w:bCs/>
          <w:i/>
          <w:iCs/>
          <w:sz w:val="22"/>
          <w:szCs w:val="22"/>
          <w:lang w:val="vi-VN"/>
        </w:rPr>
        <w:t>Đối với Phòng chức năng</w:t>
      </w:r>
      <w:r w:rsidR="00DC6FAD" w:rsidRPr="004373E8">
        <w:rPr>
          <w:rFonts w:ascii="iCiel Avenir LT Std 35 Light" w:hAnsi="iCiel Avenir LT Std 35 Light" w:cs="Arial"/>
          <w:i/>
          <w:iCs/>
          <w:sz w:val="22"/>
          <w:szCs w:val="22"/>
          <w:lang w:val="vi-VN"/>
        </w:rPr>
        <w:t xml:space="preserve">, sinh viên cần xin </w:t>
      </w:r>
      <w:r w:rsidR="003D5078" w:rsidRPr="004373E8">
        <w:rPr>
          <w:rFonts w:ascii="iCiel Avenir LT Std 35 Light" w:hAnsi="iCiel Avenir LT Std 35 Light" w:cs="Arial"/>
          <w:i/>
          <w:iCs/>
          <w:sz w:val="22"/>
          <w:szCs w:val="22"/>
          <w:lang w:val="vi-VN"/>
        </w:rPr>
        <w:t>xác nhận</w:t>
      </w:r>
      <w:r w:rsidR="00DC6FAD" w:rsidRPr="004373E8">
        <w:rPr>
          <w:rFonts w:ascii="iCiel Avenir LT Std 35 Light" w:hAnsi="iCiel Avenir LT Std 35 Light" w:cs="Arial"/>
          <w:i/>
          <w:iCs/>
          <w:sz w:val="22"/>
          <w:szCs w:val="22"/>
          <w:lang w:val="vi-VN"/>
        </w:rPr>
        <w:t xml:space="preserve"> của Trưởng </w:t>
      </w:r>
      <w:r w:rsidR="002F7BC0" w:rsidRPr="004373E8">
        <w:rPr>
          <w:rFonts w:ascii="iCiel Avenir LT Std 35 Light" w:hAnsi="iCiel Avenir LT Std 35 Light" w:cs="Arial"/>
          <w:i/>
          <w:iCs/>
          <w:sz w:val="22"/>
          <w:szCs w:val="22"/>
          <w:lang w:val="vi-VN"/>
        </w:rPr>
        <w:t>bộ môn</w:t>
      </w:r>
      <w:r w:rsidR="00DC6FAD" w:rsidRPr="004373E8">
        <w:rPr>
          <w:rFonts w:ascii="iCiel Avenir LT Std 35 Light" w:hAnsi="iCiel Avenir LT Std 35 Light" w:cs="Arial"/>
          <w:i/>
          <w:iCs/>
          <w:sz w:val="22"/>
          <w:szCs w:val="22"/>
          <w:lang w:val="vi-VN"/>
        </w:rPr>
        <w:t xml:space="preserve"> trên đơn (qua email hoặc chữ kí tươi) trước khi nộp tại Bộ phận Thông tin Sinh viên.</w:t>
      </w:r>
      <w:bookmarkEnd w:id="2237"/>
      <w:r w:rsidR="00F86F6D" w:rsidRPr="004373E8">
        <w:rPr>
          <w:rFonts w:ascii="iCiel Avenir LT Std 35 Light" w:hAnsi="iCiel Avenir LT Std 35 Light" w:cs="Arial"/>
          <w:i/>
          <w:iCs/>
          <w:sz w:val="22"/>
          <w:szCs w:val="22"/>
          <w:lang w:val="vi-VN"/>
        </w:rPr>
        <w:t xml:space="preserve"> </w:t>
      </w:r>
    </w:p>
    <w:p w14:paraId="6F651907" w14:textId="77777777" w:rsidR="000920AD" w:rsidRPr="00A90515" w:rsidRDefault="000920AD" w:rsidP="000920AD">
      <w:pPr>
        <w:pStyle w:val="Question"/>
        <w:numPr>
          <w:ilvl w:val="0"/>
          <w:numId w:val="6"/>
        </w:numPr>
        <w:tabs>
          <w:tab w:val="left" w:pos="630"/>
          <w:tab w:val="left" w:pos="900"/>
          <w:tab w:val="left" w:pos="990"/>
        </w:tabs>
        <w:spacing w:before="100" w:line="400" w:lineRule="exact"/>
        <w:ind w:left="0" w:firstLine="634"/>
        <w:rPr>
          <w:ins w:id="2242" w:author="An Tran, ACA (BUV)" w:date="2024-09-13T18:19:00Z" w16du:dateUtc="2024-09-13T11:19:00Z"/>
          <w:rFonts w:cs="Arial"/>
          <w:szCs w:val="22"/>
          <w:lang w:val="vi-VN"/>
        </w:rPr>
      </w:pPr>
      <w:bookmarkStart w:id="2243" w:name="_Toc177025901"/>
      <w:bookmarkStart w:id="2244" w:name="_Toc177139454"/>
      <w:bookmarkStart w:id="2245" w:name="_Toc177077256"/>
      <w:bookmarkStart w:id="2246" w:name="_Hlk171286555"/>
      <w:ins w:id="2247" w:author="An Tran, ACA (BUV)" w:date="2024-09-13T18:19:00Z" w16du:dateUtc="2024-09-13T11:19:00Z">
        <w:r w:rsidRPr="002B1B52">
          <w:rPr>
            <w:rFonts w:cs="Arial"/>
            <w:szCs w:val="22"/>
            <w:lang w:val="vi-VN"/>
          </w:rPr>
          <w:t xml:space="preserve">How can I find information about BUV's student accommodation services?/ </w:t>
        </w:r>
        <w:r w:rsidRPr="00A90515">
          <w:rPr>
            <w:rFonts w:cs="Arial"/>
            <w:szCs w:val="22"/>
            <w:lang w:val="vi-VN"/>
          </w:rPr>
          <w:t>Làm thế nào để tôi có thể tìm thông tin về dịch vụ Ký túc xá của BUV?</w:t>
        </w:r>
        <w:bookmarkEnd w:id="2243"/>
        <w:bookmarkEnd w:id="2244"/>
      </w:ins>
    </w:p>
    <w:p w14:paraId="147E0BF2" w14:textId="77777777" w:rsidR="000920AD" w:rsidRPr="002B1B52" w:rsidRDefault="000920AD" w:rsidP="000920AD">
      <w:pPr>
        <w:pStyle w:val="ListParagraph"/>
        <w:tabs>
          <w:tab w:val="left" w:pos="630"/>
          <w:tab w:val="left" w:pos="720"/>
          <w:tab w:val="left" w:pos="1080"/>
        </w:tabs>
        <w:ind w:firstLine="0"/>
        <w:rPr>
          <w:ins w:id="2248" w:author="An Tran, ACA (BUV)" w:date="2024-09-13T18:19:00Z" w16du:dateUtc="2024-09-13T11:19:00Z"/>
          <w:rFonts w:ascii="iCiel Avenir LT Std 35 Light" w:hAnsi="iCiel Avenir LT Std 35 Light" w:cs="Arial"/>
          <w:b/>
          <w:bCs/>
          <w:sz w:val="22"/>
          <w:szCs w:val="22"/>
          <w:u w:val="single"/>
        </w:rPr>
      </w:pPr>
      <w:ins w:id="2249" w:author="An Tran, ACA (BUV)" w:date="2024-09-13T18:19:00Z" w16du:dateUtc="2024-09-13T11:19:00Z">
        <w:r w:rsidRPr="002B1B52">
          <w:rPr>
            <w:rFonts w:ascii="iCiel Avenir LT Std 35 Light" w:hAnsi="iCiel Avenir LT Std 35 Light" w:cs="Arial"/>
            <w:b/>
            <w:bCs/>
            <w:sz w:val="22"/>
            <w:szCs w:val="22"/>
            <w:u w:val="single"/>
          </w:rPr>
          <w:t>Answer / Câu trả lời:</w:t>
        </w:r>
      </w:ins>
    </w:p>
    <w:p w14:paraId="429CF3B1" w14:textId="77777777" w:rsidR="000920AD" w:rsidRPr="002B1B52" w:rsidRDefault="000920AD" w:rsidP="000920AD">
      <w:pPr>
        <w:tabs>
          <w:tab w:val="left" w:pos="720"/>
          <w:tab w:val="left" w:pos="1080"/>
        </w:tabs>
        <w:ind w:firstLine="0"/>
        <w:rPr>
          <w:ins w:id="2250" w:author="An Tran, ACA (BUV)" w:date="2024-09-13T18:19:00Z" w16du:dateUtc="2024-09-13T11:19:00Z"/>
          <w:rFonts w:ascii="iCiel Avenir LT Std 35 Light" w:hAnsi="iCiel Avenir LT Std 35 Light" w:cs="Arial"/>
          <w:sz w:val="22"/>
          <w:szCs w:val="22"/>
        </w:rPr>
      </w:pPr>
      <w:ins w:id="2251" w:author="An Tran, ACA (BUV)" w:date="2024-09-13T18:19:00Z" w16du:dateUtc="2024-09-13T11:19:00Z">
        <w:r w:rsidRPr="002B1B52">
          <w:rPr>
            <w:rFonts w:ascii="iCiel Avenir LT Std 35 Light" w:hAnsi="iCiel Avenir LT Std 35 Light" w:cs="Arial"/>
            <w:sz w:val="22"/>
            <w:szCs w:val="22"/>
          </w:rPr>
          <w:t>You can find information about BUV Student Accommodation services by contacting us through the following methods:</w:t>
        </w:r>
      </w:ins>
    </w:p>
    <w:p w14:paraId="1A3DB0A9" w14:textId="77777777" w:rsidR="000920AD" w:rsidRPr="002B1B52" w:rsidRDefault="000920AD" w:rsidP="000920AD">
      <w:pPr>
        <w:pStyle w:val="ListParagraph"/>
        <w:numPr>
          <w:ilvl w:val="0"/>
          <w:numId w:val="99"/>
        </w:numPr>
        <w:tabs>
          <w:tab w:val="left" w:pos="720"/>
          <w:tab w:val="left" w:pos="1080"/>
        </w:tabs>
        <w:rPr>
          <w:ins w:id="2252" w:author="An Tran, ACA (BUV)" w:date="2024-09-13T18:19:00Z" w16du:dateUtc="2024-09-13T11:19:00Z"/>
          <w:rFonts w:ascii="iCiel Avenir LT Std 35 Light" w:hAnsi="iCiel Avenir LT Std 35 Light" w:cs="Arial"/>
          <w:sz w:val="22"/>
          <w:szCs w:val="22"/>
        </w:rPr>
      </w:pPr>
      <w:ins w:id="2253" w:author="An Tran, ACA (BUV)" w:date="2024-09-13T18:19:00Z" w16du:dateUtc="2024-09-13T11:19:00Z">
        <w:r w:rsidRPr="002B1B52">
          <w:rPr>
            <w:rFonts w:ascii="iCiel Avenir LT Std 35 Light" w:hAnsi="iCiel Avenir LT Std 35 Light" w:cs="Arial"/>
            <w:b/>
            <w:bCs/>
            <w:sz w:val="22"/>
            <w:szCs w:val="22"/>
          </w:rPr>
          <w:t>Email:</w:t>
        </w:r>
        <w:r w:rsidRPr="002B1B52">
          <w:rPr>
            <w:rFonts w:ascii="iCiel Avenir LT Std 35 Light" w:hAnsi="iCiel Avenir LT Std 35 Light" w:cs="Arial"/>
            <w:sz w:val="22"/>
            <w:szCs w:val="22"/>
          </w:rPr>
          <w: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"mailto:accommodation@buv.edu.vn"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accommodation@buv.edu.vn</w:t>
        </w:r>
        <w:r w:rsidRPr="002B1B52">
          <w:rPr>
            <w:rFonts w:ascii="iCiel Avenir LT Std 35 Light" w:hAnsi="iCiel Avenir LT Std 35 Light" w:cs="Arial"/>
            <w:sz w:val="22"/>
            <w:szCs w:val="22"/>
          </w:rPr>
          <w:fldChar w:fldCharType="end"/>
        </w:r>
      </w:ins>
    </w:p>
    <w:p w14:paraId="4BAEF153" w14:textId="77777777" w:rsidR="000920AD" w:rsidRPr="002B1B52" w:rsidRDefault="000920AD" w:rsidP="000920AD">
      <w:pPr>
        <w:pStyle w:val="ListParagraph"/>
        <w:numPr>
          <w:ilvl w:val="0"/>
          <w:numId w:val="99"/>
        </w:numPr>
        <w:tabs>
          <w:tab w:val="left" w:pos="720"/>
          <w:tab w:val="left" w:pos="1080"/>
        </w:tabs>
        <w:rPr>
          <w:ins w:id="2254" w:author="An Tran, ACA (BUV)" w:date="2024-09-13T18:19:00Z" w16du:dateUtc="2024-09-13T11:19:00Z"/>
          <w:rFonts w:ascii="iCiel Avenir LT Std 35 Light" w:hAnsi="iCiel Avenir LT Std 35 Light" w:cs="Arial"/>
          <w:sz w:val="22"/>
          <w:szCs w:val="22"/>
        </w:rPr>
      </w:pPr>
      <w:ins w:id="2255" w:author="An Tran, ACA (BUV)" w:date="2024-09-13T18:19:00Z" w16du:dateUtc="2024-09-13T11:19:00Z">
        <w:r w:rsidRPr="002B1B52">
          <w:rPr>
            <w:rFonts w:ascii="iCiel Avenir LT Std 35 Light" w:hAnsi="iCiel Avenir LT Std 35 Light" w:cs="Arial"/>
            <w:b/>
            <w:bCs/>
            <w:sz w:val="22"/>
            <w:szCs w:val="22"/>
          </w:rPr>
          <w:t>Phone/Zalo/Whatsapp:</w:t>
        </w:r>
        <w:r w:rsidRPr="002B1B52">
          <w:rPr>
            <w:rFonts w:ascii="iCiel Avenir LT Std 35 Light" w:hAnsi="iCiel Avenir LT Std 35 Light" w:cs="Arial"/>
            <w:sz w:val="22"/>
            <w:szCs w:val="22"/>
          </w:rPr>
          <w:t> (+84) 90 456 3693</w:t>
        </w:r>
      </w:ins>
    </w:p>
    <w:p w14:paraId="116CE442" w14:textId="77777777" w:rsidR="000920AD" w:rsidRPr="002B1B52" w:rsidRDefault="000920AD" w:rsidP="000920AD">
      <w:pPr>
        <w:tabs>
          <w:tab w:val="left" w:pos="720"/>
          <w:tab w:val="left" w:pos="1080"/>
        </w:tabs>
        <w:ind w:firstLine="0"/>
        <w:rPr>
          <w:ins w:id="2256" w:author="An Tran, ACA (BUV)" w:date="2024-09-13T18:19:00Z" w16du:dateUtc="2024-09-13T11:19:00Z"/>
          <w:rFonts w:ascii="iCiel Avenir LT Std 35 Light" w:hAnsi="iCiel Avenir LT Std 35 Light" w:cs="Arial"/>
          <w:i/>
          <w:iCs/>
          <w:sz w:val="22"/>
          <w:szCs w:val="22"/>
          <w:lang w:eastAsia="en-US"/>
        </w:rPr>
      </w:pPr>
      <w:ins w:id="2257" w:author="An Tran, ACA (BUV)" w:date="2024-09-13T18:19:00Z" w16du:dateUtc="2024-09-13T11:19:00Z">
        <w:r w:rsidRPr="002B1B52">
          <w:rPr>
            <w:rFonts w:ascii="iCiel Avenir LT Std 35 Light" w:hAnsi="iCiel Avenir LT Std 35 Light" w:cs="Arial"/>
            <w:i/>
            <w:iCs/>
            <w:sz w:val="22"/>
            <w:szCs w:val="22"/>
            <w:lang w:eastAsia="en-US"/>
          </w:rPr>
          <w:t>Bạn có thể tìm thông tin về dịch vụ Ký túc xá của BUV bằng cách liên hệ qua các phương thức sau:</w:t>
        </w:r>
      </w:ins>
    </w:p>
    <w:p w14:paraId="6AF040E8" w14:textId="77777777" w:rsidR="000920AD" w:rsidRPr="000920AD" w:rsidRDefault="000920AD">
      <w:pPr>
        <w:pStyle w:val="ListParagraph"/>
        <w:numPr>
          <w:ilvl w:val="0"/>
          <w:numId w:val="100"/>
        </w:numPr>
        <w:rPr>
          <w:ins w:id="2258" w:author="An Tran, ACA (BUV)" w:date="2024-09-13T18:19:00Z" w16du:dateUtc="2024-09-13T11:19:00Z"/>
          <w:rFonts w:ascii="iCiel Avenir LT Std 35 Light" w:hAnsi="iCiel Avenir LT Std 35 Light" w:cs="Arial"/>
          <w:sz w:val="22"/>
          <w:szCs w:val="22"/>
          <w:rPrChange w:id="2259" w:author="An Tran, ACA (BUV)" w:date="2024-09-13T18:20:00Z" w16du:dateUtc="2024-09-13T11:20:00Z">
            <w:rPr>
              <w:ins w:id="2260" w:author="An Tran, ACA (BUV)" w:date="2024-09-13T18:19:00Z" w16du:dateUtc="2024-09-13T11:19:00Z"/>
            </w:rPr>
          </w:rPrChange>
        </w:rPr>
        <w:pPrChange w:id="2261" w:author="An Tran, ACA (BUV)" w:date="2024-09-13T18:20:00Z" w16du:dateUtc="2024-09-13T11:20:00Z">
          <w:pPr>
            <w:pStyle w:val="ListParagraph"/>
          </w:pPr>
        </w:pPrChange>
      </w:pPr>
      <w:ins w:id="2262" w:author="An Tran, ACA (BUV)" w:date="2024-09-13T18:19:00Z" w16du:dateUtc="2024-09-13T11:19:00Z">
        <w:r w:rsidRPr="000920AD">
          <w:rPr>
            <w:rFonts w:ascii="iCiel Avenir LT Std 35 Light" w:hAnsi="iCiel Avenir LT Std 35 Light" w:cs="Arial"/>
            <w:b/>
            <w:bCs/>
            <w:sz w:val="22"/>
            <w:szCs w:val="22"/>
            <w:rPrChange w:id="2263" w:author="An Tran, ACA (BUV)" w:date="2024-09-13T18:20:00Z" w16du:dateUtc="2024-09-13T11:20:00Z">
              <w:rPr>
                <w:b/>
                <w:bCs/>
              </w:rPr>
            </w:rPrChange>
          </w:rPr>
          <w:t>Email: </w:t>
        </w:r>
        <w:r w:rsidRPr="000920AD">
          <w:rPr>
            <w:rFonts w:ascii="iCiel Avenir LT Std 35 Light" w:hAnsi="iCiel Avenir LT Std 35 Light" w:cs="Arial"/>
            <w:sz w:val="22"/>
            <w:szCs w:val="22"/>
            <w:rPrChange w:id="2264" w:author="An Tran, ACA (BUV)" w:date="2024-09-13T18:20:00Z" w16du:dateUtc="2024-09-13T11:20:00Z">
              <w:rPr/>
            </w:rPrChange>
          </w:rPr>
          <w:fldChar w:fldCharType="begin"/>
        </w:r>
        <w:r w:rsidRPr="000920AD">
          <w:rPr>
            <w:rFonts w:ascii="iCiel Avenir LT Std 35 Light" w:hAnsi="iCiel Avenir LT Std 35 Light" w:cs="Arial"/>
            <w:sz w:val="22"/>
            <w:szCs w:val="22"/>
            <w:rPrChange w:id="2265" w:author="An Tran, ACA (BUV)" w:date="2024-09-13T18:20:00Z" w16du:dateUtc="2024-09-13T11:20:00Z">
              <w:rPr/>
            </w:rPrChange>
          </w:rPr>
          <w:instrText>HYPERLINK "mailto:accommodation@buv.edu.vn"</w:instrText>
        </w:r>
        <w:r w:rsidRPr="004F668E">
          <w:rPr>
            <w:rFonts w:ascii="iCiel Avenir LT Std 35 Light" w:hAnsi="iCiel Avenir LT Std 35 Light" w:cs="Arial"/>
            <w:sz w:val="22"/>
            <w:szCs w:val="22"/>
          </w:rPr>
        </w:r>
        <w:r w:rsidRPr="000920AD">
          <w:rPr>
            <w:rFonts w:ascii="iCiel Avenir LT Std 35 Light" w:hAnsi="iCiel Avenir LT Std 35 Light" w:cs="Arial"/>
            <w:sz w:val="22"/>
            <w:szCs w:val="22"/>
            <w:rPrChange w:id="2266" w:author="An Tran, ACA (BUV)" w:date="2024-09-13T18:20:00Z" w16du:dateUtc="2024-09-13T11:20:00Z">
              <w:rPr/>
            </w:rPrChange>
          </w:rPr>
          <w:fldChar w:fldCharType="separate"/>
        </w:r>
        <w:r w:rsidRPr="000920AD">
          <w:rPr>
            <w:rStyle w:val="Hyperlink"/>
            <w:rFonts w:ascii="iCiel Avenir LT Std 35 Light" w:hAnsi="iCiel Avenir LT Std 35 Light" w:cs="Arial"/>
            <w:sz w:val="22"/>
            <w:szCs w:val="22"/>
          </w:rPr>
          <w:t>accommodation@buv.edu.vn</w:t>
        </w:r>
        <w:r w:rsidRPr="000920AD">
          <w:rPr>
            <w:rFonts w:ascii="iCiel Avenir LT Std 35 Light" w:hAnsi="iCiel Avenir LT Std 35 Light" w:cs="Arial"/>
            <w:sz w:val="22"/>
            <w:szCs w:val="22"/>
            <w:rPrChange w:id="2267" w:author="An Tran, ACA (BUV)" w:date="2024-09-13T18:20:00Z" w16du:dateUtc="2024-09-13T11:20:00Z">
              <w:rPr/>
            </w:rPrChange>
          </w:rPr>
          <w:fldChar w:fldCharType="end"/>
        </w:r>
      </w:ins>
    </w:p>
    <w:p w14:paraId="63F4F93B" w14:textId="612887D8" w:rsidR="00B6680F" w:rsidRPr="000920AD" w:rsidDel="000920AD" w:rsidRDefault="000920AD">
      <w:pPr>
        <w:ind w:firstLine="0"/>
        <w:rPr>
          <w:del w:id="2268" w:author="An Tran, ACA (BUV)" w:date="2024-09-13T18:19:00Z" w16du:dateUtc="2024-09-13T11:19:00Z"/>
          <w:rFonts w:cs="Arial"/>
          <w:bCs/>
          <w:szCs w:val="22"/>
          <w:rPrChange w:id="2269" w:author="An Tran, ACA (BUV)" w:date="2024-09-13T18:20:00Z" w16du:dateUtc="2024-09-13T11:20:00Z">
            <w:rPr>
              <w:del w:id="2270" w:author="An Tran, ACA (BUV)" w:date="2024-09-13T18:19:00Z" w16du:dateUtc="2024-09-13T11:19:00Z"/>
              <w:i/>
              <w:iCs/>
              <w:lang w:val="vi-VN"/>
            </w:rPr>
          </w:rPrChange>
        </w:rPr>
        <w:pPrChange w:id="2271" w:author="An Tran, ACA (BUV)" w:date="2024-09-13T18:20:00Z" w16du:dateUtc="2024-09-13T11:20:00Z">
          <w:pPr>
            <w:pStyle w:val="Question"/>
            <w:numPr>
              <w:numId w:val="6"/>
            </w:numPr>
            <w:tabs>
              <w:tab w:val="left" w:pos="630"/>
              <w:tab w:val="left" w:pos="720"/>
              <w:tab w:val="left" w:pos="990"/>
            </w:tabs>
            <w:spacing w:before="100" w:line="400" w:lineRule="exact"/>
            <w:ind w:left="2520" w:firstLine="634"/>
          </w:pPr>
        </w:pPrChange>
      </w:pPr>
      <w:ins w:id="2272" w:author="An Tran, ACA (BUV)" w:date="2024-09-13T18:19:00Z" w16du:dateUtc="2024-09-13T11:19:00Z">
        <w:r w:rsidRPr="000920AD">
          <w:rPr>
            <w:rFonts w:ascii="iCiel Avenir LT Std 35 Light" w:hAnsi="iCiel Avenir LT Std 35 Light" w:cs="Arial"/>
            <w:b/>
            <w:bCs/>
            <w:sz w:val="22"/>
            <w:szCs w:val="22"/>
          </w:rPr>
          <w:t>Điện thoại/Zalo/Whatsapp: </w:t>
        </w:r>
        <w:r w:rsidRPr="000920AD">
          <w:rPr>
            <w:rFonts w:ascii="iCiel Avenir LT Std 35 Light" w:hAnsi="iCiel Avenir LT Std 35 Light" w:cs="Arial"/>
            <w:sz w:val="22"/>
            <w:szCs w:val="22"/>
          </w:rPr>
          <w:t>(+84) 90 456 3693</w:t>
        </w:r>
      </w:ins>
      <w:del w:id="2273" w:author="An Tran, ACA (BUV)" w:date="2024-09-13T18:19:00Z" w16du:dateUtc="2024-09-13T11:19:00Z">
        <w:r w:rsidR="00B6680F" w:rsidRPr="000920AD" w:rsidDel="000920AD">
          <w:rPr>
            <w:rFonts w:cs="Arial"/>
            <w:szCs w:val="22"/>
            <w:lang w:val="vi-VN"/>
          </w:rPr>
          <w:delText xml:space="preserve">How can I obtain a confirmation letter? How long does the confirmation letter issuance process take? / </w:delText>
        </w:r>
        <w:r w:rsidR="00B6680F" w:rsidRPr="000920AD" w:rsidDel="000920AD">
          <w:rPr>
            <w:rFonts w:cs="Arial"/>
            <w:i/>
            <w:iCs/>
            <w:szCs w:val="22"/>
            <w:lang w:val="vi-VN"/>
          </w:rPr>
          <w:delText>Làm thế nào để tôi có thể nhận được thư xác nhận sinh viên? Quy trình cấp thư xác nhận mất bao lâu?</w:delText>
        </w:r>
        <w:bookmarkEnd w:id="2245"/>
      </w:del>
    </w:p>
    <w:p w14:paraId="2F116A13" w14:textId="04C6AED2" w:rsidR="00B6680F" w:rsidDel="000920AD" w:rsidRDefault="00B6680F">
      <w:pPr>
        <w:ind w:firstLine="0"/>
        <w:rPr>
          <w:del w:id="2274" w:author="An Tran, ACA (BUV)" w:date="2024-09-13T18:19:00Z" w16du:dateUtc="2024-09-13T11:19:00Z"/>
          <w:rFonts w:ascii="iCiel Avenir LT Std 35 Light" w:hAnsi="iCiel Avenir LT Std 35 Light"/>
          <w:sz w:val="22"/>
          <w:lang w:eastAsia="en-US"/>
        </w:rPr>
        <w:pPrChange w:id="2275" w:author="An Tran, ACA (BUV)" w:date="2024-09-13T18:20:00Z" w16du:dateUtc="2024-09-13T11:20:00Z">
          <w:pPr/>
        </w:pPrChange>
      </w:pPr>
      <w:del w:id="2276" w:author="An Tran, ACA (BUV)" w:date="2024-09-13T18:19:00Z" w16du:dateUtc="2024-09-13T11:19:00Z">
        <w:r w:rsidRPr="00B6680F" w:rsidDel="000920AD">
          <w:rPr>
            <w:rFonts w:ascii="iCiel Avenir LT Std 35 Light" w:hAnsi="iCiel Avenir LT Std 35 Light"/>
            <w:sz w:val="22"/>
            <w:lang w:val="vi-VN" w:eastAsia="en-US"/>
          </w:rPr>
          <w:delText>To obtain a confirmation letter, students need to send a request to the Student Information Office via email at</w:delText>
        </w:r>
        <w:r w:rsidDel="000920AD">
          <w:rPr>
            <w:rFonts w:ascii="iCiel Avenir LT Std 35 Light" w:hAnsi="iCiel Avenir LT Std 35 Light"/>
            <w:sz w:val="22"/>
            <w:lang w:eastAsia="en-US"/>
          </w:rPr>
          <w:delText xml:space="preserve"> </w:delText>
        </w:r>
        <w:r w:rsidR="000920AD" w:rsidDel="000920AD">
          <w:fldChar w:fldCharType="begin"/>
        </w:r>
        <w:r w:rsidR="000920AD" w:rsidDel="000920AD">
          <w:delInstrText>HYPERLINK "mailto:studentservice@buv.edu.vn"</w:delInstrText>
        </w:r>
        <w:r w:rsidR="000920AD" w:rsidDel="000920AD">
          <w:fldChar w:fldCharType="separate"/>
        </w:r>
        <w:r w:rsidRPr="00941D22" w:rsidDel="000920AD">
          <w:rPr>
            <w:rStyle w:val="Hyperlink"/>
            <w:rFonts w:ascii="iCiel Avenir LT Std 35 Light" w:hAnsi="iCiel Avenir LT Std 35 Light" w:cs="Arial"/>
            <w:sz w:val="22"/>
            <w:szCs w:val="22"/>
            <w:lang w:val="vi-VN" w:eastAsia="en-US"/>
          </w:rPr>
          <w:delText>studentservice@buv.edu.vn</w:delText>
        </w:r>
        <w:r w:rsidR="000920AD" w:rsidDel="000920AD">
          <w:rPr>
            <w:rStyle w:val="Hyperlink"/>
            <w:rFonts w:ascii="iCiel Avenir LT Std 35 Light" w:hAnsi="iCiel Avenir LT Std 35 Light" w:cs="Arial"/>
            <w:sz w:val="22"/>
            <w:szCs w:val="22"/>
            <w:lang w:val="vi-VN" w:eastAsia="en-US"/>
          </w:rPr>
          <w:fldChar w:fldCharType="end"/>
        </w:r>
        <w:r w:rsidRPr="00B6680F" w:rsidDel="000920AD">
          <w:rPr>
            <w:rFonts w:ascii="iCiel Avenir LT Std 35 Light" w:hAnsi="iCiel Avenir LT Std 35 Light"/>
            <w:sz w:val="22"/>
            <w:lang w:val="vi-VN" w:eastAsia="en-US"/>
          </w:rPr>
          <w:delText>. The issuance process for the confirmation letter typically takes between 3 to 5 working days, depending on the specific case.</w:delText>
        </w:r>
      </w:del>
    </w:p>
    <w:p w14:paraId="6E2162C1" w14:textId="34E47407" w:rsidR="00A664AE" w:rsidRPr="000920AD" w:rsidRDefault="00B6680F">
      <w:pPr>
        <w:pStyle w:val="ListParagraph"/>
        <w:numPr>
          <w:ilvl w:val="0"/>
          <w:numId w:val="100"/>
        </w:numPr>
        <w:rPr>
          <w:rFonts w:ascii="iCiel Avenir LT Std 35 Light" w:hAnsi="iCiel Avenir LT Std 35 Light"/>
          <w:i/>
          <w:iCs/>
          <w:sz w:val="22"/>
          <w:lang w:val="vi-VN"/>
          <w:rPrChange w:id="2277" w:author="An Tran, ACA (BUV)" w:date="2024-09-13T18:20:00Z" w16du:dateUtc="2024-09-13T11:20:00Z">
            <w:rPr>
              <w:lang w:val="vi-VN"/>
            </w:rPr>
          </w:rPrChange>
        </w:rPr>
        <w:pPrChange w:id="2278" w:author="An Tran, ACA (BUV)" w:date="2024-09-13T18:20:00Z" w16du:dateUtc="2024-09-13T11:20:00Z">
          <w:pPr/>
        </w:pPrChange>
      </w:pPr>
      <w:del w:id="2279" w:author="An Tran, ACA (BUV)" w:date="2024-09-13T18:19:00Z" w16du:dateUtc="2024-09-13T11:19:00Z">
        <w:r w:rsidRPr="000920AD" w:rsidDel="000920AD">
          <w:rPr>
            <w:rFonts w:ascii="iCiel Avenir LT Std 35 Light" w:hAnsi="iCiel Avenir LT Std 35 Light"/>
            <w:i/>
            <w:iCs/>
            <w:sz w:val="22"/>
            <w:lang w:val="vi-VN"/>
            <w:rPrChange w:id="2280" w:author="An Tran, ACA (BUV)" w:date="2024-09-13T18:20:00Z" w16du:dateUtc="2024-09-13T11:20:00Z">
              <w:rPr>
                <w:lang w:val="vi-VN"/>
              </w:rPr>
            </w:rPrChange>
          </w:rPr>
          <w:delText xml:space="preserve">Để được cấp thư xác nhận, sinh viên cần gửi yêu cầu đến Phòng Thông tin Sinh viên qua địa chỉ email: </w:delText>
        </w:r>
        <w:r w:rsidR="000920AD" w:rsidRPr="000920AD" w:rsidDel="000920AD">
          <w:fldChar w:fldCharType="begin"/>
        </w:r>
        <w:r w:rsidR="000920AD" w:rsidDel="000920AD">
          <w:delInstrText>HYPERLINK "mailto:studentservice@buv.edu.vn"</w:delInstrText>
        </w:r>
        <w:r w:rsidR="000920AD" w:rsidRPr="000920AD" w:rsidDel="000920AD">
          <w:fldChar w:fldCharType="separate"/>
        </w:r>
        <w:r w:rsidRPr="000920AD" w:rsidDel="000920AD">
          <w:rPr>
            <w:rStyle w:val="Hyperlink"/>
            <w:rFonts w:ascii="iCiel Avenir LT Std 35 Light" w:hAnsi="iCiel Avenir LT Std 35 Light" w:cs="Arial"/>
            <w:i/>
            <w:iCs/>
            <w:sz w:val="22"/>
            <w:szCs w:val="22"/>
            <w:lang w:val="vi-VN" w:eastAsia="en-US"/>
          </w:rPr>
          <w:delText>studentservice@buv.edu.vn</w:delText>
        </w:r>
        <w:r w:rsidR="000920AD" w:rsidRPr="000920AD" w:rsidDel="000920AD">
          <w:rPr>
            <w:rStyle w:val="Hyperlink"/>
            <w:rFonts w:ascii="iCiel Avenir LT Std 35 Light" w:hAnsi="iCiel Avenir LT Std 35 Light" w:cs="Arial"/>
            <w:i/>
            <w:iCs/>
            <w:sz w:val="22"/>
            <w:szCs w:val="22"/>
            <w:lang w:val="vi-VN" w:eastAsia="en-US"/>
          </w:rPr>
          <w:fldChar w:fldCharType="end"/>
        </w:r>
        <w:r w:rsidRPr="000920AD" w:rsidDel="000920AD">
          <w:rPr>
            <w:rFonts w:ascii="iCiel Avenir LT Std 35 Light" w:hAnsi="iCiel Avenir LT Std 35 Light"/>
            <w:i/>
            <w:iCs/>
            <w:sz w:val="22"/>
            <w:lang w:val="vi-VN"/>
            <w:rPrChange w:id="2281" w:author="An Tran, ACA (BUV)" w:date="2024-09-13T18:20:00Z" w16du:dateUtc="2024-09-13T11:20:00Z">
              <w:rPr>
                <w:lang w:val="vi-VN"/>
              </w:rPr>
            </w:rPrChange>
          </w:rPr>
          <w:delText>. Quy trình phát hành thư xác nhận sẽ mất từ 3 đến 5 ngày làm việc, tùy thuộc vào từng trường hợp cụ thể.</w:delText>
        </w:r>
      </w:del>
      <w:bookmarkEnd w:id="2246"/>
      <w:r w:rsidR="00A664AE" w:rsidRPr="000920AD">
        <w:rPr>
          <w:rFonts w:ascii="iCiel Avenir LT Std 35 Light" w:hAnsi="iCiel Avenir LT Std 35 Light"/>
          <w:i/>
          <w:iCs/>
          <w:sz w:val="22"/>
          <w:lang w:val="vi-VN"/>
          <w:rPrChange w:id="2282" w:author="An Tran, ACA (BUV)" w:date="2024-09-13T18:20:00Z" w16du:dateUtc="2024-09-13T11:20:00Z">
            <w:rPr>
              <w:lang w:val="vi-VN"/>
            </w:rPr>
          </w:rPrChange>
        </w:rPr>
        <w:br w:type="page"/>
      </w:r>
    </w:p>
    <w:p w14:paraId="4C779D2E" w14:textId="77777777" w:rsidR="00A664AE" w:rsidRPr="004373E8" w:rsidRDefault="00A664AE"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2283" w:name="_Toc122601740"/>
      <w:bookmarkStart w:id="2284" w:name="_Toc177077258"/>
      <w:bookmarkStart w:id="2285" w:name="_Hlk126328246"/>
      <w:bookmarkEnd w:id="948"/>
      <w:r w:rsidRPr="004373E8">
        <w:rPr>
          <w:rFonts w:ascii="iCiel Avenir LT Std 35 Light" w:hAnsi="iCiel Avenir LT Std 35 Light" w:cs="Arial"/>
          <w:sz w:val="32"/>
          <w:lang w:val="vi-VN"/>
        </w:rPr>
        <w:t>BUS SERVICE</w:t>
      </w:r>
      <w:bookmarkEnd w:id="2283"/>
      <w:bookmarkEnd w:id="2284"/>
      <w:r w:rsidRPr="004373E8">
        <w:rPr>
          <w:rFonts w:ascii="iCiel Avenir LT Std 35 Light" w:hAnsi="iCiel Avenir LT Std 35 Light" w:cs="Arial"/>
          <w:sz w:val="32"/>
          <w:lang w:val="vi-VN"/>
        </w:rPr>
        <w:t xml:space="preserve"> </w:t>
      </w:r>
    </w:p>
    <w:p w14:paraId="2C79F879" w14:textId="5A8D3FB8" w:rsidR="00F43DBC" w:rsidRPr="004373E8" w:rsidRDefault="00F43DBC"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2286" w:name="_Toc177077259"/>
      <w:bookmarkStart w:id="2287" w:name="_Hlk126328124"/>
      <w:bookmarkStart w:id="2288" w:name="_Hlk126328151"/>
      <w:r w:rsidRPr="004373E8">
        <w:rPr>
          <w:rFonts w:cs="Arial"/>
          <w:szCs w:val="22"/>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bookmarkEnd w:id="2286"/>
    </w:p>
    <w:p w14:paraId="58868C3C" w14:textId="62E09417" w:rsidR="0030691A" w:rsidRPr="004373E8" w:rsidRDefault="00F43DB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48DB63E1" w14:textId="77777777" w:rsidR="008A1BC9" w:rsidRPr="001A5994"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bookmarkStart w:id="2289" w:name="_Toc114065815"/>
      <w:bookmarkStart w:id="2290" w:name="_Toc114219985"/>
      <w:bookmarkStart w:id="2291" w:name="_Toc114220262"/>
      <w:bookmarkStart w:id="2292" w:name="_Toc114220533"/>
      <w:bookmarkStart w:id="2293" w:name="_Toc114220804"/>
      <w:bookmarkStart w:id="2294" w:name="_Toc114221083"/>
      <w:bookmarkStart w:id="2295" w:name="_Toc114226774"/>
      <w:bookmarkStart w:id="2296" w:name="_Toc114227045"/>
      <w:bookmarkStart w:id="2297" w:name="_Toc114227316"/>
      <w:bookmarkStart w:id="2298" w:name="_Toc114228122"/>
      <w:bookmarkStart w:id="2299" w:name="_Toc114228393"/>
      <w:bookmarkStart w:id="2300" w:name="_Toc114228666"/>
      <w:bookmarkStart w:id="2301" w:name="_Toc113975373"/>
      <w:bookmarkStart w:id="2302" w:name="_Toc113975890"/>
      <w:bookmarkStart w:id="2303" w:name="_Toc114065816"/>
      <w:bookmarkStart w:id="2304" w:name="_Toc114219986"/>
      <w:bookmarkStart w:id="2305" w:name="_Toc114220263"/>
      <w:bookmarkStart w:id="2306" w:name="_Toc114220534"/>
      <w:bookmarkStart w:id="2307" w:name="_Toc114220805"/>
      <w:bookmarkStart w:id="2308" w:name="_Toc114221084"/>
      <w:bookmarkStart w:id="2309" w:name="_Toc114226775"/>
      <w:bookmarkStart w:id="2310" w:name="_Toc114227046"/>
      <w:bookmarkStart w:id="2311" w:name="_Toc114227317"/>
      <w:bookmarkStart w:id="2312" w:name="_Toc114228123"/>
      <w:bookmarkStart w:id="2313" w:name="_Toc114228394"/>
      <w:bookmarkStart w:id="2314" w:name="_Toc114228667"/>
      <w:bookmarkStart w:id="2315" w:name="_Toc113975374"/>
      <w:bookmarkStart w:id="2316" w:name="_Toc113975891"/>
      <w:bookmarkStart w:id="2317" w:name="_Toc114065817"/>
      <w:bookmarkStart w:id="2318" w:name="_Toc114219987"/>
      <w:bookmarkStart w:id="2319" w:name="_Toc114220264"/>
      <w:bookmarkStart w:id="2320" w:name="_Toc114220535"/>
      <w:bookmarkStart w:id="2321" w:name="_Toc114220806"/>
      <w:bookmarkStart w:id="2322" w:name="_Toc114221085"/>
      <w:bookmarkStart w:id="2323" w:name="_Toc114226776"/>
      <w:bookmarkStart w:id="2324" w:name="_Toc114227047"/>
      <w:bookmarkStart w:id="2325" w:name="_Toc114227318"/>
      <w:bookmarkStart w:id="2326" w:name="_Toc114228124"/>
      <w:bookmarkStart w:id="2327" w:name="_Toc114228395"/>
      <w:bookmarkStart w:id="2328" w:name="_Toc114228668"/>
      <w:bookmarkStart w:id="2329" w:name="_Toc113975375"/>
      <w:bookmarkStart w:id="2330" w:name="_Toc113975892"/>
      <w:bookmarkStart w:id="2331" w:name="_Toc114065818"/>
      <w:bookmarkStart w:id="2332" w:name="_Toc114219988"/>
      <w:bookmarkStart w:id="2333" w:name="_Toc114220265"/>
      <w:bookmarkStart w:id="2334" w:name="_Toc114220536"/>
      <w:bookmarkStart w:id="2335" w:name="_Toc114220807"/>
      <w:bookmarkStart w:id="2336" w:name="_Toc114221086"/>
      <w:bookmarkStart w:id="2337" w:name="_Toc114226777"/>
      <w:bookmarkStart w:id="2338" w:name="_Toc114227048"/>
      <w:bookmarkStart w:id="2339" w:name="_Toc114227319"/>
      <w:bookmarkStart w:id="2340" w:name="_Toc114228125"/>
      <w:bookmarkStart w:id="2341" w:name="_Toc114228396"/>
      <w:bookmarkStart w:id="2342" w:name="_Toc114228669"/>
      <w:bookmarkStart w:id="2343" w:name="_Toc113975376"/>
      <w:bookmarkStart w:id="2344" w:name="_Toc113975893"/>
      <w:bookmarkStart w:id="2345" w:name="_Toc114065819"/>
      <w:bookmarkStart w:id="2346" w:name="_Toc114219989"/>
      <w:bookmarkStart w:id="2347" w:name="_Toc114220266"/>
      <w:bookmarkStart w:id="2348" w:name="_Toc114220537"/>
      <w:bookmarkStart w:id="2349" w:name="_Toc114220808"/>
      <w:bookmarkStart w:id="2350" w:name="_Toc114221087"/>
      <w:bookmarkStart w:id="2351" w:name="_Toc114226778"/>
      <w:bookmarkStart w:id="2352" w:name="_Toc114227049"/>
      <w:bookmarkStart w:id="2353" w:name="_Toc114227320"/>
      <w:bookmarkStart w:id="2354" w:name="_Toc114228126"/>
      <w:bookmarkStart w:id="2355" w:name="_Toc114228397"/>
      <w:bookmarkStart w:id="2356" w:name="_Toc114228670"/>
      <w:bookmarkStart w:id="2357" w:name="_Toc113975377"/>
      <w:bookmarkStart w:id="2358" w:name="_Toc113975894"/>
      <w:bookmarkStart w:id="2359" w:name="_Toc114065820"/>
      <w:bookmarkStart w:id="2360" w:name="_Toc114219990"/>
      <w:bookmarkStart w:id="2361" w:name="_Toc114220267"/>
      <w:bookmarkStart w:id="2362" w:name="_Toc114220538"/>
      <w:bookmarkStart w:id="2363" w:name="_Toc114220809"/>
      <w:bookmarkStart w:id="2364" w:name="_Toc114221088"/>
      <w:bookmarkStart w:id="2365" w:name="_Toc114226779"/>
      <w:bookmarkStart w:id="2366" w:name="_Toc114227050"/>
      <w:bookmarkStart w:id="2367" w:name="_Toc114227321"/>
      <w:bookmarkStart w:id="2368" w:name="_Toc114228127"/>
      <w:bookmarkStart w:id="2369" w:name="_Toc114228398"/>
      <w:bookmarkStart w:id="2370" w:name="_Toc114228671"/>
      <w:bookmarkStart w:id="2371" w:name="_Toc113975378"/>
      <w:bookmarkStart w:id="2372" w:name="_Toc113975895"/>
      <w:bookmarkStart w:id="2373" w:name="_Toc114065821"/>
      <w:bookmarkStart w:id="2374" w:name="_Toc114219991"/>
      <w:bookmarkStart w:id="2375" w:name="_Toc114220268"/>
      <w:bookmarkStart w:id="2376" w:name="_Toc114220539"/>
      <w:bookmarkStart w:id="2377" w:name="_Toc114220810"/>
      <w:bookmarkStart w:id="2378" w:name="_Toc114221089"/>
      <w:bookmarkStart w:id="2379" w:name="_Toc114226780"/>
      <w:bookmarkStart w:id="2380" w:name="_Toc114227051"/>
      <w:bookmarkStart w:id="2381" w:name="_Toc114227322"/>
      <w:bookmarkStart w:id="2382" w:name="_Toc114228128"/>
      <w:bookmarkStart w:id="2383" w:name="_Toc114228399"/>
      <w:bookmarkStart w:id="2384" w:name="_Toc114228672"/>
      <w:bookmarkStart w:id="2385" w:name="_Toc113975379"/>
      <w:bookmarkStart w:id="2386" w:name="_Toc113975896"/>
      <w:bookmarkStart w:id="2387" w:name="_Toc114065822"/>
      <w:bookmarkStart w:id="2388" w:name="_Toc114219992"/>
      <w:bookmarkStart w:id="2389" w:name="_Toc114220269"/>
      <w:bookmarkStart w:id="2390" w:name="_Toc114220540"/>
      <w:bookmarkStart w:id="2391" w:name="_Toc114220811"/>
      <w:bookmarkStart w:id="2392" w:name="_Toc114221090"/>
      <w:bookmarkStart w:id="2393" w:name="_Toc114226781"/>
      <w:bookmarkStart w:id="2394" w:name="_Toc114227052"/>
      <w:bookmarkStart w:id="2395" w:name="_Toc114227323"/>
      <w:bookmarkStart w:id="2396" w:name="_Toc114228129"/>
      <w:bookmarkStart w:id="2397" w:name="_Toc114228400"/>
      <w:bookmarkStart w:id="2398" w:name="_Toc114228673"/>
      <w:bookmarkStart w:id="2399" w:name="_Toc113975380"/>
      <w:bookmarkStart w:id="2400" w:name="_Toc113975897"/>
      <w:bookmarkStart w:id="2401" w:name="_Toc114065823"/>
      <w:bookmarkStart w:id="2402" w:name="_Toc114219993"/>
      <w:bookmarkStart w:id="2403" w:name="_Toc114220270"/>
      <w:bookmarkStart w:id="2404" w:name="_Toc114220541"/>
      <w:bookmarkStart w:id="2405" w:name="_Toc114220812"/>
      <w:bookmarkStart w:id="2406" w:name="_Toc114221091"/>
      <w:bookmarkStart w:id="2407" w:name="_Toc114226782"/>
      <w:bookmarkStart w:id="2408" w:name="_Toc114227053"/>
      <w:bookmarkStart w:id="2409" w:name="_Toc114227324"/>
      <w:bookmarkStart w:id="2410" w:name="_Toc114228130"/>
      <w:bookmarkStart w:id="2411" w:name="_Toc114228401"/>
      <w:bookmarkStart w:id="2412" w:name="_Toc114228674"/>
      <w:bookmarkStart w:id="2413" w:name="_Toc113975381"/>
      <w:bookmarkStart w:id="2414" w:name="_Toc113975898"/>
      <w:bookmarkStart w:id="2415" w:name="_Toc114065824"/>
      <w:bookmarkStart w:id="2416" w:name="_Toc114219994"/>
      <w:bookmarkStart w:id="2417" w:name="_Toc114220271"/>
      <w:bookmarkStart w:id="2418" w:name="_Toc114220542"/>
      <w:bookmarkStart w:id="2419" w:name="_Toc114220813"/>
      <w:bookmarkStart w:id="2420" w:name="_Toc114221092"/>
      <w:bookmarkStart w:id="2421" w:name="_Toc114226783"/>
      <w:bookmarkStart w:id="2422" w:name="_Toc114227054"/>
      <w:bookmarkStart w:id="2423" w:name="_Toc114227325"/>
      <w:bookmarkStart w:id="2424" w:name="_Toc114228131"/>
      <w:bookmarkStart w:id="2425" w:name="_Toc114228402"/>
      <w:bookmarkStart w:id="2426" w:name="_Toc114228675"/>
      <w:bookmarkStart w:id="2427" w:name="_Toc113975382"/>
      <w:bookmarkStart w:id="2428" w:name="_Toc113975899"/>
      <w:bookmarkStart w:id="2429" w:name="_Toc114065825"/>
      <w:bookmarkStart w:id="2430" w:name="_Toc114219995"/>
      <w:bookmarkStart w:id="2431" w:name="_Toc114220272"/>
      <w:bookmarkStart w:id="2432" w:name="_Toc114220543"/>
      <w:bookmarkStart w:id="2433" w:name="_Toc114220814"/>
      <w:bookmarkStart w:id="2434" w:name="_Toc114221093"/>
      <w:bookmarkStart w:id="2435" w:name="_Toc114226784"/>
      <w:bookmarkStart w:id="2436" w:name="_Toc114227055"/>
      <w:bookmarkStart w:id="2437" w:name="_Toc114227326"/>
      <w:bookmarkStart w:id="2438" w:name="_Toc114228132"/>
      <w:bookmarkStart w:id="2439" w:name="_Toc114228403"/>
      <w:bookmarkStart w:id="2440" w:name="_Toc114228676"/>
      <w:bookmarkStart w:id="2441" w:name="_Toc113975383"/>
      <w:bookmarkStart w:id="2442" w:name="_Toc113975900"/>
      <w:bookmarkStart w:id="2443" w:name="_Toc114065826"/>
      <w:bookmarkStart w:id="2444" w:name="_Toc114219996"/>
      <w:bookmarkStart w:id="2445" w:name="_Toc114220273"/>
      <w:bookmarkStart w:id="2446" w:name="_Toc114220544"/>
      <w:bookmarkStart w:id="2447" w:name="_Toc114220815"/>
      <w:bookmarkStart w:id="2448" w:name="_Toc114221094"/>
      <w:bookmarkStart w:id="2449" w:name="_Toc114226785"/>
      <w:bookmarkStart w:id="2450" w:name="_Toc114227056"/>
      <w:bookmarkStart w:id="2451" w:name="_Toc114227327"/>
      <w:bookmarkStart w:id="2452" w:name="_Toc114228133"/>
      <w:bookmarkStart w:id="2453" w:name="_Toc114228404"/>
      <w:bookmarkStart w:id="2454" w:name="_Toc114228677"/>
      <w:bookmarkStart w:id="2455" w:name="_Toc113975384"/>
      <w:bookmarkStart w:id="2456" w:name="_Toc113975901"/>
      <w:bookmarkStart w:id="2457" w:name="_Toc114065827"/>
      <w:bookmarkStart w:id="2458" w:name="_Toc114219997"/>
      <w:bookmarkStart w:id="2459" w:name="_Toc114220274"/>
      <w:bookmarkStart w:id="2460" w:name="_Toc114220545"/>
      <w:bookmarkStart w:id="2461" w:name="_Toc114220816"/>
      <w:bookmarkStart w:id="2462" w:name="_Toc114221095"/>
      <w:bookmarkStart w:id="2463" w:name="_Toc114226786"/>
      <w:bookmarkStart w:id="2464" w:name="_Toc114227057"/>
      <w:bookmarkStart w:id="2465" w:name="_Toc114227328"/>
      <w:bookmarkStart w:id="2466" w:name="_Toc114228134"/>
      <w:bookmarkStart w:id="2467" w:name="_Toc114228405"/>
      <w:bookmarkStart w:id="2468" w:name="_Toc114228678"/>
      <w:bookmarkStart w:id="2469" w:name="_Toc113975385"/>
      <w:bookmarkStart w:id="2470" w:name="_Toc113975902"/>
      <w:bookmarkStart w:id="2471" w:name="_Toc114065828"/>
      <w:bookmarkStart w:id="2472" w:name="_Toc114219998"/>
      <w:bookmarkStart w:id="2473" w:name="_Toc114220275"/>
      <w:bookmarkStart w:id="2474" w:name="_Toc114220546"/>
      <w:bookmarkStart w:id="2475" w:name="_Toc114220817"/>
      <w:bookmarkStart w:id="2476" w:name="_Toc114221096"/>
      <w:bookmarkStart w:id="2477" w:name="_Toc114226787"/>
      <w:bookmarkStart w:id="2478" w:name="_Toc114227058"/>
      <w:bookmarkStart w:id="2479" w:name="_Toc114227329"/>
      <w:bookmarkStart w:id="2480" w:name="_Toc114228135"/>
      <w:bookmarkStart w:id="2481" w:name="_Toc114228406"/>
      <w:bookmarkStart w:id="2482" w:name="_Toc114228679"/>
      <w:bookmarkStart w:id="2483" w:name="_Toc113975386"/>
      <w:bookmarkStart w:id="2484" w:name="_Toc113975903"/>
      <w:bookmarkStart w:id="2485" w:name="_Toc114065829"/>
      <w:bookmarkStart w:id="2486" w:name="_Toc114219999"/>
      <w:bookmarkStart w:id="2487" w:name="_Toc114220276"/>
      <w:bookmarkStart w:id="2488" w:name="_Toc114220547"/>
      <w:bookmarkStart w:id="2489" w:name="_Toc114220818"/>
      <w:bookmarkStart w:id="2490" w:name="_Toc114221097"/>
      <w:bookmarkStart w:id="2491" w:name="_Toc114226788"/>
      <w:bookmarkStart w:id="2492" w:name="_Toc114227059"/>
      <w:bookmarkStart w:id="2493" w:name="_Toc114227330"/>
      <w:bookmarkStart w:id="2494" w:name="_Toc114228136"/>
      <w:bookmarkStart w:id="2495" w:name="_Toc114228407"/>
      <w:bookmarkStart w:id="2496" w:name="_Toc114228680"/>
      <w:bookmarkStart w:id="2497" w:name="_Toc113975387"/>
      <w:bookmarkStart w:id="2498" w:name="_Toc113975904"/>
      <w:bookmarkStart w:id="2499" w:name="_Toc114065830"/>
      <w:bookmarkStart w:id="2500" w:name="_Toc114220000"/>
      <w:bookmarkStart w:id="2501" w:name="_Toc114220277"/>
      <w:bookmarkStart w:id="2502" w:name="_Toc114220548"/>
      <w:bookmarkStart w:id="2503" w:name="_Toc114220819"/>
      <w:bookmarkStart w:id="2504" w:name="_Toc114221098"/>
      <w:bookmarkStart w:id="2505" w:name="_Toc114226789"/>
      <w:bookmarkStart w:id="2506" w:name="_Toc114227060"/>
      <w:bookmarkStart w:id="2507" w:name="_Toc114227331"/>
      <w:bookmarkStart w:id="2508" w:name="_Toc114228137"/>
      <w:bookmarkStart w:id="2509" w:name="_Toc114228408"/>
      <w:bookmarkStart w:id="2510" w:name="_Toc114228681"/>
      <w:bookmarkStart w:id="2511" w:name="_Toc113975388"/>
      <w:bookmarkStart w:id="2512" w:name="_Toc113975905"/>
      <w:bookmarkStart w:id="2513" w:name="_Toc114065831"/>
      <w:bookmarkStart w:id="2514" w:name="_Toc114220001"/>
      <w:bookmarkStart w:id="2515" w:name="_Toc114220278"/>
      <w:bookmarkStart w:id="2516" w:name="_Toc114220549"/>
      <w:bookmarkStart w:id="2517" w:name="_Toc114220820"/>
      <w:bookmarkStart w:id="2518" w:name="_Toc114221099"/>
      <w:bookmarkStart w:id="2519" w:name="_Toc114226790"/>
      <w:bookmarkStart w:id="2520" w:name="_Toc114227061"/>
      <w:bookmarkStart w:id="2521" w:name="_Toc114227332"/>
      <w:bookmarkStart w:id="2522" w:name="_Toc114228138"/>
      <w:bookmarkStart w:id="2523" w:name="_Toc114228409"/>
      <w:bookmarkStart w:id="2524" w:name="_Toc114228682"/>
      <w:bookmarkStart w:id="2525" w:name="_Toc113975389"/>
      <w:bookmarkStart w:id="2526" w:name="_Toc113975906"/>
      <w:bookmarkStart w:id="2527" w:name="_Toc114065832"/>
      <w:bookmarkStart w:id="2528" w:name="_Toc114220002"/>
      <w:bookmarkStart w:id="2529" w:name="_Toc114220279"/>
      <w:bookmarkStart w:id="2530" w:name="_Toc114220550"/>
      <w:bookmarkStart w:id="2531" w:name="_Toc114220821"/>
      <w:bookmarkStart w:id="2532" w:name="_Toc114221100"/>
      <w:bookmarkStart w:id="2533" w:name="_Toc114226791"/>
      <w:bookmarkStart w:id="2534" w:name="_Toc114227062"/>
      <w:bookmarkStart w:id="2535" w:name="_Toc114227333"/>
      <w:bookmarkStart w:id="2536" w:name="_Toc114228139"/>
      <w:bookmarkStart w:id="2537" w:name="_Toc114228410"/>
      <w:bookmarkStart w:id="2538" w:name="_Toc114228683"/>
      <w:bookmarkStart w:id="2539" w:name="_Toc113975390"/>
      <w:bookmarkStart w:id="2540" w:name="_Toc113975907"/>
      <w:bookmarkStart w:id="2541" w:name="_Toc114065833"/>
      <w:bookmarkStart w:id="2542" w:name="_Toc114220003"/>
      <w:bookmarkStart w:id="2543" w:name="_Toc114220280"/>
      <w:bookmarkStart w:id="2544" w:name="_Toc114220551"/>
      <w:bookmarkStart w:id="2545" w:name="_Toc114220822"/>
      <w:bookmarkStart w:id="2546" w:name="_Toc114221101"/>
      <w:bookmarkStart w:id="2547" w:name="_Toc114226792"/>
      <w:bookmarkStart w:id="2548" w:name="_Toc114227063"/>
      <w:bookmarkStart w:id="2549" w:name="_Toc114227334"/>
      <w:bookmarkStart w:id="2550" w:name="_Toc114228140"/>
      <w:bookmarkStart w:id="2551" w:name="_Toc114228411"/>
      <w:bookmarkStart w:id="2552" w:name="_Toc114228684"/>
      <w:bookmarkStart w:id="2553" w:name="_Toc113975391"/>
      <w:bookmarkStart w:id="2554" w:name="_Toc113975908"/>
      <w:bookmarkStart w:id="2555" w:name="_Toc114065834"/>
      <w:bookmarkStart w:id="2556" w:name="_Toc114220004"/>
      <w:bookmarkStart w:id="2557" w:name="_Toc114220281"/>
      <w:bookmarkStart w:id="2558" w:name="_Toc114220552"/>
      <w:bookmarkStart w:id="2559" w:name="_Toc114220823"/>
      <w:bookmarkStart w:id="2560" w:name="_Toc114221102"/>
      <w:bookmarkStart w:id="2561" w:name="_Toc114226793"/>
      <w:bookmarkStart w:id="2562" w:name="_Toc114227064"/>
      <w:bookmarkStart w:id="2563" w:name="_Toc114227335"/>
      <w:bookmarkStart w:id="2564" w:name="_Toc114228141"/>
      <w:bookmarkStart w:id="2565" w:name="_Toc114228412"/>
      <w:bookmarkStart w:id="2566" w:name="_Toc114228685"/>
      <w:bookmarkStart w:id="2567" w:name="_Toc113975392"/>
      <w:bookmarkStart w:id="2568" w:name="_Toc113975909"/>
      <w:bookmarkStart w:id="2569" w:name="_Toc114065835"/>
      <w:bookmarkStart w:id="2570" w:name="_Toc114220005"/>
      <w:bookmarkStart w:id="2571" w:name="_Toc114220282"/>
      <w:bookmarkStart w:id="2572" w:name="_Toc114220553"/>
      <w:bookmarkStart w:id="2573" w:name="_Toc114220824"/>
      <w:bookmarkStart w:id="2574" w:name="_Toc114221103"/>
      <w:bookmarkStart w:id="2575" w:name="_Toc114226794"/>
      <w:bookmarkStart w:id="2576" w:name="_Toc114227065"/>
      <w:bookmarkStart w:id="2577" w:name="_Toc114227336"/>
      <w:bookmarkStart w:id="2578" w:name="_Toc114228142"/>
      <w:bookmarkStart w:id="2579" w:name="_Toc114228413"/>
      <w:bookmarkStart w:id="2580" w:name="_Toc114228686"/>
      <w:bookmarkStart w:id="2581" w:name="_Toc113975393"/>
      <w:bookmarkStart w:id="2582" w:name="_Toc113975910"/>
      <w:bookmarkStart w:id="2583" w:name="_Toc114065836"/>
      <w:bookmarkStart w:id="2584" w:name="_Toc114220006"/>
      <w:bookmarkStart w:id="2585" w:name="_Toc114220283"/>
      <w:bookmarkStart w:id="2586" w:name="_Toc114220554"/>
      <w:bookmarkStart w:id="2587" w:name="_Toc114220825"/>
      <w:bookmarkStart w:id="2588" w:name="_Toc114221104"/>
      <w:bookmarkStart w:id="2589" w:name="_Toc114226795"/>
      <w:bookmarkStart w:id="2590" w:name="_Toc114227066"/>
      <w:bookmarkStart w:id="2591" w:name="_Toc114227337"/>
      <w:bookmarkStart w:id="2592" w:name="_Toc114228143"/>
      <w:bookmarkStart w:id="2593" w:name="_Toc114228414"/>
      <w:bookmarkStart w:id="2594" w:name="_Toc114228687"/>
      <w:bookmarkStart w:id="2595" w:name="_Toc113975394"/>
      <w:bookmarkStart w:id="2596" w:name="_Toc113975911"/>
      <w:bookmarkStart w:id="2597" w:name="_Toc114065837"/>
      <w:bookmarkStart w:id="2598" w:name="_Toc114220007"/>
      <w:bookmarkStart w:id="2599" w:name="_Toc114220284"/>
      <w:bookmarkStart w:id="2600" w:name="_Toc114220555"/>
      <w:bookmarkStart w:id="2601" w:name="_Toc114220826"/>
      <w:bookmarkStart w:id="2602" w:name="_Toc114221105"/>
      <w:bookmarkStart w:id="2603" w:name="_Toc114226796"/>
      <w:bookmarkStart w:id="2604" w:name="_Toc114227067"/>
      <w:bookmarkStart w:id="2605" w:name="_Toc114227338"/>
      <w:bookmarkStart w:id="2606" w:name="_Toc114228144"/>
      <w:bookmarkStart w:id="2607" w:name="_Toc114228415"/>
      <w:bookmarkStart w:id="2608" w:name="_Toc114228688"/>
      <w:bookmarkStart w:id="2609" w:name="_Toc113975395"/>
      <w:bookmarkStart w:id="2610" w:name="_Toc113975912"/>
      <w:bookmarkStart w:id="2611" w:name="_Toc114065838"/>
      <w:bookmarkStart w:id="2612" w:name="_Toc114220008"/>
      <w:bookmarkStart w:id="2613" w:name="_Toc114220285"/>
      <w:bookmarkStart w:id="2614" w:name="_Toc114220556"/>
      <w:bookmarkStart w:id="2615" w:name="_Toc114220827"/>
      <w:bookmarkStart w:id="2616" w:name="_Toc114221106"/>
      <w:bookmarkStart w:id="2617" w:name="_Toc114226797"/>
      <w:bookmarkStart w:id="2618" w:name="_Toc114227068"/>
      <w:bookmarkStart w:id="2619" w:name="_Toc114227339"/>
      <w:bookmarkStart w:id="2620" w:name="_Toc114228145"/>
      <w:bookmarkStart w:id="2621" w:name="_Toc114228416"/>
      <w:bookmarkStart w:id="2622" w:name="_Toc114228689"/>
      <w:bookmarkStart w:id="2623" w:name="_Toc113975396"/>
      <w:bookmarkStart w:id="2624" w:name="_Toc113975913"/>
      <w:bookmarkStart w:id="2625" w:name="_Toc114065839"/>
      <w:bookmarkStart w:id="2626" w:name="_Toc114220009"/>
      <w:bookmarkStart w:id="2627" w:name="_Toc114220286"/>
      <w:bookmarkStart w:id="2628" w:name="_Toc114220557"/>
      <w:bookmarkStart w:id="2629" w:name="_Toc114220828"/>
      <w:bookmarkStart w:id="2630" w:name="_Toc114221107"/>
      <w:bookmarkStart w:id="2631" w:name="_Toc114226798"/>
      <w:bookmarkStart w:id="2632" w:name="_Toc114227069"/>
      <w:bookmarkStart w:id="2633" w:name="_Toc114227340"/>
      <w:bookmarkStart w:id="2634" w:name="_Toc114228146"/>
      <w:bookmarkStart w:id="2635" w:name="_Toc114228417"/>
      <w:bookmarkStart w:id="2636" w:name="_Toc114228690"/>
      <w:bookmarkStart w:id="2637" w:name="_Toc113975397"/>
      <w:bookmarkStart w:id="2638" w:name="_Toc113975914"/>
      <w:bookmarkStart w:id="2639" w:name="_Toc114065840"/>
      <w:bookmarkStart w:id="2640" w:name="_Toc114220010"/>
      <w:bookmarkStart w:id="2641" w:name="_Toc114220287"/>
      <w:bookmarkStart w:id="2642" w:name="_Toc114220558"/>
      <w:bookmarkStart w:id="2643" w:name="_Toc114220829"/>
      <w:bookmarkStart w:id="2644" w:name="_Toc114221108"/>
      <w:bookmarkStart w:id="2645" w:name="_Toc114226799"/>
      <w:bookmarkStart w:id="2646" w:name="_Toc114227070"/>
      <w:bookmarkStart w:id="2647" w:name="_Toc114227341"/>
      <w:bookmarkStart w:id="2648" w:name="_Toc114228147"/>
      <w:bookmarkStart w:id="2649" w:name="_Toc114228418"/>
      <w:bookmarkStart w:id="2650" w:name="_Toc114228691"/>
      <w:bookmarkStart w:id="2651" w:name="_Toc113975398"/>
      <w:bookmarkStart w:id="2652" w:name="_Toc113975915"/>
      <w:bookmarkStart w:id="2653" w:name="_Toc114065841"/>
      <w:bookmarkStart w:id="2654" w:name="_Toc114220011"/>
      <w:bookmarkStart w:id="2655" w:name="_Toc114220288"/>
      <w:bookmarkStart w:id="2656" w:name="_Toc114220559"/>
      <w:bookmarkStart w:id="2657" w:name="_Toc114220830"/>
      <w:bookmarkStart w:id="2658" w:name="_Toc114221109"/>
      <w:bookmarkStart w:id="2659" w:name="_Toc114226800"/>
      <w:bookmarkStart w:id="2660" w:name="_Toc114227071"/>
      <w:bookmarkStart w:id="2661" w:name="_Toc114227342"/>
      <w:bookmarkStart w:id="2662" w:name="_Toc114228148"/>
      <w:bookmarkStart w:id="2663" w:name="_Toc114228419"/>
      <w:bookmarkStart w:id="2664" w:name="_Toc114228692"/>
      <w:bookmarkStart w:id="2665" w:name="_Toc113975399"/>
      <w:bookmarkStart w:id="2666" w:name="_Toc113975916"/>
      <w:bookmarkStart w:id="2667" w:name="_Toc114065842"/>
      <w:bookmarkStart w:id="2668" w:name="_Toc114220012"/>
      <w:bookmarkStart w:id="2669" w:name="_Toc114220289"/>
      <w:bookmarkStart w:id="2670" w:name="_Toc114220560"/>
      <w:bookmarkStart w:id="2671" w:name="_Toc114220831"/>
      <w:bookmarkStart w:id="2672" w:name="_Toc114221110"/>
      <w:bookmarkStart w:id="2673" w:name="_Toc114226801"/>
      <w:bookmarkStart w:id="2674" w:name="_Toc114227072"/>
      <w:bookmarkStart w:id="2675" w:name="_Toc114227343"/>
      <w:bookmarkStart w:id="2676" w:name="_Toc114228149"/>
      <w:bookmarkStart w:id="2677" w:name="_Toc114228420"/>
      <w:bookmarkStart w:id="2678" w:name="_Toc114228693"/>
      <w:bookmarkStart w:id="2679" w:name="_Toc113975400"/>
      <w:bookmarkStart w:id="2680" w:name="_Toc113975917"/>
      <w:bookmarkStart w:id="2681" w:name="_Toc114065843"/>
      <w:bookmarkStart w:id="2682" w:name="_Toc114220013"/>
      <w:bookmarkStart w:id="2683" w:name="_Toc114220290"/>
      <w:bookmarkStart w:id="2684" w:name="_Toc114220561"/>
      <w:bookmarkStart w:id="2685" w:name="_Toc114220832"/>
      <w:bookmarkStart w:id="2686" w:name="_Toc114221111"/>
      <w:bookmarkStart w:id="2687" w:name="_Toc114226802"/>
      <w:bookmarkStart w:id="2688" w:name="_Toc114227073"/>
      <w:bookmarkStart w:id="2689" w:name="_Toc114227344"/>
      <w:bookmarkStart w:id="2690" w:name="_Toc114228150"/>
      <w:bookmarkStart w:id="2691" w:name="_Toc114228421"/>
      <w:bookmarkStart w:id="2692" w:name="_Toc114228694"/>
      <w:bookmarkStart w:id="2693" w:name="_Toc113975401"/>
      <w:bookmarkStart w:id="2694" w:name="_Toc113975918"/>
      <w:bookmarkStart w:id="2695" w:name="_Toc114065844"/>
      <w:bookmarkStart w:id="2696" w:name="_Toc114220014"/>
      <w:bookmarkStart w:id="2697" w:name="_Toc114220291"/>
      <w:bookmarkStart w:id="2698" w:name="_Toc114220562"/>
      <w:bookmarkStart w:id="2699" w:name="_Toc114220833"/>
      <w:bookmarkStart w:id="2700" w:name="_Toc114221112"/>
      <w:bookmarkStart w:id="2701" w:name="_Toc114226803"/>
      <w:bookmarkStart w:id="2702" w:name="_Toc114227074"/>
      <w:bookmarkStart w:id="2703" w:name="_Toc114227345"/>
      <w:bookmarkStart w:id="2704" w:name="_Toc114228151"/>
      <w:bookmarkStart w:id="2705" w:name="_Toc114228422"/>
      <w:bookmarkStart w:id="2706" w:name="_Toc114228695"/>
      <w:bookmarkStart w:id="2707" w:name="_Toc113975402"/>
      <w:bookmarkStart w:id="2708" w:name="_Toc113975919"/>
      <w:bookmarkStart w:id="2709" w:name="_Toc114065845"/>
      <w:bookmarkStart w:id="2710" w:name="_Toc114220015"/>
      <w:bookmarkStart w:id="2711" w:name="_Toc114220292"/>
      <w:bookmarkStart w:id="2712" w:name="_Toc114220563"/>
      <w:bookmarkStart w:id="2713" w:name="_Toc114220834"/>
      <w:bookmarkStart w:id="2714" w:name="_Toc114221113"/>
      <w:bookmarkStart w:id="2715" w:name="_Toc114226804"/>
      <w:bookmarkStart w:id="2716" w:name="_Toc114227075"/>
      <w:bookmarkStart w:id="2717" w:name="_Toc114227346"/>
      <w:bookmarkStart w:id="2718" w:name="_Toc114228152"/>
      <w:bookmarkStart w:id="2719" w:name="_Toc114228423"/>
      <w:bookmarkStart w:id="2720" w:name="_Toc114228696"/>
      <w:bookmarkStart w:id="2721" w:name="_Toc113975403"/>
      <w:bookmarkStart w:id="2722" w:name="_Toc113975920"/>
      <w:bookmarkStart w:id="2723" w:name="_Toc114065846"/>
      <w:bookmarkStart w:id="2724" w:name="_Toc114220016"/>
      <w:bookmarkStart w:id="2725" w:name="_Toc114220293"/>
      <w:bookmarkStart w:id="2726" w:name="_Toc114220564"/>
      <w:bookmarkStart w:id="2727" w:name="_Toc114220835"/>
      <w:bookmarkStart w:id="2728" w:name="_Toc114221114"/>
      <w:bookmarkStart w:id="2729" w:name="_Toc114226805"/>
      <w:bookmarkStart w:id="2730" w:name="_Toc114227076"/>
      <w:bookmarkStart w:id="2731" w:name="_Toc114227347"/>
      <w:bookmarkStart w:id="2732" w:name="_Toc114228153"/>
      <w:bookmarkStart w:id="2733" w:name="_Toc114228424"/>
      <w:bookmarkStart w:id="2734" w:name="_Toc114228697"/>
      <w:bookmarkStart w:id="2735" w:name="_Toc113975404"/>
      <w:bookmarkStart w:id="2736" w:name="_Toc113975921"/>
      <w:bookmarkStart w:id="2737" w:name="_Toc114065847"/>
      <w:bookmarkStart w:id="2738" w:name="_Toc114220017"/>
      <w:bookmarkStart w:id="2739" w:name="_Toc114220294"/>
      <w:bookmarkStart w:id="2740" w:name="_Toc114220565"/>
      <w:bookmarkStart w:id="2741" w:name="_Toc114220836"/>
      <w:bookmarkStart w:id="2742" w:name="_Toc114221115"/>
      <w:bookmarkStart w:id="2743" w:name="_Toc114226806"/>
      <w:bookmarkStart w:id="2744" w:name="_Toc114227077"/>
      <w:bookmarkStart w:id="2745" w:name="_Toc114227348"/>
      <w:bookmarkStart w:id="2746" w:name="_Toc114228154"/>
      <w:bookmarkStart w:id="2747" w:name="_Toc114228425"/>
      <w:bookmarkStart w:id="2748" w:name="_Toc114228698"/>
      <w:bookmarkStart w:id="2749" w:name="_Toc113975405"/>
      <w:bookmarkStart w:id="2750" w:name="_Toc113975922"/>
      <w:bookmarkStart w:id="2751" w:name="_Toc114065848"/>
      <w:bookmarkStart w:id="2752" w:name="_Toc114220018"/>
      <w:bookmarkStart w:id="2753" w:name="_Toc114220295"/>
      <w:bookmarkStart w:id="2754" w:name="_Toc114220566"/>
      <w:bookmarkStart w:id="2755" w:name="_Toc114220837"/>
      <w:bookmarkStart w:id="2756" w:name="_Toc114221116"/>
      <w:bookmarkStart w:id="2757" w:name="_Toc114226807"/>
      <w:bookmarkStart w:id="2758" w:name="_Toc114227078"/>
      <w:bookmarkStart w:id="2759" w:name="_Toc114227349"/>
      <w:bookmarkStart w:id="2760" w:name="_Toc114228155"/>
      <w:bookmarkStart w:id="2761" w:name="_Toc114228426"/>
      <w:bookmarkStart w:id="2762" w:name="_Toc114228699"/>
      <w:bookmarkStart w:id="2763" w:name="_Toc113975406"/>
      <w:bookmarkStart w:id="2764" w:name="_Toc113975923"/>
      <w:bookmarkStart w:id="2765" w:name="_Toc114065849"/>
      <w:bookmarkStart w:id="2766" w:name="_Toc114220019"/>
      <w:bookmarkStart w:id="2767" w:name="_Toc114220296"/>
      <w:bookmarkStart w:id="2768" w:name="_Toc114220567"/>
      <w:bookmarkStart w:id="2769" w:name="_Toc114220838"/>
      <w:bookmarkStart w:id="2770" w:name="_Toc114221117"/>
      <w:bookmarkStart w:id="2771" w:name="_Toc114226808"/>
      <w:bookmarkStart w:id="2772" w:name="_Toc114227079"/>
      <w:bookmarkStart w:id="2773" w:name="_Toc114227350"/>
      <w:bookmarkStart w:id="2774" w:name="_Toc114228156"/>
      <w:bookmarkStart w:id="2775" w:name="_Toc114228427"/>
      <w:bookmarkStart w:id="2776" w:name="_Toc114228700"/>
      <w:bookmarkStart w:id="2777" w:name="_Toc113975407"/>
      <w:bookmarkStart w:id="2778" w:name="_Toc113975924"/>
      <w:bookmarkStart w:id="2779" w:name="_Toc114065850"/>
      <w:bookmarkStart w:id="2780" w:name="_Toc114220020"/>
      <w:bookmarkStart w:id="2781" w:name="_Toc114220297"/>
      <w:bookmarkStart w:id="2782" w:name="_Toc114220568"/>
      <w:bookmarkStart w:id="2783" w:name="_Toc114220839"/>
      <w:bookmarkStart w:id="2784" w:name="_Toc114221118"/>
      <w:bookmarkStart w:id="2785" w:name="_Toc114226809"/>
      <w:bookmarkStart w:id="2786" w:name="_Toc114227080"/>
      <w:bookmarkStart w:id="2787" w:name="_Toc114227351"/>
      <w:bookmarkStart w:id="2788" w:name="_Toc114228157"/>
      <w:bookmarkStart w:id="2789" w:name="_Toc114228428"/>
      <w:bookmarkStart w:id="2790" w:name="_Toc114228701"/>
      <w:bookmarkStart w:id="2791" w:name="_Toc113975408"/>
      <w:bookmarkStart w:id="2792" w:name="_Toc113975925"/>
      <w:bookmarkStart w:id="2793" w:name="_Toc114065851"/>
      <w:bookmarkStart w:id="2794" w:name="_Toc114220021"/>
      <w:bookmarkStart w:id="2795" w:name="_Toc114220298"/>
      <w:bookmarkStart w:id="2796" w:name="_Toc114220569"/>
      <w:bookmarkStart w:id="2797" w:name="_Toc114220840"/>
      <w:bookmarkStart w:id="2798" w:name="_Toc114221119"/>
      <w:bookmarkStart w:id="2799" w:name="_Toc114226810"/>
      <w:bookmarkStart w:id="2800" w:name="_Toc114227081"/>
      <w:bookmarkStart w:id="2801" w:name="_Toc114227352"/>
      <w:bookmarkStart w:id="2802" w:name="_Toc114228158"/>
      <w:bookmarkStart w:id="2803" w:name="_Toc114228429"/>
      <w:bookmarkStart w:id="2804" w:name="_Toc114228702"/>
      <w:bookmarkStart w:id="2805" w:name="_Toc113975409"/>
      <w:bookmarkStart w:id="2806" w:name="_Toc113975926"/>
      <w:bookmarkStart w:id="2807" w:name="_Toc114065852"/>
      <w:bookmarkStart w:id="2808" w:name="_Toc114220022"/>
      <w:bookmarkStart w:id="2809" w:name="_Toc114220299"/>
      <w:bookmarkStart w:id="2810" w:name="_Toc114220570"/>
      <w:bookmarkStart w:id="2811" w:name="_Toc114220841"/>
      <w:bookmarkStart w:id="2812" w:name="_Toc114221120"/>
      <w:bookmarkStart w:id="2813" w:name="_Toc114226811"/>
      <w:bookmarkStart w:id="2814" w:name="_Toc114227082"/>
      <w:bookmarkStart w:id="2815" w:name="_Toc114227353"/>
      <w:bookmarkStart w:id="2816" w:name="_Toc114228159"/>
      <w:bookmarkStart w:id="2817" w:name="_Toc114228430"/>
      <w:bookmarkStart w:id="2818" w:name="_Toc114228703"/>
      <w:bookmarkStart w:id="2819" w:name="_Toc113975410"/>
      <w:bookmarkStart w:id="2820" w:name="_Toc113975927"/>
      <w:bookmarkStart w:id="2821" w:name="_Toc114065853"/>
      <w:bookmarkStart w:id="2822" w:name="_Toc114220023"/>
      <w:bookmarkStart w:id="2823" w:name="_Toc114220300"/>
      <w:bookmarkStart w:id="2824" w:name="_Toc114220571"/>
      <w:bookmarkStart w:id="2825" w:name="_Toc114220842"/>
      <w:bookmarkStart w:id="2826" w:name="_Toc114221121"/>
      <w:bookmarkStart w:id="2827" w:name="_Toc114226812"/>
      <w:bookmarkStart w:id="2828" w:name="_Toc114227083"/>
      <w:bookmarkStart w:id="2829" w:name="_Toc114227354"/>
      <w:bookmarkStart w:id="2830" w:name="_Toc114228160"/>
      <w:bookmarkStart w:id="2831" w:name="_Toc114228431"/>
      <w:bookmarkStart w:id="2832" w:name="_Toc114228704"/>
      <w:bookmarkStart w:id="2833" w:name="_Toc113975411"/>
      <w:bookmarkStart w:id="2834" w:name="_Toc113975928"/>
      <w:bookmarkStart w:id="2835" w:name="_Toc114065854"/>
      <w:bookmarkStart w:id="2836" w:name="_Toc114220024"/>
      <w:bookmarkStart w:id="2837" w:name="_Toc114220301"/>
      <w:bookmarkStart w:id="2838" w:name="_Toc114220572"/>
      <w:bookmarkStart w:id="2839" w:name="_Toc114220843"/>
      <w:bookmarkStart w:id="2840" w:name="_Toc114221122"/>
      <w:bookmarkStart w:id="2841" w:name="_Toc114226813"/>
      <w:bookmarkStart w:id="2842" w:name="_Toc114227084"/>
      <w:bookmarkStart w:id="2843" w:name="_Toc114227355"/>
      <w:bookmarkStart w:id="2844" w:name="_Toc114228161"/>
      <w:bookmarkStart w:id="2845" w:name="_Toc114228432"/>
      <w:bookmarkStart w:id="2846" w:name="_Toc114228705"/>
      <w:bookmarkStart w:id="2847" w:name="_Toc113975412"/>
      <w:bookmarkStart w:id="2848" w:name="_Toc113975929"/>
      <w:bookmarkStart w:id="2849" w:name="_Toc114065855"/>
      <w:bookmarkStart w:id="2850" w:name="_Toc114220025"/>
      <w:bookmarkStart w:id="2851" w:name="_Toc114220302"/>
      <w:bookmarkStart w:id="2852" w:name="_Toc114220573"/>
      <w:bookmarkStart w:id="2853" w:name="_Toc114220844"/>
      <w:bookmarkStart w:id="2854" w:name="_Toc114221123"/>
      <w:bookmarkStart w:id="2855" w:name="_Toc114226814"/>
      <w:bookmarkStart w:id="2856" w:name="_Toc114227085"/>
      <w:bookmarkStart w:id="2857" w:name="_Toc114227356"/>
      <w:bookmarkStart w:id="2858" w:name="_Toc114228162"/>
      <w:bookmarkStart w:id="2859" w:name="_Toc114228433"/>
      <w:bookmarkStart w:id="2860" w:name="_Toc114228706"/>
      <w:bookmarkStart w:id="2861" w:name="_Toc113975413"/>
      <w:bookmarkStart w:id="2862" w:name="_Toc113975930"/>
      <w:bookmarkStart w:id="2863" w:name="_Toc114065856"/>
      <w:bookmarkStart w:id="2864" w:name="_Toc114220026"/>
      <w:bookmarkStart w:id="2865" w:name="_Toc114220303"/>
      <w:bookmarkStart w:id="2866" w:name="_Toc114220574"/>
      <w:bookmarkStart w:id="2867" w:name="_Toc114220845"/>
      <w:bookmarkStart w:id="2868" w:name="_Toc114221124"/>
      <w:bookmarkStart w:id="2869" w:name="_Toc114226815"/>
      <w:bookmarkStart w:id="2870" w:name="_Toc114227086"/>
      <w:bookmarkStart w:id="2871" w:name="_Toc114227357"/>
      <w:bookmarkStart w:id="2872" w:name="_Toc114228163"/>
      <w:bookmarkStart w:id="2873" w:name="_Toc114228434"/>
      <w:bookmarkStart w:id="2874" w:name="_Toc114228707"/>
      <w:bookmarkStart w:id="2875" w:name="_Toc113975414"/>
      <w:bookmarkStart w:id="2876" w:name="_Toc113975931"/>
      <w:bookmarkStart w:id="2877" w:name="_Toc114065857"/>
      <w:bookmarkStart w:id="2878" w:name="_Toc114220027"/>
      <w:bookmarkStart w:id="2879" w:name="_Toc114220304"/>
      <w:bookmarkStart w:id="2880" w:name="_Toc114220575"/>
      <w:bookmarkStart w:id="2881" w:name="_Toc114220846"/>
      <w:bookmarkStart w:id="2882" w:name="_Toc114221125"/>
      <w:bookmarkStart w:id="2883" w:name="_Toc114226816"/>
      <w:bookmarkStart w:id="2884" w:name="_Toc114227087"/>
      <w:bookmarkStart w:id="2885" w:name="_Toc114227358"/>
      <w:bookmarkStart w:id="2886" w:name="_Toc114228164"/>
      <w:bookmarkStart w:id="2887" w:name="_Toc114228435"/>
      <w:bookmarkStart w:id="2888" w:name="_Toc114228708"/>
      <w:bookmarkStart w:id="2889" w:name="_Toc113975415"/>
      <w:bookmarkStart w:id="2890" w:name="_Toc113975932"/>
      <w:bookmarkStart w:id="2891" w:name="_Toc114065858"/>
      <w:bookmarkStart w:id="2892" w:name="_Toc114220028"/>
      <w:bookmarkStart w:id="2893" w:name="_Toc114220305"/>
      <w:bookmarkStart w:id="2894" w:name="_Toc114220576"/>
      <w:bookmarkStart w:id="2895" w:name="_Toc114220847"/>
      <w:bookmarkStart w:id="2896" w:name="_Toc114221126"/>
      <w:bookmarkStart w:id="2897" w:name="_Toc114226817"/>
      <w:bookmarkStart w:id="2898" w:name="_Toc114227088"/>
      <w:bookmarkStart w:id="2899" w:name="_Toc114227359"/>
      <w:bookmarkStart w:id="2900" w:name="_Toc114228165"/>
      <w:bookmarkStart w:id="2901" w:name="_Toc114228436"/>
      <w:bookmarkStart w:id="2902" w:name="_Toc114228709"/>
      <w:bookmarkStart w:id="2903" w:name="_Toc113975416"/>
      <w:bookmarkStart w:id="2904" w:name="_Toc113975933"/>
      <w:bookmarkStart w:id="2905" w:name="_Toc114065859"/>
      <w:bookmarkStart w:id="2906" w:name="_Toc114220029"/>
      <w:bookmarkStart w:id="2907" w:name="_Toc114220306"/>
      <w:bookmarkStart w:id="2908" w:name="_Toc114220577"/>
      <w:bookmarkStart w:id="2909" w:name="_Toc114220848"/>
      <w:bookmarkStart w:id="2910" w:name="_Toc114221127"/>
      <w:bookmarkStart w:id="2911" w:name="_Toc114226818"/>
      <w:bookmarkStart w:id="2912" w:name="_Toc114227089"/>
      <w:bookmarkStart w:id="2913" w:name="_Toc114227360"/>
      <w:bookmarkStart w:id="2914" w:name="_Toc114228166"/>
      <w:bookmarkStart w:id="2915" w:name="_Toc114228437"/>
      <w:bookmarkStart w:id="2916" w:name="_Toc114228710"/>
      <w:bookmarkStart w:id="2917" w:name="_Toc113975417"/>
      <w:bookmarkStart w:id="2918" w:name="_Toc113975934"/>
      <w:bookmarkStart w:id="2919" w:name="_Toc114065860"/>
      <w:bookmarkStart w:id="2920" w:name="_Toc114220030"/>
      <w:bookmarkStart w:id="2921" w:name="_Toc114220307"/>
      <w:bookmarkStart w:id="2922" w:name="_Toc114220578"/>
      <w:bookmarkStart w:id="2923" w:name="_Toc114220849"/>
      <w:bookmarkStart w:id="2924" w:name="_Toc114221128"/>
      <w:bookmarkStart w:id="2925" w:name="_Toc114226819"/>
      <w:bookmarkStart w:id="2926" w:name="_Toc114227090"/>
      <w:bookmarkStart w:id="2927" w:name="_Toc114227361"/>
      <w:bookmarkStart w:id="2928" w:name="_Toc114228167"/>
      <w:bookmarkStart w:id="2929" w:name="_Toc114228438"/>
      <w:bookmarkStart w:id="2930" w:name="_Toc114228711"/>
      <w:bookmarkStart w:id="2931" w:name="_Toc113975418"/>
      <w:bookmarkStart w:id="2932" w:name="_Toc113975935"/>
      <w:bookmarkStart w:id="2933" w:name="_Toc114065861"/>
      <w:bookmarkStart w:id="2934" w:name="_Toc114220031"/>
      <w:bookmarkStart w:id="2935" w:name="_Toc114220308"/>
      <w:bookmarkStart w:id="2936" w:name="_Toc114220579"/>
      <w:bookmarkStart w:id="2937" w:name="_Toc114220850"/>
      <w:bookmarkStart w:id="2938" w:name="_Toc114221129"/>
      <w:bookmarkStart w:id="2939" w:name="_Toc114226820"/>
      <w:bookmarkStart w:id="2940" w:name="_Toc114227091"/>
      <w:bookmarkStart w:id="2941" w:name="_Toc114227362"/>
      <w:bookmarkStart w:id="2942" w:name="_Toc114228168"/>
      <w:bookmarkStart w:id="2943" w:name="_Toc114228439"/>
      <w:bookmarkStart w:id="2944" w:name="_Toc114228712"/>
      <w:bookmarkStart w:id="2945" w:name="_Toc113975419"/>
      <w:bookmarkStart w:id="2946" w:name="_Toc113975936"/>
      <w:bookmarkStart w:id="2947" w:name="_Toc114065862"/>
      <w:bookmarkStart w:id="2948" w:name="_Toc114220032"/>
      <w:bookmarkStart w:id="2949" w:name="_Toc114220309"/>
      <w:bookmarkStart w:id="2950" w:name="_Toc114220580"/>
      <w:bookmarkStart w:id="2951" w:name="_Toc114220851"/>
      <w:bookmarkStart w:id="2952" w:name="_Toc114221130"/>
      <w:bookmarkStart w:id="2953" w:name="_Toc114226821"/>
      <w:bookmarkStart w:id="2954" w:name="_Toc114227092"/>
      <w:bookmarkStart w:id="2955" w:name="_Toc114227363"/>
      <w:bookmarkStart w:id="2956" w:name="_Toc114228169"/>
      <w:bookmarkStart w:id="2957" w:name="_Toc114228440"/>
      <w:bookmarkStart w:id="2958" w:name="_Toc114228713"/>
      <w:bookmarkStart w:id="2959" w:name="_Toc113975420"/>
      <w:bookmarkStart w:id="2960" w:name="_Toc113975937"/>
      <w:bookmarkStart w:id="2961" w:name="_Toc114065863"/>
      <w:bookmarkStart w:id="2962" w:name="_Toc114220033"/>
      <w:bookmarkStart w:id="2963" w:name="_Toc114220310"/>
      <w:bookmarkStart w:id="2964" w:name="_Toc114220581"/>
      <w:bookmarkStart w:id="2965" w:name="_Toc114220852"/>
      <w:bookmarkStart w:id="2966" w:name="_Toc114221131"/>
      <w:bookmarkStart w:id="2967" w:name="_Toc114226822"/>
      <w:bookmarkStart w:id="2968" w:name="_Toc114227093"/>
      <w:bookmarkStart w:id="2969" w:name="_Toc114227364"/>
      <w:bookmarkStart w:id="2970" w:name="_Toc114228170"/>
      <w:bookmarkStart w:id="2971" w:name="_Toc114228441"/>
      <w:bookmarkStart w:id="2972" w:name="_Toc114228714"/>
      <w:bookmarkStart w:id="2973" w:name="_Toc113975421"/>
      <w:bookmarkStart w:id="2974" w:name="_Toc113975938"/>
      <w:bookmarkStart w:id="2975" w:name="_Toc114065864"/>
      <w:bookmarkStart w:id="2976" w:name="_Toc114220034"/>
      <w:bookmarkStart w:id="2977" w:name="_Toc114220311"/>
      <w:bookmarkStart w:id="2978" w:name="_Toc114220582"/>
      <w:bookmarkStart w:id="2979" w:name="_Toc114220853"/>
      <w:bookmarkStart w:id="2980" w:name="_Toc114221132"/>
      <w:bookmarkStart w:id="2981" w:name="_Toc114226823"/>
      <w:bookmarkStart w:id="2982" w:name="_Toc114227094"/>
      <w:bookmarkStart w:id="2983" w:name="_Toc114227365"/>
      <w:bookmarkStart w:id="2984" w:name="_Toc114228171"/>
      <w:bookmarkStart w:id="2985" w:name="_Toc114228442"/>
      <w:bookmarkStart w:id="2986" w:name="_Toc114228715"/>
      <w:bookmarkStart w:id="2987" w:name="_Toc113975422"/>
      <w:bookmarkStart w:id="2988" w:name="_Toc113975939"/>
      <w:bookmarkStart w:id="2989" w:name="_Toc114065865"/>
      <w:bookmarkStart w:id="2990" w:name="_Toc114220035"/>
      <w:bookmarkStart w:id="2991" w:name="_Toc114220312"/>
      <w:bookmarkStart w:id="2992" w:name="_Toc114220583"/>
      <w:bookmarkStart w:id="2993" w:name="_Toc114220854"/>
      <w:bookmarkStart w:id="2994" w:name="_Toc114221133"/>
      <w:bookmarkStart w:id="2995" w:name="_Toc114226824"/>
      <w:bookmarkStart w:id="2996" w:name="_Toc114227095"/>
      <w:bookmarkStart w:id="2997" w:name="_Toc114227366"/>
      <w:bookmarkStart w:id="2998" w:name="_Toc114228172"/>
      <w:bookmarkStart w:id="2999" w:name="_Toc114228443"/>
      <w:bookmarkStart w:id="3000" w:name="_Toc114228716"/>
      <w:bookmarkStart w:id="3001" w:name="_Toc113975423"/>
      <w:bookmarkStart w:id="3002" w:name="_Toc113975940"/>
      <w:bookmarkStart w:id="3003" w:name="_Toc114065866"/>
      <w:bookmarkStart w:id="3004" w:name="_Toc114220036"/>
      <w:bookmarkStart w:id="3005" w:name="_Toc114220313"/>
      <w:bookmarkStart w:id="3006" w:name="_Toc114220584"/>
      <w:bookmarkStart w:id="3007" w:name="_Toc114220855"/>
      <w:bookmarkStart w:id="3008" w:name="_Toc114221134"/>
      <w:bookmarkStart w:id="3009" w:name="_Toc114226825"/>
      <w:bookmarkStart w:id="3010" w:name="_Toc114227096"/>
      <w:bookmarkStart w:id="3011" w:name="_Toc114227367"/>
      <w:bookmarkStart w:id="3012" w:name="_Toc114228173"/>
      <w:bookmarkStart w:id="3013" w:name="_Toc114228444"/>
      <w:bookmarkStart w:id="3014" w:name="_Toc114228717"/>
      <w:bookmarkStart w:id="3015" w:name="_Toc113975424"/>
      <w:bookmarkStart w:id="3016" w:name="_Toc113975941"/>
      <w:bookmarkStart w:id="3017" w:name="_Toc114065867"/>
      <w:bookmarkStart w:id="3018" w:name="_Toc114220037"/>
      <w:bookmarkStart w:id="3019" w:name="_Toc114220314"/>
      <w:bookmarkStart w:id="3020" w:name="_Toc114220585"/>
      <w:bookmarkStart w:id="3021" w:name="_Toc114220856"/>
      <w:bookmarkStart w:id="3022" w:name="_Toc114221135"/>
      <w:bookmarkStart w:id="3023" w:name="_Toc114226826"/>
      <w:bookmarkStart w:id="3024" w:name="_Toc114227097"/>
      <w:bookmarkStart w:id="3025" w:name="_Toc114227368"/>
      <w:bookmarkStart w:id="3026" w:name="_Toc114228174"/>
      <w:bookmarkStart w:id="3027" w:name="_Toc114228445"/>
      <w:bookmarkStart w:id="3028" w:name="_Toc114228718"/>
      <w:bookmarkStart w:id="3029" w:name="_Toc113975425"/>
      <w:bookmarkStart w:id="3030" w:name="_Toc113975942"/>
      <w:bookmarkStart w:id="3031" w:name="_Toc114065868"/>
      <w:bookmarkStart w:id="3032" w:name="_Toc114220038"/>
      <w:bookmarkStart w:id="3033" w:name="_Toc114220315"/>
      <w:bookmarkStart w:id="3034" w:name="_Toc114220586"/>
      <w:bookmarkStart w:id="3035" w:name="_Toc114220857"/>
      <w:bookmarkStart w:id="3036" w:name="_Toc114221136"/>
      <w:bookmarkStart w:id="3037" w:name="_Toc114226827"/>
      <w:bookmarkStart w:id="3038" w:name="_Toc114227098"/>
      <w:bookmarkStart w:id="3039" w:name="_Toc114227369"/>
      <w:bookmarkStart w:id="3040" w:name="_Toc114228175"/>
      <w:bookmarkStart w:id="3041" w:name="_Toc114228446"/>
      <w:bookmarkStart w:id="3042" w:name="_Toc114228719"/>
      <w:bookmarkStart w:id="3043" w:name="_Toc113975426"/>
      <w:bookmarkStart w:id="3044" w:name="_Toc113975943"/>
      <w:bookmarkStart w:id="3045" w:name="_Toc114065869"/>
      <w:bookmarkStart w:id="3046" w:name="_Toc114220039"/>
      <w:bookmarkStart w:id="3047" w:name="_Toc114220316"/>
      <w:bookmarkStart w:id="3048" w:name="_Toc114220587"/>
      <w:bookmarkStart w:id="3049" w:name="_Toc114220858"/>
      <w:bookmarkStart w:id="3050" w:name="_Toc114221137"/>
      <w:bookmarkStart w:id="3051" w:name="_Toc114226828"/>
      <w:bookmarkStart w:id="3052" w:name="_Toc114227099"/>
      <w:bookmarkStart w:id="3053" w:name="_Toc114227370"/>
      <w:bookmarkStart w:id="3054" w:name="_Toc114228176"/>
      <w:bookmarkStart w:id="3055" w:name="_Toc114228447"/>
      <w:bookmarkStart w:id="3056" w:name="_Toc114228720"/>
      <w:bookmarkStart w:id="3057" w:name="_Toc113975427"/>
      <w:bookmarkStart w:id="3058" w:name="_Toc113975944"/>
      <w:bookmarkStart w:id="3059" w:name="_Toc114065870"/>
      <w:bookmarkStart w:id="3060" w:name="_Toc114220040"/>
      <w:bookmarkStart w:id="3061" w:name="_Toc114220317"/>
      <w:bookmarkStart w:id="3062" w:name="_Toc114220588"/>
      <w:bookmarkStart w:id="3063" w:name="_Toc114220859"/>
      <w:bookmarkStart w:id="3064" w:name="_Toc114221138"/>
      <w:bookmarkStart w:id="3065" w:name="_Toc114226829"/>
      <w:bookmarkStart w:id="3066" w:name="_Toc114227100"/>
      <w:bookmarkStart w:id="3067" w:name="_Toc114227371"/>
      <w:bookmarkStart w:id="3068" w:name="_Toc114228177"/>
      <w:bookmarkStart w:id="3069" w:name="_Toc114228448"/>
      <w:bookmarkStart w:id="3070" w:name="_Toc114228721"/>
      <w:bookmarkStart w:id="3071" w:name="_Toc113975428"/>
      <w:bookmarkStart w:id="3072" w:name="_Toc113975945"/>
      <w:bookmarkStart w:id="3073" w:name="_Toc114065871"/>
      <w:bookmarkStart w:id="3074" w:name="_Toc114220041"/>
      <w:bookmarkStart w:id="3075" w:name="_Toc114220318"/>
      <w:bookmarkStart w:id="3076" w:name="_Toc114220589"/>
      <w:bookmarkStart w:id="3077" w:name="_Toc114220860"/>
      <w:bookmarkStart w:id="3078" w:name="_Toc114221139"/>
      <w:bookmarkStart w:id="3079" w:name="_Toc114226830"/>
      <w:bookmarkStart w:id="3080" w:name="_Toc114227101"/>
      <w:bookmarkStart w:id="3081" w:name="_Toc114227372"/>
      <w:bookmarkStart w:id="3082" w:name="_Toc114228178"/>
      <w:bookmarkStart w:id="3083" w:name="_Toc114228449"/>
      <w:bookmarkStart w:id="3084" w:name="_Toc114228722"/>
      <w:bookmarkStart w:id="3085" w:name="_Toc113975429"/>
      <w:bookmarkStart w:id="3086" w:name="_Toc113975946"/>
      <w:bookmarkStart w:id="3087" w:name="_Toc114065872"/>
      <w:bookmarkStart w:id="3088" w:name="_Toc114220042"/>
      <w:bookmarkStart w:id="3089" w:name="_Toc114220319"/>
      <w:bookmarkStart w:id="3090" w:name="_Toc114220590"/>
      <w:bookmarkStart w:id="3091" w:name="_Toc114220861"/>
      <w:bookmarkStart w:id="3092" w:name="_Toc114221140"/>
      <w:bookmarkStart w:id="3093" w:name="_Toc114226831"/>
      <w:bookmarkStart w:id="3094" w:name="_Toc114227102"/>
      <w:bookmarkStart w:id="3095" w:name="_Toc114227373"/>
      <w:bookmarkStart w:id="3096" w:name="_Toc114228179"/>
      <w:bookmarkStart w:id="3097" w:name="_Toc114228450"/>
      <w:bookmarkStart w:id="3098" w:name="_Toc114228723"/>
      <w:bookmarkStart w:id="3099" w:name="_Toc113975430"/>
      <w:bookmarkStart w:id="3100" w:name="_Toc113975947"/>
      <w:bookmarkStart w:id="3101" w:name="_Toc114065873"/>
      <w:bookmarkStart w:id="3102" w:name="_Toc114220043"/>
      <w:bookmarkStart w:id="3103" w:name="_Toc114220320"/>
      <w:bookmarkStart w:id="3104" w:name="_Toc114220591"/>
      <w:bookmarkStart w:id="3105" w:name="_Toc114220862"/>
      <w:bookmarkStart w:id="3106" w:name="_Toc114221141"/>
      <w:bookmarkStart w:id="3107" w:name="_Toc114226832"/>
      <w:bookmarkStart w:id="3108" w:name="_Toc114227103"/>
      <w:bookmarkStart w:id="3109" w:name="_Toc114227374"/>
      <w:bookmarkStart w:id="3110" w:name="_Toc114228180"/>
      <w:bookmarkStart w:id="3111" w:name="_Toc114228451"/>
      <w:bookmarkStart w:id="3112" w:name="_Toc114228724"/>
      <w:bookmarkStart w:id="3113" w:name="_Toc113975431"/>
      <w:bookmarkStart w:id="3114" w:name="_Toc113975948"/>
      <w:bookmarkStart w:id="3115" w:name="_Toc114065874"/>
      <w:bookmarkStart w:id="3116" w:name="_Toc114220044"/>
      <w:bookmarkStart w:id="3117" w:name="_Toc114220321"/>
      <w:bookmarkStart w:id="3118" w:name="_Toc114220592"/>
      <w:bookmarkStart w:id="3119" w:name="_Toc114220863"/>
      <w:bookmarkStart w:id="3120" w:name="_Toc114221142"/>
      <w:bookmarkStart w:id="3121" w:name="_Toc114226833"/>
      <w:bookmarkStart w:id="3122" w:name="_Toc114227104"/>
      <w:bookmarkStart w:id="3123" w:name="_Toc114227375"/>
      <w:bookmarkStart w:id="3124" w:name="_Toc114228181"/>
      <w:bookmarkStart w:id="3125" w:name="_Toc114228452"/>
      <w:bookmarkStart w:id="3126" w:name="_Toc114228725"/>
      <w:bookmarkStart w:id="3127" w:name="_Toc113975432"/>
      <w:bookmarkStart w:id="3128" w:name="_Toc113975949"/>
      <w:bookmarkStart w:id="3129" w:name="_Toc114065875"/>
      <w:bookmarkStart w:id="3130" w:name="_Toc114220045"/>
      <w:bookmarkStart w:id="3131" w:name="_Toc114220322"/>
      <w:bookmarkStart w:id="3132" w:name="_Toc114220593"/>
      <w:bookmarkStart w:id="3133" w:name="_Toc114220864"/>
      <w:bookmarkStart w:id="3134" w:name="_Toc114221143"/>
      <w:bookmarkStart w:id="3135" w:name="_Toc114226834"/>
      <w:bookmarkStart w:id="3136" w:name="_Toc114227105"/>
      <w:bookmarkStart w:id="3137" w:name="_Toc114227376"/>
      <w:bookmarkStart w:id="3138" w:name="_Toc114228182"/>
      <w:bookmarkStart w:id="3139" w:name="_Toc114228453"/>
      <w:bookmarkStart w:id="3140" w:name="_Toc114228726"/>
      <w:bookmarkStart w:id="3141" w:name="_Toc113975433"/>
      <w:bookmarkStart w:id="3142" w:name="_Toc113975950"/>
      <w:bookmarkStart w:id="3143" w:name="_Toc114065876"/>
      <w:bookmarkStart w:id="3144" w:name="_Toc114220046"/>
      <w:bookmarkStart w:id="3145" w:name="_Toc114220323"/>
      <w:bookmarkStart w:id="3146" w:name="_Toc114220594"/>
      <w:bookmarkStart w:id="3147" w:name="_Toc114220865"/>
      <w:bookmarkStart w:id="3148" w:name="_Toc114221144"/>
      <w:bookmarkStart w:id="3149" w:name="_Toc114226835"/>
      <w:bookmarkStart w:id="3150" w:name="_Toc114227106"/>
      <w:bookmarkStart w:id="3151" w:name="_Toc114227377"/>
      <w:bookmarkStart w:id="3152" w:name="_Toc114228183"/>
      <w:bookmarkStart w:id="3153" w:name="_Toc114228454"/>
      <w:bookmarkStart w:id="3154" w:name="_Toc114228727"/>
      <w:bookmarkStart w:id="3155" w:name="_Toc113975434"/>
      <w:bookmarkStart w:id="3156" w:name="_Toc113975951"/>
      <w:bookmarkStart w:id="3157" w:name="_Toc114065877"/>
      <w:bookmarkStart w:id="3158" w:name="_Toc114220047"/>
      <w:bookmarkStart w:id="3159" w:name="_Toc114220324"/>
      <w:bookmarkStart w:id="3160" w:name="_Toc114220595"/>
      <w:bookmarkStart w:id="3161" w:name="_Toc114220866"/>
      <w:bookmarkStart w:id="3162" w:name="_Toc114221145"/>
      <w:bookmarkStart w:id="3163" w:name="_Toc114226836"/>
      <w:bookmarkStart w:id="3164" w:name="_Toc114227107"/>
      <w:bookmarkStart w:id="3165" w:name="_Toc114227378"/>
      <w:bookmarkStart w:id="3166" w:name="_Toc114228184"/>
      <w:bookmarkStart w:id="3167" w:name="_Toc114228455"/>
      <w:bookmarkStart w:id="3168" w:name="_Toc114228728"/>
      <w:bookmarkStart w:id="3169" w:name="_Toc113975435"/>
      <w:bookmarkStart w:id="3170" w:name="_Toc113975952"/>
      <w:bookmarkStart w:id="3171" w:name="_Toc114065878"/>
      <w:bookmarkStart w:id="3172" w:name="_Toc114220048"/>
      <w:bookmarkStart w:id="3173" w:name="_Toc114220325"/>
      <w:bookmarkStart w:id="3174" w:name="_Toc114220596"/>
      <w:bookmarkStart w:id="3175" w:name="_Toc114220867"/>
      <w:bookmarkStart w:id="3176" w:name="_Toc114221146"/>
      <w:bookmarkStart w:id="3177" w:name="_Toc114226837"/>
      <w:bookmarkStart w:id="3178" w:name="_Toc114227108"/>
      <w:bookmarkStart w:id="3179" w:name="_Toc114227379"/>
      <w:bookmarkStart w:id="3180" w:name="_Toc114228185"/>
      <w:bookmarkStart w:id="3181" w:name="_Toc114228456"/>
      <w:bookmarkStart w:id="3182" w:name="_Toc114228729"/>
      <w:bookmarkStart w:id="3183" w:name="_Toc113975436"/>
      <w:bookmarkStart w:id="3184" w:name="_Toc113975953"/>
      <w:bookmarkStart w:id="3185" w:name="_Toc114065879"/>
      <w:bookmarkStart w:id="3186" w:name="_Toc114220049"/>
      <w:bookmarkStart w:id="3187" w:name="_Toc114220326"/>
      <w:bookmarkStart w:id="3188" w:name="_Toc114220597"/>
      <w:bookmarkStart w:id="3189" w:name="_Toc114220868"/>
      <w:bookmarkStart w:id="3190" w:name="_Toc114221147"/>
      <w:bookmarkStart w:id="3191" w:name="_Toc114226838"/>
      <w:bookmarkStart w:id="3192" w:name="_Toc114227109"/>
      <w:bookmarkStart w:id="3193" w:name="_Toc114227380"/>
      <w:bookmarkStart w:id="3194" w:name="_Toc114228186"/>
      <w:bookmarkStart w:id="3195" w:name="_Toc114228457"/>
      <w:bookmarkStart w:id="3196" w:name="_Toc114228730"/>
      <w:bookmarkStart w:id="3197" w:name="_Toc113975437"/>
      <w:bookmarkStart w:id="3198" w:name="_Toc113975954"/>
      <w:bookmarkStart w:id="3199" w:name="_Toc114065880"/>
      <w:bookmarkStart w:id="3200" w:name="_Toc114220050"/>
      <w:bookmarkStart w:id="3201" w:name="_Toc114220327"/>
      <w:bookmarkStart w:id="3202" w:name="_Toc114220598"/>
      <w:bookmarkStart w:id="3203" w:name="_Toc114220869"/>
      <w:bookmarkStart w:id="3204" w:name="_Toc114221148"/>
      <w:bookmarkStart w:id="3205" w:name="_Toc114226839"/>
      <w:bookmarkStart w:id="3206" w:name="_Toc114227110"/>
      <w:bookmarkStart w:id="3207" w:name="_Toc114227381"/>
      <w:bookmarkStart w:id="3208" w:name="_Toc114228187"/>
      <w:bookmarkStart w:id="3209" w:name="_Toc114228458"/>
      <w:bookmarkStart w:id="3210" w:name="_Toc114228731"/>
      <w:bookmarkStart w:id="3211" w:name="_Toc113975438"/>
      <w:bookmarkStart w:id="3212" w:name="_Toc113975955"/>
      <w:bookmarkStart w:id="3213" w:name="_Toc114065881"/>
      <w:bookmarkStart w:id="3214" w:name="_Toc114220051"/>
      <w:bookmarkStart w:id="3215" w:name="_Toc114220328"/>
      <w:bookmarkStart w:id="3216" w:name="_Toc114220599"/>
      <w:bookmarkStart w:id="3217" w:name="_Toc114220870"/>
      <w:bookmarkStart w:id="3218" w:name="_Toc114221149"/>
      <w:bookmarkStart w:id="3219" w:name="_Toc114226840"/>
      <w:bookmarkStart w:id="3220" w:name="_Toc114227111"/>
      <w:bookmarkStart w:id="3221" w:name="_Toc114227382"/>
      <w:bookmarkStart w:id="3222" w:name="_Toc114228188"/>
      <w:bookmarkStart w:id="3223" w:name="_Toc114228459"/>
      <w:bookmarkStart w:id="3224" w:name="_Toc114228732"/>
      <w:bookmarkStart w:id="3225" w:name="_Toc113975439"/>
      <w:bookmarkStart w:id="3226" w:name="_Toc113975956"/>
      <w:bookmarkStart w:id="3227" w:name="_Toc114065882"/>
      <w:bookmarkStart w:id="3228" w:name="_Toc114220052"/>
      <w:bookmarkStart w:id="3229" w:name="_Toc114220329"/>
      <w:bookmarkStart w:id="3230" w:name="_Toc114220600"/>
      <w:bookmarkStart w:id="3231" w:name="_Toc114220871"/>
      <w:bookmarkStart w:id="3232" w:name="_Toc114221150"/>
      <w:bookmarkStart w:id="3233" w:name="_Toc114226841"/>
      <w:bookmarkStart w:id="3234" w:name="_Toc114227112"/>
      <w:bookmarkStart w:id="3235" w:name="_Toc114227383"/>
      <w:bookmarkStart w:id="3236" w:name="_Toc114228189"/>
      <w:bookmarkStart w:id="3237" w:name="_Toc114228460"/>
      <w:bookmarkStart w:id="3238" w:name="_Toc114228733"/>
      <w:bookmarkStart w:id="3239" w:name="_Toc113975440"/>
      <w:bookmarkStart w:id="3240" w:name="_Toc113975957"/>
      <w:bookmarkStart w:id="3241" w:name="_Toc114065883"/>
      <w:bookmarkStart w:id="3242" w:name="_Toc114220053"/>
      <w:bookmarkStart w:id="3243" w:name="_Toc114220330"/>
      <w:bookmarkStart w:id="3244" w:name="_Toc114220601"/>
      <w:bookmarkStart w:id="3245" w:name="_Toc114220872"/>
      <w:bookmarkStart w:id="3246" w:name="_Toc114221151"/>
      <w:bookmarkStart w:id="3247" w:name="_Toc114226842"/>
      <w:bookmarkStart w:id="3248" w:name="_Toc114227113"/>
      <w:bookmarkStart w:id="3249" w:name="_Toc114227384"/>
      <w:bookmarkStart w:id="3250" w:name="_Toc114228190"/>
      <w:bookmarkStart w:id="3251" w:name="_Toc114228461"/>
      <w:bookmarkStart w:id="3252" w:name="_Toc114228734"/>
      <w:bookmarkStart w:id="3253" w:name="_Toc113975441"/>
      <w:bookmarkStart w:id="3254" w:name="_Toc113975958"/>
      <w:bookmarkStart w:id="3255" w:name="_Toc114065884"/>
      <w:bookmarkStart w:id="3256" w:name="_Toc114220054"/>
      <w:bookmarkStart w:id="3257" w:name="_Toc114220331"/>
      <w:bookmarkStart w:id="3258" w:name="_Toc114220602"/>
      <w:bookmarkStart w:id="3259" w:name="_Toc114220873"/>
      <w:bookmarkStart w:id="3260" w:name="_Toc114221152"/>
      <w:bookmarkStart w:id="3261" w:name="_Toc114226843"/>
      <w:bookmarkStart w:id="3262" w:name="_Toc114227114"/>
      <w:bookmarkStart w:id="3263" w:name="_Toc114227385"/>
      <w:bookmarkStart w:id="3264" w:name="_Toc114228191"/>
      <w:bookmarkStart w:id="3265" w:name="_Toc114228462"/>
      <w:bookmarkStart w:id="3266" w:name="_Toc114228735"/>
      <w:bookmarkStart w:id="3267" w:name="_Toc113975442"/>
      <w:bookmarkStart w:id="3268" w:name="_Toc113975959"/>
      <w:bookmarkStart w:id="3269" w:name="_Toc114065885"/>
      <w:bookmarkStart w:id="3270" w:name="_Toc114220055"/>
      <w:bookmarkStart w:id="3271" w:name="_Toc114220332"/>
      <w:bookmarkStart w:id="3272" w:name="_Toc114220603"/>
      <w:bookmarkStart w:id="3273" w:name="_Toc114220874"/>
      <w:bookmarkStart w:id="3274" w:name="_Toc114221153"/>
      <w:bookmarkStart w:id="3275" w:name="_Toc114226844"/>
      <w:bookmarkStart w:id="3276" w:name="_Toc114227115"/>
      <w:bookmarkStart w:id="3277" w:name="_Toc114227386"/>
      <w:bookmarkStart w:id="3278" w:name="_Toc114228192"/>
      <w:bookmarkStart w:id="3279" w:name="_Toc114228463"/>
      <w:bookmarkStart w:id="3280" w:name="_Toc114228736"/>
      <w:bookmarkStart w:id="3281" w:name="_Toc113975443"/>
      <w:bookmarkStart w:id="3282" w:name="_Toc113975960"/>
      <w:bookmarkStart w:id="3283" w:name="_Toc114065886"/>
      <w:bookmarkStart w:id="3284" w:name="_Toc114220056"/>
      <w:bookmarkStart w:id="3285" w:name="_Toc114220333"/>
      <w:bookmarkStart w:id="3286" w:name="_Toc114220604"/>
      <w:bookmarkStart w:id="3287" w:name="_Toc114220875"/>
      <w:bookmarkStart w:id="3288" w:name="_Toc114221154"/>
      <w:bookmarkStart w:id="3289" w:name="_Toc114226845"/>
      <w:bookmarkStart w:id="3290" w:name="_Toc114227116"/>
      <w:bookmarkStart w:id="3291" w:name="_Toc114227387"/>
      <w:bookmarkStart w:id="3292" w:name="_Toc114228193"/>
      <w:bookmarkStart w:id="3293" w:name="_Toc114228464"/>
      <w:bookmarkStart w:id="3294" w:name="_Toc114228737"/>
      <w:bookmarkStart w:id="3295" w:name="_Toc113975444"/>
      <w:bookmarkStart w:id="3296" w:name="_Toc113975961"/>
      <w:bookmarkStart w:id="3297" w:name="_Toc114065887"/>
      <w:bookmarkStart w:id="3298" w:name="_Toc114220057"/>
      <w:bookmarkStart w:id="3299" w:name="_Toc114220334"/>
      <w:bookmarkStart w:id="3300" w:name="_Toc114220605"/>
      <w:bookmarkStart w:id="3301" w:name="_Toc114220876"/>
      <w:bookmarkStart w:id="3302" w:name="_Toc114221155"/>
      <w:bookmarkStart w:id="3303" w:name="_Toc114226846"/>
      <w:bookmarkStart w:id="3304" w:name="_Toc114227117"/>
      <w:bookmarkStart w:id="3305" w:name="_Toc114227388"/>
      <w:bookmarkStart w:id="3306" w:name="_Toc114228194"/>
      <w:bookmarkStart w:id="3307" w:name="_Toc114228465"/>
      <w:bookmarkStart w:id="3308" w:name="_Toc114228738"/>
      <w:bookmarkStart w:id="3309" w:name="_Toc113975445"/>
      <w:bookmarkStart w:id="3310" w:name="_Toc113975962"/>
      <w:bookmarkStart w:id="3311" w:name="_Toc114065888"/>
      <w:bookmarkStart w:id="3312" w:name="_Toc114220058"/>
      <w:bookmarkStart w:id="3313" w:name="_Toc114220335"/>
      <w:bookmarkStart w:id="3314" w:name="_Toc114220606"/>
      <w:bookmarkStart w:id="3315" w:name="_Toc114220877"/>
      <w:bookmarkStart w:id="3316" w:name="_Toc114221156"/>
      <w:bookmarkStart w:id="3317" w:name="_Toc114226847"/>
      <w:bookmarkStart w:id="3318" w:name="_Toc114227118"/>
      <w:bookmarkStart w:id="3319" w:name="_Toc114227389"/>
      <w:bookmarkStart w:id="3320" w:name="_Toc114228195"/>
      <w:bookmarkStart w:id="3321" w:name="_Toc114228466"/>
      <w:bookmarkStart w:id="3322" w:name="_Toc114228739"/>
      <w:bookmarkStart w:id="3323" w:name="_Toc113975446"/>
      <w:bookmarkStart w:id="3324" w:name="_Toc113975963"/>
      <w:bookmarkStart w:id="3325" w:name="_Toc114065889"/>
      <w:bookmarkStart w:id="3326" w:name="_Toc114220059"/>
      <w:bookmarkStart w:id="3327" w:name="_Toc114220336"/>
      <w:bookmarkStart w:id="3328" w:name="_Toc114220607"/>
      <w:bookmarkStart w:id="3329" w:name="_Toc114220878"/>
      <w:bookmarkStart w:id="3330" w:name="_Toc114221157"/>
      <w:bookmarkStart w:id="3331" w:name="_Toc114226848"/>
      <w:bookmarkStart w:id="3332" w:name="_Toc114227119"/>
      <w:bookmarkStart w:id="3333" w:name="_Toc114227390"/>
      <w:bookmarkStart w:id="3334" w:name="_Toc114228196"/>
      <w:bookmarkStart w:id="3335" w:name="_Toc114228467"/>
      <w:bookmarkStart w:id="3336" w:name="_Toc114228740"/>
      <w:bookmarkStart w:id="3337" w:name="_Toc113975447"/>
      <w:bookmarkStart w:id="3338" w:name="_Toc113975964"/>
      <w:bookmarkStart w:id="3339" w:name="_Toc114065890"/>
      <w:bookmarkStart w:id="3340" w:name="_Toc114220060"/>
      <w:bookmarkStart w:id="3341" w:name="_Toc114220337"/>
      <w:bookmarkStart w:id="3342" w:name="_Toc114220608"/>
      <w:bookmarkStart w:id="3343" w:name="_Toc114220879"/>
      <w:bookmarkStart w:id="3344" w:name="_Toc114221158"/>
      <w:bookmarkStart w:id="3345" w:name="_Toc114226849"/>
      <w:bookmarkStart w:id="3346" w:name="_Toc114227120"/>
      <w:bookmarkStart w:id="3347" w:name="_Toc114227391"/>
      <w:bookmarkStart w:id="3348" w:name="_Toc114228197"/>
      <w:bookmarkStart w:id="3349" w:name="_Toc114228468"/>
      <w:bookmarkStart w:id="3350" w:name="_Toc114228741"/>
      <w:bookmarkStart w:id="3351" w:name="_Toc113975448"/>
      <w:bookmarkStart w:id="3352" w:name="_Toc113975965"/>
      <w:bookmarkStart w:id="3353" w:name="_Toc114065891"/>
      <w:bookmarkStart w:id="3354" w:name="_Toc114220061"/>
      <w:bookmarkStart w:id="3355" w:name="_Toc114220338"/>
      <w:bookmarkStart w:id="3356" w:name="_Toc114220609"/>
      <w:bookmarkStart w:id="3357" w:name="_Toc114220880"/>
      <w:bookmarkStart w:id="3358" w:name="_Toc114221159"/>
      <w:bookmarkStart w:id="3359" w:name="_Toc114226850"/>
      <w:bookmarkStart w:id="3360" w:name="_Toc114227121"/>
      <w:bookmarkStart w:id="3361" w:name="_Toc114227392"/>
      <w:bookmarkStart w:id="3362" w:name="_Toc114228198"/>
      <w:bookmarkStart w:id="3363" w:name="_Toc114228469"/>
      <w:bookmarkStart w:id="3364" w:name="_Toc114228742"/>
      <w:bookmarkStart w:id="3365" w:name="_Toc113975449"/>
      <w:bookmarkStart w:id="3366" w:name="_Toc113975966"/>
      <w:bookmarkStart w:id="3367" w:name="_Toc114065892"/>
      <w:bookmarkStart w:id="3368" w:name="_Toc114220062"/>
      <w:bookmarkStart w:id="3369" w:name="_Toc114220339"/>
      <w:bookmarkStart w:id="3370" w:name="_Toc114220610"/>
      <w:bookmarkStart w:id="3371" w:name="_Toc114220881"/>
      <w:bookmarkStart w:id="3372" w:name="_Toc114221160"/>
      <w:bookmarkStart w:id="3373" w:name="_Toc114226851"/>
      <w:bookmarkStart w:id="3374" w:name="_Toc114227122"/>
      <w:bookmarkStart w:id="3375" w:name="_Toc114227393"/>
      <w:bookmarkStart w:id="3376" w:name="_Toc114228199"/>
      <w:bookmarkStart w:id="3377" w:name="_Toc114228470"/>
      <w:bookmarkStart w:id="3378" w:name="_Toc114228743"/>
      <w:bookmarkStart w:id="3379" w:name="_Toc113975450"/>
      <w:bookmarkStart w:id="3380" w:name="_Toc113975967"/>
      <w:bookmarkStart w:id="3381" w:name="_Toc114065893"/>
      <w:bookmarkStart w:id="3382" w:name="_Toc114220063"/>
      <w:bookmarkStart w:id="3383" w:name="_Toc114220340"/>
      <w:bookmarkStart w:id="3384" w:name="_Toc114220611"/>
      <w:bookmarkStart w:id="3385" w:name="_Toc114220882"/>
      <w:bookmarkStart w:id="3386" w:name="_Toc114221161"/>
      <w:bookmarkStart w:id="3387" w:name="_Toc114226852"/>
      <w:bookmarkStart w:id="3388" w:name="_Toc114227123"/>
      <w:bookmarkStart w:id="3389" w:name="_Toc114227394"/>
      <w:bookmarkStart w:id="3390" w:name="_Toc114228200"/>
      <w:bookmarkStart w:id="3391" w:name="_Toc114228471"/>
      <w:bookmarkStart w:id="3392" w:name="_Toc114228744"/>
      <w:bookmarkStart w:id="3393" w:name="_Toc113975451"/>
      <w:bookmarkStart w:id="3394" w:name="_Toc113975968"/>
      <w:bookmarkStart w:id="3395" w:name="_Toc114065894"/>
      <w:bookmarkStart w:id="3396" w:name="_Toc114220064"/>
      <w:bookmarkStart w:id="3397" w:name="_Toc114220341"/>
      <w:bookmarkStart w:id="3398" w:name="_Toc114220612"/>
      <w:bookmarkStart w:id="3399" w:name="_Toc114220883"/>
      <w:bookmarkStart w:id="3400" w:name="_Toc114221162"/>
      <w:bookmarkStart w:id="3401" w:name="_Toc114226853"/>
      <w:bookmarkStart w:id="3402" w:name="_Toc114227124"/>
      <w:bookmarkStart w:id="3403" w:name="_Toc114227395"/>
      <w:bookmarkStart w:id="3404" w:name="_Toc114228201"/>
      <w:bookmarkStart w:id="3405" w:name="_Toc114228472"/>
      <w:bookmarkStart w:id="3406" w:name="_Toc114228745"/>
      <w:bookmarkStart w:id="3407" w:name="_Toc113975452"/>
      <w:bookmarkStart w:id="3408" w:name="_Toc113975969"/>
      <w:bookmarkStart w:id="3409" w:name="_Toc114065895"/>
      <w:bookmarkStart w:id="3410" w:name="_Toc114220065"/>
      <w:bookmarkStart w:id="3411" w:name="_Toc114220342"/>
      <w:bookmarkStart w:id="3412" w:name="_Toc114220613"/>
      <w:bookmarkStart w:id="3413" w:name="_Toc114220884"/>
      <w:bookmarkStart w:id="3414" w:name="_Toc114221163"/>
      <w:bookmarkStart w:id="3415" w:name="_Toc114226854"/>
      <w:bookmarkStart w:id="3416" w:name="_Toc114227125"/>
      <w:bookmarkStart w:id="3417" w:name="_Toc114227396"/>
      <w:bookmarkStart w:id="3418" w:name="_Toc114228202"/>
      <w:bookmarkStart w:id="3419" w:name="_Toc114228473"/>
      <w:bookmarkStart w:id="3420" w:name="_Toc114228746"/>
      <w:bookmarkStart w:id="3421" w:name="_Toc113975453"/>
      <w:bookmarkStart w:id="3422" w:name="_Toc113975970"/>
      <w:bookmarkStart w:id="3423" w:name="_Toc114065896"/>
      <w:bookmarkStart w:id="3424" w:name="_Toc114220066"/>
      <w:bookmarkStart w:id="3425" w:name="_Toc114220343"/>
      <w:bookmarkStart w:id="3426" w:name="_Toc114220614"/>
      <w:bookmarkStart w:id="3427" w:name="_Toc114220885"/>
      <w:bookmarkStart w:id="3428" w:name="_Toc114221164"/>
      <w:bookmarkStart w:id="3429" w:name="_Toc114226855"/>
      <w:bookmarkStart w:id="3430" w:name="_Toc114227126"/>
      <w:bookmarkStart w:id="3431" w:name="_Toc114227397"/>
      <w:bookmarkStart w:id="3432" w:name="_Toc114228203"/>
      <w:bookmarkStart w:id="3433" w:name="_Toc114228474"/>
      <w:bookmarkStart w:id="3434" w:name="_Toc114228747"/>
      <w:bookmarkStart w:id="3435" w:name="_Toc113975454"/>
      <w:bookmarkStart w:id="3436" w:name="_Toc113975971"/>
      <w:bookmarkStart w:id="3437" w:name="_Toc114065897"/>
      <w:bookmarkStart w:id="3438" w:name="_Toc114220067"/>
      <w:bookmarkStart w:id="3439" w:name="_Toc114220344"/>
      <w:bookmarkStart w:id="3440" w:name="_Toc114220615"/>
      <w:bookmarkStart w:id="3441" w:name="_Toc114220886"/>
      <w:bookmarkStart w:id="3442" w:name="_Toc114221165"/>
      <w:bookmarkStart w:id="3443" w:name="_Toc114226856"/>
      <w:bookmarkStart w:id="3444" w:name="_Toc114227127"/>
      <w:bookmarkStart w:id="3445" w:name="_Toc114227398"/>
      <w:bookmarkStart w:id="3446" w:name="_Toc114228204"/>
      <w:bookmarkStart w:id="3447" w:name="_Toc114228475"/>
      <w:bookmarkStart w:id="3448" w:name="_Toc114228748"/>
      <w:bookmarkStart w:id="3449" w:name="_Toc113975455"/>
      <w:bookmarkStart w:id="3450" w:name="_Toc113975972"/>
      <w:bookmarkStart w:id="3451" w:name="_Toc114065898"/>
      <w:bookmarkStart w:id="3452" w:name="_Toc114220068"/>
      <w:bookmarkStart w:id="3453" w:name="_Toc114220345"/>
      <w:bookmarkStart w:id="3454" w:name="_Toc114220616"/>
      <w:bookmarkStart w:id="3455" w:name="_Toc114220887"/>
      <w:bookmarkStart w:id="3456" w:name="_Toc114221166"/>
      <w:bookmarkStart w:id="3457" w:name="_Toc114226857"/>
      <w:bookmarkStart w:id="3458" w:name="_Toc114227128"/>
      <w:bookmarkStart w:id="3459" w:name="_Toc114227399"/>
      <w:bookmarkStart w:id="3460" w:name="_Toc114228205"/>
      <w:bookmarkStart w:id="3461" w:name="_Toc114228476"/>
      <w:bookmarkStart w:id="3462" w:name="_Toc114228749"/>
      <w:bookmarkStart w:id="3463" w:name="_Toc113975456"/>
      <w:bookmarkStart w:id="3464" w:name="_Toc113975973"/>
      <w:bookmarkStart w:id="3465" w:name="_Toc114065899"/>
      <w:bookmarkStart w:id="3466" w:name="_Toc114220069"/>
      <w:bookmarkStart w:id="3467" w:name="_Toc114220346"/>
      <w:bookmarkStart w:id="3468" w:name="_Toc114220617"/>
      <w:bookmarkStart w:id="3469" w:name="_Toc114220888"/>
      <w:bookmarkStart w:id="3470" w:name="_Toc114221167"/>
      <w:bookmarkStart w:id="3471" w:name="_Toc114226858"/>
      <w:bookmarkStart w:id="3472" w:name="_Toc114227129"/>
      <w:bookmarkStart w:id="3473" w:name="_Toc114227400"/>
      <w:bookmarkStart w:id="3474" w:name="_Toc114228206"/>
      <w:bookmarkStart w:id="3475" w:name="_Toc114228477"/>
      <w:bookmarkStart w:id="3476" w:name="_Toc114228750"/>
      <w:bookmarkStart w:id="3477" w:name="_Toc113975457"/>
      <w:bookmarkStart w:id="3478" w:name="_Toc113975974"/>
      <w:bookmarkStart w:id="3479" w:name="_Toc114065900"/>
      <w:bookmarkStart w:id="3480" w:name="_Toc114220070"/>
      <w:bookmarkStart w:id="3481" w:name="_Toc114220347"/>
      <w:bookmarkStart w:id="3482" w:name="_Toc114220618"/>
      <w:bookmarkStart w:id="3483" w:name="_Toc114220889"/>
      <w:bookmarkStart w:id="3484" w:name="_Toc114221168"/>
      <w:bookmarkStart w:id="3485" w:name="_Toc114226859"/>
      <w:bookmarkStart w:id="3486" w:name="_Toc114227130"/>
      <w:bookmarkStart w:id="3487" w:name="_Toc114227401"/>
      <w:bookmarkStart w:id="3488" w:name="_Toc114228207"/>
      <w:bookmarkStart w:id="3489" w:name="_Toc114228478"/>
      <w:bookmarkStart w:id="3490" w:name="_Toc114228751"/>
      <w:bookmarkStart w:id="3491" w:name="_Toc113975458"/>
      <w:bookmarkStart w:id="3492" w:name="_Toc113975975"/>
      <w:bookmarkStart w:id="3493" w:name="_Toc114065901"/>
      <w:bookmarkStart w:id="3494" w:name="_Toc114220071"/>
      <w:bookmarkStart w:id="3495" w:name="_Toc114220348"/>
      <w:bookmarkStart w:id="3496" w:name="_Toc114220619"/>
      <w:bookmarkStart w:id="3497" w:name="_Toc114220890"/>
      <w:bookmarkStart w:id="3498" w:name="_Toc114221169"/>
      <w:bookmarkStart w:id="3499" w:name="_Toc114226860"/>
      <w:bookmarkStart w:id="3500" w:name="_Toc114227131"/>
      <w:bookmarkStart w:id="3501" w:name="_Toc114227402"/>
      <w:bookmarkStart w:id="3502" w:name="_Toc114228208"/>
      <w:bookmarkStart w:id="3503" w:name="_Toc114228479"/>
      <w:bookmarkStart w:id="3504" w:name="_Toc114228752"/>
      <w:bookmarkStart w:id="3505" w:name="_Toc113975459"/>
      <w:bookmarkStart w:id="3506" w:name="_Toc113975976"/>
      <w:bookmarkStart w:id="3507" w:name="_Toc114065902"/>
      <w:bookmarkStart w:id="3508" w:name="_Toc114220072"/>
      <w:bookmarkStart w:id="3509" w:name="_Toc114220349"/>
      <w:bookmarkStart w:id="3510" w:name="_Toc114220620"/>
      <w:bookmarkStart w:id="3511" w:name="_Toc114220891"/>
      <w:bookmarkStart w:id="3512" w:name="_Toc114221170"/>
      <w:bookmarkStart w:id="3513" w:name="_Toc114226861"/>
      <w:bookmarkStart w:id="3514" w:name="_Toc114227132"/>
      <w:bookmarkStart w:id="3515" w:name="_Toc114227403"/>
      <w:bookmarkStart w:id="3516" w:name="_Toc114228209"/>
      <w:bookmarkStart w:id="3517" w:name="_Toc114228480"/>
      <w:bookmarkStart w:id="3518" w:name="_Toc114228753"/>
      <w:bookmarkStart w:id="3519" w:name="_Toc113975460"/>
      <w:bookmarkStart w:id="3520" w:name="_Toc113975977"/>
      <w:bookmarkStart w:id="3521" w:name="_Toc114065903"/>
      <w:bookmarkStart w:id="3522" w:name="_Toc114220073"/>
      <w:bookmarkStart w:id="3523" w:name="_Toc114220350"/>
      <w:bookmarkStart w:id="3524" w:name="_Toc114220621"/>
      <w:bookmarkStart w:id="3525" w:name="_Toc114220892"/>
      <w:bookmarkStart w:id="3526" w:name="_Toc114221171"/>
      <w:bookmarkStart w:id="3527" w:name="_Toc114226862"/>
      <w:bookmarkStart w:id="3528" w:name="_Toc114227133"/>
      <w:bookmarkStart w:id="3529" w:name="_Toc114227404"/>
      <w:bookmarkStart w:id="3530" w:name="_Toc114228210"/>
      <w:bookmarkStart w:id="3531" w:name="_Toc114228481"/>
      <w:bookmarkStart w:id="3532" w:name="_Toc114228754"/>
      <w:bookmarkStart w:id="3533" w:name="_Toc113975461"/>
      <w:bookmarkStart w:id="3534" w:name="_Toc113975978"/>
      <w:bookmarkStart w:id="3535" w:name="_Toc114065904"/>
      <w:bookmarkStart w:id="3536" w:name="_Toc114220074"/>
      <w:bookmarkStart w:id="3537" w:name="_Toc114220351"/>
      <w:bookmarkStart w:id="3538" w:name="_Toc114220622"/>
      <w:bookmarkStart w:id="3539" w:name="_Toc114220893"/>
      <w:bookmarkStart w:id="3540" w:name="_Toc114221172"/>
      <w:bookmarkStart w:id="3541" w:name="_Toc114226863"/>
      <w:bookmarkStart w:id="3542" w:name="_Toc114227134"/>
      <w:bookmarkStart w:id="3543" w:name="_Toc114227405"/>
      <w:bookmarkStart w:id="3544" w:name="_Toc114228211"/>
      <w:bookmarkStart w:id="3545" w:name="_Toc114228482"/>
      <w:bookmarkStart w:id="3546" w:name="_Toc114228755"/>
      <w:bookmarkStart w:id="3547" w:name="_Toc113975462"/>
      <w:bookmarkStart w:id="3548" w:name="_Toc113975979"/>
      <w:bookmarkStart w:id="3549" w:name="_Toc114065905"/>
      <w:bookmarkStart w:id="3550" w:name="_Toc114220075"/>
      <w:bookmarkStart w:id="3551" w:name="_Toc114220352"/>
      <w:bookmarkStart w:id="3552" w:name="_Toc114220623"/>
      <w:bookmarkStart w:id="3553" w:name="_Toc114220894"/>
      <w:bookmarkStart w:id="3554" w:name="_Toc114221173"/>
      <w:bookmarkStart w:id="3555" w:name="_Toc114226864"/>
      <w:bookmarkStart w:id="3556" w:name="_Toc114227135"/>
      <w:bookmarkStart w:id="3557" w:name="_Toc114227406"/>
      <w:bookmarkStart w:id="3558" w:name="_Toc114228212"/>
      <w:bookmarkStart w:id="3559" w:name="_Toc114228483"/>
      <w:bookmarkStart w:id="3560" w:name="_Toc114228756"/>
      <w:bookmarkStart w:id="3561" w:name="_Toc113975463"/>
      <w:bookmarkStart w:id="3562" w:name="_Toc113975980"/>
      <w:bookmarkStart w:id="3563" w:name="_Toc114065906"/>
      <w:bookmarkStart w:id="3564" w:name="_Toc114220076"/>
      <w:bookmarkStart w:id="3565" w:name="_Toc114220353"/>
      <w:bookmarkStart w:id="3566" w:name="_Toc114220624"/>
      <w:bookmarkStart w:id="3567" w:name="_Toc114220895"/>
      <w:bookmarkStart w:id="3568" w:name="_Toc114221174"/>
      <w:bookmarkStart w:id="3569" w:name="_Toc114226865"/>
      <w:bookmarkStart w:id="3570" w:name="_Toc114227136"/>
      <w:bookmarkStart w:id="3571" w:name="_Toc114227407"/>
      <w:bookmarkStart w:id="3572" w:name="_Toc114228213"/>
      <w:bookmarkStart w:id="3573" w:name="_Toc114228484"/>
      <w:bookmarkStart w:id="3574" w:name="_Toc114228757"/>
      <w:bookmarkStart w:id="3575" w:name="_Toc113975464"/>
      <w:bookmarkStart w:id="3576" w:name="_Toc113975981"/>
      <w:bookmarkStart w:id="3577" w:name="_Toc114065907"/>
      <w:bookmarkStart w:id="3578" w:name="_Toc114220077"/>
      <w:bookmarkStart w:id="3579" w:name="_Toc114220354"/>
      <w:bookmarkStart w:id="3580" w:name="_Toc114220625"/>
      <w:bookmarkStart w:id="3581" w:name="_Toc114220896"/>
      <w:bookmarkStart w:id="3582" w:name="_Toc114221175"/>
      <w:bookmarkStart w:id="3583" w:name="_Toc114226866"/>
      <w:bookmarkStart w:id="3584" w:name="_Toc114227137"/>
      <w:bookmarkStart w:id="3585" w:name="_Toc114227408"/>
      <w:bookmarkStart w:id="3586" w:name="_Toc114228214"/>
      <w:bookmarkStart w:id="3587" w:name="_Toc114228485"/>
      <w:bookmarkStart w:id="3588" w:name="_Toc114228758"/>
      <w:bookmarkStart w:id="3589" w:name="_Toc113975465"/>
      <w:bookmarkStart w:id="3590" w:name="_Toc113975982"/>
      <w:bookmarkStart w:id="3591" w:name="_Toc114065908"/>
      <w:bookmarkStart w:id="3592" w:name="_Toc114220078"/>
      <w:bookmarkStart w:id="3593" w:name="_Toc114220355"/>
      <w:bookmarkStart w:id="3594" w:name="_Toc114220626"/>
      <w:bookmarkStart w:id="3595" w:name="_Toc114220897"/>
      <w:bookmarkStart w:id="3596" w:name="_Toc114221176"/>
      <w:bookmarkStart w:id="3597" w:name="_Toc114226867"/>
      <w:bookmarkStart w:id="3598" w:name="_Toc114227138"/>
      <w:bookmarkStart w:id="3599" w:name="_Toc114227409"/>
      <w:bookmarkStart w:id="3600" w:name="_Toc114228215"/>
      <w:bookmarkStart w:id="3601" w:name="_Toc114228486"/>
      <w:bookmarkStart w:id="3602" w:name="_Toc114228759"/>
      <w:bookmarkStart w:id="3603" w:name="_Toc113975466"/>
      <w:bookmarkStart w:id="3604" w:name="_Toc113975983"/>
      <w:bookmarkStart w:id="3605" w:name="_Toc114065909"/>
      <w:bookmarkStart w:id="3606" w:name="_Toc114220079"/>
      <w:bookmarkStart w:id="3607" w:name="_Toc114220356"/>
      <w:bookmarkStart w:id="3608" w:name="_Toc114220627"/>
      <w:bookmarkStart w:id="3609" w:name="_Toc114220898"/>
      <w:bookmarkStart w:id="3610" w:name="_Toc114221177"/>
      <w:bookmarkStart w:id="3611" w:name="_Toc114226868"/>
      <w:bookmarkStart w:id="3612" w:name="_Toc114227139"/>
      <w:bookmarkStart w:id="3613" w:name="_Toc114227410"/>
      <w:bookmarkStart w:id="3614" w:name="_Toc114228216"/>
      <w:bookmarkStart w:id="3615" w:name="_Toc114228487"/>
      <w:bookmarkStart w:id="3616" w:name="_Toc114228760"/>
      <w:bookmarkStart w:id="3617" w:name="_Toc113975467"/>
      <w:bookmarkStart w:id="3618" w:name="_Toc113975984"/>
      <w:bookmarkStart w:id="3619" w:name="_Toc114065910"/>
      <w:bookmarkStart w:id="3620" w:name="_Toc114220080"/>
      <w:bookmarkStart w:id="3621" w:name="_Toc114220357"/>
      <w:bookmarkStart w:id="3622" w:name="_Toc114220628"/>
      <w:bookmarkStart w:id="3623" w:name="_Toc114220899"/>
      <w:bookmarkStart w:id="3624" w:name="_Toc114221178"/>
      <w:bookmarkStart w:id="3625" w:name="_Toc114226869"/>
      <w:bookmarkStart w:id="3626" w:name="_Toc114227140"/>
      <w:bookmarkStart w:id="3627" w:name="_Toc114227411"/>
      <w:bookmarkStart w:id="3628" w:name="_Toc114228217"/>
      <w:bookmarkStart w:id="3629" w:name="_Toc114228488"/>
      <w:bookmarkStart w:id="3630" w:name="_Toc114228761"/>
      <w:bookmarkStart w:id="3631" w:name="_Toc113975468"/>
      <w:bookmarkStart w:id="3632" w:name="_Toc113975985"/>
      <w:bookmarkStart w:id="3633" w:name="_Toc114065911"/>
      <w:bookmarkStart w:id="3634" w:name="_Toc114220081"/>
      <w:bookmarkStart w:id="3635" w:name="_Toc114220358"/>
      <w:bookmarkStart w:id="3636" w:name="_Toc114220629"/>
      <w:bookmarkStart w:id="3637" w:name="_Toc114220900"/>
      <w:bookmarkStart w:id="3638" w:name="_Toc114221179"/>
      <w:bookmarkStart w:id="3639" w:name="_Toc114226870"/>
      <w:bookmarkStart w:id="3640" w:name="_Toc114227141"/>
      <w:bookmarkStart w:id="3641" w:name="_Toc114227412"/>
      <w:bookmarkStart w:id="3642" w:name="_Toc114228218"/>
      <w:bookmarkStart w:id="3643" w:name="_Toc114228489"/>
      <w:bookmarkStart w:id="3644" w:name="_Toc114228762"/>
      <w:bookmarkStart w:id="3645" w:name="_Toc113975469"/>
      <w:bookmarkStart w:id="3646" w:name="_Toc113975986"/>
      <w:bookmarkStart w:id="3647" w:name="_Toc114065912"/>
      <w:bookmarkStart w:id="3648" w:name="_Toc114220082"/>
      <w:bookmarkStart w:id="3649" w:name="_Toc114220359"/>
      <w:bookmarkStart w:id="3650" w:name="_Toc114220630"/>
      <w:bookmarkStart w:id="3651" w:name="_Toc114220901"/>
      <w:bookmarkStart w:id="3652" w:name="_Toc114221180"/>
      <w:bookmarkStart w:id="3653" w:name="_Toc114226871"/>
      <w:bookmarkStart w:id="3654" w:name="_Toc114227142"/>
      <w:bookmarkStart w:id="3655" w:name="_Toc114227413"/>
      <w:bookmarkStart w:id="3656" w:name="_Toc114228219"/>
      <w:bookmarkStart w:id="3657" w:name="_Toc114228490"/>
      <w:bookmarkStart w:id="3658" w:name="_Toc114228763"/>
      <w:bookmarkStart w:id="3659" w:name="_Toc113975470"/>
      <w:bookmarkStart w:id="3660" w:name="_Toc113975987"/>
      <w:bookmarkStart w:id="3661" w:name="_Toc114065913"/>
      <w:bookmarkStart w:id="3662" w:name="_Toc114220083"/>
      <w:bookmarkStart w:id="3663" w:name="_Toc114220360"/>
      <w:bookmarkStart w:id="3664" w:name="_Toc114220631"/>
      <w:bookmarkStart w:id="3665" w:name="_Toc114220902"/>
      <w:bookmarkStart w:id="3666" w:name="_Toc114221181"/>
      <w:bookmarkStart w:id="3667" w:name="_Toc114226872"/>
      <w:bookmarkStart w:id="3668" w:name="_Toc114227143"/>
      <w:bookmarkStart w:id="3669" w:name="_Toc114227414"/>
      <w:bookmarkStart w:id="3670" w:name="_Toc114228220"/>
      <w:bookmarkStart w:id="3671" w:name="_Toc114228491"/>
      <w:bookmarkStart w:id="3672" w:name="_Toc114228764"/>
      <w:bookmarkStart w:id="3673" w:name="_Toc113975471"/>
      <w:bookmarkStart w:id="3674" w:name="_Toc113975988"/>
      <w:bookmarkStart w:id="3675" w:name="_Toc114065914"/>
      <w:bookmarkStart w:id="3676" w:name="_Toc114220084"/>
      <w:bookmarkStart w:id="3677" w:name="_Toc114220361"/>
      <w:bookmarkStart w:id="3678" w:name="_Toc114220632"/>
      <w:bookmarkStart w:id="3679" w:name="_Toc114220903"/>
      <w:bookmarkStart w:id="3680" w:name="_Toc114221182"/>
      <w:bookmarkStart w:id="3681" w:name="_Toc114226873"/>
      <w:bookmarkStart w:id="3682" w:name="_Toc114227144"/>
      <w:bookmarkStart w:id="3683" w:name="_Toc114227415"/>
      <w:bookmarkStart w:id="3684" w:name="_Toc114228221"/>
      <w:bookmarkStart w:id="3685" w:name="_Toc114228492"/>
      <w:bookmarkStart w:id="3686" w:name="_Toc114228765"/>
      <w:bookmarkStart w:id="3687" w:name="_Toc113975472"/>
      <w:bookmarkStart w:id="3688" w:name="_Toc113975989"/>
      <w:bookmarkStart w:id="3689" w:name="_Toc114065915"/>
      <w:bookmarkStart w:id="3690" w:name="_Toc114220085"/>
      <w:bookmarkStart w:id="3691" w:name="_Toc114220362"/>
      <w:bookmarkStart w:id="3692" w:name="_Toc114220633"/>
      <w:bookmarkStart w:id="3693" w:name="_Toc114220904"/>
      <w:bookmarkStart w:id="3694" w:name="_Toc114221183"/>
      <w:bookmarkStart w:id="3695" w:name="_Toc114226874"/>
      <w:bookmarkStart w:id="3696" w:name="_Toc114227145"/>
      <w:bookmarkStart w:id="3697" w:name="_Toc114227416"/>
      <w:bookmarkStart w:id="3698" w:name="_Toc114228222"/>
      <w:bookmarkStart w:id="3699" w:name="_Toc114228493"/>
      <w:bookmarkStart w:id="3700" w:name="_Toc114228766"/>
      <w:bookmarkStart w:id="3701" w:name="_Toc113975473"/>
      <w:bookmarkStart w:id="3702" w:name="_Toc113975990"/>
      <w:bookmarkStart w:id="3703" w:name="_Toc114065916"/>
      <w:bookmarkStart w:id="3704" w:name="_Toc114220086"/>
      <w:bookmarkStart w:id="3705" w:name="_Toc114220363"/>
      <w:bookmarkStart w:id="3706" w:name="_Toc114220634"/>
      <w:bookmarkStart w:id="3707" w:name="_Toc114220905"/>
      <w:bookmarkStart w:id="3708" w:name="_Toc114221184"/>
      <w:bookmarkStart w:id="3709" w:name="_Toc114226875"/>
      <w:bookmarkStart w:id="3710" w:name="_Toc114227146"/>
      <w:bookmarkStart w:id="3711" w:name="_Toc114227417"/>
      <w:bookmarkStart w:id="3712" w:name="_Toc114228223"/>
      <w:bookmarkStart w:id="3713" w:name="_Toc114228494"/>
      <w:bookmarkStart w:id="3714" w:name="_Toc114228767"/>
      <w:bookmarkStart w:id="3715" w:name="_Toc113975474"/>
      <w:bookmarkStart w:id="3716" w:name="_Toc113975991"/>
      <w:bookmarkStart w:id="3717" w:name="_Toc114065917"/>
      <w:bookmarkStart w:id="3718" w:name="_Toc114220087"/>
      <w:bookmarkStart w:id="3719" w:name="_Toc114220364"/>
      <w:bookmarkStart w:id="3720" w:name="_Toc114220635"/>
      <w:bookmarkStart w:id="3721" w:name="_Toc114220906"/>
      <w:bookmarkStart w:id="3722" w:name="_Toc114221185"/>
      <w:bookmarkStart w:id="3723" w:name="_Toc114226876"/>
      <w:bookmarkStart w:id="3724" w:name="_Toc114227147"/>
      <w:bookmarkStart w:id="3725" w:name="_Toc114227418"/>
      <w:bookmarkStart w:id="3726" w:name="_Toc114228224"/>
      <w:bookmarkStart w:id="3727" w:name="_Toc114228495"/>
      <w:bookmarkStart w:id="3728" w:name="_Toc114228768"/>
      <w:bookmarkStart w:id="3729" w:name="_Toc113975475"/>
      <w:bookmarkStart w:id="3730" w:name="_Toc113975992"/>
      <w:bookmarkStart w:id="3731" w:name="_Toc114065918"/>
      <w:bookmarkStart w:id="3732" w:name="_Toc114220088"/>
      <w:bookmarkStart w:id="3733" w:name="_Toc114220365"/>
      <w:bookmarkStart w:id="3734" w:name="_Toc114220636"/>
      <w:bookmarkStart w:id="3735" w:name="_Toc114220907"/>
      <w:bookmarkStart w:id="3736" w:name="_Toc114221186"/>
      <w:bookmarkStart w:id="3737" w:name="_Toc114226877"/>
      <w:bookmarkStart w:id="3738" w:name="_Toc114227148"/>
      <w:bookmarkStart w:id="3739" w:name="_Toc114227419"/>
      <w:bookmarkStart w:id="3740" w:name="_Toc114228225"/>
      <w:bookmarkStart w:id="3741" w:name="_Toc114228496"/>
      <w:bookmarkStart w:id="3742" w:name="_Toc114228769"/>
      <w:bookmarkStart w:id="3743" w:name="_Toc113975476"/>
      <w:bookmarkStart w:id="3744" w:name="_Toc113975993"/>
      <w:bookmarkStart w:id="3745" w:name="_Toc114065919"/>
      <w:bookmarkStart w:id="3746" w:name="_Toc114220089"/>
      <w:bookmarkStart w:id="3747" w:name="_Toc114220366"/>
      <w:bookmarkStart w:id="3748" w:name="_Toc114220637"/>
      <w:bookmarkStart w:id="3749" w:name="_Toc114220908"/>
      <w:bookmarkStart w:id="3750" w:name="_Toc114221187"/>
      <w:bookmarkStart w:id="3751" w:name="_Toc114226878"/>
      <w:bookmarkStart w:id="3752" w:name="_Toc114227149"/>
      <w:bookmarkStart w:id="3753" w:name="_Toc114227420"/>
      <w:bookmarkStart w:id="3754" w:name="_Toc114228226"/>
      <w:bookmarkStart w:id="3755" w:name="_Toc114228497"/>
      <w:bookmarkStart w:id="3756" w:name="_Toc114228770"/>
      <w:bookmarkStart w:id="3757" w:name="_Toc113975477"/>
      <w:bookmarkStart w:id="3758" w:name="_Toc113975994"/>
      <w:bookmarkStart w:id="3759" w:name="_Toc114065920"/>
      <w:bookmarkStart w:id="3760" w:name="_Toc114220090"/>
      <w:bookmarkStart w:id="3761" w:name="_Toc114220367"/>
      <w:bookmarkStart w:id="3762" w:name="_Toc114220638"/>
      <w:bookmarkStart w:id="3763" w:name="_Toc114220909"/>
      <w:bookmarkStart w:id="3764" w:name="_Toc114221188"/>
      <w:bookmarkStart w:id="3765" w:name="_Toc114226879"/>
      <w:bookmarkStart w:id="3766" w:name="_Toc114227150"/>
      <w:bookmarkStart w:id="3767" w:name="_Toc114227421"/>
      <w:bookmarkStart w:id="3768" w:name="_Toc114228227"/>
      <w:bookmarkStart w:id="3769" w:name="_Toc114228498"/>
      <w:bookmarkStart w:id="3770" w:name="_Toc114228771"/>
      <w:bookmarkStart w:id="3771" w:name="_Toc113975478"/>
      <w:bookmarkStart w:id="3772" w:name="_Toc113975995"/>
      <w:bookmarkStart w:id="3773" w:name="_Toc114065921"/>
      <w:bookmarkStart w:id="3774" w:name="_Toc114220091"/>
      <w:bookmarkStart w:id="3775" w:name="_Toc114220368"/>
      <w:bookmarkStart w:id="3776" w:name="_Toc114220639"/>
      <w:bookmarkStart w:id="3777" w:name="_Toc114220910"/>
      <w:bookmarkStart w:id="3778" w:name="_Toc114221189"/>
      <w:bookmarkStart w:id="3779" w:name="_Toc114226880"/>
      <w:bookmarkStart w:id="3780" w:name="_Toc114227151"/>
      <w:bookmarkStart w:id="3781" w:name="_Toc114227422"/>
      <w:bookmarkStart w:id="3782" w:name="_Toc114228228"/>
      <w:bookmarkStart w:id="3783" w:name="_Toc114228499"/>
      <w:bookmarkStart w:id="3784" w:name="_Toc114228772"/>
      <w:bookmarkStart w:id="3785" w:name="_Toc113975479"/>
      <w:bookmarkStart w:id="3786" w:name="_Toc113975996"/>
      <w:bookmarkStart w:id="3787" w:name="_Toc114065922"/>
      <w:bookmarkStart w:id="3788" w:name="_Toc114220092"/>
      <w:bookmarkStart w:id="3789" w:name="_Toc114220369"/>
      <w:bookmarkStart w:id="3790" w:name="_Toc114220640"/>
      <w:bookmarkStart w:id="3791" w:name="_Toc114220911"/>
      <w:bookmarkStart w:id="3792" w:name="_Toc114221190"/>
      <w:bookmarkStart w:id="3793" w:name="_Toc114226881"/>
      <w:bookmarkStart w:id="3794" w:name="_Toc114227152"/>
      <w:bookmarkStart w:id="3795" w:name="_Toc114227423"/>
      <w:bookmarkStart w:id="3796" w:name="_Toc114228229"/>
      <w:bookmarkStart w:id="3797" w:name="_Toc114228500"/>
      <w:bookmarkStart w:id="3798" w:name="_Toc114228773"/>
      <w:bookmarkStart w:id="3799" w:name="_Toc113975480"/>
      <w:bookmarkStart w:id="3800" w:name="_Toc113975997"/>
      <w:bookmarkStart w:id="3801" w:name="_Toc114065923"/>
      <w:bookmarkStart w:id="3802" w:name="_Toc114220093"/>
      <w:bookmarkStart w:id="3803" w:name="_Toc114220370"/>
      <w:bookmarkStart w:id="3804" w:name="_Toc114220641"/>
      <w:bookmarkStart w:id="3805" w:name="_Toc114220912"/>
      <w:bookmarkStart w:id="3806" w:name="_Toc114221191"/>
      <w:bookmarkStart w:id="3807" w:name="_Toc114226882"/>
      <w:bookmarkStart w:id="3808" w:name="_Toc114227153"/>
      <w:bookmarkStart w:id="3809" w:name="_Toc114227424"/>
      <w:bookmarkStart w:id="3810" w:name="_Toc114228230"/>
      <w:bookmarkStart w:id="3811" w:name="_Toc114228501"/>
      <w:bookmarkStart w:id="3812" w:name="_Toc114228774"/>
      <w:bookmarkStart w:id="3813" w:name="_Toc113975481"/>
      <w:bookmarkStart w:id="3814" w:name="_Toc113975998"/>
      <w:bookmarkStart w:id="3815" w:name="_Toc114065924"/>
      <w:bookmarkStart w:id="3816" w:name="_Toc114220094"/>
      <w:bookmarkStart w:id="3817" w:name="_Toc114220371"/>
      <w:bookmarkStart w:id="3818" w:name="_Toc114220642"/>
      <w:bookmarkStart w:id="3819" w:name="_Toc114220913"/>
      <w:bookmarkStart w:id="3820" w:name="_Toc114221192"/>
      <w:bookmarkStart w:id="3821" w:name="_Toc114226883"/>
      <w:bookmarkStart w:id="3822" w:name="_Toc114227154"/>
      <w:bookmarkStart w:id="3823" w:name="_Toc114227425"/>
      <w:bookmarkStart w:id="3824" w:name="_Toc114228231"/>
      <w:bookmarkStart w:id="3825" w:name="_Toc114228502"/>
      <w:bookmarkStart w:id="3826" w:name="_Toc114228775"/>
      <w:bookmarkStart w:id="3827" w:name="_Toc113975482"/>
      <w:bookmarkStart w:id="3828" w:name="_Toc113975999"/>
      <w:bookmarkStart w:id="3829" w:name="_Toc114065925"/>
      <w:bookmarkStart w:id="3830" w:name="_Toc114220095"/>
      <w:bookmarkStart w:id="3831" w:name="_Toc114220372"/>
      <w:bookmarkStart w:id="3832" w:name="_Toc114220643"/>
      <w:bookmarkStart w:id="3833" w:name="_Toc114220914"/>
      <w:bookmarkStart w:id="3834" w:name="_Toc114221193"/>
      <w:bookmarkStart w:id="3835" w:name="_Toc114226884"/>
      <w:bookmarkStart w:id="3836" w:name="_Toc114227155"/>
      <w:bookmarkStart w:id="3837" w:name="_Toc114227426"/>
      <w:bookmarkStart w:id="3838" w:name="_Toc114228232"/>
      <w:bookmarkStart w:id="3839" w:name="_Toc114228503"/>
      <w:bookmarkStart w:id="3840" w:name="_Toc114228776"/>
      <w:bookmarkStart w:id="3841" w:name="_Toc113975483"/>
      <w:bookmarkStart w:id="3842" w:name="_Toc113976000"/>
      <w:bookmarkStart w:id="3843" w:name="_Toc114065926"/>
      <w:bookmarkStart w:id="3844" w:name="_Toc114220096"/>
      <w:bookmarkStart w:id="3845" w:name="_Toc114220373"/>
      <w:bookmarkStart w:id="3846" w:name="_Toc114220644"/>
      <w:bookmarkStart w:id="3847" w:name="_Toc114220915"/>
      <w:bookmarkStart w:id="3848" w:name="_Toc114221194"/>
      <w:bookmarkStart w:id="3849" w:name="_Toc114226885"/>
      <w:bookmarkStart w:id="3850" w:name="_Toc114227156"/>
      <w:bookmarkStart w:id="3851" w:name="_Toc114227427"/>
      <w:bookmarkStart w:id="3852" w:name="_Toc114228233"/>
      <w:bookmarkStart w:id="3853" w:name="_Toc114228504"/>
      <w:bookmarkStart w:id="3854" w:name="_Toc114228777"/>
      <w:bookmarkStart w:id="3855" w:name="_Toc113975484"/>
      <w:bookmarkStart w:id="3856" w:name="_Toc113976001"/>
      <w:bookmarkStart w:id="3857" w:name="_Toc114065927"/>
      <w:bookmarkStart w:id="3858" w:name="_Toc114220097"/>
      <w:bookmarkStart w:id="3859" w:name="_Toc114220374"/>
      <w:bookmarkStart w:id="3860" w:name="_Toc114220645"/>
      <w:bookmarkStart w:id="3861" w:name="_Toc114220916"/>
      <w:bookmarkStart w:id="3862" w:name="_Toc114221195"/>
      <w:bookmarkStart w:id="3863" w:name="_Toc114226886"/>
      <w:bookmarkStart w:id="3864" w:name="_Toc114227157"/>
      <w:bookmarkStart w:id="3865" w:name="_Toc114227428"/>
      <w:bookmarkStart w:id="3866" w:name="_Toc114228234"/>
      <w:bookmarkStart w:id="3867" w:name="_Toc114228505"/>
      <w:bookmarkStart w:id="3868" w:name="_Toc114228778"/>
      <w:bookmarkStart w:id="3869" w:name="_Toc113975485"/>
      <w:bookmarkStart w:id="3870" w:name="_Toc113976002"/>
      <w:bookmarkStart w:id="3871" w:name="_Toc114065928"/>
      <w:bookmarkStart w:id="3872" w:name="_Toc114220098"/>
      <w:bookmarkStart w:id="3873" w:name="_Toc114220375"/>
      <w:bookmarkStart w:id="3874" w:name="_Toc114220646"/>
      <w:bookmarkStart w:id="3875" w:name="_Toc114220917"/>
      <w:bookmarkStart w:id="3876" w:name="_Toc114221196"/>
      <w:bookmarkStart w:id="3877" w:name="_Toc114226887"/>
      <w:bookmarkStart w:id="3878" w:name="_Toc114227158"/>
      <w:bookmarkStart w:id="3879" w:name="_Toc114227429"/>
      <w:bookmarkStart w:id="3880" w:name="_Toc114228235"/>
      <w:bookmarkStart w:id="3881" w:name="_Toc114228506"/>
      <w:bookmarkStart w:id="3882" w:name="_Toc114228779"/>
      <w:bookmarkStart w:id="3883" w:name="_Toc113975486"/>
      <w:bookmarkStart w:id="3884" w:name="_Toc113976003"/>
      <w:bookmarkStart w:id="3885" w:name="_Toc114065929"/>
      <w:bookmarkStart w:id="3886" w:name="_Toc114220099"/>
      <w:bookmarkStart w:id="3887" w:name="_Toc114220376"/>
      <w:bookmarkStart w:id="3888" w:name="_Toc114220647"/>
      <w:bookmarkStart w:id="3889" w:name="_Toc114220918"/>
      <w:bookmarkStart w:id="3890" w:name="_Toc114221197"/>
      <w:bookmarkStart w:id="3891" w:name="_Toc114226888"/>
      <w:bookmarkStart w:id="3892" w:name="_Toc114227159"/>
      <w:bookmarkStart w:id="3893" w:name="_Toc114227430"/>
      <w:bookmarkStart w:id="3894" w:name="_Toc114228236"/>
      <w:bookmarkStart w:id="3895" w:name="_Toc114228507"/>
      <w:bookmarkStart w:id="3896" w:name="_Toc114228780"/>
      <w:bookmarkStart w:id="3897" w:name="_Toc113975487"/>
      <w:bookmarkStart w:id="3898" w:name="_Toc113976004"/>
      <w:bookmarkStart w:id="3899" w:name="_Toc114065930"/>
      <w:bookmarkStart w:id="3900" w:name="_Toc114220100"/>
      <w:bookmarkStart w:id="3901" w:name="_Toc114220377"/>
      <w:bookmarkStart w:id="3902" w:name="_Toc114220648"/>
      <w:bookmarkStart w:id="3903" w:name="_Toc114220919"/>
      <w:bookmarkStart w:id="3904" w:name="_Toc114221198"/>
      <w:bookmarkStart w:id="3905" w:name="_Toc114226889"/>
      <w:bookmarkStart w:id="3906" w:name="_Toc114227160"/>
      <w:bookmarkStart w:id="3907" w:name="_Toc114227431"/>
      <w:bookmarkStart w:id="3908" w:name="_Toc114228237"/>
      <w:bookmarkStart w:id="3909" w:name="_Toc114228508"/>
      <w:bookmarkStart w:id="3910" w:name="_Toc114228781"/>
      <w:bookmarkStart w:id="3911" w:name="_Toc113975488"/>
      <w:bookmarkStart w:id="3912" w:name="_Toc113976005"/>
      <w:bookmarkStart w:id="3913" w:name="_Toc114065931"/>
      <w:bookmarkStart w:id="3914" w:name="_Toc114220101"/>
      <w:bookmarkStart w:id="3915" w:name="_Toc114220378"/>
      <w:bookmarkStart w:id="3916" w:name="_Toc114220649"/>
      <w:bookmarkStart w:id="3917" w:name="_Toc114220920"/>
      <w:bookmarkStart w:id="3918" w:name="_Toc114221199"/>
      <w:bookmarkStart w:id="3919" w:name="_Toc114226890"/>
      <w:bookmarkStart w:id="3920" w:name="_Toc114227161"/>
      <w:bookmarkStart w:id="3921" w:name="_Toc114227432"/>
      <w:bookmarkStart w:id="3922" w:name="_Toc114228238"/>
      <w:bookmarkStart w:id="3923" w:name="_Toc114228509"/>
      <w:bookmarkStart w:id="3924" w:name="_Toc114228782"/>
      <w:bookmarkStart w:id="3925" w:name="_Toc113975489"/>
      <w:bookmarkStart w:id="3926" w:name="_Toc113976006"/>
      <w:bookmarkStart w:id="3927" w:name="_Toc114065932"/>
      <w:bookmarkStart w:id="3928" w:name="_Toc114220102"/>
      <w:bookmarkStart w:id="3929" w:name="_Toc114220379"/>
      <w:bookmarkStart w:id="3930" w:name="_Toc114220650"/>
      <w:bookmarkStart w:id="3931" w:name="_Toc114220921"/>
      <w:bookmarkStart w:id="3932" w:name="_Toc114221200"/>
      <w:bookmarkStart w:id="3933" w:name="_Toc114226891"/>
      <w:bookmarkStart w:id="3934" w:name="_Toc114227162"/>
      <w:bookmarkStart w:id="3935" w:name="_Toc114227433"/>
      <w:bookmarkStart w:id="3936" w:name="_Toc114228239"/>
      <w:bookmarkStart w:id="3937" w:name="_Toc114228510"/>
      <w:bookmarkStart w:id="3938" w:name="_Toc114228783"/>
      <w:bookmarkStart w:id="3939" w:name="_Toc113975490"/>
      <w:bookmarkStart w:id="3940" w:name="_Toc113976007"/>
      <w:bookmarkStart w:id="3941" w:name="_Toc114065933"/>
      <w:bookmarkStart w:id="3942" w:name="_Toc114220103"/>
      <w:bookmarkStart w:id="3943" w:name="_Toc114220380"/>
      <w:bookmarkStart w:id="3944" w:name="_Toc114220651"/>
      <w:bookmarkStart w:id="3945" w:name="_Toc114220922"/>
      <w:bookmarkStart w:id="3946" w:name="_Toc114221201"/>
      <w:bookmarkStart w:id="3947" w:name="_Toc114226892"/>
      <w:bookmarkStart w:id="3948" w:name="_Toc114227163"/>
      <w:bookmarkStart w:id="3949" w:name="_Toc114227434"/>
      <w:bookmarkStart w:id="3950" w:name="_Toc114228240"/>
      <w:bookmarkStart w:id="3951" w:name="_Toc114228511"/>
      <w:bookmarkStart w:id="3952" w:name="_Toc114228784"/>
      <w:bookmarkStart w:id="3953" w:name="_Toc113975491"/>
      <w:bookmarkStart w:id="3954" w:name="_Toc113976008"/>
      <w:bookmarkStart w:id="3955" w:name="_Toc114065934"/>
      <w:bookmarkStart w:id="3956" w:name="_Toc114220104"/>
      <w:bookmarkStart w:id="3957" w:name="_Toc114220381"/>
      <w:bookmarkStart w:id="3958" w:name="_Toc114220652"/>
      <w:bookmarkStart w:id="3959" w:name="_Toc114220923"/>
      <w:bookmarkStart w:id="3960" w:name="_Toc114221202"/>
      <w:bookmarkStart w:id="3961" w:name="_Toc114226893"/>
      <w:bookmarkStart w:id="3962" w:name="_Toc114227164"/>
      <w:bookmarkStart w:id="3963" w:name="_Toc114227435"/>
      <w:bookmarkStart w:id="3964" w:name="_Toc114228241"/>
      <w:bookmarkStart w:id="3965" w:name="_Toc114228512"/>
      <w:bookmarkStart w:id="3966" w:name="_Toc114228785"/>
      <w:bookmarkStart w:id="3967" w:name="_Toc113975492"/>
      <w:bookmarkStart w:id="3968" w:name="_Toc113976009"/>
      <w:bookmarkStart w:id="3969" w:name="_Toc114065935"/>
      <w:bookmarkStart w:id="3970" w:name="_Toc114220105"/>
      <w:bookmarkStart w:id="3971" w:name="_Toc114220382"/>
      <w:bookmarkStart w:id="3972" w:name="_Toc114220653"/>
      <w:bookmarkStart w:id="3973" w:name="_Toc114220924"/>
      <w:bookmarkStart w:id="3974" w:name="_Toc114221203"/>
      <w:bookmarkStart w:id="3975" w:name="_Toc114226894"/>
      <w:bookmarkStart w:id="3976" w:name="_Toc114227165"/>
      <w:bookmarkStart w:id="3977" w:name="_Toc114227436"/>
      <w:bookmarkStart w:id="3978" w:name="_Toc114228242"/>
      <w:bookmarkStart w:id="3979" w:name="_Toc114228513"/>
      <w:bookmarkStart w:id="3980" w:name="_Toc114228786"/>
      <w:bookmarkStart w:id="3981" w:name="_Toc113975493"/>
      <w:bookmarkStart w:id="3982" w:name="_Toc113976010"/>
      <w:bookmarkStart w:id="3983" w:name="_Toc114065936"/>
      <w:bookmarkStart w:id="3984" w:name="_Toc114220106"/>
      <w:bookmarkStart w:id="3985" w:name="_Toc114220383"/>
      <w:bookmarkStart w:id="3986" w:name="_Toc114220654"/>
      <w:bookmarkStart w:id="3987" w:name="_Toc114220925"/>
      <w:bookmarkStart w:id="3988" w:name="_Toc114221204"/>
      <w:bookmarkStart w:id="3989" w:name="_Toc114226895"/>
      <w:bookmarkStart w:id="3990" w:name="_Toc114227166"/>
      <w:bookmarkStart w:id="3991" w:name="_Toc114227437"/>
      <w:bookmarkStart w:id="3992" w:name="_Toc114228243"/>
      <w:bookmarkStart w:id="3993" w:name="_Toc114228514"/>
      <w:bookmarkStart w:id="3994" w:name="_Toc114228787"/>
      <w:bookmarkStart w:id="3995" w:name="_Toc113975494"/>
      <w:bookmarkStart w:id="3996" w:name="_Toc113976011"/>
      <w:bookmarkStart w:id="3997" w:name="_Toc114065937"/>
      <w:bookmarkStart w:id="3998" w:name="_Toc114220107"/>
      <w:bookmarkStart w:id="3999" w:name="_Toc114220384"/>
      <w:bookmarkStart w:id="4000" w:name="_Toc114220655"/>
      <w:bookmarkStart w:id="4001" w:name="_Toc114220926"/>
      <w:bookmarkStart w:id="4002" w:name="_Toc114221205"/>
      <w:bookmarkStart w:id="4003" w:name="_Toc114226896"/>
      <w:bookmarkStart w:id="4004" w:name="_Toc114227167"/>
      <w:bookmarkStart w:id="4005" w:name="_Toc114227438"/>
      <w:bookmarkStart w:id="4006" w:name="_Toc114228244"/>
      <w:bookmarkStart w:id="4007" w:name="_Toc114228515"/>
      <w:bookmarkStart w:id="4008" w:name="_Toc114228788"/>
      <w:bookmarkStart w:id="4009" w:name="_Toc113975495"/>
      <w:bookmarkStart w:id="4010" w:name="_Toc113976012"/>
      <w:bookmarkStart w:id="4011" w:name="_Toc114065938"/>
      <w:bookmarkStart w:id="4012" w:name="_Toc114220108"/>
      <w:bookmarkStart w:id="4013" w:name="_Toc114220385"/>
      <w:bookmarkStart w:id="4014" w:name="_Toc114220656"/>
      <w:bookmarkStart w:id="4015" w:name="_Toc114220927"/>
      <w:bookmarkStart w:id="4016" w:name="_Toc114221206"/>
      <w:bookmarkStart w:id="4017" w:name="_Toc114226897"/>
      <w:bookmarkStart w:id="4018" w:name="_Toc114227168"/>
      <w:bookmarkStart w:id="4019" w:name="_Toc114227439"/>
      <w:bookmarkStart w:id="4020" w:name="_Toc114228245"/>
      <w:bookmarkStart w:id="4021" w:name="_Toc114228516"/>
      <w:bookmarkStart w:id="4022" w:name="_Toc114228789"/>
      <w:bookmarkStart w:id="4023" w:name="_Toc113975496"/>
      <w:bookmarkStart w:id="4024" w:name="_Toc113976013"/>
      <w:bookmarkStart w:id="4025" w:name="_Toc114065939"/>
      <w:bookmarkStart w:id="4026" w:name="_Toc114220109"/>
      <w:bookmarkStart w:id="4027" w:name="_Toc114220386"/>
      <w:bookmarkStart w:id="4028" w:name="_Toc114220657"/>
      <w:bookmarkStart w:id="4029" w:name="_Toc114220928"/>
      <w:bookmarkStart w:id="4030" w:name="_Toc114221207"/>
      <w:bookmarkStart w:id="4031" w:name="_Toc114226898"/>
      <w:bookmarkStart w:id="4032" w:name="_Toc114227169"/>
      <w:bookmarkStart w:id="4033" w:name="_Toc114227440"/>
      <w:bookmarkStart w:id="4034" w:name="_Toc114228246"/>
      <w:bookmarkStart w:id="4035" w:name="_Toc114228517"/>
      <w:bookmarkStart w:id="4036" w:name="_Toc114228790"/>
      <w:bookmarkStart w:id="4037" w:name="_Toc113975497"/>
      <w:bookmarkStart w:id="4038" w:name="_Toc113976014"/>
      <w:bookmarkStart w:id="4039" w:name="_Toc114065940"/>
      <w:bookmarkStart w:id="4040" w:name="_Toc114220110"/>
      <w:bookmarkStart w:id="4041" w:name="_Toc114220387"/>
      <w:bookmarkStart w:id="4042" w:name="_Toc114220658"/>
      <w:bookmarkStart w:id="4043" w:name="_Toc114220929"/>
      <w:bookmarkStart w:id="4044" w:name="_Toc114221208"/>
      <w:bookmarkStart w:id="4045" w:name="_Toc114226899"/>
      <w:bookmarkStart w:id="4046" w:name="_Toc114227170"/>
      <w:bookmarkStart w:id="4047" w:name="_Toc114227441"/>
      <w:bookmarkStart w:id="4048" w:name="_Toc114228247"/>
      <w:bookmarkStart w:id="4049" w:name="_Toc114228518"/>
      <w:bookmarkStart w:id="4050" w:name="_Toc114228791"/>
      <w:bookmarkStart w:id="4051" w:name="_Toc113975498"/>
      <w:bookmarkStart w:id="4052" w:name="_Toc113976015"/>
      <w:bookmarkStart w:id="4053" w:name="_Toc114065941"/>
      <w:bookmarkStart w:id="4054" w:name="_Toc114220111"/>
      <w:bookmarkStart w:id="4055" w:name="_Toc114220388"/>
      <w:bookmarkStart w:id="4056" w:name="_Toc114220659"/>
      <w:bookmarkStart w:id="4057" w:name="_Toc114220930"/>
      <w:bookmarkStart w:id="4058" w:name="_Toc114221209"/>
      <w:bookmarkStart w:id="4059" w:name="_Toc114226900"/>
      <w:bookmarkStart w:id="4060" w:name="_Toc114227171"/>
      <w:bookmarkStart w:id="4061" w:name="_Toc114227442"/>
      <w:bookmarkStart w:id="4062" w:name="_Toc114228248"/>
      <w:bookmarkStart w:id="4063" w:name="_Toc114228519"/>
      <w:bookmarkStart w:id="4064" w:name="_Toc114228792"/>
      <w:bookmarkStart w:id="4065" w:name="_Toc113975499"/>
      <w:bookmarkStart w:id="4066" w:name="_Toc113976016"/>
      <w:bookmarkStart w:id="4067" w:name="_Toc114065942"/>
      <w:bookmarkStart w:id="4068" w:name="_Toc114220112"/>
      <w:bookmarkStart w:id="4069" w:name="_Toc114220389"/>
      <w:bookmarkStart w:id="4070" w:name="_Toc114220660"/>
      <w:bookmarkStart w:id="4071" w:name="_Toc114220931"/>
      <w:bookmarkStart w:id="4072" w:name="_Toc114221210"/>
      <w:bookmarkStart w:id="4073" w:name="_Toc114226901"/>
      <w:bookmarkStart w:id="4074" w:name="_Toc114227172"/>
      <w:bookmarkStart w:id="4075" w:name="_Toc114227443"/>
      <w:bookmarkStart w:id="4076" w:name="_Toc114228249"/>
      <w:bookmarkStart w:id="4077" w:name="_Toc114228520"/>
      <w:bookmarkStart w:id="4078" w:name="_Toc114228793"/>
      <w:bookmarkStart w:id="4079" w:name="_Toc113975500"/>
      <w:bookmarkStart w:id="4080" w:name="_Toc113976017"/>
      <w:bookmarkStart w:id="4081" w:name="_Toc114065943"/>
      <w:bookmarkStart w:id="4082" w:name="_Toc114220113"/>
      <w:bookmarkStart w:id="4083" w:name="_Toc114220390"/>
      <w:bookmarkStart w:id="4084" w:name="_Toc114220661"/>
      <w:bookmarkStart w:id="4085" w:name="_Toc114220932"/>
      <w:bookmarkStart w:id="4086" w:name="_Toc114221211"/>
      <w:bookmarkStart w:id="4087" w:name="_Toc114226902"/>
      <w:bookmarkStart w:id="4088" w:name="_Toc114227173"/>
      <w:bookmarkStart w:id="4089" w:name="_Toc114227444"/>
      <w:bookmarkStart w:id="4090" w:name="_Toc114228250"/>
      <w:bookmarkStart w:id="4091" w:name="_Toc114228521"/>
      <w:bookmarkStart w:id="4092" w:name="_Toc114228794"/>
      <w:bookmarkStart w:id="4093" w:name="_Toc113975501"/>
      <w:bookmarkStart w:id="4094" w:name="_Toc113976018"/>
      <w:bookmarkStart w:id="4095" w:name="_Toc114065944"/>
      <w:bookmarkStart w:id="4096" w:name="_Toc114220114"/>
      <w:bookmarkStart w:id="4097" w:name="_Toc114220391"/>
      <w:bookmarkStart w:id="4098" w:name="_Toc114220662"/>
      <w:bookmarkStart w:id="4099" w:name="_Toc114220933"/>
      <w:bookmarkStart w:id="4100" w:name="_Toc114221212"/>
      <w:bookmarkStart w:id="4101" w:name="_Toc114226903"/>
      <w:bookmarkStart w:id="4102" w:name="_Toc114227174"/>
      <w:bookmarkStart w:id="4103" w:name="_Toc114227445"/>
      <w:bookmarkStart w:id="4104" w:name="_Toc114228251"/>
      <w:bookmarkStart w:id="4105" w:name="_Toc114228522"/>
      <w:bookmarkStart w:id="4106" w:name="_Toc114228795"/>
      <w:bookmarkStart w:id="4107" w:name="_Toc113975502"/>
      <w:bookmarkStart w:id="4108" w:name="_Toc113976019"/>
      <w:bookmarkStart w:id="4109" w:name="_Toc114065945"/>
      <w:bookmarkStart w:id="4110" w:name="_Toc114220115"/>
      <w:bookmarkStart w:id="4111" w:name="_Toc114220392"/>
      <w:bookmarkStart w:id="4112" w:name="_Toc114220663"/>
      <w:bookmarkStart w:id="4113" w:name="_Toc114220934"/>
      <w:bookmarkStart w:id="4114" w:name="_Toc114221213"/>
      <w:bookmarkStart w:id="4115" w:name="_Toc114226904"/>
      <w:bookmarkStart w:id="4116" w:name="_Toc114227175"/>
      <w:bookmarkStart w:id="4117" w:name="_Toc114227446"/>
      <w:bookmarkStart w:id="4118" w:name="_Toc114228252"/>
      <w:bookmarkStart w:id="4119" w:name="_Toc114228523"/>
      <w:bookmarkStart w:id="4120" w:name="_Toc114228796"/>
      <w:bookmarkStart w:id="4121" w:name="_Toc113975503"/>
      <w:bookmarkStart w:id="4122" w:name="_Toc113976020"/>
      <w:bookmarkStart w:id="4123" w:name="_Toc114065946"/>
      <w:bookmarkStart w:id="4124" w:name="_Toc114220116"/>
      <w:bookmarkStart w:id="4125" w:name="_Toc114220393"/>
      <w:bookmarkStart w:id="4126" w:name="_Toc114220664"/>
      <w:bookmarkStart w:id="4127" w:name="_Toc114220935"/>
      <w:bookmarkStart w:id="4128" w:name="_Toc114221214"/>
      <w:bookmarkStart w:id="4129" w:name="_Toc114226905"/>
      <w:bookmarkStart w:id="4130" w:name="_Toc114227176"/>
      <w:bookmarkStart w:id="4131" w:name="_Toc114227447"/>
      <w:bookmarkStart w:id="4132" w:name="_Toc114228253"/>
      <w:bookmarkStart w:id="4133" w:name="_Toc114228524"/>
      <w:bookmarkStart w:id="4134" w:name="_Toc114228797"/>
      <w:bookmarkStart w:id="4135" w:name="_Toc113975504"/>
      <w:bookmarkStart w:id="4136" w:name="_Toc113976021"/>
      <w:bookmarkStart w:id="4137" w:name="_Toc114065947"/>
      <w:bookmarkStart w:id="4138" w:name="_Toc114220117"/>
      <w:bookmarkStart w:id="4139" w:name="_Toc114220394"/>
      <w:bookmarkStart w:id="4140" w:name="_Toc114220665"/>
      <w:bookmarkStart w:id="4141" w:name="_Toc114220936"/>
      <w:bookmarkStart w:id="4142" w:name="_Toc114221215"/>
      <w:bookmarkStart w:id="4143" w:name="_Toc114226906"/>
      <w:bookmarkStart w:id="4144" w:name="_Toc114227177"/>
      <w:bookmarkStart w:id="4145" w:name="_Toc114227448"/>
      <w:bookmarkStart w:id="4146" w:name="_Toc114228254"/>
      <w:bookmarkStart w:id="4147" w:name="_Toc114228525"/>
      <w:bookmarkStart w:id="4148" w:name="_Toc114228798"/>
      <w:bookmarkStart w:id="4149" w:name="_Toc113975505"/>
      <w:bookmarkStart w:id="4150" w:name="_Toc113976022"/>
      <w:bookmarkStart w:id="4151" w:name="_Toc114065948"/>
      <w:bookmarkStart w:id="4152" w:name="_Toc114220118"/>
      <w:bookmarkStart w:id="4153" w:name="_Toc114220395"/>
      <w:bookmarkStart w:id="4154" w:name="_Toc114220666"/>
      <w:bookmarkStart w:id="4155" w:name="_Toc114220937"/>
      <w:bookmarkStart w:id="4156" w:name="_Toc114221216"/>
      <w:bookmarkStart w:id="4157" w:name="_Toc114226907"/>
      <w:bookmarkStart w:id="4158" w:name="_Toc114227178"/>
      <w:bookmarkStart w:id="4159" w:name="_Toc114227449"/>
      <w:bookmarkStart w:id="4160" w:name="_Toc114228255"/>
      <w:bookmarkStart w:id="4161" w:name="_Toc114228526"/>
      <w:bookmarkStart w:id="4162" w:name="_Toc114228799"/>
      <w:bookmarkStart w:id="4163" w:name="_Toc113975506"/>
      <w:bookmarkStart w:id="4164" w:name="_Toc113976023"/>
      <w:bookmarkStart w:id="4165" w:name="_Toc114065949"/>
      <w:bookmarkStart w:id="4166" w:name="_Toc114220119"/>
      <w:bookmarkStart w:id="4167" w:name="_Toc114220396"/>
      <w:bookmarkStart w:id="4168" w:name="_Toc114220667"/>
      <w:bookmarkStart w:id="4169" w:name="_Toc114220938"/>
      <w:bookmarkStart w:id="4170" w:name="_Toc114221217"/>
      <w:bookmarkStart w:id="4171" w:name="_Toc114226908"/>
      <w:bookmarkStart w:id="4172" w:name="_Toc114227179"/>
      <w:bookmarkStart w:id="4173" w:name="_Toc114227450"/>
      <w:bookmarkStart w:id="4174" w:name="_Toc114228256"/>
      <w:bookmarkStart w:id="4175" w:name="_Toc114228527"/>
      <w:bookmarkStart w:id="4176" w:name="_Toc114228800"/>
      <w:bookmarkStart w:id="4177" w:name="_Toc113975507"/>
      <w:bookmarkStart w:id="4178" w:name="_Toc113976024"/>
      <w:bookmarkStart w:id="4179" w:name="_Toc114065950"/>
      <w:bookmarkStart w:id="4180" w:name="_Toc114220120"/>
      <w:bookmarkStart w:id="4181" w:name="_Toc114220397"/>
      <w:bookmarkStart w:id="4182" w:name="_Toc114220668"/>
      <w:bookmarkStart w:id="4183" w:name="_Toc114220939"/>
      <w:bookmarkStart w:id="4184" w:name="_Toc114221218"/>
      <w:bookmarkStart w:id="4185" w:name="_Toc114226909"/>
      <w:bookmarkStart w:id="4186" w:name="_Toc114227180"/>
      <w:bookmarkStart w:id="4187" w:name="_Toc114227451"/>
      <w:bookmarkStart w:id="4188" w:name="_Toc114228257"/>
      <w:bookmarkStart w:id="4189" w:name="_Toc114228528"/>
      <w:bookmarkStart w:id="4190" w:name="_Toc114228801"/>
      <w:bookmarkStart w:id="4191" w:name="_Toc113975508"/>
      <w:bookmarkStart w:id="4192" w:name="_Toc113976025"/>
      <w:bookmarkStart w:id="4193" w:name="_Toc114065951"/>
      <w:bookmarkStart w:id="4194" w:name="_Toc114220121"/>
      <w:bookmarkStart w:id="4195" w:name="_Toc114220398"/>
      <w:bookmarkStart w:id="4196" w:name="_Toc114220669"/>
      <w:bookmarkStart w:id="4197" w:name="_Toc114220940"/>
      <w:bookmarkStart w:id="4198" w:name="_Toc114221219"/>
      <w:bookmarkStart w:id="4199" w:name="_Toc114226910"/>
      <w:bookmarkStart w:id="4200" w:name="_Toc114227181"/>
      <w:bookmarkStart w:id="4201" w:name="_Toc114227452"/>
      <w:bookmarkStart w:id="4202" w:name="_Toc114228258"/>
      <w:bookmarkStart w:id="4203" w:name="_Toc114228529"/>
      <w:bookmarkStart w:id="4204" w:name="_Toc114228802"/>
      <w:bookmarkStart w:id="4205" w:name="_Toc113975509"/>
      <w:bookmarkStart w:id="4206" w:name="_Toc113976026"/>
      <w:bookmarkStart w:id="4207" w:name="_Toc114065952"/>
      <w:bookmarkStart w:id="4208" w:name="_Toc114220122"/>
      <w:bookmarkStart w:id="4209" w:name="_Toc114220399"/>
      <w:bookmarkStart w:id="4210" w:name="_Toc114220670"/>
      <w:bookmarkStart w:id="4211" w:name="_Toc114220941"/>
      <w:bookmarkStart w:id="4212" w:name="_Toc114221220"/>
      <w:bookmarkStart w:id="4213" w:name="_Toc114226911"/>
      <w:bookmarkStart w:id="4214" w:name="_Toc114227182"/>
      <w:bookmarkStart w:id="4215" w:name="_Toc114227453"/>
      <w:bookmarkStart w:id="4216" w:name="_Toc114228259"/>
      <w:bookmarkStart w:id="4217" w:name="_Toc114228530"/>
      <w:bookmarkStart w:id="4218" w:name="_Toc114228803"/>
      <w:bookmarkStart w:id="4219" w:name="_Toc113975510"/>
      <w:bookmarkStart w:id="4220" w:name="_Toc113976027"/>
      <w:bookmarkStart w:id="4221" w:name="_Toc114065953"/>
      <w:bookmarkStart w:id="4222" w:name="_Toc114220123"/>
      <w:bookmarkStart w:id="4223" w:name="_Toc114220400"/>
      <w:bookmarkStart w:id="4224" w:name="_Toc114220671"/>
      <w:bookmarkStart w:id="4225" w:name="_Toc114220942"/>
      <w:bookmarkStart w:id="4226" w:name="_Toc114221221"/>
      <w:bookmarkStart w:id="4227" w:name="_Toc114226912"/>
      <w:bookmarkStart w:id="4228" w:name="_Toc114227183"/>
      <w:bookmarkStart w:id="4229" w:name="_Toc114227454"/>
      <w:bookmarkStart w:id="4230" w:name="_Toc114228260"/>
      <w:bookmarkStart w:id="4231" w:name="_Toc114228531"/>
      <w:bookmarkStart w:id="4232" w:name="_Toc114228804"/>
      <w:bookmarkStart w:id="4233" w:name="_Toc113975511"/>
      <w:bookmarkStart w:id="4234" w:name="_Toc113976028"/>
      <w:bookmarkStart w:id="4235" w:name="_Toc114065954"/>
      <w:bookmarkStart w:id="4236" w:name="_Toc114220124"/>
      <w:bookmarkStart w:id="4237" w:name="_Toc114220401"/>
      <w:bookmarkStart w:id="4238" w:name="_Toc114220672"/>
      <w:bookmarkStart w:id="4239" w:name="_Toc114220943"/>
      <w:bookmarkStart w:id="4240" w:name="_Toc114221222"/>
      <w:bookmarkStart w:id="4241" w:name="_Toc114226913"/>
      <w:bookmarkStart w:id="4242" w:name="_Toc114227184"/>
      <w:bookmarkStart w:id="4243" w:name="_Toc114227455"/>
      <w:bookmarkStart w:id="4244" w:name="_Toc114228261"/>
      <w:bookmarkStart w:id="4245" w:name="_Toc114228532"/>
      <w:bookmarkStart w:id="4246" w:name="_Toc114228805"/>
      <w:bookmarkStart w:id="4247" w:name="_Toc113975512"/>
      <w:bookmarkStart w:id="4248" w:name="_Toc113976029"/>
      <w:bookmarkStart w:id="4249" w:name="_Toc114065955"/>
      <w:bookmarkStart w:id="4250" w:name="_Toc114220125"/>
      <w:bookmarkStart w:id="4251" w:name="_Toc114220402"/>
      <w:bookmarkStart w:id="4252" w:name="_Toc114220673"/>
      <w:bookmarkStart w:id="4253" w:name="_Toc114220944"/>
      <w:bookmarkStart w:id="4254" w:name="_Toc114221223"/>
      <w:bookmarkStart w:id="4255" w:name="_Toc114226914"/>
      <w:bookmarkStart w:id="4256" w:name="_Toc114227185"/>
      <w:bookmarkStart w:id="4257" w:name="_Toc114227456"/>
      <w:bookmarkStart w:id="4258" w:name="_Toc114228262"/>
      <w:bookmarkStart w:id="4259" w:name="_Toc114228533"/>
      <w:bookmarkStart w:id="4260" w:name="_Toc114228806"/>
      <w:bookmarkStart w:id="4261" w:name="_Toc113975513"/>
      <w:bookmarkStart w:id="4262" w:name="_Toc113976030"/>
      <w:bookmarkStart w:id="4263" w:name="_Toc114065956"/>
      <w:bookmarkStart w:id="4264" w:name="_Toc114220126"/>
      <w:bookmarkStart w:id="4265" w:name="_Toc114220403"/>
      <w:bookmarkStart w:id="4266" w:name="_Toc114220674"/>
      <w:bookmarkStart w:id="4267" w:name="_Toc114220945"/>
      <w:bookmarkStart w:id="4268" w:name="_Toc114221224"/>
      <w:bookmarkStart w:id="4269" w:name="_Toc114226915"/>
      <w:bookmarkStart w:id="4270" w:name="_Toc114227186"/>
      <w:bookmarkStart w:id="4271" w:name="_Toc114227457"/>
      <w:bookmarkStart w:id="4272" w:name="_Toc114228263"/>
      <w:bookmarkStart w:id="4273" w:name="_Toc114228534"/>
      <w:bookmarkStart w:id="4274" w:name="_Toc114228807"/>
      <w:bookmarkStart w:id="4275" w:name="_Toc113975514"/>
      <w:bookmarkStart w:id="4276" w:name="_Toc113976031"/>
      <w:bookmarkStart w:id="4277" w:name="_Toc114065957"/>
      <w:bookmarkStart w:id="4278" w:name="_Toc114220127"/>
      <w:bookmarkStart w:id="4279" w:name="_Toc114220404"/>
      <w:bookmarkStart w:id="4280" w:name="_Toc114220675"/>
      <w:bookmarkStart w:id="4281" w:name="_Toc114220946"/>
      <w:bookmarkStart w:id="4282" w:name="_Toc114221225"/>
      <w:bookmarkStart w:id="4283" w:name="_Toc114226916"/>
      <w:bookmarkStart w:id="4284" w:name="_Toc114227187"/>
      <w:bookmarkStart w:id="4285" w:name="_Toc114227458"/>
      <w:bookmarkStart w:id="4286" w:name="_Toc114228264"/>
      <w:bookmarkStart w:id="4287" w:name="_Toc114228535"/>
      <w:bookmarkStart w:id="4288" w:name="_Toc114228808"/>
      <w:bookmarkStart w:id="4289" w:name="_Toc113975515"/>
      <w:bookmarkStart w:id="4290" w:name="_Toc113976032"/>
      <w:bookmarkStart w:id="4291" w:name="_Toc114065958"/>
      <w:bookmarkStart w:id="4292" w:name="_Toc114220128"/>
      <w:bookmarkStart w:id="4293" w:name="_Toc114220405"/>
      <w:bookmarkStart w:id="4294" w:name="_Toc114220676"/>
      <w:bookmarkStart w:id="4295" w:name="_Toc114220947"/>
      <w:bookmarkStart w:id="4296" w:name="_Toc114221226"/>
      <w:bookmarkStart w:id="4297" w:name="_Toc114226917"/>
      <w:bookmarkStart w:id="4298" w:name="_Toc114227188"/>
      <w:bookmarkStart w:id="4299" w:name="_Toc114227459"/>
      <w:bookmarkStart w:id="4300" w:name="_Toc114228265"/>
      <w:bookmarkStart w:id="4301" w:name="_Toc114228536"/>
      <w:bookmarkStart w:id="4302" w:name="_Toc114228809"/>
      <w:bookmarkStart w:id="4303" w:name="_Toc113975516"/>
      <w:bookmarkStart w:id="4304" w:name="_Toc113976033"/>
      <w:bookmarkStart w:id="4305" w:name="_Toc114065959"/>
      <w:bookmarkStart w:id="4306" w:name="_Toc114220129"/>
      <w:bookmarkStart w:id="4307" w:name="_Toc114220406"/>
      <w:bookmarkStart w:id="4308" w:name="_Toc114220677"/>
      <w:bookmarkStart w:id="4309" w:name="_Toc114220948"/>
      <w:bookmarkStart w:id="4310" w:name="_Toc114221227"/>
      <w:bookmarkStart w:id="4311" w:name="_Toc114226918"/>
      <w:bookmarkStart w:id="4312" w:name="_Toc114227189"/>
      <w:bookmarkStart w:id="4313" w:name="_Toc114227460"/>
      <w:bookmarkStart w:id="4314" w:name="_Toc114228266"/>
      <w:bookmarkStart w:id="4315" w:name="_Toc114228537"/>
      <w:bookmarkStart w:id="4316" w:name="_Toc114228810"/>
      <w:bookmarkStart w:id="4317" w:name="_Toc113975517"/>
      <w:bookmarkStart w:id="4318" w:name="_Toc113976034"/>
      <w:bookmarkStart w:id="4319" w:name="_Toc114065960"/>
      <w:bookmarkStart w:id="4320" w:name="_Toc114220130"/>
      <w:bookmarkStart w:id="4321" w:name="_Toc114220407"/>
      <w:bookmarkStart w:id="4322" w:name="_Toc114220678"/>
      <w:bookmarkStart w:id="4323" w:name="_Toc114220949"/>
      <w:bookmarkStart w:id="4324" w:name="_Toc114221228"/>
      <w:bookmarkStart w:id="4325" w:name="_Toc114226919"/>
      <w:bookmarkStart w:id="4326" w:name="_Toc114227190"/>
      <w:bookmarkStart w:id="4327" w:name="_Toc114227461"/>
      <w:bookmarkStart w:id="4328" w:name="_Toc114228267"/>
      <w:bookmarkStart w:id="4329" w:name="_Toc114228538"/>
      <w:bookmarkStart w:id="4330" w:name="_Toc114228811"/>
      <w:bookmarkStart w:id="4331" w:name="_Toc113975518"/>
      <w:bookmarkStart w:id="4332" w:name="_Toc113976035"/>
      <w:bookmarkStart w:id="4333" w:name="_Toc114065961"/>
      <w:bookmarkStart w:id="4334" w:name="_Toc114220131"/>
      <w:bookmarkStart w:id="4335" w:name="_Toc114220408"/>
      <w:bookmarkStart w:id="4336" w:name="_Toc114220679"/>
      <w:bookmarkStart w:id="4337" w:name="_Toc114220950"/>
      <w:bookmarkStart w:id="4338" w:name="_Toc114221229"/>
      <w:bookmarkStart w:id="4339" w:name="_Toc114226920"/>
      <w:bookmarkStart w:id="4340" w:name="_Toc114227191"/>
      <w:bookmarkStart w:id="4341" w:name="_Toc114227462"/>
      <w:bookmarkStart w:id="4342" w:name="_Toc114228268"/>
      <w:bookmarkStart w:id="4343" w:name="_Toc114228539"/>
      <w:bookmarkStart w:id="4344" w:name="_Toc114228812"/>
      <w:bookmarkStart w:id="4345" w:name="_Toc113975519"/>
      <w:bookmarkStart w:id="4346" w:name="_Toc113976036"/>
      <w:bookmarkStart w:id="4347" w:name="_Toc114065962"/>
      <w:bookmarkStart w:id="4348" w:name="_Toc114220132"/>
      <w:bookmarkStart w:id="4349" w:name="_Toc114220409"/>
      <w:bookmarkStart w:id="4350" w:name="_Toc114220680"/>
      <w:bookmarkStart w:id="4351" w:name="_Toc114220951"/>
      <w:bookmarkStart w:id="4352" w:name="_Toc114221230"/>
      <w:bookmarkStart w:id="4353" w:name="_Toc114226921"/>
      <w:bookmarkStart w:id="4354" w:name="_Toc114227192"/>
      <w:bookmarkStart w:id="4355" w:name="_Toc114227463"/>
      <w:bookmarkStart w:id="4356" w:name="_Toc114228269"/>
      <w:bookmarkStart w:id="4357" w:name="_Toc114228540"/>
      <w:bookmarkStart w:id="4358" w:name="_Toc114228813"/>
      <w:bookmarkStart w:id="4359" w:name="_Toc113975520"/>
      <w:bookmarkStart w:id="4360" w:name="_Toc113976037"/>
      <w:bookmarkStart w:id="4361" w:name="_Toc114065963"/>
      <w:bookmarkStart w:id="4362" w:name="_Toc114220133"/>
      <w:bookmarkStart w:id="4363" w:name="_Toc114220410"/>
      <w:bookmarkStart w:id="4364" w:name="_Toc114220681"/>
      <w:bookmarkStart w:id="4365" w:name="_Toc114220952"/>
      <w:bookmarkStart w:id="4366" w:name="_Toc114221231"/>
      <w:bookmarkStart w:id="4367" w:name="_Toc114226922"/>
      <w:bookmarkStart w:id="4368" w:name="_Toc114227193"/>
      <w:bookmarkStart w:id="4369" w:name="_Toc114227464"/>
      <w:bookmarkStart w:id="4370" w:name="_Toc114228270"/>
      <w:bookmarkStart w:id="4371" w:name="_Toc114228541"/>
      <w:bookmarkStart w:id="4372" w:name="_Toc114228814"/>
      <w:bookmarkStart w:id="4373" w:name="_Toc113975521"/>
      <w:bookmarkStart w:id="4374" w:name="_Toc113976038"/>
      <w:bookmarkStart w:id="4375" w:name="_Toc114065964"/>
      <w:bookmarkStart w:id="4376" w:name="_Toc114220134"/>
      <w:bookmarkStart w:id="4377" w:name="_Toc114220411"/>
      <w:bookmarkStart w:id="4378" w:name="_Toc114220682"/>
      <w:bookmarkStart w:id="4379" w:name="_Toc114220953"/>
      <w:bookmarkStart w:id="4380" w:name="_Toc114221232"/>
      <w:bookmarkStart w:id="4381" w:name="_Toc114226923"/>
      <w:bookmarkStart w:id="4382" w:name="_Toc114227194"/>
      <w:bookmarkStart w:id="4383" w:name="_Toc114227465"/>
      <w:bookmarkStart w:id="4384" w:name="_Toc114228271"/>
      <w:bookmarkStart w:id="4385" w:name="_Toc114228542"/>
      <w:bookmarkStart w:id="4386" w:name="_Toc114228815"/>
      <w:bookmarkStart w:id="4387" w:name="_Toc113975522"/>
      <w:bookmarkStart w:id="4388" w:name="_Toc113976039"/>
      <w:bookmarkStart w:id="4389" w:name="_Toc114065965"/>
      <w:bookmarkStart w:id="4390" w:name="_Toc114220135"/>
      <w:bookmarkStart w:id="4391" w:name="_Toc114220412"/>
      <w:bookmarkStart w:id="4392" w:name="_Toc114220683"/>
      <w:bookmarkStart w:id="4393" w:name="_Toc114220954"/>
      <w:bookmarkStart w:id="4394" w:name="_Toc114221233"/>
      <w:bookmarkStart w:id="4395" w:name="_Toc114226924"/>
      <w:bookmarkStart w:id="4396" w:name="_Toc114227195"/>
      <w:bookmarkStart w:id="4397" w:name="_Toc114227466"/>
      <w:bookmarkStart w:id="4398" w:name="_Toc114228272"/>
      <w:bookmarkStart w:id="4399" w:name="_Toc114228543"/>
      <w:bookmarkStart w:id="4400" w:name="_Toc114228816"/>
      <w:bookmarkStart w:id="4401" w:name="_Toc113977094"/>
      <w:bookmarkEnd w:id="2241"/>
      <w:bookmarkEnd w:id="2285"/>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r w:rsidRPr="004373E8">
        <w:rPr>
          <w:rFonts w:ascii="iCiel Avenir LT Std 35 Light" w:hAnsi="iCiel Avenir LT Std 35 Light" w:cs="Arial"/>
          <w:sz w:val="22"/>
          <w:szCs w:val="22"/>
          <w:lang w:eastAsia="en-US"/>
        </w:rPr>
        <w:t xml:space="preserve">The BUV Bus is a student’s support service without any registration fee. However, at the beginning of semester, new students would be asked to register for BUV bus service so that Transportation Team could understand the demand and arrange the suitable bus routes. BUV provides bus routes from designated points in 04 districts of Hanoi direct to BUV Campus such as Hai Ba Trung, Cau Giay, Tay Ho, Ha Dong and Ecopark area. </w:t>
      </w:r>
      <w:r w:rsidR="008A1BC9" w:rsidRPr="00CD5F90">
        <w:rPr>
          <w:rFonts w:ascii="iCiel Avenir LT Std 35 Light" w:hAnsi="iCiel Avenir LT Std 35 Light" w:cs="Arial"/>
          <w:sz w:val="22"/>
          <w:szCs w:val="22"/>
          <w:lang w:eastAsia="en-US"/>
        </w:rPr>
        <w:t xml:space="preserve">We encourage students to contact the </w:t>
      </w:r>
      <w:r w:rsidR="008A1BC9">
        <w:rPr>
          <w:rFonts w:ascii="iCiel Avenir LT Std 35 Light" w:hAnsi="iCiel Avenir LT Std 35 Light" w:cs="Arial"/>
          <w:sz w:val="22"/>
          <w:szCs w:val="22"/>
          <w:lang w:eastAsia="en-US"/>
        </w:rPr>
        <w:t xml:space="preserve">Transportation team </w:t>
      </w:r>
      <w:r w:rsidR="008A1BC9" w:rsidRPr="00CD5F90">
        <w:rPr>
          <w:rFonts w:ascii="iCiel Avenir LT Std 35 Light" w:hAnsi="iCiel Avenir LT Std 35 Light" w:cs="Arial"/>
          <w:sz w:val="22"/>
          <w:szCs w:val="22"/>
          <w:lang w:eastAsia="en-US"/>
        </w:rPr>
        <w:t>via</w:t>
      </w:r>
      <w:r w:rsidR="008A1BC9">
        <w:rPr>
          <w:rFonts w:ascii="iCiel Avenir LT Std 35 Light" w:hAnsi="iCiel Avenir LT Std 35 Light" w:cs="Arial"/>
          <w:sz w:val="22"/>
          <w:szCs w:val="22"/>
          <w:lang w:eastAsia="en-US"/>
        </w:rPr>
        <w:t xml:space="preserve"> hotline number 0704 068 386 and</w:t>
      </w:r>
      <w:r w:rsidR="008A1BC9" w:rsidRPr="00CD5F90">
        <w:rPr>
          <w:rFonts w:ascii="iCiel Avenir LT Std 35 Light" w:hAnsi="iCiel Avenir LT Std 35 Light" w:cs="Arial"/>
          <w:sz w:val="22"/>
          <w:szCs w:val="22"/>
          <w:lang w:eastAsia="en-US"/>
        </w:rPr>
        <w:t xml:space="preserve"> email </w:t>
      </w:r>
      <w:hyperlink r:id="rId40" w:history="1">
        <w:r w:rsidR="008A1BC9" w:rsidRPr="00F95E36">
          <w:rPr>
            <w:rStyle w:val="Hyperlink"/>
            <w:rFonts w:ascii="iCiel Avenir LT Std 35 Light" w:hAnsi="iCiel Avenir LT Std 35 Light" w:cs="Arial"/>
            <w:sz w:val="22"/>
            <w:szCs w:val="22"/>
            <w:lang w:eastAsia="en-US"/>
          </w:rPr>
          <w:t>transportation@buv.edu.vn</w:t>
        </w:r>
      </w:hyperlink>
      <w:r w:rsidR="008A1BC9">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for more detailed information.</w:t>
      </w:r>
    </w:p>
    <w:p w14:paraId="1F88530C"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Xe buýt của BUV là lựa chọn phổ biển nhất để di chuyển tới BUV và hiện là dịch vụ hỗ trợ của nhà trường, do đó sinh viên BUV sẽ không phải trả thêm bất kỳ khoản phí nào để sử dụng dịch vụ này. Tuy vậy, vào đầu kỳ học, các sinh viên mới sẽ được yêu cầu đăng ký sử dụng dịch vụ để bộ phận Điều phối dịch vụ xe buýt nắm bắt được nhu cầu và có căn cứ sắp xếp các tuyến xe phù hợp. BUV cung cấp các tuyến xe buýt từ các điểm đã chỉ định tại 04 quận của Hà Nội (Hai Bà Trưng, Cầu Giấy, Tây Hồ và Hà Đông) và khu đô thị Ecopark đi tới khuôn viên BUV.</w:t>
      </w:r>
    </w:p>
    <w:p w14:paraId="3E5DE104" w14:textId="77777777" w:rsidR="005B06DA" w:rsidRPr="00C71108"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41" w:history="1">
        <w:r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4BE6B239"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402" w:name="_Toc169968678"/>
      <w:bookmarkStart w:id="4403" w:name="_Toc169969842"/>
      <w:bookmarkStart w:id="4404" w:name="_Toc177077260"/>
      <w:r w:rsidRPr="004373E8">
        <w:rPr>
          <w:rFonts w:cs="Arial"/>
          <w:szCs w:val="22"/>
          <w:lang w:val="vi-VN"/>
        </w:rPr>
        <w:t>How can I receive bus schedule? / Làm thế nào để tôi có thể nhận được lịch xe bus.</w:t>
      </w:r>
      <w:bookmarkEnd w:id="4402"/>
      <w:bookmarkEnd w:id="4403"/>
      <w:bookmarkEnd w:id="4404"/>
    </w:p>
    <w:p w14:paraId="6C501DC1"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Answer / Câu trả lời:</w:t>
      </w:r>
    </w:p>
    <w:p w14:paraId="58926847"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The bus schedules are updated weekly to attending students of current semester through their BUV email. The weekday schedules will be sent to students on Friday weekly with the updated schedule for the week after. The weekend schedules for those attending classes or events only will be sent to relevant people on Tuesday of that week. Bus usage guidelines will be sent to students via their BUV student email before the first day of the semester or whenever there is an adjustment. </w:t>
      </w:r>
    </w:p>
    <w:p w14:paraId="38C05A2F" w14:textId="77777777" w:rsidR="008A1BC9" w:rsidRPr="001A5994"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Besides, you can join our bus communities via QR codes below to be updated on daily information of each route.</w:t>
      </w:r>
      <w:r w:rsidR="005B06DA">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 xml:space="preserve">We encourage students to contact the </w:t>
      </w:r>
      <w:r w:rsidR="008A1BC9">
        <w:rPr>
          <w:rFonts w:ascii="iCiel Avenir LT Std 35 Light" w:hAnsi="iCiel Avenir LT Std 35 Light" w:cs="Arial"/>
          <w:sz w:val="22"/>
          <w:szCs w:val="22"/>
          <w:lang w:eastAsia="en-US"/>
        </w:rPr>
        <w:t xml:space="preserve">Transportation team </w:t>
      </w:r>
      <w:r w:rsidR="008A1BC9" w:rsidRPr="00CD5F90">
        <w:rPr>
          <w:rFonts w:ascii="iCiel Avenir LT Std 35 Light" w:hAnsi="iCiel Avenir LT Std 35 Light" w:cs="Arial"/>
          <w:sz w:val="22"/>
          <w:szCs w:val="22"/>
          <w:lang w:eastAsia="en-US"/>
        </w:rPr>
        <w:t>via</w:t>
      </w:r>
      <w:r w:rsidR="008A1BC9">
        <w:rPr>
          <w:rFonts w:ascii="iCiel Avenir LT Std 35 Light" w:hAnsi="iCiel Avenir LT Std 35 Light" w:cs="Arial"/>
          <w:sz w:val="22"/>
          <w:szCs w:val="22"/>
          <w:lang w:eastAsia="en-US"/>
        </w:rPr>
        <w:t xml:space="preserve"> hotline number 0704 068 386 and</w:t>
      </w:r>
      <w:r w:rsidR="008A1BC9" w:rsidRPr="00CD5F90">
        <w:rPr>
          <w:rFonts w:ascii="iCiel Avenir LT Std 35 Light" w:hAnsi="iCiel Avenir LT Std 35 Light" w:cs="Arial"/>
          <w:sz w:val="22"/>
          <w:szCs w:val="22"/>
          <w:lang w:eastAsia="en-US"/>
        </w:rPr>
        <w:t xml:space="preserve"> email </w:t>
      </w:r>
      <w:hyperlink r:id="rId42" w:history="1">
        <w:r w:rsidR="008A1BC9" w:rsidRPr="00F95E36">
          <w:rPr>
            <w:rStyle w:val="Hyperlink"/>
            <w:rFonts w:ascii="iCiel Avenir LT Std 35 Light" w:hAnsi="iCiel Avenir LT Std 35 Light" w:cs="Arial"/>
            <w:sz w:val="22"/>
            <w:szCs w:val="22"/>
            <w:lang w:eastAsia="en-US"/>
          </w:rPr>
          <w:t>transportation@buv.edu.vn</w:t>
        </w:r>
      </w:hyperlink>
      <w:r w:rsidR="008A1BC9">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for more detailed information.</w:t>
      </w:r>
    </w:p>
    <w:p w14:paraId="2A055D5E"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Lịch xe buýt BUV được cập nhật hàng tuần cho các sinh viên có thời khóa biểu và lịch trình trong kỳ học hiện tại qua địa chỉ email BUV cá nhân.  Lịch hoạt động trong tuần của xe buýt BUV sẽ được gửi đến sinh viên vào mỗi thứ Sáu của tuần trước đó. Lịch hoạt động cuối tuần của xe buýt BUV chỉ dành cho sinh viên có lịch học hoặc sự kiện sẽ được gửi đến những người liên quan vào mỗi thứ Ba của tuần đó. Hướng dẫn sử dụng xe buýt sẽ được gửi cho sinh viên qua email trước ngày đầu tiên của kỳ học hoặc bất kỳ khi nào có điều chỉnh.</w:t>
      </w:r>
    </w:p>
    <w:p w14:paraId="2ADBB4CB"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Ngoài ra, bạn còn có thể tham gia vào các nhóm thông tin tuyến qua các mã QR dưới đây để cập nhật lịch xe và thông tin hàng ngày trên các tuyến đường,</w:t>
      </w:r>
    </w:p>
    <w:p w14:paraId="49B39AD3"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noProof/>
          <w:sz w:val="22"/>
          <w:szCs w:val="22"/>
          <w:lang w:eastAsia="en-US"/>
        </w:rPr>
        <w:drawing>
          <wp:anchor distT="0" distB="0" distL="114300" distR="114300" simplePos="0" relativeHeight="251687936" behindDoc="0" locked="0" layoutInCell="1" allowOverlap="1" wp14:anchorId="57F86D5C" wp14:editId="70885416">
            <wp:simplePos x="0" y="0"/>
            <wp:positionH relativeFrom="margin">
              <wp:align>center</wp:align>
            </wp:positionH>
            <wp:positionV relativeFrom="paragraph">
              <wp:posOffset>8255</wp:posOffset>
            </wp:positionV>
            <wp:extent cx="5466522" cy="1488317"/>
            <wp:effectExtent l="0" t="0" r="1270" b="0"/>
            <wp:wrapSquare wrapText="bothSides"/>
            <wp:docPr id="2" name="Picture 1" descr="A qr code on a red and white background&#10;&#10;Description automatically generated">
              <a:extLst xmlns:a="http://schemas.openxmlformats.org/drawingml/2006/main">
                <a:ext uri="{FF2B5EF4-FFF2-40B4-BE49-F238E27FC236}">
                  <a16:creationId xmlns:a16="http://schemas.microsoft.com/office/drawing/2014/main" id="{29D1FF5A-DA66-4613-BA39-A6981D5E9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qr code on a red and white background&#10;&#10;Description automatically generated">
                      <a:extLst>
                        <a:ext uri="{FF2B5EF4-FFF2-40B4-BE49-F238E27FC236}">
                          <a16:creationId xmlns:a16="http://schemas.microsoft.com/office/drawing/2014/main" id="{29D1FF5A-DA66-4613-BA39-A6981D5E925B}"/>
                        </a:ext>
                      </a:extLst>
                    </pic:cNvPr>
                    <pic:cNvPicPr>
                      <a:picLocks noChangeAspect="1"/>
                    </pic:cNvPicPr>
                  </pic:nvPicPr>
                  <pic:blipFill rotWithShape="1">
                    <a:blip r:embed="rId43">
                      <a:extLst>
                        <a:ext uri="{28A0092B-C50C-407E-A947-70E740481C1C}">
                          <a14:useLocalDpi xmlns:a14="http://schemas.microsoft.com/office/drawing/2010/main" val="0"/>
                        </a:ext>
                      </a:extLst>
                    </a:blip>
                    <a:srcRect l="1" t="46626" r="-220" b="14754"/>
                    <a:stretch/>
                  </pic:blipFill>
                  <pic:spPr bwMode="auto">
                    <a:xfrm>
                      <a:off x="0" y="0"/>
                      <a:ext cx="5466522" cy="1488317"/>
                    </a:xfrm>
                    <a:prstGeom prst="rect">
                      <a:avLst/>
                    </a:prstGeom>
                    <a:noFill/>
                    <a:ln>
                      <a:noFill/>
                    </a:ln>
                    <a:extLst>
                      <a:ext uri="{53640926-AAD7-44D8-BBD7-CCE9431645EC}">
                        <a14:shadowObscured xmlns:a14="http://schemas.microsoft.com/office/drawing/2010/main"/>
                      </a:ext>
                    </a:extLst>
                  </pic:spPr>
                </pic:pic>
              </a:graphicData>
            </a:graphic>
          </wp:anchor>
        </w:drawing>
      </w:r>
    </w:p>
    <w:p w14:paraId="0A476AA5"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612C4E2F" w14:textId="77777777" w:rsidR="005B06DA"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B5B7542" w14:textId="77777777" w:rsidR="005B06DA"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32B3A3D8" w14:textId="77777777" w:rsidR="005B06DA" w:rsidRPr="00C71108"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44" w:history="1">
        <w:r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70D2F52F"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405" w:name="_Toc122601742"/>
      <w:bookmarkStart w:id="4406" w:name="_Toc140506939"/>
      <w:bookmarkStart w:id="4407" w:name="_Toc169968679"/>
      <w:bookmarkStart w:id="4408" w:name="_Toc169969843"/>
      <w:bookmarkStart w:id="4409" w:name="_Toc177077261"/>
      <w:r w:rsidRPr="004373E8">
        <w:rPr>
          <w:rFonts w:cs="Arial"/>
          <w:szCs w:val="22"/>
          <w:lang w:val="vi-VN"/>
        </w:rPr>
        <w:t>What should students do if the bus does not arrive on time at the pick-up point? / Sinh viên cần làm gì nếu xe buýt không đến đúng giờ tại điểm đón?</w:t>
      </w:r>
      <w:bookmarkEnd w:id="4405"/>
      <w:bookmarkEnd w:id="4406"/>
      <w:bookmarkEnd w:id="4407"/>
      <w:bookmarkEnd w:id="4408"/>
      <w:bookmarkEnd w:id="4409"/>
    </w:p>
    <w:p w14:paraId="68150395"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0937608C"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School buses may arrive late at the pick-up/drop-off points due to traffic jams, accidents, prior run delays, etc. Students should arrive at the stop at least 05 - 10 minutes before the scheduled time and please notify the Transportation Team via hotline 0704 068 386 immediately if the bus is not found at the departure time for prompt assistance. For any feedback and further support kindly send email to </w:t>
      </w:r>
      <w:hyperlink r:id="rId45" w:history="1">
        <w:r w:rsidRPr="004373E8">
          <w:rPr>
            <w:rFonts w:ascii="iCiel Avenir LT Std 35 Light" w:hAnsi="iCiel Avenir LT Std 35 Light" w:cs="Arial"/>
            <w:color w:val="0563C1" w:themeColor="hyperlink"/>
            <w:sz w:val="22"/>
            <w:szCs w:val="22"/>
            <w:u w:val="single"/>
            <w:lang w:eastAsia="en-US"/>
          </w:rPr>
          <w:t>transportation@buv.edu.vn</w:t>
        </w:r>
      </w:hyperlink>
      <w:r w:rsidRPr="004373E8">
        <w:rPr>
          <w:rFonts w:ascii="iCiel Avenir LT Std 35 Light" w:hAnsi="iCiel Avenir LT Std 35 Light" w:cs="Arial"/>
          <w:sz w:val="22"/>
          <w:szCs w:val="22"/>
          <w:lang w:eastAsia="en-US"/>
        </w:rPr>
        <w:t>.</w:t>
      </w:r>
    </w:p>
    <w:p w14:paraId="2C7F802D"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Students are recommended to join the appropriate bus route information group by scanning QR code which is mentioned in each bus schedule to be promptly informed on the daily updated traffic situation of each route.</w:t>
      </w:r>
    </w:p>
    <w:p w14:paraId="3265035C"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 xml:space="preserve">Xe buýt của trường có thể đến điểm đón/trả muộn do tắc đường, tai nạn, trễ chuyến trước, v.v. Sinh viên cần có mặt tại điểm đón trước ít nhất từ 05 đến 10 phút và vui lòng liên hệ ngay cho Bộ phận phụ trách xe buýt qua số hotline 0704 068 386 nếu không thấy xe có mặt theo giờ quy định. Sinh viên có thể liên hệ số hotline 0704 068 386 để được hỗ trợ kịp thời hoặc để lại phản hồi và yêu cầu các hỗ trợ khác đến hòm thư  </w:t>
      </w:r>
      <w:hyperlink r:id="rId46" w:history="1">
        <w:r w:rsidRPr="004373E8">
          <w:rPr>
            <w:rFonts w:ascii="iCiel Avenir LT Std 35 Light" w:hAnsi="iCiel Avenir LT Std 35 Light" w:cs="Arial"/>
            <w:i/>
            <w:iCs/>
            <w:color w:val="0563C1" w:themeColor="hyperlink"/>
            <w:sz w:val="22"/>
            <w:szCs w:val="22"/>
            <w:u w:val="single"/>
            <w:lang w:eastAsia="en-US"/>
          </w:rPr>
          <w:t>transportation@buv.edu.vn</w:t>
        </w:r>
      </w:hyperlink>
      <w:r w:rsidRPr="004373E8">
        <w:rPr>
          <w:rFonts w:ascii="iCiel Avenir LT Std 35 Light" w:hAnsi="iCiel Avenir LT Std 35 Light" w:cs="Arial"/>
          <w:i/>
          <w:iCs/>
          <w:sz w:val="22"/>
          <w:szCs w:val="22"/>
          <w:lang w:eastAsia="en-US"/>
        </w:rPr>
        <w:t>.</w:t>
      </w:r>
    </w:p>
    <w:p w14:paraId="683E9F0F"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Sinh viên được khuyến khích tham gia vào các nhóm thông tin của các tuyến xe mà sinh viên quan tâm bằng cách quét mã QR trong lịch xe buýt gửi hàng tuần mà Bộ phận phụ trách xe buýt đã lập ra để nhận được những thông tin cập nhật kịp thời nhất.</w:t>
      </w:r>
    </w:p>
    <w:p w14:paraId="4568FCF5"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410" w:name="_Toc140506940"/>
      <w:bookmarkStart w:id="4411" w:name="_Toc169968680"/>
      <w:bookmarkStart w:id="4412" w:name="_Toc169969844"/>
      <w:bookmarkStart w:id="4413" w:name="_Toc177077262"/>
      <w:r w:rsidRPr="004373E8">
        <w:rPr>
          <w:rFonts w:cs="Arial"/>
          <w:szCs w:val="22"/>
          <w:lang w:val="vi-VN"/>
        </w:rPr>
        <w:t>Can BUV adjust the bus schedule to suit the student's classes? / Nhà trường có thể điều chỉnh lịch trình xe buýt theo lịch học của sinh viên?</w:t>
      </w:r>
      <w:bookmarkEnd w:id="4410"/>
      <w:bookmarkEnd w:id="4411"/>
      <w:bookmarkEnd w:id="4412"/>
      <w:bookmarkEnd w:id="4413"/>
    </w:p>
    <w:p w14:paraId="67BD1C2B"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49056EB5" w14:textId="78DCEC1C" w:rsidR="005B06DA" w:rsidRPr="001A5994" w:rsidRDefault="007C590E" w:rsidP="005B06DA">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Our bus is a shuttle bus service, and the schedule is arranged according to the certain number of students having class or scheduled activities on campus with minimum changes </w:t>
      </w:r>
      <w:bookmarkStart w:id="4414" w:name="_Hlk124847475"/>
      <w:r w:rsidRPr="004373E8">
        <w:rPr>
          <w:rFonts w:ascii="iCiel Avenir LT Std 35 Light" w:hAnsi="iCiel Avenir LT Std 35 Light" w:cs="Arial"/>
          <w:sz w:val="22"/>
          <w:szCs w:val="22"/>
          <w:lang w:eastAsia="en-US"/>
        </w:rPr>
        <w:t>through the semester</w:t>
      </w:r>
      <w:bookmarkEnd w:id="4414"/>
      <w:r w:rsidRPr="004373E8">
        <w:rPr>
          <w:rFonts w:ascii="iCiel Avenir LT Std 35 Light" w:hAnsi="iCiel Avenir LT Std 35 Light" w:cs="Arial"/>
          <w:sz w:val="22"/>
          <w:szCs w:val="22"/>
          <w:lang w:eastAsia="en-US"/>
        </w:rPr>
        <w:t>. It is provided on a first come first served basis and students should use the nearest bus slot for their class start/end time. Unfortunately, we are not providing a bus service for individual schedules or a small number of students but for the majority. You can utilise campus facilities for self-study or extracurricular activities outside while waiting for the bus. Besides, you can use Eco bus to travel from Hanoi to BUV and vice versa.</w:t>
      </w:r>
      <w:r w:rsidR="005B06DA">
        <w:rPr>
          <w:rFonts w:ascii="iCiel Avenir LT Std 35 Light" w:hAnsi="iCiel Avenir LT Std 35 Light" w:cs="Arial"/>
          <w:sz w:val="22"/>
          <w:szCs w:val="22"/>
          <w:lang w:eastAsia="en-US"/>
        </w:rPr>
        <w:t xml:space="preserve"> </w:t>
      </w:r>
      <w:bookmarkStart w:id="4415" w:name="_Hlk171671016"/>
      <w:r w:rsidR="005B06DA" w:rsidRPr="00CD5F90">
        <w:rPr>
          <w:rFonts w:ascii="iCiel Avenir LT Std 35 Light" w:hAnsi="iCiel Avenir LT Std 35 Light" w:cs="Arial"/>
          <w:sz w:val="22"/>
          <w:szCs w:val="22"/>
          <w:lang w:eastAsia="en-US"/>
        </w:rPr>
        <w:t xml:space="preserve">We encourage students to contact the </w:t>
      </w:r>
      <w:r w:rsidR="005B06DA">
        <w:rPr>
          <w:rFonts w:ascii="iCiel Avenir LT Std 35 Light" w:hAnsi="iCiel Avenir LT Std 35 Light" w:cs="Arial"/>
          <w:sz w:val="22"/>
          <w:szCs w:val="22"/>
          <w:lang w:eastAsia="en-US"/>
        </w:rPr>
        <w:t xml:space="preserve">Transportation team </w:t>
      </w:r>
      <w:r w:rsidR="005B06DA" w:rsidRPr="00CD5F90">
        <w:rPr>
          <w:rFonts w:ascii="iCiel Avenir LT Std 35 Light" w:hAnsi="iCiel Avenir LT Std 35 Light" w:cs="Arial"/>
          <w:sz w:val="22"/>
          <w:szCs w:val="22"/>
          <w:lang w:eastAsia="en-US"/>
        </w:rPr>
        <w:t>via</w:t>
      </w:r>
      <w:r w:rsidR="005B06DA">
        <w:rPr>
          <w:rFonts w:ascii="iCiel Avenir LT Std 35 Light" w:hAnsi="iCiel Avenir LT Std 35 Light" w:cs="Arial"/>
          <w:sz w:val="22"/>
          <w:szCs w:val="22"/>
          <w:lang w:eastAsia="en-US"/>
        </w:rPr>
        <w:t xml:space="preserve"> hotline number 0704</w:t>
      </w:r>
      <w:r w:rsidR="008A1BC9">
        <w:rPr>
          <w:rFonts w:ascii="iCiel Avenir LT Std 35 Light" w:hAnsi="iCiel Avenir LT Std 35 Light" w:cs="Arial"/>
          <w:sz w:val="22"/>
          <w:szCs w:val="22"/>
          <w:lang w:eastAsia="en-US"/>
        </w:rPr>
        <w:t xml:space="preserve"> 068 386 and</w:t>
      </w:r>
      <w:r w:rsidR="005B06DA" w:rsidRPr="00CD5F90">
        <w:rPr>
          <w:rFonts w:ascii="iCiel Avenir LT Std 35 Light" w:hAnsi="iCiel Avenir LT Std 35 Light" w:cs="Arial"/>
          <w:sz w:val="22"/>
          <w:szCs w:val="22"/>
          <w:lang w:eastAsia="en-US"/>
        </w:rPr>
        <w:t xml:space="preserve"> email </w:t>
      </w:r>
      <w:hyperlink r:id="rId47" w:history="1">
        <w:r w:rsidR="005B06DA" w:rsidRPr="00F95E36">
          <w:rPr>
            <w:rStyle w:val="Hyperlink"/>
            <w:rFonts w:ascii="iCiel Avenir LT Std 35 Light" w:hAnsi="iCiel Avenir LT Std 35 Light" w:cs="Arial"/>
            <w:sz w:val="22"/>
            <w:szCs w:val="22"/>
            <w:lang w:eastAsia="en-US"/>
          </w:rPr>
          <w:t>transportation@buv.edu.vn</w:t>
        </w:r>
      </w:hyperlink>
      <w:r w:rsidR="005B06DA">
        <w:rPr>
          <w:rFonts w:ascii="iCiel Avenir LT Std 35 Light" w:hAnsi="iCiel Avenir LT Std 35 Light" w:cs="Arial"/>
          <w:sz w:val="22"/>
          <w:szCs w:val="22"/>
          <w:lang w:eastAsia="en-US"/>
        </w:rPr>
        <w:t xml:space="preserve"> </w:t>
      </w:r>
      <w:r w:rsidR="005B06DA" w:rsidRPr="00CD5F90">
        <w:rPr>
          <w:rFonts w:ascii="iCiel Avenir LT Std 35 Light" w:hAnsi="iCiel Avenir LT Std 35 Light" w:cs="Arial"/>
          <w:sz w:val="22"/>
          <w:szCs w:val="22"/>
          <w:lang w:eastAsia="en-US"/>
        </w:rPr>
        <w:t>for more detailed information.</w:t>
      </w:r>
      <w:bookmarkEnd w:id="4415"/>
    </w:p>
    <w:p w14:paraId="5CEE7D4E" w14:textId="7074E626"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p>
    <w:p w14:paraId="2BC88F74" w14:textId="77777777" w:rsidR="005B06DA" w:rsidRPr="00C71108" w:rsidRDefault="007C590E" w:rsidP="005B06DA">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eastAsia="en-US"/>
        </w:rPr>
        <w:t>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nh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v</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n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nh theo chuy</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x</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p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ph</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thu</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o s</w:t>
      </w:r>
      <w:r w:rsidRPr="004373E8">
        <w:rPr>
          <w:rFonts w:ascii="iCiel Avenir LT Std 35 Light" w:hAnsi="iCiel Avenir LT Std 35 Light" w:cs="Calibri"/>
          <w:i/>
          <w:iCs/>
          <w:sz w:val="22"/>
          <w:szCs w:val="22"/>
          <w:lang w:eastAsia="en-US"/>
        </w:rPr>
        <w:t>ố</w:t>
      </w:r>
      <w:r w:rsidRPr="004373E8">
        <w:rPr>
          <w:rFonts w:ascii="iCiel Avenir LT Std 35 Light" w:hAnsi="iCiel Avenir LT Std 35 Light" w:cs="Arial"/>
          <w:i/>
          <w:iCs/>
          <w:sz w:val="22"/>
          <w:szCs w:val="22"/>
          <w:lang w:eastAsia="en-US"/>
        </w:rPr>
        <w:t xml:space="preserve"> l</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ng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tham gia 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c t</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p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sinh ho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t t</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cũng.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xe s</w:t>
      </w:r>
      <w:r w:rsidRPr="004373E8">
        <w:rPr>
          <w:rFonts w:ascii="iCiel Avenir LT Std 35 Light" w:hAnsi="iCiel Avenir LT Std 35 Light" w:cs="Calibri"/>
          <w:i/>
          <w:iCs/>
          <w:sz w:val="22"/>
          <w:szCs w:val="22"/>
          <w:lang w:eastAsia="en-US"/>
        </w:rPr>
        <w:t>ẽ</w:t>
      </w:r>
      <w:r w:rsidRPr="004373E8">
        <w:rPr>
          <w:rFonts w:ascii="iCiel Avenir LT Std 35 Light" w:hAnsi="iCiel Avenir LT Std 35 Light" w:cs="Arial"/>
          <w:i/>
          <w:iCs/>
          <w:sz w:val="22"/>
          <w:szCs w:val="22"/>
          <w:lang w:eastAsia="en-US"/>
        </w:rPr>
        <w:t xml:space="preserve"> h</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n ch</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 xml:space="preserve"> t</w:t>
      </w:r>
      <w:r w:rsidRPr="004373E8">
        <w:rPr>
          <w:rFonts w:ascii="iCiel Avenir LT Std 35 Light" w:hAnsi="iCiel Avenir LT Std 35 Light" w:cs="Calibri"/>
          <w:i/>
          <w:iCs/>
          <w:sz w:val="22"/>
          <w:szCs w:val="22"/>
          <w:lang w:eastAsia="en-US"/>
        </w:rPr>
        <w:t>ố</w:t>
      </w:r>
      <w:r w:rsidRPr="004373E8">
        <w:rPr>
          <w:rFonts w:ascii="iCiel Avenir LT Std 35 Light" w:hAnsi="iCiel Avenir LT Std 35 Light" w:cs="Arial"/>
          <w:i/>
          <w:iCs/>
          <w:sz w:val="22"/>
          <w:szCs w:val="22"/>
          <w:lang w:eastAsia="en-US"/>
        </w:rPr>
        <w:t>i thi</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u vi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 xml:space="preserve">c thay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ổ</w:t>
      </w:r>
      <w:r w:rsidRPr="004373E8">
        <w:rPr>
          <w:rFonts w:ascii="iCiel Avenir LT Std 35 Light" w:hAnsi="iCiel Avenir LT Std 35 Light" w:cs="Arial"/>
          <w:i/>
          <w:iCs/>
          <w:sz w:val="22"/>
          <w:szCs w:val="22"/>
          <w:lang w:eastAsia="en-US"/>
        </w:rPr>
        <w:t>i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tr</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 xml:space="preserve">nh </w:t>
      </w:r>
      <w:bookmarkStart w:id="4416" w:name="_Hlk124847521"/>
      <w:r w:rsidRPr="004373E8">
        <w:rPr>
          <w:rFonts w:ascii="iCiel Avenir LT Std 35 Light" w:hAnsi="iCiel Avenir LT Std 35 Light" w:cs="Arial"/>
          <w:i/>
          <w:iCs/>
          <w:sz w:val="22"/>
          <w:szCs w:val="22"/>
          <w:lang w:eastAsia="en-US"/>
        </w:rPr>
        <w:t>trong suốt kỳ học</w:t>
      </w:r>
      <w:bookmarkEnd w:id="4416"/>
      <w:r w:rsidRPr="004373E8">
        <w:rPr>
          <w:rFonts w:ascii="iCiel Avenir LT Std 35 Light" w:hAnsi="iCiel Avenir LT Std 35 Light" w:cs="Arial"/>
          <w:i/>
          <w:iCs/>
          <w:sz w:val="22"/>
          <w:szCs w:val="22"/>
          <w:lang w:eastAsia="en-US"/>
        </w:rPr>
        <w:t>.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 xml:space="preserve">t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n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nh theo nguy</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ắ</w:t>
      </w:r>
      <w:r w:rsidRPr="004373E8">
        <w:rPr>
          <w:rFonts w:ascii="iCiel Avenir LT Std 35 Light" w:hAnsi="iCiel Avenir LT Std 35 Light" w:cs="Arial"/>
          <w:i/>
          <w:iCs/>
          <w:sz w:val="22"/>
          <w:szCs w:val="22"/>
          <w:lang w:eastAsia="en-US"/>
        </w:rPr>
        <w:t xml:space="preserve">c </w:t>
      </w:r>
      <w:r w:rsidRPr="004373E8">
        <w:rPr>
          <w:rFonts w:ascii="iCiel Avenir LT Std 35 Light" w:hAnsi="iCiel Avenir LT Std 35 Light" w:cs="Avenir Next LT Pro"/>
          <w:i/>
          <w:iCs/>
          <w:sz w:val="22"/>
          <w:szCs w:val="22"/>
          <w:lang w:eastAsia="en-US"/>
        </w:rPr>
        <w:t>“</w:t>
      </w:r>
      <w:r w:rsidRPr="004373E8">
        <w:rPr>
          <w:rFonts w:ascii="iCiel Avenir LT Std 35 Light" w:hAnsi="iCiel Avenir LT Std 35 Light" w:cs="Arial"/>
          <w:i/>
          <w:iCs/>
          <w:sz w:val="22"/>
          <w:szCs w:val="22"/>
          <w:lang w:eastAsia="en-US"/>
        </w:rPr>
        <w:t xml:space="preserve">Ai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tr</w:t>
      </w:r>
      <w:r w:rsidRPr="004373E8">
        <w:rPr>
          <w:rFonts w:ascii="iCiel Avenir LT Std 35 Light" w:hAnsi="iCiel Avenir LT Std 35 Light" w:cs="Calibri"/>
          <w:i/>
          <w:iCs/>
          <w:sz w:val="22"/>
          <w:szCs w:val="22"/>
          <w:lang w:eastAsia="en-US"/>
        </w:rPr>
        <w:t>ướ</w:t>
      </w:r>
      <w:r w:rsidRPr="004373E8">
        <w:rPr>
          <w:rFonts w:ascii="iCiel Avenir LT Std 35 Light" w:hAnsi="iCiel Avenir LT Std 35 Light" w:cs="Arial"/>
          <w:i/>
          <w:iCs/>
          <w:sz w:val="22"/>
          <w:szCs w:val="22"/>
          <w:lang w:eastAsia="en-US"/>
        </w:rPr>
        <w:t xml:space="preserve">c,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ph</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ướ</w:t>
      </w:r>
      <w:r w:rsidRPr="004373E8">
        <w:rPr>
          <w:rFonts w:ascii="iCiel Avenir LT Std 35 Light" w:hAnsi="iCiel Avenir LT Std 35 Light" w:cs="Arial"/>
          <w:i/>
          <w:iCs/>
          <w:sz w:val="22"/>
          <w:szCs w:val="22"/>
          <w:lang w:eastAsia="en-US"/>
        </w:rPr>
        <w:t>c</w:t>
      </w:r>
      <w:r w:rsidRPr="004373E8">
        <w:rPr>
          <w:rFonts w:ascii="iCiel Avenir LT Std 35 Light" w:hAnsi="iCiel Avenir LT Std 35 Light" w:cs="Avenir Next LT Pro"/>
          <w:i/>
          <w:iCs/>
          <w:sz w:val="22"/>
          <w:szCs w:val="22"/>
          <w:lang w:eastAsia="en-US"/>
        </w:rPr>
        <w:t>”</w:t>
      </w:r>
      <w:r w:rsidRPr="004373E8">
        <w:rPr>
          <w:rFonts w:ascii="iCiel Avenir LT Std 35 Light" w:hAnsi="iCiel Avenir LT Std 35 Light" w:cs="Arial"/>
          <w:i/>
          <w:iCs/>
          <w:sz w:val="22"/>
          <w:szCs w:val="22"/>
          <w:lang w:eastAsia="en-US"/>
        </w:rPr>
        <w:t xml:space="preserve"> n</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a ch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tr</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nh g</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n nh</w:t>
      </w:r>
      <w:r w:rsidRPr="004373E8">
        <w:rPr>
          <w:rFonts w:ascii="iCiel Avenir LT Std 35 Light" w:hAnsi="iCiel Avenir LT Std 35 Light" w:cs="Calibri"/>
          <w:i/>
          <w:iCs/>
          <w:sz w:val="22"/>
          <w:szCs w:val="22"/>
          <w:lang w:eastAsia="en-US"/>
        </w:rPr>
        <w:t>ấ</w:t>
      </w:r>
      <w:r w:rsidRPr="004373E8">
        <w:rPr>
          <w:rFonts w:ascii="iCiel Avenir LT Std 35 Light" w:hAnsi="iCiel Avenir LT Std 35 Light" w:cs="Arial"/>
          <w:i/>
          <w:iCs/>
          <w:sz w:val="22"/>
          <w:szCs w:val="22"/>
          <w:lang w:eastAsia="en-US"/>
        </w:rPr>
        <w:t>t v</w:t>
      </w:r>
      <w:r w:rsidRPr="004373E8">
        <w:rPr>
          <w:rFonts w:ascii="iCiel Avenir LT Std 35 Light" w:hAnsi="iCiel Avenir LT Std 35 Light" w:cs="Calibri"/>
          <w:i/>
          <w:iCs/>
          <w:sz w:val="22"/>
          <w:szCs w:val="22"/>
          <w:lang w:eastAsia="en-US"/>
        </w:rPr>
        <w:t>ớ</w:t>
      </w:r>
      <w:r w:rsidRPr="004373E8">
        <w:rPr>
          <w:rFonts w:ascii="iCiel Avenir LT Std 35 Light" w:hAnsi="iCiel Avenir LT Std 35 Light" w:cs="Arial"/>
          <w:i/>
          <w:iCs/>
          <w:sz w:val="22"/>
          <w:szCs w:val="22"/>
          <w:lang w:eastAsia="en-US"/>
        </w:rPr>
        <w:t>i gi</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ớ</w:t>
      </w:r>
      <w:r w:rsidRPr="004373E8">
        <w:rPr>
          <w:rFonts w:ascii="iCiel Avenir LT Std 35 Light" w:hAnsi="iCiel Avenir LT Std 35 Light" w:cs="Arial"/>
          <w:i/>
          <w:iCs/>
          <w:sz w:val="22"/>
          <w:szCs w:val="22"/>
          <w:lang w:eastAsia="en-US"/>
        </w:rPr>
        <w:t>p/gi</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tan 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c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m</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nh. Nh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hi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ch</w:t>
      </w:r>
      <w:r w:rsidRPr="004373E8">
        <w:rPr>
          <w:rFonts w:ascii="iCiel Avenir LT Std 35 Light" w:hAnsi="iCiel Avenir LT Std 35 Light" w:cs="Calibri"/>
          <w:i/>
          <w:iCs/>
          <w:sz w:val="22"/>
          <w:szCs w:val="22"/>
          <w:lang w:eastAsia="en-US"/>
        </w:rPr>
        <w:t>ư</w:t>
      </w:r>
      <w:r w:rsidRPr="004373E8">
        <w:rPr>
          <w:rFonts w:ascii="iCiel Avenir LT Std 35 Light" w:hAnsi="iCiel Avenir LT Std 35 Light" w:cs="Arial"/>
          <w:i/>
          <w:iCs/>
          <w:sz w:val="22"/>
          <w:szCs w:val="22"/>
          <w:lang w:eastAsia="en-US"/>
        </w:rPr>
        <w:t>a th</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c hi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n 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theo nhu c</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u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 xml:space="preserve"> nh</w:t>
      </w:r>
      <w:r w:rsidRPr="004373E8">
        <w:rPr>
          <w:rFonts w:ascii="iCiel Avenir LT Std 35 Light" w:hAnsi="iCiel Avenir LT Std 35 Light" w:cs="Avenir Next LT Pro"/>
          <w:i/>
          <w:iCs/>
          <w:sz w:val="22"/>
          <w:szCs w:val="22"/>
          <w:lang w:eastAsia="en-US"/>
        </w:rPr>
        <w:t>â</w:t>
      </w:r>
      <w:r w:rsidRPr="004373E8">
        <w:rPr>
          <w:rFonts w:ascii="iCiel Avenir LT Std 35 Light" w:hAnsi="iCiel Avenir LT Std 35 Light" w:cs="Arial"/>
          <w:i/>
          <w:iCs/>
          <w:sz w:val="22"/>
          <w:szCs w:val="22"/>
          <w:lang w:eastAsia="en-US"/>
        </w:rPr>
        <w:t>n ho</w:t>
      </w:r>
      <w:r w:rsidRPr="004373E8">
        <w:rPr>
          <w:rFonts w:ascii="iCiel Avenir LT Std 35 Light" w:hAnsi="iCiel Avenir LT Std 35 Light" w:cs="Calibri"/>
          <w:i/>
          <w:iCs/>
          <w:sz w:val="22"/>
          <w:szCs w:val="22"/>
          <w:lang w:eastAsia="en-US"/>
        </w:rPr>
        <w:t>ặ</w:t>
      </w:r>
      <w:r w:rsidRPr="004373E8">
        <w:rPr>
          <w:rFonts w:ascii="iCiel Avenir LT Std 35 Light" w:hAnsi="iCiel Avenir LT Std 35 Light" w:cs="Arial"/>
          <w:i/>
          <w:iCs/>
          <w:sz w:val="22"/>
          <w:szCs w:val="22"/>
          <w:lang w:eastAsia="en-US"/>
        </w:rPr>
        <w:t>c m</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t nh</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m nh</w:t>
      </w:r>
      <w:r w:rsidRPr="004373E8">
        <w:rPr>
          <w:rFonts w:ascii="iCiel Avenir LT Std 35 Light" w:hAnsi="iCiel Avenir LT Std 35 Light" w:cs="Calibri"/>
          <w:i/>
          <w:iCs/>
          <w:sz w:val="22"/>
          <w:szCs w:val="22"/>
          <w:lang w:eastAsia="en-US"/>
        </w:rPr>
        <w:t>ỏ</w:t>
      </w:r>
      <w:r w:rsidRPr="004373E8">
        <w:rPr>
          <w:rFonts w:ascii="iCiel Avenir LT Std 35 Light" w:hAnsi="iCiel Avenir LT Std 35 Light" w:cs="Arial"/>
          <w:i/>
          <w:iCs/>
          <w:sz w:val="22"/>
          <w:szCs w:val="22"/>
          <w:lang w:eastAsia="en-US"/>
        </w:rPr>
        <w:t xml:space="preserve">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 xml:space="preserve"> th</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s</w:t>
      </w:r>
      <w:r w:rsidRPr="004373E8">
        <w:rPr>
          <w:rFonts w:ascii="iCiel Avenir LT Std 35 Light" w:hAnsi="iCiel Avenir LT Std 35 Light" w:cs="Calibri"/>
          <w:i/>
          <w:iCs/>
          <w:sz w:val="22"/>
          <w:szCs w:val="22"/>
          <w:lang w:eastAsia="en-US"/>
        </w:rPr>
        <w:t>ử</w:t>
      </w:r>
      <w:r w:rsidRPr="004373E8">
        <w:rPr>
          <w:rFonts w:ascii="iCiel Avenir LT Std 35 Light" w:hAnsi="iCiel Avenir LT Std 35 Light" w:cs="Arial"/>
          <w:i/>
          <w:iCs/>
          <w:sz w:val="22"/>
          <w:szCs w:val="22"/>
          <w:lang w:eastAsia="en-US"/>
        </w:rPr>
        <w:t xml:space="preserve"> d</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ng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ti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 xml:space="preserve">n </w:t>
      </w:r>
      <w:r w:rsidRPr="004373E8">
        <w:rPr>
          <w:rFonts w:ascii="iCiel Avenir LT Std 35 Light" w:hAnsi="iCiel Avenir LT Std 35 Light" w:cs="Avenir Next LT Pro"/>
          <w:i/>
          <w:iCs/>
          <w:sz w:val="22"/>
          <w:szCs w:val="22"/>
          <w:lang w:eastAsia="en-US"/>
        </w:rPr>
        <w:t>í</w:t>
      </w:r>
      <w:r w:rsidRPr="004373E8">
        <w:rPr>
          <w:rFonts w:ascii="iCiel Avenir LT Std 35 Light" w:hAnsi="iCiel Avenir LT Std 35 Light" w:cs="Arial"/>
          <w:i/>
          <w:iCs/>
          <w:sz w:val="22"/>
          <w:szCs w:val="22"/>
          <w:lang w:eastAsia="en-US"/>
        </w:rPr>
        <w:t>ch kh</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ho</w:t>
      </w:r>
      <w:r w:rsidRPr="004373E8">
        <w:rPr>
          <w:rFonts w:ascii="iCiel Avenir LT Std 35 Light" w:hAnsi="iCiel Avenir LT Std 35 Light" w:cs="Calibri"/>
          <w:i/>
          <w:iCs/>
          <w:sz w:val="22"/>
          <w:szCs w:val="22"/>
          <w:lang w:eastAsia="en-US"/>
        </w:rPr>
        <w:t>ặ</w:t>
      </w:r>
      <w:r w:rsidRPr="004373E8">
        <w:rPr>
          <w:rFonts w:ascii="iCiel Avenir LT Std 35 Light" w:hAnsi="iCiel Avenir LT Std 35 Light" w:cs="Arial"/>
          <w:i/>
          <w:iCs/>
          <w:sz w:val="22"/>
          <w:szCs w:val="22"/>
          <w:lang w:eastAsia="en-US"/>
        </w:rPr>
        <w:t>c tham gia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ho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 xml:space="preserve">t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ng ngo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kh</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a trong th</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i gian ch</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Ngo</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i ra,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 xml:space="preserve"> th</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l</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a ch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n s</w:t>
      </w:r>
      <w:r w:rsidRPr="004373E8">
        <w:rPr>
          <w:rFonts w:ascii="iCiel Avenir LT Std 35 Light" w:hAnsi="iCiel Avenir LT Std 35 Light" w:cs="Calibri"/>
          <w:i/>
          <w:iCs/>
          <w:sz w:val="22"/>
          <w:szCs w:val="22"/>
          <w:lang w:eastAsia="en-US"/>
        </w:rPr>
        <w:t>ử</w:t>
      </w:r>
      <w:r w:rsidRPr="004373E8">
        <w:rPr>
          <w:rFonts w:ascii="iCiel Avenir LT Std 35 Light" w:hAnsi="iCiel Avenir LT Std 35 Light" w:cs="Arial"/>
          <w:i/>
          <w:iCs/>
          <w:sz w:val="22"/>
          <w:szCs w:val="22"/>
          <w:lang w:eastAsia="en-US"/>
        </w:rPr>
        <w:t xml:space="preserve"> d</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ng 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 xml:space="preserve">a Ecopark (Ecobus)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di chuy</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ừ</w:t>
      </w:r>
      <w:r w:rsidRPr="004373E8">
        <w:rPr>
          <w:rFonts w:ascii="iCiel Avenir LT Std 35 Light" w:hAnsi="iCiel Avenir LT Std 35 Light" w:cs="Arial"/>
          <w:i/>
          <w:iCs/>
          <w:sz w:val="22"/>
          <w:szCs w:val="22"/>
          <w:lang w:eastAsia="en-US"/>
        </w:rPr>
        <w:t xml:space="preserve">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N</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 xml:space="preserve">i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BUV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ng</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l</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w:t>
      </w:r>
      <w:r w:rsidR="005B06DA">
        <w:rPr>
          <w:rFonts w:ascii="iCiel Avenir LT Std 35 Light" w:hAnsi="iCiel Avenir LT Std 35 Light" w:cs="Arial"/>
          <w:i/>
          <w:iCs/>
          <w:sz w:val="22"/>
          <w:szCs w:val="22"/>
          <w:lang w:eastAsia="en-US"/>
        </w:rPr>
        <w:t xml:space="preserve"> </w:t>
      </w:r>
      <w:bookmarkStart w:id="4417" w:name="_Hlk171671033"/>
      <w:r w:rsidR="005B06DA" w:rsidRPr="002C711C">
        <w:rPr>
          <w:rFonts w:ascii="iCiel Avenir LT Std 35 Light" w:hAnsi="iCiel Avenir LT Std 35 Light" w:cs="Arial"/>
          <w:i/>
          <w:iCs/>
          <w:sz w:val="22"/>
          <w:szCs w:val="22"/>
          <w:lang w:val="vi-VN"/>
        </w:rPr>
        <w:t>Nhà tr</w:t>
      </w:r>
      <w:r w:rsidR="005B06DA" w:rsidRPr="002C711C">
        <w:rPr>
          <w:rFonts w:ascii="iCiel Avenir LT Std 35 Light" w:hAnsi="iCiel Avenir LT Std 35 Light" w:cs="Calibri"/>
          <w:i/>
          <w:iCs/>
          <w:sz w:val="22"/>
          <w:szCs w:val="22"/>
          <w:lang w:val="vi-VN"/>
        </w:rPr>
        <w:t>ườ</w:t>
      </w:r>
      <w:r w:rsidR="005B06DA" w:rsidRPr="002C711C">
        <w:rPr>
          <w:rFonts w:ascii="iCiel Avenir LT Std 35 Light" w:hAnsi="iCiel Avenir LT Std 35 Light" w:cs="Arial"/>
          <w:i/>
          <w:iCs/>
          <w:sz w:val="22"/>
          <w:szCs w:val="22"/>
          <w:lang w:val="vi-VN"/>
        </w:rPr>
        <w:t>ng khuy</w:t>
      </w:r>
      <w:r w:rsidR="005B06DA" w:rsidRPr="002C711C">
        <w:rPr>
          <w:rFonts w:ascii="iCiel Avenir LT Std 35 Light" w:hAnsi="iCiel Avenir LT Std 35 Light" w:cs="Calibri"/>
          <w:i/>
          <w:iCs/>
          <w:sz w:val="22"/>
          <w:szCs w:val="22"/>
          <w:lang w:val="vi-VN"/>
        </w:rPr>
        <w:t>ế</w:t>
      </w:r>
      <w:r w:rsidR="005B06DA" w:rsidRPr="002C711C">
        <w:rPr>
          <w:rFonts w:ascii="iCiel Avenir LT Std 35 Light" w:hAnsi="iCiel Avenir LT Std 35 Light" w:cs="Arial"/>
          <w:i/>
          <w:iCs/>
          <w:sz w:val="22"/>
          <w:szCs w:val="22"/>
          <w:lang w:val="vi-VN"/>
        </w:rPr>
        <w:t>n kh</w:t>
      </w:r>
      <w:r w:rsidR="005B06DA" w:rsidRPr="002C711C">
        <w:rPr>
          <w:rFonts w:ascii="iCiel Avenir LT Std 35 Light" w:hAnsi="iCiel Avenir LT Std 35 Light" w:cs="Avenir Next LT Pro"/>
          <w:i/>
          <w:iCs/>
          <w:sz w:val="22"/>
          <w:szCs w:val="22"/>
          <w:lang w:val="vi-VN"/>
        </w:rPr>
        <w:t>í</w:t>
      </w:r>
      <w:r w:rsidR="005B06DA" w:rsidRPr="002C711C">
        <w:rPr>
          <w:rFonts w:ascii="iCiel Avenir LT Std 35 Light" w:hAnsi="iCiel Avenir LT Std 35 Light" w:cs="Arial"/>
          <w:i/>
          <w:iCs/>
          <w:sz w:val="22"/>
          <w:szCs w:val="22"/>
          <w:lang w:val="vi-VN"/>
        </w:rPr>
        <w:t>ch sinh vi</w:t>
      </w:r>
      <w:r w:rsidR="005B06DA" w:rsidRPr="002C711C">
        <w:rPr>
          <w:rFonts w:ascii="iCiel Avenir LT Std 35 Light" w:hAnsi="iCiel Avenir LT Std 35 Light" w:cs="Avenir Next LT Pro"/>
          <w:i/>
          <w:iCs/>
          <w:sz w:val="22"/>
          <w:szCs w:val="22"/>
          <w:lang w:val="vi-VN"/>
        </w:rPr>
        <w:t>ê</w:t>
      </w:r>
      <w:r w:rsidR="005B06DA" w:rsidRPr="002C711C">
        <w:rPr>
          <w:rFonts w:ascii="iCiel Avenir LT Std 35 Light" w:hAnsi="iCiel Avenir LT Std 35 Light" w:cs="Arial"/>
          <w:i/>
          <w:iCs/>
          <w:sz w:val="22"/>
          <w:szCs w:val="22"/>
          <w:lang w:val="vi-VN"/>
        </w:rPr>
        <w:t xml:space="preserve">n trao </w:t>
      </w:r>
      <w:r w:rsidR="005B06DA" w:rsidRPr="002C711C">
        <w:rPr>
          <w:rFonts w:ascii="iCiel Avenir LT Std 35 Light" w:hAnsi="iCiel Avenir LT Std 35 Light" w:cs="Avenir Next LT Pro"/>
          <w:i/>
          <w:iCs/>
          <w:sz w:val="22"/>
          <w:szCs w:val="22"/>
          <w:lang w:val="vi-VN"/>
        </w:rPr>
        <w:t>đ</w:t>
      </w:r>
      <w:r w:rsidR="005B06DA" w:rsidRPr="002C711C">
        <w:rPr>
          <w:rFonts w:ascii="iCiel Avenir LT Std 35 Light" w:hAnsi="iCiel Avenir LT Std 35 Light" w:cs="Calibri"/>
          <w:i/>
          <w:iCs/>
          <w:sz w:val="22"/>
          <w:szCs w:val="22"/>
          <w:lang w:val="vi-VN"/>
        </w:rPr>
        <w:t>ổ</w:t>
      </w:r>
      <w:r w:rsidR="005B06DA" w:rsidRPr="002C711C">
        <w:rPr>
          <w:rFonts w:ascii="iCiel Avenir LT Std 35 Light" w:hAnsi="iCiel Avenir LT Std 35 Light" w:cs="Arial"/>
          <w:i/>
          <w:iCs/>
          <w:sz w:val="22"/>
          <w:szCs w:val="22"/>
          <w:lang w:val="vi-VN"/>
        </w:rPr>
        <w:t>i v</w:t>
      </w:r>
      <w:r w:rsidR="005B06DA" w:rsidRPr="002C711C">
        <w:rPr>
          <w:rFonts w:ascii="iCiel Avenir LT Std 35 Light" w:hAnsi="iCiel Avenir LT Std 35 Light" w:cs="Calibri"/>
          <w:i/>
          <w:iCs/>
          <w:sz w:val="22"/>
          <w:szCs w:val="22"/>
          <w:lang w:val="vi-VN"/>
        </w:rPr>
        <w:t>ớ</w:t>
      </w:r>
      <w:r w:rsidR="005B06DA" w:rsidRPr="002C711C">
        <w:rPr>
          <w:rFonts w:ascii="iCiel Avenir LT Std 35 Light" w:hAnsi="iCiel Avenir LT Std 35 Light" w:cs="Arial"/>
          <w:i/>
          <w:iCs/>
          <w:sz w:val="22"/>
          <w:szCs w:val="22"/>
          <w:lang w:val="vi-VN"/>
        </w:rPr>
        <w:t xml:space="preserve">i </w:t>
      </w:r>
      <w:r w:rsidR="005B06DA">
        <w:rPr>
          <w:rFonts w:ascii="iCiel Avenir LT Std 35 Light" w:hAnsi="iCiel Avenir LT Std 35 Light" w:cs="Arial"/>
          <w:i/>
          <w:iCs/>
          <w:sz w:val="22"/>
          <w:szCs w:val="22"/>
        </w:rPr>
        <w:t>Bộ phận Transportation qua số hotline 0704 068 386</w:t>
      </w:r>
      <w:r w:rsidR="005B06DA" w:rsidRPr="002C711C">
        <w:rPr>
          <w:rFonts w:ascii="iCiel Avenir LT Std 35 Light" w:hAnsi="iCiel Avenir LT Std 35 Light" w:cs="Arial"/>
          <w:i/>
          <w:iCs/>
          <w:sz w:val="22"/>
          <w:szCs w:val="22"/>
          <w:lang w:val="vi-VN"/>
        </w:rPr>
        <w:t xml:space="preserve"> </w:t>
      </w:r>
      <w:r w:rsidR="005B06DA">
        <w:rPr>
          <w:rFonts w:ascii="iCiel Avenir LT Std 35 Light" w:hAnsi="iCiel Avenir LT Std 35 Light" w:cs="Arial"/>
          <w:i/>
          <w:iCs/>
          <w:sz w:val="22"/>
          <w:szCs w:val="22"/>
        </w:rPr>
        <w:t>hoặc thông qua</w:t>
      </w:r>
      <w:r w:rsidR="005B06DA" w:rsidRPr="002C711C">
        <w:rPr>
          <w:rFonts w:ascii="iCiel Avenir LT Std 35 Light" w:hAnsi="iCiel Avenir LT Std 35 Light" w:cs="Arial"/>
          <w:i/>
          <w:iCs/>
          <w:sz w:val="22"/>
          <w:szCs w:val="22"/>
          <w:lang w:val="vi-VN"/>
        </w:rPr>
        <w:t xml:space="preserve"> email </w:t>
      </w:r>
      <w:hyperlink r:id="rId48" w:history="1">
        <w:r w:rsidR="005B06DA" w:rsidRPr="00F95E36">
          <w:rPr>
            <w:rStyle w:val="Hyperlink"/>
            <w:rFonts w:ascii="iCiel Avenir LT Std 35 Light" w:hAnsi="iCiel Avenir LT Std 35 Light" w:cs="Arial"/>
            <w:i/>
            <w:iCs/>
            <w:sz w:val="22"/>
            <w:szCs w:val="22"/>
          </w:rPr>
          <w:t>transportation@buv.edu.vn</w:t>
        </w:r>
      </w:hyperlink>
      <w:r w:rsidR="005B06DA" w:rsidRPr="002C711C">
        <w:rPr>
          <w:rStyle w:val="Hyperlink"/>
          <w:rFonts w:ascii="iCiel Avenir LT Std 35 Light" w:hAnsi="iCiel Avenir LT Std 35 Light" w:cs="Arial"/>
          <w:sz w:val="22"/>
          <w:szCs w:val="22"/>
        </w:rPr>
        <w:t xml:space="preserve"> </w:t>
      </w:r>
      <w:r w:rsidR="005B06DA">
        <w:rPr>
          <w:rFonts w:ascii="iCiel Avenir LT Std 35 Light" w:hAnsi="iCiel Avenir LT Std 35 Light" w:cs="Arial"/>
          <w:i/>
          <w:iCs/>
          <w:sz w:val="22"/>
          <w:szCs w:val="22"/>
        </w:rPr>
        <w:t>để có thêm thông tin chi tiết.</w:t>
      </w:r>
    </w:p>
    <w:p w14:paraId="63C0B9FE"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418" w:name="_Toc169968681"/>
      <w:bookmarkStart w:id="4419" w:name="_Toc169969845"/>
      <w:bookmarkStart w:id="4420" w:name="_Toc177077263"/>
      <w:bookmarkEnd w:id="4417"/>
      <w:r w:rsidRPr="004373E8">
        <w:rPr>
          <w:rFonts w:cs="Arial"/>
          <w:szCs w:val="22"/>
          <w:lang w:val="vi-VN"/>
        </w:rPr>
        <w:t>What should I do in the event of “inclement weather”? / Tôi nên làm gì khi gặp phải thời tiết khác nghiệt khi đứng chờ xe buýt.</w:t>
      </w:r>
      <w:bookmarkEnd w:id="4418"/>
      <w:bookmarkEnd w:id="4419"/>
      <w:bookmarkEnd w:id="4420"/>
    </w:p>
    <w:p w14:paraId="73AC30B8"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trả lời:</w:t>
      </w:r>
    </w:p>
    <w:p w14:paraId="2FD5EED1" w14:textId="3BFA0DA3"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691BD53B">
        <w:rPr>
          <w:rFonts w:ascii="iCiel Avenir LT Std 35 Light" w:hAnsi="iCiel Avenir LT Std 35 Light" w:cs="Arial"/>
          <w:sz w:val="22"/>
          <w:szCs w:val="22"/>
          <w:lang w:eastAsia="en-US"/>
        </w:rPr>
        <w:t xml:space="preserve">During harsh weather conditions, drivers are instructed to follow certain procedures to ensure the safety of the trips that could result in the bus being delayed. Students should arrive at the stop at least 05 minutes before the scheduled time and wait for at least 15 minutes after the scheduled time. While waiting for the bus, students should </w:t>
      </w:r>
      <w:r w:rsidR="0F890824" w:rsidRPr="691BD53B">
        <w:rPr>
          <w:rFonts w:ascii="iCiel Avenir LT Std 35 Light" w:hAnsi="iCiel Avenir LT Std 35 Light" w:cs="Arial"/>
          <w:sz w:val="22"/>
          <w:szCs w:val="22"/>
          <w:lang w:eastAsia="en-US"/>
        </w:rPr>
        <w:t xml:space="preserve">stay </w:t>
      </w:r>
      <w:bookmarkStart w:id="4421" w:name="_Hlk172722135"/>
      <w:r w:rsidR="0F890824" w:rsidRPr="691BD53B">
        <w:rPr>
          <w:rFonts w:ascii="iCiel Avenir LT Std 35 Light" w:hAnsi="iCiel Avenir LT Std 35 Light" w:cs="Arial"/>
          <w:sz w:val="22"/>
          <w:szCs w:val="22"/>
          <w:lang w:eastAsia="en-US"/>
        </w:rPr>
        <w:t>indoors</w:t>
      </w:r>
      <w:bookmarkEnd w:id="4421"/>
      <w:r w:rsidRPr="691BD53B">
        <w:rPr>
          <w:rFonts w:ascii="iCiel Avenir LT Std 35 Light" w:hAnsi="iCiel Avenir LT Std 35 Light" w:cs="Arial"/>
          <w:sz w:val="22"/>
          <w:szCs w:val="22"/>
          <w:lang w:eastAsia="en-US"/>
        </w:rPr>
        <w:t xml:space="preserve"> near the pick-up point and only go outside when the bus arrives. Should you need any immediate support, please contact </w:t>
      </w:r>
      <w:r w:rsidR="00425DEC" w:rsidRPr="691BD53B">
        <w:rPr>
          <w:rFonts w:ascii="iCiel Avenir LT Std 35 Light" w:hAnsi="iCiel Avenir LT Std 35 Light" w:cs="Arial"/>
          <w:sz w:val="22"/>
          <w:szCs w:val="22"/>
          <w:lang w:eastAsia="en-US"/>
        </w:rPr>
        <w:t>the transportation</w:t>
      </w:r>
      <w:r w:rsidRPr="691BD53B">
        <w:rPr>
          <w:rFonts w:ascii="iCiel Avenir LT Std 35 Light" w:hAnsi="iCiel Avenir LT Std 35 Light" w:cs="Arial"/>
          <w:sz w:val="22"/>
          <w:szCs w:val="22"/>
          <w:lang w:eastAsia="en-US"/>
        </w:rPr>
        <w:t xml:space="preserve"> team at 0704 068 386.</w:t>
      </w:r>
    </w:p>
    <w:p w14:paraId="3D379806"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Trong điều kiện thời thiết khắc nghiệt, lái xe phải tuần thủ các quy trình nhất định để đảm bảo sự an toàn cho hành trình dẫn đến việc xe có thể đến điểm đón muộn hơn so với lịch trình. Sinh viên nên có mặt tại điểm đón trước 05 phút và chờ ít nhất 15 phút sau giờ khởi hành. Trong thời gian đợi xe buýt, sinh viên nên ở trong nhà nơi có mái che gần với điểm đón và chỉ ra ngoài khi thấy xe tới. Sinh viên có thể liên hệ số hotline 0704 068 386 để được hỗ trợ kịp thời.</w:t>
      </w:r>
    </w:p>
    <w:p w14:paraId="584FCE0B" w14:textId="77777777" w:rsidR="00425DEC" w:rsidRPr="004373E8" w:rsidRDefault="00425DEC"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8CFFEB1"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422" w:name="_Toc169968682"/>
      <w:bookmarkStart w:id="4423" w:name="_Toc169969846"/>
      <w:bookmarkStart w:id="4424" w:name="_Toc177077264"/>
      <w:r w:rsidRPr="004373E8">
        <w:rPr>
          <w:rFonts w:cs="Arial"/>
          <w:szCs w:val="22"/>
          <w:lang w:val="vi-VN"/>
        </w:rPr>
        <w:t>If I have left an item on the bus, how do I get it returned? / Nếu tôi để quên đồ trên xe buýt, làm sao để có thể lấy lại?</w:t>
      </w:r>
      <w:bookmarkEnd w:id="4422"/>
      <w:bookmarkEnd w:id="4423"/>
      <w:bookmarkEnd w:id="4424"/>
    </w:p>
    <w:p w14:paraId="7E6A7DFA"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Answer / Câu trả lời:</w:t>
      </w:r>
    </w:p>
    <w:p w14:paraId="568C4771" w14:textId="1DA71C6C" w:rsidR="00425DEC" w:rsidRDefault="007C590E" w:rsidP="00425DEC">
      <w:pPr>
        <w:tabs>
          <w:tab w:val="left" w:pos="630"/>
          <w:tab w:val="left" w:pos="720"/>
          <w:tab w:val="left" w:pos="1080"/>
        </w:tabs>
        <w:ind w:firstLine="0"/>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If have left an item on the bus, please go to the lost &amp; found counter at the reception on the 1st floor to fill in a lost &amp; found report. Once the lost item is found, you will be contacted to come and collect your belonging if it matches your description.</w:t>
      </w:r>
      <w:r w:rsidR="00425DEC">
        <w:rPr>
          <w:rFonts w:ascii="iCiel Avenir LT Std 35 Light" w:hAnsi="iCiel Avenir LT Std 35 Light" w:cs="Arial"/>
          <w:sz w:val="22"/>
          <w:szCs w:val="22"/>
          <w:lang w:eastAsia="en-US"/>
        </w:rPr>
        <w:t xml:space="preserve"> </w:t>
      </w:r>
      <w:r w:rsidR="00425DEC" w:rsidRPr="00425DEC">
        <w:rPr>
          <w:rFonts w:ascii="iCiel Avenir LT Std 35 Light" w:hAnsi="iCiel Avenir LT Std 35 Light" w:cs="Arial"/>
          <w:sz w:val="22"/>
          <w:szCs w:val="22"/>
          <w:lang w:eastAsia="en-US"/>
        </w:rPr>
        <w:t xml:space="preserve">We encourage students to contact the Transportation team via hotline number 0704 068 386 and email </w:t>
      </w:r>
      <w:hyperlink r:id="rId49" w:history="1">
        <w:r w:rsidR="00425DEC" w:rsidRPr="00F95E36">
          <w:rPr>
            <w:rStyle w:val="Hyperlink"/>
            <w:rFonts w:ascii="iCiel Avenir LT Std 35 Light" w:hAnsi="iCiel Avenir LT Std 35 Light" w:cs="Arial"/>
            <w:sz w:val="22"/>
            <w:szCs w:val="22"/>
            <w:lang w:eastAsia="en-US"/>
          </w:rPr>
          <w:t>transportation@buv.edu.vn</w:t>
        </w:r>
      </w:hyperlink>
      <w:r w:rsidR="00425DEC">
        <w:rPr>
          <w:rFonts w:ascii="iCiel Avenir LT Std 35 Light" w:hAnsi="iCiel Avenir LT Std 35 Light" w:cs="Arial"/>
          <w:sz w:val="22"/>
          <w:szCs w:val="22"/>
          <w:lang w:eastAsia="en-US"/>
        </w:rPr>
        <w:t xml:space="preserve"> </w:t>
      </w:r>
      <w:r w:rsidR="00425DEC" w:rsidRPr="00425DEC">
        <w:rPr>
          <w:rFonts w:ascii="iCiel Avenir LT Std 35 Light" w:hAnsi="iCiel Avenir LT Std 35 Light" w:cs="Arial"/>
          <w:sz w:val="22"/>
          <w:szCs w:val="22"/>
          <w:lang w:eastAsia="en-US"/>
        </w:rPr>
        <w:t xml:space="preserve">for </w:t>
      </w:r>
      <w:r w:rsidR="00425DEC">
        <w:rPr>
          <w:rFonts w:ascii="iCiel Avenir LT Std 35 Light" w:hAnsi="iCiel Avenir LT Std 35 Light" w:cs="Arial"/>
          <w:sz w:val="22"/>
          <w:szCs w:val="22"/>
          <w:lang w:eastAsia="en-US"/>
        </w:rPr>
        <w:t>further instructions.</w:t>
      </w:r>
    </w:p>
    <w:p w14:paraId="52DB1BF5" w14:textId="2DA113EE" w:rsidR="00665F8A" w:rsidRPr="004373E8" w:rsidRDefault="007C590E" w:rsidP="00425DEC">
      <w:pPr>
        <w:tabs>
          <w:tab w:val="left" w:pos="630"/>
          <w:tab w:val="left" w:pos="720"/>
          <w:tab w:val="left" w:pos="1080"/>
        </w:tabs>
        <w:ind w:firstLine="0"/>
        <w:rPr>
          <w:rFonts w:ascii="iCiel Avenir LT Std 35 Light" w:eastAsiaTheme="majorEastAsia" w:hAnsi="iCiel Avenir LT Std 35 Light" w:cs="Arial"/>
          <w:b/>
          <w:color w:val="2F5496" w:themeColor="accent1" w:themeShade="BF"/>
          <w:sz w:val="22"/>
          <w:szCs w:val="22"/>
          <w:lang w:val="vi-VN" w:eastAsia="ko-KR"/>
        </w:rPr>
      </w:pPr>
      <w:r w:rsidRPr="004373E8">
        <w:rPr>
          <w:rFonts w:ascii="iCiel Avenir LT Std 35 Light" w:hAnsi="iCiel Avenir LT Std 35 Light" w:cs="Arial"/>
          <w:i/>
          <w:iCs/>
          <w:sz w:val="22"/>
          <w:szCs w:val="22"/>
        </w:rPr>
        <w:t>Nếu bạn để quên đồ trên xe buýt, vui lòng điền vào đơn báo đồ thất lạc tại quầy lễ tân tầng 1. Khi đồ thất lạc được tìm thấy khớp với miêu tả của bạn, chúng tôi sẽ liên lạc với bạn để tiến hành thủ tục nhận lại đồ.</w:t>
      </w:r>
      <w:r w:rsidR="00425DEC">
        <w:rPr>
          <w:rFonts w:ascii="iCiel Avenir LT Std 35 Light" w:hAnsi="iCiel Avenir LT Std 35 Light" w:cs="Arial"/>
          <w:i/>
          <w:iCs/>
          <w:sz w:val="22"/>
          <w:szCs w:val="22"/>
        </w:rPr>
        <w:t xml:space="preserve"> </w:t>
      </w:r>
      <w:r w:rsidR="00425DEC" w:rsidRPr="002C711C">
        <w:rPr>
          <w:rFonts w:ascii="iCiel Avenir LT Std 35 Light" w:hAnsi="iCiel Avenir LT Std 35 Light" w:cs="Arial"/>
          <w:i/>
          <w:iCs/>
          <w:sz w:val="22"/>
          <w:szCs w:val="22"/>
          <w:lang w:val="vi-VN"/>
        </w:rPr>
        <w:t>Nhà tr</w:t>
      </w:r>
      <w:r w:rsidR="00425DEC" w:rsidRPr="002C711C">
        <w:rPr>
          <w:rFonts w:ascii="iCiel Avenir LT Std 35 Light" w:hAnsi="iCiel Avenir LT Std 35 Light" w:cs="Calibri"/>
          <w:i/>
          <w:iCs/>
          <w:sz w:val="22"/>
          <w:szCs w:val="22"/>
          <w:lang w:val="vi-VN"/>
        </w:rPr>
        <w:t>ườ</w:t>
      </w:r>
      <w:r w:rsidR="00425DEC" w:rsidRPr="002C711C">
        <w:rPr>
          <w:rFonts w:ascii="iCiel Avenir LT Std 35 Light" w:hAnsi="iCiel Avenir LT Std 35 Light" w:cs="Arial"/>
          <w:i/>
          <w:iCs/>
          <w:sz w:val="22"/>
          <w:szCs w:val="22"/>
          <w:lang w:val="vi-VN"/>
        </w:rPr>
        <w:t>ng khuy</w:t>
      </w:r>
      <w:r w:rsidR="00425DEC" w:rsidRPr="002C711C">
        <w:rPr>
          <w:rFonts w:ascii="iCiel Avenir LT Std 35 Light" w:hAnsi="iCiel Avenir LT Std 35 Light" w:cs="Calibri"/>
          <w:i/>
          <w:iCs/>
          <w:sz w:val="22"/>
          <w:szCs w:val="22"/>
          <w:lang w:val="vi-VN"/>
        </w:rPr>
        <w:t>ế</w:t>
      </w:r>
      <w:r w:rsidR="00425DEC" w:rsidRPr="002C711C">
        <w:rPr>
          <w:rFonts w:ascii="iCiel Avenir LT Std 35 Light" w:hAnsi="iCiel Avenir LT Std 35 Light" w:cs="Arial"/>
          <w:i/>
          <w:iCs/>
          <w:sz w:val="22"/>
          <w:szCs w:val="22"/>
          <w:lang w:val="vi-VN"/>
        </w:rPr>
        <w:t>n kh</w:t>
      </w:r>
      <w:r w:rsidR="00425DEC" w:rsidRPr="002C711C">
        <w:rPr>
          <w:rFonts w:ascii="iCiel Avenir LT Std 35 Light" w:hAnsi="iCiel Avenir LT Std 35 Light" w:cs="Avenir Next LT Pro"/>
          <w:i/>
          <w:iCs/>
          <w:sz w:val="22"/>
          <w:szCs w:val="22"/>
          <w:lang w:val="vi-VN"/>
        </w:rPr>
        <w:t>í</w:t>
      </w:r>
      <w:r w:rsidR="00425DEC" w:rsidRPr="002C711C">
        <w:rPr>
          <w:rFonts w:ascii="iCiel Avenir LT Std 35 Light" w:hAnsi="iCiel Avenir LT Std 35 Light" w:cs="Arial"/>
          <w:i/>
          <w:iCs/>
          <w:sz w:val="22"/>
          <w:szCs w:val="22"/>
          <w:lang w:val="vi-VN"/>
        </w:rPr>
        <w:t>ch sinh vi</w:t>
      </w:r>
      <w:r w:rsidR="00425DEC" w:rsidRPr="002C711C">
        <w:rPr>
          <w:rFonts w:ascii="iCiel Avenir LT Std 35 Light" w:hAnsi="iCiel Avenir LT Std 35 Light" w:cs="Avenir Next LT Pro"/>
          <w:i/>
          <w:iCs/>
          <w:sz w:val="22"/>
          <w:szCs w:val="22"/>
          <w:lang w:val="vi-VN"/>
        </w:rPr>
        <w:t>ê</w:t>
      </w:r>
      <w:r w:rsidR="00425DEC" w:rsidRPr="002C711C">
        <w:rPr>
          <w:rFonts w:ascii="iCiel Avenir LT Std 35 Light" w:hAnsi="iCiel Avenir LT Std 35 Light" w:cs="Arial"/>
          <w:i/>
          <w:iCs/>
          <w:sz w:val="22"/>
          <w:szCs w:val="22"/>
          <w:lang w:val="vi-VN"/>
        </w:rPr>
        <w:t xml:space="preserve">n trao </w:t>
      </w:r>
      <w:r w:rsidR="00425DEC" w:rsidRPr="002C711C">
        <w:rPr>
          <w:rFonts w:ascii="iCiel Avenir LT Std 35 Light" w:hAnsi="iCiel Avenir LT Std 35 Light" w:cs="Avenir Next LT Pro"/>
          <w:i/>
          <w:iCs/>
          <w:sz w:val="22"/>
          <w:szCs w:val="22"/>
          <w:lang w:val="vi-VN"/>
        </w:rPr>
        <w:t>đ</w:t>
      </w:r>
      <w:r w:rsidR="00425DEC" w:rsidRPr="002C711C">
        <w:rPr>
          <w:rFonts w:ascii="iCiel Avenir LT Std 35 Light" w:hAnsi="iCiel Avenir LT Std 35 Light" w:cs="Calibri"/>
          <w:i/>
          <w:iCs/>
          <w:sz w:val="22"/>
          <w:szCs w:val="22"/>
          <w:lang w:val="vi-VN"/>
        </w:rPr>
        <w:t>ổ</w:t>
      </w:r>
      <w:r w:rsidR="00425DEC" w:rsidRPr="002C711C">
        <w:rPr>
          <w:rFonts w:ascii="iCiel Avenir LT Std 35 Light" w:hAnsi="iCiel Avenir LT Std 35 Light" w:cs="Arial"/>
          <w:i/>
          <w:iCs/>
          <w:sz w:val="22"/>
          <w:szCs w:val="22"/>
          <w:lang w:val="vi-VN"/>
        </w:rPr>
        <w:t>i v</w:t>
      </w:r>
      <w:r w:rsidR="00425DEC" w:rsidRPr="002C711C">
        <w:rPr>
          <w:rFonts w:ascii="iCiel Avenir LT Std 35 Light" w:hAnsi="iCiel Avenir LT Std 35 Light" w:cs="Calibri"/>
          <w:i/>
          <w:iCs/>
          <w:sz w:val="22"/>
          <w:szCs w:val="22"/>
          <w:lang w:val="vi-VN"/>
        </w:rPr>
        <w:t>ớ</w:t>
      </w:r>
      <w:r w:rsidR="00425DEC" w:rsidRPr="002C711C">
        <w:rPr>
          <w:rFonts w:ascii="iCiel Avenir LT Std 35 Light" w:hAnsi="iCiel Avenir LT Std 35 Light" w:cs="Arial"/>
          <w:i/>
          <w:iCs/>
          <w:sz w:val="22"/>
          <w:szCs w:val="22"/>
          <w:lang w:val="vi-VN"/>
        </w:rPr>
        <w:t xml:space="preserve">i </w:t>
      </w:r>
      <w:r w:rsidR="00425DEC">
        <w:rPr>
          <w:rFonts w:ascii="iCiel Avenir LT Std 35 Light" w:hAnsi="iCiel Avenir LT Std 35 Light" w:cs="Arial"/>
          <w:i/>
          <w:iCs/>
          <w:sz w:val="22"/>
          <w:szCs w:val="22"/>
        </w:rPr>
        <w:t>Bộ phận Transportation qua số hotline 0704 068 386</w:t>
      </w:r>
      <w:r w:rsidR="00425DEC" w:rsidRPr="002C711C">
        <w:rPr>
          <w:rFonts w:ascii="iCiel Avenir LT Std 35 Light" w:hAnsi="iCiel Avenir LT Std 35 Light" w:cs="Arial"/>
          <w:i/>
          <w:iCs/>
          <w:sz w:val="22"/>
          <w:szCs w:val="22"/>
          <w:lang w:val="vi-VN"/>
        </w:rPr>
        <w:t xml:space="preserve"> </w:t>
      </w:r>
      <w:r w:rsidR="00425DEC">
        <w:rPr>
          <w:rFonts w:ascii="iCiel Avenir LT Std 35 Light" w:hAnsi="iCiel Avenir LT Std 35 Light" w:cs="Arial"/>
          <w:i/>
          <w:iCs/>
          <w:sz w:val="22"/>
          <w:szCs w:val="22"/>
        </w:rPr>
        <w:t>hoặc thông qua</w:t>
      </w:r>
      <w:r w:rsidR="00425DEC" w:rsidRPr="002C711C">
        <w:rPr>
          <w:rFonts w:ascii="iCiel Avenir LT Std 35 Light" w:hAnsi="iCiel Avenir LT Std 35 Light" w:cs="Arial"/>
          <w:i/>
          <w:iCs/>
          <w:sz w:val="22"/>
          <w:szCs w:val="22"/>
          <w:lang w:val="vi-VN"/>
        </w:rPr>
        <w:t xml:space="preserve"> email </w:t>
      </w:r>
      <w:hyperlink r:id="rId50" w:history="1">
        <w:r w:rsidR="00425DEC" w:rsidRPr="00F95E36">
          <w:rPr>
            <w:rStyle w:val="Hyperlink"/>
            <w:rFonts w:ascii="iCiel Avenir LT Std 35 Light" w:hAnsi="iCiel Avenir LT Std 35 Light" w:cs="Arial"/>
            <w:i/>
            <w:iCs/>
            <w:sz w:val="22"/>
            <w:szCs w:val="22"/>
          </w:rPr>
          <w:t>transportation@buv.edu.vn</w:t>
        </w:r>
      </w:hyperlink>
      <w:r w:rsidR="00425DEC" w:rsidRPr="002C711C">
        <w:rPr>
          <w:rStyle w:val="Hyperlink"/>
          <w:rFonts w:ascii="iCiel Avenir LT Std 35 Light" w:hAnsi="iCiel Avenir LT Std 35 Light" w:cs="Arial"/>
          <w:sz w:val="22"/>
          <w:szCs w:val="22"/>
        </w:rPr>
        <w:t xml:space="preserve"> </w:t>
      </w:r>
      <w:r w:rsidR="00425DEC">
        <w:rPr>
          <w:rFonts w:ascii="iCiel Avenir LT Std 35 Light" w:hAnsi="iCiel Avenir LT Std 35 Light" w:cs="Arial"/>
          <w:i/>
          <w:iCs/>
          <w:sz w:val="22"/>
          <w:szCs w:val="22"/>
        </w:rPr>
        <w:t>để được hướng dẫn thêm.</w:t>
      </w:r>
      <w:r w:rsidR="00665F8A" w:rsidRPr="004373E8">
        <w:rPr>
          <w:rFonts w:ascii="iCiel Avenir LT Std 35 Light" w:hAnsi="iCiel Avenir LT Std 35 Light" w:cs="Arial"/>
          <w:sz w:val="22"/>
          <w:szCs w:val="22"/>
          <w:lang w:val="vi-VN"/>
        </w:rPr>
        <w:br w:type="page"/>
      </w:r>
    </w:p>
    <w:p w14:paraId="47B1453B" w14:textId="0FEB59A7" w:rsidR="00D9034C" w:rsidRPr="004373E8"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4425" w:name="_Toc177077265"/>
      <w:bookmarkStart w:id="4426" w:name="_Hlk171671325"/>
      <w:r w:rsidRPr="004373E8">
        <w:rPr>
          <w:rFonts w:ascii="iCiel Avenir LT Std 35 Light" w:hAnsi="iCiel Avenir LT Std 35 Light" w:cs="Arial"/>
          <w:sz w:val="32"/>
          <w:lang w:val="vi-VN"/>
        </w:rPr>
        <w:t>REGISTRY</w:t>
      </w:r>
      <w:bookmarkEnd w:id="4401"/>
      <w:bookmarkEnd w:id="4425"/>
    </w:p>
    <w:p w14:paraId="14E9F517" w14:textId="5A3628E5" w:rsidR="00D9034C" w:rsidRPr="004373E8" w:rsidDel="00705168" w:rsidRDefault="00D9034C" w:rsidP="00D85019">
      <w:pPr>
        <w:pStyle w:val="Question"/>
        <w:numPr>
          <w:ilvl w:val="0"/>
          <w:numId w:val="44"/>
        </w:numPr>
        <w:tabs>
          <w:tab w:val="left" w:pos="630"/>
          <w:tab w:val="left" w:pos="990"/>
        </w:tabs>
        <w:spacing w:before="100" w:line="400" w:lineRule="exact"/>
        <w:ind w:left="0" w:firstLine="720"/>
        <w:rPr>
          <w:del w:id="4427" w:author="An Tran, ACA (BUV)" w:date="2024-09-10T10:13:00Z" w16du:dateUtc="2024-09-10T03:13:00Z"/>
          <w:rFonts w:cs="Arial"/>
          <w:szCs w:val="22"/>
          <w:lang w:val="vi-VN"/>
        </w:rPr>
      </w:pPr>
      <w:bookmarkStart w:id="4428" w:name="_Toc113977095"/>
      <w:bookmarkStart w:id="4429" w:name="_Toc122700173"/>
      <w:bookmarkEnd w:id="4426"/>
      <w:del w:id="4430" w:author="An Tran, ACA (BUV)" w:date="2024-09-10T10:13:00Z" w16du:dateUtc="2024-09-10T03:13:00Z">
        <w:r w:rsidRPr="004373E8" w:rsidDel="00705168">
          <w:rPr>
            <w:rFonts w:cs="Arial"/>
            <w:szCs w:val="22"/>
            <w:lang w:val="vi-VN"/>
          </w:rPr>
          <w:delText>When &amp; how can I receive student’s result this semester? / Khi nào sinh viên có kết quả học kì này và có thể xem kết quả đó ở đâu?</w:delText>
        </w:r>
        <w:bookmarkStart w:id="4431" w:name="_Toc177044569"/>
        <w:bookmarkStart w:id="4432" w:name="_Toc177077266"/>
        <w:bookmarkEnd w:id="4431"/>
        <w:bookmarkEnd w:id="4432"/>
        <w:bookmarkEnd w:id="4428"/>
        <w:bookmarkEnd w:id="4429"/>
      </w:del>
    </w:p>
    <w:p w14:paraId="6E6C2CAC" w14:textId="6D804CA7" w:rsidR="00D9034C" w:rsidRPr="004373E8" w:rsidDel="00705168" w:rsidRDefault="00D9034C" w:rsidP="003E1B62">
      <w:pPr>
        <w:pStyle w:val="ListParagraph"/>
        <w:tabs>
          <w:tab w:val="left" w:pos="630"/>
          <w:tab w:val="left" w:pos="720"/>
          <w:tab w:val="left" w:pos="1080"/>
        </w:tabs>
        <w:ind w:left="0"/>
        <w:contextualSpacing w:val="0"/>
        <w:rPr>
          <w:del w:id="4433" w:author="An Tran, ACA (BUV)" w:date="2024-09-10T10:13:00Z" w16du:dateUtc="2024-09-10T03:13:00Z"/>
          <w:rFonts w:ascii="iCiel Avenir LT Std 35 Light" w:hAnsi="iCiel Avenir LT Std 35 Light" w:cs="Arial"/>
          <w:b/>
          <w:bCs/>
          <w:sz w:val="22"/>
          <w:szCs w:val="22"/>
          <w:u w:val="single"/>
          <w:lang w:val="vi-VN"/>
        </w:rPr>
      </w:pPr>
      <w:del w:id="4434" w:author="An Tran, ACA (BUV)" w:date="2024-09-10T10:13:00Z" w16du:dateUtc="2024-09-10T03:13:00Z">
        <w:r w:rsidRPr="004373E8" w:rsidDel="00705168">
          <w:rPr>
            <w:rFonts w:ascii="iCiel Avenir LT Std 35 Light" w:hAnsi="iCiel Avenir LT Std 35 Light" w:cs="Arial"/>
            <w:b/>
            <w:bCs/>
            <w:sz w:val="22"/>
            <w:szCs w:val="22"/>
            <w:u w:val="single"/>
            <w:lang w:val="vi-VN"/>
          </w:rPr>
          <w:delText xml:space="preserve">Answer / </w:delText>
        </w:r>
        <w:r w:rsidRPr="004373E8" w:rsidDel="00705168">
          <w:rPr>
            <w:rFonts w:ascii="iCiel Avenir LT Std 35 Light" w:hAnsi="iCiel Avenir LT Std 35 Light" w:cs="Arial"/>
            <w:b/>
            <w:bCs/>
            <w:i/>
            <w:iCs/>
            <w:sz w:val="22"/>
            <w:szCs w:val="22"/>
            <w:u w:val="single"/>
            <w:lang w:val="vi-VN"/>
          </w:rPr>
          <w:delText>Câu trả lời</w:delText>
        </w:r>
        <w:r w:rsidRPr="004373E8" w:rsidDel="00705168">
          <w:rPr>
            <w:rFonts w:ascii="iCiel Avenir LT Std 35 Light" w:hAnsi="iCiel Avenir LT Std 35 Light" w:cs="Arial"/>
            <w:b/>
            <w:bCs/>
            <w:sz w:val="22"/>
            <w:szCs w:val="22"/>
            <w:u w:val="single"/>
            <w:lang w:val="vi-VN"/>
          </w:rPr>
          <w:delText>:</w:delText>
        </w:r>
        <w:r w:rsidRPr="004373E8" w:rsidDel="00705168">
          <w:rPr>
            <w:rFonts w:ascii="iCiel Avenir LT Std 35 Light" w:hAnsi="iCiel Avenir LT Std 35 Light" w:cs="Arial"/>
            <w:sz w:val="22"/>
            <w:szCs w:val="22"/>
            <w:lang w:val="vi-VN"/>
          </w:rPr>
          <w:tab/>
        </w:r>
        <w:bookmarkStart w:id="4435" w:name="_Toc177044570"/>
        <w:bookmarkStart w:id="4436" w:name="_Toc177077267"/>
        <w:bookmarkEnd w:id="4435"/>
        <w:bookmarkEnd w:id="4436"/>
      </w:del>
    </w:p>
    <w:p w14:paraId="01E85923" w14:textId="71695D62" w:rsidR="00A22B01" w:rsidRPr="004373E8" w:rsidDel="00705168" w:rsidRDefault="00A22B01" w:rsidP="003E1B62">
      <w:pPr>
        <w:tabs>
          <w:tab w:val="left" w:pos="630"/>
          <w:tab w:val="left" w:pos="720"/>
          <w:tab w:val="left" w:pos="1080"/>
        </w:tabs>
        <w:ind w:firstLine="0"/>
        <w:rPr>
          <w:del w:id="4437" w:author="An Tran, ACA (BUV)" w:date="2024-09-10T10:13:00Z" w16du:dateUtc="2024-09-10T03:13:00Z"/>
          <w:rFonts w:ascii="iCiel Avenir LT Std 35 Light" w:hAnsi="iCiel Avenir LT Std 35 Light" w:cs="Arial"/>
          <w:sz w:val="22"/>
          <w:szCs w:val="22"/>
          <w:lang w:val="vi-VN"/>
        </w:rPr>
      </w:pPr>
      <w:del w:id="4438" w:author="An Tran, ACA (BUV)" w:date="2024-09-10T10:13:00Z" w16du:dateUtc="2024-09-10T03:13:00Z">
        <w:r w:rsidRPr="004373E8" w:rsidDel="00705168">
          <w:rPr>
            <w:rFonts w:ascii="iCiel Avenir LT Std 35 Light" w:hAnsi="iCiel Avenir LT Std 35 Light" w:cs="Arial"/>
            <w:sz w:val="22"/>
            <w:szCs w:val="22"/>
            <w:lang w:val="vi-VN"/>
          </w:rPr>
          <w:delText xml:space="preserve">If students study </w:delText>
        </w:r>
        <w:r w:rsidR="000C1CE4" w:rsidRPr="004373E8" w:rsidDel="00705168">
          <w:rPr>
            <w:rFonts w:ascii="iCiel Avenir LT Std 35 Light" w:hAnsi="iCiel Avenir LT Std 35 Light" w:cs="Arial"/>
            <w:sz w:val="22"/>
            <w:szCs w:val="22"/>
            <w:lang w:val="vi-VN"/>
          </w:rPr>
          <w:delText>Staffordshire</w:delText>
        </w:r>
        <w:r w:rsidRPr="004373E8" w:rsidDel="00705168">
          <w:rPr>
            <w:rFonts w:ascii="iCiel Avenir LT Std 35 Light" w:hAnsi="iCiel Avenir LT Std 35 Light" w:cs="Arial"/>
            <w:sz w:val="22"/>
            <w:szCs w:val="22"/>
            <w:lang w:val="vi-VN"/>
          </w:rPr>
          <w:delText xml:space="preserve"> University (SU) programme, student’s grades are published on their SU student portal around 10 weeks after the semester’s final assessments period. Parents will also receive students’ results via email. </w:delText>
        </w:r>
        <w:bookmarkStart w:id="4439" w:name="_Toc177044571"/>
        <w:bookmarkStart w:id="4440" w:name="_Toc177077268"/>
        <w:bookmarkEnd w:id="4439"/>
        <w:bookmarkEnd w:id="4440"/>
      </w:del>
    </w:p>
    <w:p w14:paraId="49B04E4F" w14:textId="6C265871" w:rsidR="00A22B01" w:rsidRPr="004373E8" w:rsidDel="00705168" w:rsidRDefault="00A22B01" w:rsidP="003E1B62">
      <w:pPr>
        <w:pStyle w:val="ListParagraph"/>
        <w:tabs>
          <w:tab w:val="left" w:pos="630"/>
          <w:tab w:val="left" w:pos="720"/>
          <w:tab w:val="left" w:pos="1080"/>
        </w:tabs>
        <w:ind w:left="0" w:firstLine="0"/>
        <w:contextualSpacing w:val="0"/>
        <w:rPr>
          <w:del w:id="4441" w:author="An Tran, ACA (BUV)" w:date="2024-09-10T10:13:00Z" w16du:dateUtc="2024-09-10T03:13:00Z"/>
          <w:rFonts w:ascii="iCiel Avenir LT Std 35 Light" w:hAnsi="iCiel Avenir LT Std 35 Light" w:cs="Arial"/>
          <w:sz w:val="22"/>
          <w:szCs w:val="22"/>
          <w:lang w:val="vi-VN"/>
        </w:rPr>
      </w:pPr>
      <w:del w:id="4442" w:author="An Tran, ACA (BUV)" w:date="2024-09-10T10:13:00Z" w16du:dateUtc="2024-09-10T03:13:00Z">
        <w:r w:rsidRPr="004373E8" w:rsidDel="00705168">
          <w:rPr>
            <w:rFonts w:ascii="iCiel Avenir LT Std 35 Light" w:hAnsi="iCiel Avenir LT Std 35 Light" w:cs="Arial"/>
            <w:sz w:val="22"/>
            <w:szCs w:val="22"/>
            <w:lang w:val="vi-VN"/>
          </w:rPr>
          <w:delText xml:space="preserve">For graduating students who are waiting for official graduate documents, students &amp; parents can also request a  duplicate academic results that presents all results up to date and a confirmation letter of completion by using your registered email at BUV to write an email to Student Information Office at </w:delText>
        </w:r>
        <w:r w:rsidR="005378D1" w:rsidDel="00705168">
          <w:fldChar w:fldCharType="begin"/>
        </w:r>
        <w:r w:rsidR="005378D1" w:rsidDel="00705168">
          <w:delInstrText>HYPERLINK "mailto:studentservice@buv.edu.vn"</w:delInstrText>
        </w:r>
        <w:r w:rsidR="005378D1" w:rsidDel="00705168">
          <w:fldChar w:fldCharType="separate"/>
        </w:r>
        <w:r w:rsidRPr="004373E8" w:rsidDel="00705168">
          <w:rPr>
            <w:rStyle w:val="Hyperlink"/>
            <w:rFonts w:ascii="iCiel Avenir LT Std 35 Light" w:hAnsi="iCiel Avenir LT Std 35 Light" w:cs="Arial"/>
            <w:sz w:val="22"/>
            <w:szCs w:val="22"/>
            <w:lang w:val="vi-VN"/>
          </w:rPr>
          <w:delText>studentservice@buv.edu.vn</w:delText>
        </w:r>
        <w:r w:rsidR="005378D1" w:rsidDel="00705168">
          <w:rPr>
            <w:rStyle w:val="Hyperlink"/>
            <w:rFonts w:ascii="iCiel Avenir LT Std 35 Light" w:hAnsi="iCiel Avenir LT Std 35 Light" w:cs="Arial"/>
            <w:sz w:val="22"/>
            <w:szCs w:val="22"/>
            <w:lang w:val="vi-VN"/>
          </w:rPr>
          <w:fldChar w:fldCharType="end"/>
        </w:r>
        <w:r w:rsidRPr="004373E8" w:rsidDel="00705168">
          <w:rPr>
            <w:rFonts w:ascii="iCiel Avenir LT Std 35 Light" w:hAnsi="iCiel Avenir LT Std 35 Light" w:cs="Arial"/>
            <w:sz w:val="22"/>
            <w:szCs w:val="22"/>
            <w:lang w:val="vi-VN"/>
          </w:rPr>
          <w:delText xml:space="preserve">. The process to generate a duplicate academic result and a confirmation letter will take up to 5 working days and we will inform students when they are ready to pick up. </w:delText>
        </w:r>
        <w:bookmarkStart w:id="4443" w:name="_Toc177044572"/>
        <w:bookmarkStart w:id="4444" w:name="_Toc177077269"/>
        <w:bookmarkEnd w:id="4443"/>
        <w:bookmarkEnd w:id="4444"/>
      </w:del>
    </w:p>
    <w:p w14:paraId="0BB90831" w14:textId="47837A5C" w:rsidR="00A22B01" w:rsidRPr="004373E8" w:rsidDel="00705168" w:rsidRDefault="00A22B01" w:rsidP="003E1B62">
      <w:pPr>
        <w:tabs>
          <w:tab w:val="left" w:pos="630"/>
          <w:tab w:val="left" w:pos="720"/>
          <w:tab w:val="left" w:pos="1080"/>
        </w:tabs>
        <w:ind w:firstLine="0"/>
        <w:rPr>
          <w:del w:id="4445" w:author="An Tran, ACA (BUV)" w:date="2024-09-10T10:13:00Z" w16du:dateUtc="2024-09-10T03:13:00Z"/>
          <w:rFonts w:ascii="iCiel Avenir LT Std 35 Light" w:hAnsi="iCiel Avenir LT Std 35 Light" w:cs="Arial"/>
          <w:i/>
          <w:iCs/>
          <w:sz w:val="22"/>
          <w:szCs w:val="22"/>
          <w:lang w:val="vi-VN"/>
        </w:rPr>
      </w:pPr>
      <w:del w:id="4446" w:author="An Tran, ACA (BUV)" w:date="2024-09-10T10:13:00Z" w16du:dateUtc="2024-09-10T03:13:00Z">
        <w:r w:rsidRPr="004373E8" w:rsidDel="00705168">
          <w:rPr>
            <w:rFonts w:ascii="iCiel Avenir LT Std 35 Light" w:hAnsi="iCiel Avenir LT Std 35 Light" w:cs="Arial"/>
            <w:i/>
            <w:iCs/>
            <w:sz w:val="22"/>
            <w:szCs w:val="22"/>
            <w:lang w:val="vi-VN"/>
          </w:rPr>
          <w:delText>Nếu sinh viên theo học chương trình của Đại học Stafffordshire (SU), kết quả của sinh viên mỗi kỳ sẽ được công bố trên cổng thông tin sinh viên của SU khoảng 10 tuần sau đợt thi cuối kỳ của sinh viên. Phụ huynh cũng sẽ được nhận bảng kết quả qua email.</w:delText>
        </w:r>
        <w:bookmarkStart w:id="4447" w:name="_Toc177044573"/>
        <w:bookmarkStart w:id="4448" w:name="_Toc177077270"/>
        <w:bookmarkEnd w:id="4447"/>
        <w:bookmarkEnd w:id="4448"/>
      </w:del>
    </w:p>
    <w:p w14:paraId="56DB2122" w14:textId="540BA40C" w:rsidR="008356F1" w:rsidRPr="004373E8" w:rsidDel="00705168" w:rsidRDefault="00A22B01" w:rsidP="003E1B62">
      <w:pPr>
        <w:pStyle w:val="ListParagraph"/>
        <w:tabs>
          <w:tab w:val="left" w:pos="630"/>
          <w:tab w:val="left" w:pos="720"/>
          <w:tab w:val="left" w:pos="1080"/>
        </w:tabs>
        <w:ind w:left="0" w:firstLine="0"/>
        <w:contextualSpacing w:val="0"/>
        <w:rPr>
          <w:del w:id="4449" w:author="An Tran, ACA (BUV)" w:date="2024-09-10T10:13:00Z" w16du:dateUtc="2024-09-10T03:13:00Z"/>
          <w:rFonts w:ascii="iCiel Avenir LT Std 35 Light" w:hAnsi="iCiel Avenir LT Std 35 Light" w:cs="Arial"/>
          <w:i/>
          <w:iCs/>
          <w:sz w:val="22"/>
          <w:szCs w:val="22"/>
          <w:lang w:val="vi-VN"/>
        </w:rPr>
      </w:pPr>
      <w:del w:id="4450" w:author="An Tran, ACA (BUV)" w:date="2024-09-10T10:13:00Z" w16du:dateUtc="2024-09-10T03:13:00Z">
        <w:r w:rsidRPr="004373E8" w:rsidDel="00705168">
          <w:rPr>
            <w:rFonts w:ascii="iCiel Avenir LT Std 35 Light" w:hAnsi="iCiel Avenir LT Std 35 Light" w:cs="Arial"/>
            <w:i/>
            <w:iCs/>
            <w:sz w:val="22"/>
            <w:szCs w:val="22"/>
            <w:lang w:val="vi-VN"/>
          </w:rPr>
          <w:delText xml:space="preserve">Đối với sinh viên sắp tốt nghiệp đang chờ cấp bằng và bảng điểm chính thức, sinh viên và phụ huynh có thể yêu cầu được cấp kết quả học tập có đóng dấu BUV với toàn bộ kết quả tính đến thời điểm đó của sinh viên, cùng với giấy xác nhận hoàn thành khóa học của nhà trường bằng cách sử dụng email đã đăng ký với BUV để gửi thư yêu cầu cho Bộ phận Thông tin Sinh viên tại địa chỉ </w:delText>
        </w:r>
        <w:r w:rsidR="005378D1" w:rsidDel="00705168">
          <w:fldChar w:fldCharType="begin"/>
        </w:r>
        <w:r w:rsidR="005378D1" w:rsidDel="00705168">
          <w:delInstrText>HYPERLINK "mailto:studentservice@buv.edu.vn"</w:delInstrText>
        </w:r>
        <w:r w:rsidR="005378D1" w:rsidDel="00705168">
          <w:fldChar w:fldCharType="separate"/>
        </w:r>
        <w:r w:rsidRPr="004373E8" w:rsidDel="00705168">
          <w:rPr>
            <w:rStyle w:val="Hyperlink"/>
            <w:rFonts w:ascii="iCiel Avenir LT Std 35 Light" w:hAnsi="iCiel Avenir LT Std 35 Light" w:cs="Arial"/>
            <w:i/>
            <w:iCs/>
            <w:sz w:val="22"/>
            <w:szCs w:val="22"/>
            <w:lang w:val="vi-VN"/>
          </w:rPr>
          <w:delText>studentservice@buv.edu.vn</w:delText>
        </w:r>
        <w:r w:rsidR="005378D1" w:rsidDel="00705168">
          <w:rPr>
            <w:rStyle w:val="Hyperlink"/>
            <w:rFonts w:ascii="iCiel Avenir LT Std 35 Light" w:hAnsi="iCiel Avenir LT Std 35 Light" w:cs="Arial"/>
            <w:i/>
            <w:iCs/>
            <w:sz w:val="22"/>
            <w:szCs w:val="22"/>
            <w:lang w:val="vi-VN"/>
          </w:rPr>
          <w:fldChar w:fldCharType="end"/>
        </w:r>
        <w:r w:rsidRPr="004373E8" w:rsidDel="00705168">
          <w:rPr>
            <w:rFonts w:ascii="iCiel Avenir LT Std 35 Light" w:hAnsi="iCiel Avenir LT Std 35 Light" w:cs="Arial"/>
            <w:i/>
            <w:iCs/>
            <w:sz w:val="22"/>
            <w:szCs w:val="22"/>
            <w:lang w:val="vi-VN"/>
          </w:rPr>
          <w:delText>. Quy trình cấp kết quả học tập có đóng dấu BUV và giấy xác nhận sinh viên cần khoảng 5 ngày làm việc và nhà trường sẽ thông báo qua email ngay khi sinh viên có thể đến nhận bảng điểm và giấy xác nhận.</w:delText>
        </w:r>
        <w:bookmarkStart w:id="4451" w:name="_Toc177044574"/>
        <w:bookmarkStart w:id="4452" w:name="_Toc177077271"/>
        <w:bookmarkEnd w:id="4451"/>
        <w:bookmarkEnd w:id="4452"/>
      </w:del>
    </w:p>
    <w:p w14:paraId="77512A3E" w14:textId="6C7F09F3" w:rsidR="008356F1" w:rsidRPr="004373E8" w:rsidDel="00705168" w:rsidRDefault="008356F1" w:rsidP="003E1B62">
      <w:pPr>
        <w:rPr>
          <w:del w:id="4453" w:author="An Tran, ACA (BUV)" w:date="2024-09-10T10:13:00Z" w16du:dateUtc="2024-09-10T03:13:00Z"/>
          <w:rFonts w:ascii="iCiel Avenir LT Std 35 Light" w:hAnsi="iCiel Avenir LT Std 35 Light" w:cs="Arial"/>
          <w:i/>
          <w:iCs/>
          <w:sz w:val="22"/>
          <w:szCs w:val="22"/>
          <w:lang w:val="vi-VN"/>
        </w:rPr>
      </w:pPr>
      <w:del w:id="4454" w:author="An Tran, ACA (BUV)" w:date="2024-09-10T10:13:00Z" w16du:dateUtc="2024-09-10T03:13:00Z">
        <w:r w:rsidRPr="004373E8" w:rsidDel="00705168">
          <w:rPr>
            <w:rFonts w:ascii="iCiel Avenir LT Std 35 Light" w:hAnsi="iCiel Avenir LT Std 35 Light" w:cs="Arial"/>
            <w:i/>
            <w:iCs/>
            <w:sz w:val="22"/>
            <w:szCs w:val="22"/>
            <w:lang w:val="vi-VN"/>
          </w:rPr>
          <w:br w:type="page"/>
        </w:r>
      </w:del>
    </w:p>
    <w:p w14:paraId="6094E0F1" w14:textId="089EED3B" w:rsidR="003F7769" w:rsidRPr="004373E8" w:rsidRDefault="008356F1"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4455" w:name="_Toc177077272"/>
      <w:r w:rsidRPr="004373E8">
        <w:rPr>
          <w:rFonts w:cs="Arial"/>
          <w:szCs w:val="22"/>
          <w:lang w:val="vi-VN"/>
        </w:rPr>
        <w:t xml:space="preserve">Can the undergraduate students request an official transcript?/ </w:t>
      </w:r>
      <w:r w:rsidRPr="004373E8">
        <w:rPr>
          <w:rFonts w:cs="Arial"/>
          <w:i/>
          <w:iCs/>
          <w:szCs w:val="22"/>
          <w:lang w:val="vi-VN"/>
        </w:rPr>
        <w:t>Sinh viên chưa tốt nghiệp có thể xin cấp bảng điểm chính thức không?</w:t>
      </w:r>
      <w:bookmarkEnd w:id="4455"/>
    </w:p>
    <w:p w14:paraId="7494AF5A" w14:textId="33FD8551" w:rsidR="003F7769" w:rsidRPr="004373E8" w:rsidRDefault="003F7769"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8A968A1" w14:textId="77777777" w:rsidR="00705168" w:rsidRPr="00577D41" w:rsidRDefault="00705168" w:rsidP="00705168">
      <w:pPr>
        <w:tabs>
          <w:tab w:val="left" w:pos="630"/>
          <w:tab w:val="left" w:pos="720"/>
          <w:tab w:val="left" w:pos="1080"/>
        </w:tabs>
        <w:ind w:firstLine="0"/>
        <w:rPr>
          <w:ins w:id="4456" w:author="An Tran, ACA (BUV)" w:date="2024-09-10T10:26:00Z" w16du:dateUtc="2024-09-10T03:26:00Z"/>
          <w:rFonts w:ascii="iCiel Avenir LT Std 35 Light" w:hAnsi="iCiel Avenir LT Std 35 Light" w:cs="Arial"/>
          <w:sz w:val="22"/>
          <w:szCs w:val="22"/>
        </w:rPr>
      </w:pPr>
      <w:ins w:id="4457" w:author="An Tran, ACA (BUV)" w:date="2024-09-10T10:26:00Z" w16du:dateUtc="2024-09-10T03:26:00Z">
        <w:r w:rsidRPr="000214C7">
          <w:rPr>
            <w:rFonts w:ascii="iCiel Avenir LT Std 35 Light" w:hAnsi="iCiel Avenir LT Std 35 Light" w:cs="Arial"/>
            <w:sz w:val="22"/>
            <w:szCs w:val="22"/>
          </w:rPr>
          <w:t>An academic transcript is an official document from the University confirming modules, grades and awards.</w:t>
        </w:r>
      </w:ins>
    </w:p>
    <w:p w14:paraId="561FA9C0" w14:textId="77777777" w:rsidR="00705168" w:rsidRDefault="00705168" w:rsidP="00705168">
      <w:pPr>
        <w:tabs>
          <w:tab w:val="left" w:pos="630"/>
          <w:tab w:val="left" w:pos="720"/>
          <w:tab w:val="left" w:pos="1080"/>
        </w:tabs>
        <w:ind w:firstLine="0"/>
        <w:rPr>
          <w:ins w:id="4458" w:author="An Tran, ACA (BUV)" w:date="2024-09-10T10:26:00Z" w16du:dateUtc="2024-09-10T03:26:00Z"/>
          <w:rFonts w:ascii="iCiel Avenir LT Std 35 Light" w:hAnsi="iCiel Avenir LT Std 35 Light" w:cs="Arial"/>
          <w:sz w:val="22"/>
          <w:szCs w:val="22"/>
          <w:lang w:val="vi-VN"/>
        </w:rPr>
      </w:pPr>
      <w:ins w:id="4459" w:author="An Tran, ACA (BUV)" w:date="2024-09-10T10:26:00Z" w16du:dateUtc="2024-09-10T03:26:00Z">
        <w:r w:rsidRPr="00577D41">
          <w:rPr>
            <w:rFonts w:ascii="iCiel Avenir LT Std 35 Light" w:hAnsi="iCiel Avenir LT Std 35 Light" w:cs="Arial"/>
            <w:sz w:val="22"/>
            <w:szCs w:val="22"/>
          </w:rPr>
          <w:t>Current students can request an official transcript but should note that they have access to download an unofficial copy of their academic history details via the Portal. Students are issued with a final transcript without charge when they complete their period of study at the University, subject to fulfilling all academic and administrative requirements.</w:t>
        </w:r>
      </w:ins>
    </w:p>
    <w:p w14:paraId="17C00C9C" w14:textId="77777777" w:rsidR="00705168" w:rsidRPr="00577D41" w:rsidRDefault="00705168" w:rsidP="00705168">
      <w:pPr>
        <w:tabs>
          <w:tab w:val="left" w:pos="630"/>
          <w:tab w:val="left" w:pos="720"/>
          <w:tab w:val="left" w:pos="1080"/>
        </w:tabs>
        <w:ind w:firstLine="0"/>
        <w:rPr>
          <w:ins w:id="4460" w:author="An Tran, ACA (BUV)" w:date="2024-09-10T10:26:00Z" w16du:dateUtc="2024-09-10T03:26:00Z"/>
          <w:rFonts w:ascii="iCiel Avenir LT Std 35 Light" w:hAnsi="iCiel Avenir LT Std 35 Light" w:cs="Arial"/>
          <w:sz w:val="22"/>
          <w:szCs w:val="22"/>
        </w:rPr>
      </w:pPr>
      <w:ins w:id="4461" w:author="An Tran, ACA (BUV)" w:date="2024-09-10T10:26:00Z" w16du:dateUtc="2024-09-10T03:26:00Z">
        <w:r w:rsidRPr="00577D41">
          <w:rPr>
            <w:rFonts w:ascii="iCiel Avenir LT Std 35 Light" w:hAnsi="iCiel Avenir LT Std 35 Light" w:cs="Arial"/>
            <w:sz w:val="22"/>
            <w:szCs w:val="22"/>
          </w:rPr>
          <w:t>All students/former students may purchase an official transcript of their academic performance through </w:t>
        </w:r>
        <w:r w:rsidRPr="00577D41">
          <w:rPr>
            <w:rFonts w:ascii="iCiel Avenir LT Std 35 Light" w:hAnsi="iCiel Avenir LT Std 35 Light" w:cs="Arial"/>
            <w:sz w:val="22"/>
            <w:szCs w:val="22"/>
          </w:rPr>
          <w:fldChar w:fldCharType="begin"/>
        </w:r>
        <w:r w:rsidRPr="00577D41">
          <w:rPr>
            <w:rFonts w:ascii="iCiel Avenir LT Std 35 Light" w:hAnsi="iCiel Avenir LT Std 35 Light" w:cs="Arial"/>
            <w:sz w:val="22"/>
            <w:szCs w:val="22"/>
          </w:rPr>
          <w:instrText>HYPERLINK "https://shop.stir.ac.uk/"</w:instrText>
        </w:r>
        <w:r w:rsidRPr="00577D41">
          <w:rPr>
            <w:rFonts w:ascii="iCiel Avenir LT Std 35 Light" w:hAnsi="iCiel Avenir LT Std 35 Light" w:cs="Arial"/>
            <w:sz w:val="22"/>
            <w:szCs w:val="22"/>
          </w:rPr>
        </w:r>
        <w:r w:rsidRPr="00577D41">
          <w:rPr>
            <w:rFonts w:ascii="iCiel Avenir LT Std 35 Light" w:hAnsi="iCiel Avenir LT Std 35 Light" w:cs="Arial"/>
            <w:sz w:val="22"/>
            <w:szCs w:val="22"/>
          </w:rPr>
          <w:fldChar w:fldCharType="separate"/>
        </w:r>
        <w:r w:rsidRPr="00577D41">
          <w:rPr>
            <w:rStyle w:val="Hyperlink"/>
            <w:rFonts w:ascii="iCiel Avenir LT Std 35 Light" w:hAnsi="iCiel Avenir LT Std 35 Light" w:cs="Arial"/>
            <w:sz w:val="22"/>
            <w:szCs w:val="22"/>
          </w:rPr>
          <w:t>the University's online shop</w:t>
        </w:r>
        <w:r w:rsidRPr="00577D41">
          <w:rPr>
            <w:rFonts w:ascii="iCiel Avenir LT Std 35 Light" w:hAnsi="iCiel Avenir LT Std 35 Light" w:cs="Arial"/>
            <w:sz w:val="22"/>
            <w:szCs w:val="22"/>
            <w:lang w:val="vi-VN"/>
          </w:rPr>
          <w:fldChar w:fldCharType="end"/>
        </w:r>
        <w:r>
          <w:rPr>
            <w:rFonts w:ascii="iCiel Avenir LT Std 35 Light" w:hAnsi="iCiel Avenir LT Std 35 Light" w:cs="Arial"/>
            <w:sz w:val="22"/>
            <w:szCs w:val="22"/>
          </w:rPr>
          <w:t>.</w:t>
        </w:r>
      </w:ins>
    </w:p>
    <w:p w14:paraId="3DB078B1" w14:textId="77777777" w:rsidR="00705168" w:rsidRPr="00577D41" w:rsidRDefault="00705168" w:rsidP="00705168">
      <w:pPr>
        <w:tabs>
          <w:tab w:val="left" w:pos="630"/>
          <w:tab w:val="left" w:pos="1080"/>
        </w:tabs>
        <w:ind w:firstLine="0"/>
        <w:rPr>
          <w:ins w:id="4462" w:author="An Tran, ACA (BUV)" w:date="2024-09-10T10:26:00Z" w16du:dateUtc="2024-09-10T03:26:00Z"/>
          <w:rFonts w:ascii="iCiel Avenir LT Std 35 Light" w:hAnsi="iCiel Avenir LT Std 35 Light" w:cs="Arial"/>
          <w:i/>
          <w:iCs/>
          <w:sz w:val="22"/>
          <w:szCs w:val="22"/>
        </w:rPr>
      </w:pPr>
      <w:ins w:id="4463" w:author="An Tran, ACA (BUV)" w:date="2024-09-10T10:26:00Z" w16du:dateUtc="2024-09-10T03:26:00Z">
        <w:r w:rsidRPr="00577D41">
          <w:rPr>
            <w:rFonts w:ascii="iCiel Avenir LT Std 35 Light" w:hAnsi="iCiel Avenir LT Std 35 Light" w:cs="Arial"/>
            <w:i/>
            <w:iCs/>
            <w:sz w:val="22"/>
            <w:szCs w:val="22"/>
          </w:rPr>
          <w:t>Bảng điểm học thuật là tài liệu chính thức từ Đại học xác nhận các môn học, điểm số và giải thưởng.</w:t>
        </w:r>
      </w:ins>
    </w:p>
    <w:p w14:paraId="3612E4BC" w14:textId="77777777" w:rsidR="00705168" w:rsidRPr="00577D41" w:rsidRDefault="00705168" w:rsidP="00705168">
      <w:pPr>
        <w:tabs>
          <w:tab w:val="left" w:pos="630"/>
          <w:tab w:val="left" w:pos="1080"/>
        </w:tabs>
        <w:ind w:firstLine="0"/>
        <w:rPr>
          <w:ins w:id="4464" w:author="An Tran, ACA (BUV)" w:date="2024-09-10T10:26:00Z" w16du:dateUtc="2024-09-10T03:26:00Z"/>
          <w:rFonts w:ascii="iCiel Avenir LT Std 35 Light" w:hAnsi="iCiel Avenir LT Std 35 Light" w:cs="Arial"/>
          <w:i/>
          <w:iCs/>
          <w:sz w:val="22"/>
          <w:szCs w:val="22"/>
        </w:rPr>
      </w:pPr>
      <w:ins w:id="4465" w:author="An Tran, ACA (BUV)" w:date="2024-09-10T10:26:00Z" w16du:dateUtc="2024-09-10T03:26:00Z">
        <w:r w:rsidRPr="00577D41">
          <w:rPr>
            <w:rFonts w:ascii="iCiel Avenir LT Std 35 Light" w:hAnsi="iCiel Avenir LT Std 35 Light" w:cs="Arial"/>
            <w:i/>
            <w:iCs/>
            <w:sz w:val="22"/>
            <w:szCs w:val="22"/>
          </w:rPr>
          <w:t xml:space="preserve">Sinh viên hiện tại có thể yêu cầu một bảng điểm chính thức nhưng lưu ý rằng </w:t>
        </w:r>
        <w:r>
          <w:rPr>
            <w:rFonts w:ascii="iCiel Avenir LT Std 35 Light" w:hAnsi="iCiel Avenir LT Std 35 Light" w:cs="Arial"/>
            <w:i/>
            <w:iCs/>
            <w:sz w:val="22"/>
            <w:szCs w:val="22"/>
            <w:lang w:val="vi-VN"/>
          </w:rPr>
          <w:t>sinh viên</w:t>
        </w:r>
        <w:r w:rsidRPr="00577D41">
          <w:rPr>
            <w:rFonts w:ascii="iCiel Avenir LT Std 35 Light" w:hAnsi="iCiel Avenir LT Std 35 Light" w:cs="Arial"/>
            <w:i/>
            <w:iCs/>
            <w:sz w:val="22"/>
            <w:szCs w:val="22"/>
          </w:rPr>
          <w:t xml:space="preserve"> có thể tải xuống bản sao không chính thức </w:t>
        </w:r>
        <w:r>
          <w:rPr>
            <w:rFonts w:ascii="iCiel Avenir LT Std 35 Light" w:hAnsi="iCiel Avenir LT Std 35 Light" w:cs="Arial"/>
            <w:i/>
            <w:iCs/>
            <w:sz w:val="22"/>
            <w:szCs w:val="22"/>
            <w:lang w:val="vi-VN"/>
          </w:rPr>
          <w:t>bao gồm</w:t>
        </w:r>
        <w:r w:rsidRPr="00577D41">
          <w:rPr>
            <w:rFonts w:ascii="iCiel Avenir LT Std 35 Light" w:hAnsi="iCiel Avenir LT Std 35 Light" w:cs="Arial"/>
            <w:i/>
            <w:iCs/>
            <w:sz w:val="22"/>
            <w:szCs w:val="22"/>
          </w:rPr>
          <w:t xml:space="preserve"> lịch sử học tập của mình </w:t>
        </w:r>
        <w:r>
          <w:rPr>
            <w:rFonts w:ascii="iCiel Avenir LT Std 35 Light" w:hAnsi="iCiel Avenir LT Std 35 Light" w:cs="Arial"/>
            <w:i/>
            <w:iCs/>
            <w:sz w:val="22"/>
            <w:szCs w:val="22"/>
            <w:lang w:val="vi-VN"/>
          </w:rPr>
          <w:t xml:space="preserve">thông </w:t>
        </w:r>
        <w:r w:rsidRPr="00577D41">
          <w:rPr>
            <w:rFonts w:ascii="iCiel Avenir LT Std 35 Light" w:hAnsi="iCiel Avenir LT Std 35 Light" w:cs="Arial"/>
            <w:i/>
            <w:iCs/>
            <w:sz w:val="22"/>
            <w:szCs w:val="22"/>
          </w:rPr>
          <w:t>qua Cổng thông tin</w:t>
        </w:r>
        <w:r>
          <w:rPr>
            <w:rFonts w:ascii="iCiel Avenir LT Std 35 Light" w:hAnsi="iCiel Avenir LT Std 35 Light" w:cs="Arial"/>
            <w:i/>
            <w:iCs/>
            <w:sz w:val="22"/>
            <w:szCs w:val="22"/>
            <w:lang w:val="vi-VN"/>
          </w:rPr>
          <w:t xml:space="preserve"> sinh viên</w:t>
        </w:r>
        <w:r w:rsidRPr="00577D41">
          <w:rPr>
            <w:rFonts w:ascii="iCiel Avenir LT Std 35 Light" w:hAnsi="iCiel Avenir LT Std 35 Light" w:cs="Arial"/>
            <w:i/>
            <w:iCs/>
            <w:sz w:val="22"/>
            <w:szCs w:val="22"/>
          </w:rPr>
          <w:t xml:space="preserve">. Sinh viên sẽ được cấp bảng điểm cuối cùng miễn phí khi hoàn tất thời gian học tại </w:t>
        </w:r>
        <w:r>
          <w:rPr>
            <w:rFonts w:ascii="iCiel Avenir LT Std 35 Light" w:hAnsi="iCiel Avenir LT Std 35 Light" w:cs="Arial"/>
            <w:i/>
            <w:iCs/>
            <w:sz w:val="22"/>
            <w:szCs w:val="22"/>
            <w:lang w:val="vi-VN"/>
          </w:rPr>
          <w:t>trường</w:t>
        </w:r>
        <w:r w:rsidRPr="00577D41">
          <w:rPr>
            <w:rFonts w:ascii="iCiel Avenir LT Std 35 Light" w:hAnsi="iCiel Avenir LT Std 35 Light" w:cs="Arial"/>
            <w:i/>
            <w:iCs/>
            <w:sz w:val="22"/>
            <w:szCs w:val="22"/>
          </w:rPr>
          <w:t xml:space="preserve">, với điều kiện hoàn thành tất cả các yêu cầu học thuật và </w:t>
        </w:r>
        <w:r>
          <w:rPr>
            <w:rFonts w:ascii="iCiel Avenir LT Std 35 Light" w:hAnsi="iCiel Avenir LT Std 35 Light" w:cs="Arial"/>
            <w:i/>
            <w:iCs/>
            <w:sz w:val="22"/>
            <w:szCs w:val="22"/>
            <w:lang w:val="vi-VN"/>
          </w:rPr>
          <w:t xml:space="preserve">thủ tục </w:t>
        </w:r>
        <w:r w:rsidRPr="00577D41">
          <w:rPr>
            <w:rFonts w:ascii="iCiel Avenir LT Std 35 Light" w:hAnsi="iCiel Avenir LT Std 35 Light" w:cs="Arial"/>
            <w:i/>
            <w:iCs/>
            <w:sz w:val="22"/>
            <w:szCs w:val="22"/>
          </w:rPr>
          <w:t>hành chính.</w:t>
        </w:r>
      </w:ins>
    </w:p>
    <w:p w14:paraId="41B0B618" w14:textId="624A3158" w:rsidR="003F7769" w:rsidRPr="00705168" w:rsidDel="00705168" w:rsidRDefault="00705168">
      <w:pPr>
        <w:shd w:val="clear" w:color="auto" w:fill="FFFFFF" w:themeFill="background1"/>
        <w:tabs>
          <w:tab w:val="left" w:pos="630"/>
          <w:tab w:val="left" w:pos="720"/>
          <w:tab w:val="left" w:pos="1080"/>
        </w:tabs>
        <w:ind w:firstLine="0"/>
        <w:rPr>
          <w:del w:id="4466" w:author="An Tran, ACA (BUV)" w:date="2024-09-10T10:26:00Z" w16du:dateUtc="2024-09-10T03:26:00Z"/>
          <w:rFonts w:ascii="iCiel Avenir LT Std 35 Light" w:hAnsi="iCiel Avenir LT Std 35 Light" w:cs="Arial"/>
          <w:i/>
          <w:iCs/>
          <w:sz w:val="22"/>
          <w:szCs w:val="22"/>
          <w:rPrChange w:id="4467" w:author="An Tran, ACA (BUV)" w:date="2024-09-10T10:26:00Z" w16du:dateUtc="2024-09-10T03:26:00Z">
            <w:rPr>
              <w:del w:id="4468" w:author="An Tran, ACA (BUV)" w:date="2024-09-10T10:26:00Z" w16du:dateUtc="2024-09-10T03:26:00Z"/>
              <w:rFonts w:ascii="iCiel Avenir LT Std 35 Light" w:hAnsi="iCiel Avenir LT Std 35 Light" w:cs="Arial"/>
              <w:sz w:val="22"/>
              <w:szCs w:val="22"/>
              <w:lang w:val="vi-VN"/>
            </w:rPr>
          </w:rPrChange>
        </w:rPr>
        <w:pPrChange w:id="4469" w:author="An Tran, ACA (BUV)" w:date="2024-09-10T10:26:00Z" w16du:dateUtc="2024-09-10T03:26:00Z">
          <w:pPr>
            <w:tabs>
              <w:tab w:val="left" w:pos="630"/>
              <w:tab w:val="left" w:pos="720"/>
              <w:tab w:val="left" w:pos="1080"/>
            </w:tabs>
            <w:ind w:firstLine="0"/>
          </w:pPr>
        </w:pPrChange>
      </w:pPr>
      <w:ins w:id="4470" w:author="An Tran, ACA (BUV)" w:date="2024-09-10T10:26:00Z" w16du:dateUtc="2024-09-10T03:26:00Z">
        <w:r w:rsidRPr="00577D41">
          <w:rPr>
            <w:rFonts w:ascii="iCiel Avenir LT Std 35 Light" w:hAnsi="iCiel Avenir LT Std 35 Light" w:cs="Arial"/>
            <w:i/>
            <w:iCs/>
            <w:sz w:val="22"/>
            <w:szCs w:val="22"/>
          </w:rPr>
          <w:t xml:space="preserve">Tất cả sinh viên và cựu sinh viên có thể mua bảng điểm chính thức về thành tích học tập của họ qua </w:t>
        </w:r>
        <w:r w:rsidRPr="000214C7">
          <w:rPr>
            <w:rFonts w:ascii="iCiel Avenir LT Std 35 Light" w:hAnsi="iCiel Avenir LT Std 35 Light" w:cs="Arial"/>
            <w:i/>
            <w:iCs/>
            <w:sz w:val="22"/>
            <w:szCs w:val="22"/>
          </w:rPr>
          <w:fldChar w:fldCharType="begin"/>
        </w:r>
        <w:r w:rsidRPr="000214C7">
          <w:rPr>
            <w:rFonts w:ascii="iCiel Avenir LT Std 35 Light" w:hAnsi="iCiel Avenir LT Std 35 Light" w:cs="Arial"/>
            <w:i/>
            <w:iCs/>
            <w:sz w:val="22"/>
            <w:szCs w:val="22"/>
          </w:rPr>
          <w:instrText>HYPERLINK "https://shop.stir.ac.uk/"</w:instrText>
        </w:r>
        <w:r w:rsidRPr="000214C7">
          <w:rPr>
            <w:rFonts w:ascii="iCiel Avenir LT Std 35 Light" w:hAnsi="iCiel Avenir LT Std 35 Light" w:cs="Arial"/>
            <w:i/>
            <w:iCs/>
            <w:sz w:val="22"/>
            <w:szCs w:val="22"/>
          </w:rPr>
        </w:r>
        <w:r w:rsidRPr="000214C7">
          <w:rPr>
            <w:rFonts w:ascii="iCiel Avenir LT Std 35 Light" w:hAnsi="iCiel Avenir LT Std 35 Light" w:cs="Arial"/>
            <w:i/>
            <w:iCs/>
            <w:sz w:val="22"/>
            <w:szCs w:val="22"/>
          </w:rPr>
          <w:fldChar w:fldCharType="separate"/>
        </w:r>
        <w:r w:rsidRPr="000214C7">
          <w:rPr>
            <w:rStyle w:val="Hyperlink"/>
            <w:rFonts w:ascii="iCiel Avenir LT Std 35 Light" w:hAnsi="iCiel Avenir LT Std 35 Light" w:cs="Arial"/>
            <w:i/>
            <w:iCs/>
            <w:sz w:val="22"/>
            <w:szCs w:val="22"/>
          </w:rPr>
          <w:t>the University's online shop</w:t>
        </w:r>
        <w:r w:rsidRPr="000214C7">
          <w:rPr>
            <w:rFonts w:ascii="iCiel Avenir LT Std 35 Light" w:hAnsi="iCiel Avenir LT Std 35 Light" w:cs="Arial"/>
            <w:i/>
            <w:iCs/>
            <w:sz w:val="22"/>
            <w:szCs w:val="22"/>
            <w:lang w:val="vi-VN"/>
          </w:rPr>
          <w:fldChar w:fldCharType="end"/>
        </w:r>
        <w:r>
          <w:rPr>
            <w:rFonts w:ascii="iCiel Avenir LT Std 35 Light" w:hAnsi="iCiel Avenir LT Std 35 Light" w:cs="Arial"/>
            <w:i/>
            <w:iCs/>
            <w:sz w:val="22"/>
            <w:szCs w:val="22"/>
          </w:rPr>
          <w:t>.</w:t>
        </w:r>
      </w:ins>
      <w:del w:id="4471" w:author="An Tran, ACA (BUV)" w:date="2024-09-10T10:26:00Z" w16du:dateUtc="2024-09-10T03:26:00Z">
        <w:r w:rsidR="003F7769" w:rsidRPr="004373E8" w:rsidDel="00705168">
          <w:rPr>
            <w:rFonts w:ascii="iCiel Avenir LT Std 35 Light" w:hAnsi="iCiel Avenir LT Std 35 Light" w:cs="Arial"/>
            <w:sz w:val="22"/>
            <w:szCs w:val="22"/>
            <w:lang w:val="vi-VN"/>
          </w:rPr>
          <w:delText xml:space="preserve">Staffordshire University only issues the official final transcript to the students who complete the program. For the students who haven’t completed the program, they can request a duplicate academic results that presents all results up to date. The duplicate version is printed on BUV letter head and hanged BUV stamp. To make a request, they need to write an email to Central Academic Information Services via </w:delText>
        </w:r>
        <w:r w:rsidR="005378D1" w:rsidDel="00705168">
          <w:fldChar w:fldCharType="begin"/>
        </w:r>
        <w:r w:rsidR="005378D1" w:rsidDel="00705168">
          <w:delInstrText>HYPERLINK "mailto:cais@buv.edu.vn"</w:delInstrText>
        </w:r>
        <w:r w:rsidR="005378D1" w:rsidDel="00705168">
          <w:fldChar w:fldCharType="separate"/>
        </w:r>
        <w:r w:rsidR="003F7769" w:rsidRPr="004373E8" w:rsidDel="00705168">
          <w:rPr>
            <w:rStyle w:val="Hyperlink"/>
            <w:rFonts w:ascii="iCiel Avenir LT Std 35 Light" w:hAnsi="iCiel Avenir LT Std 35 Light" w:cs="Arial"/>
            <w:sz w:val="22"/>
            <w:szCs w:val="22"/>
            <w:lang w:val="vi-VN"/>
          </w:rPr>
          <w:delText>cais@buv.edu.vn</w:delText>
        </w:r>
        <w:r w:rsidR="005378D1" w:rsidDel="00705168">
          <w:rPr>
            <w:rStyle w:val="Hyperlink"/>
            <w:rFonts w:ascii="iCiel Avenir LT Std 35 Light" w:hAnsi="iCiel Avenir LT Std 35 Light" w:cs="Arial"/>
            <w:sz w:val="22"/>
            <w:szCs w:val="22"/>
            <w:lang w:val="vi-VN"/>
          </w:rPr>
          <w:fldChar w:fldCharType="end"/>
        </w:r>
        <w:r w:rsidR="003F7769" w:rsidRPr="004373E8" w:rsidDel="00705168">
          <w:rPr>
            <w:rFonts w:ascii="iCiel Avenir LT Std 35 Light" w:hAnsi="iCiel Avenir LT Std 35 Light" w:cs="Arial"/>
            <w:sz w:val="22"/>
            <w:szCs w:val="22"/>
            <w:lang w:val="vi-VN"/>
          </w:rPr>
          <w:delText xml:space="preserve">. There is a duplicate fee to execute the process. Central Academic Information Services will send further guidance upon receiving the student’s request. </w:delText>
        </w:r>
      </w:del>
    </w:p>
    <w:p w14:paraId="5EFE3793" w14:textId="66C1ECE1" w:rsidR="003F7769" w:rsidRPr="004373E8" w:rsidDel="00705168" w:rsidRDefault="003F7769" w:rsidP="003E1B62">
      <w:pPr>
        <w:tabs>
          <w:tab w:val="left" w:pos="630"/>
          <w:tab w:val="left" w:pos="720"/>
          <w:tab w:val="left" w:pos="1080"/>
        </w:tabs>
        <w:ind w:firstLine="0"/>
        <w:rPr>
          <w:del w:id="4472" w:author="An Tran, ACA (BUV)" w:date="2024-09-10T10:20:00Z" w16du:dateUtc="2024-09-10T03:20:00Z"/>
          <w:rFonts w:ascii="iCiel Avenir LT Std 35 Light" w:hAnsi="iCiel Avenir LT Std 35 Light" w:cs="Arial"/>
          <w:i/>
          <w:iCs/>
          <w:sz w:val="22"/>
          <w:szCs w:val="22"/>
          <w:lang w:val="vi-VN"/>
        </w:rPr>
      </w:pPr>
      <w:del w:id="4473" w:author="An Tran, ACA (BUV)" w:date="2024-09-10T10:26:00Z" w16du:dateUtc="2024-09-10T03:26:00Z">
        <w:r w:rsidRPr="004373E8" w:rsidDel="00705168">
          <w:rPr>
            <w:rFonts w:ascii="iCiel Avenir LT Std 35 Light" w:hAnsi="iCiel Avenir LT Std 35 Light" w:cs="Arial"/>
            <w:i/>
            <w:iCs/>
            <w:sz w:val="22"/>
            <w:szCs w:val="22"/>
            <w:lang w:val="vi-VN"/>
          </w:rPr>
          <w:delText xml:space="preserve">Đại học Staffordshire chỉ cấp bảng điểm chính thức cho sinh viên hoàn thành chương trình học. Đối với sinh viên chưa hoàn thành chương trình, sinh viên có thể yêu cầu một bản sao kết quả học tập bao gồm điểm các môn học từ năm đầu tiên cập nhật đến kỳ học gần nhất của sinh viên. Bản sao kết quả học tập được in trên giấy logo BUV và đóng dấu đỏ treo của BUV. Sinh viên sẽ cần gửi email yêu cầu cấp Bản sao kết quả học tập đến bộ phận Trung tâm Dữ liệu Sinh viên đến </w:delText>
        </w:r>
        <w:r w:rsidR="0086292C" w:rsidRPr="004373E8" w:rsidDel="00705168">
          <w:rPr>
            <w:rFonts w:ascii="iCiel Avenir LT Std 35 Light" w:hAnsi="iCiel Avenir LT Std 35 Light" w:cs="Arial"/>
            <w:i/>
            <w:iCs/>
            <w:sz w:val="22"/>
            <w:szCs w:val="22"/>
            <w:lang w:val="vi-VN"/>
          </w:rPr>
          <w:delText>hòm thư</w:delText>
        </w:r>
        <w:r w:rsidRPr="004373E8" w:rsidDel="00705168">
          <w:rPr>
            <w:rFonts w:ascii="iCiel Avenir LT Std 35 Light" w:hAnsi="iCiel Avenir LT Std 35 Light" w:cs="Arial"/>
            <w:i/>
            <w:iCs/>
            <w:sz w:val="22"/>
            <w:szCs w:val="22"/>
            <w:lang w:val="vi-VN"/>
          </w:rPr>
          <w:delText xml:space="preserve"> </w:delText>
        </w:r>
        <w:r w:rsidR="005378D1" w:rsidDel="00705168">
          <w:fldChar w:fldCharType="begin"/>
        </w:r>
        <w:r w:rsidR="005378D1" w:rsidDel="00705168">
          <w:delInstrText>HYPERLINK "mailto:cais@buv.edu.vn"</w:delInstrText>
        </w:r>
        <w:r w:rsidR="005378D1" w:rsidDel="00705168">
          <w:fldChar w:fldCharType="separate"/>
        </w:r>
        <w:r w:rsidRPr="004373E8" w:rsidDel="00705168">
          <w:rPr>
            <w:rStyle w:val="Hyperlink"/>
            <w:rFonts w:ascii="iCiel Avenir LT Std 35 Light" w:hAnsi="iCiel Avenir LT Std 35 Light" w:cs="Arial"/>
            <w:i/>
            <w:iCs/>
            <w:sz w:val="22"/>
            <w:szCs w:val="22"/>
            <w:lang w:val="vi-VN"/>
          </w:rPr>
          <w:delText>cais@buv.edu.vn</w:delText>
        </w:r>
        <w:r w:rsidR="005378D1" w:rsidDel="00705168">
          <w:rPr>
            <w:rStyle w:val="Hyperlink"/>
            <w:rFonts w:ascii="iCiel Avenir LT Std 35 Light" w:hAnsi="iCiel Avenir LT Std 35 Light" w:cs="Arial"/>
            <w:i/>
            <w:iCs/>
            <w:sz w:val="22"/>
            <w:szCs w:val="22"/>
            <w:lang w:val="vi-VN"/>
          </w:rPr>
          <w:fldChar w:fldCharType="end"/>
        </w:r>
        <w:r w:rsidRPr="004373E8" w:rsidDel="00705168">
          <w:rPr>
            <w:rFonts w:ascii="iCiel Avenir LT Std 35 Light" w:hAnsi="iCiel Avenir LT Std 35 Light" w:cs="Arial"/>
            <w:i/>
            <w:iCs/>
            <w:sz w:val="22"/>
            <w:szCs w:val="22"/>
            <w:lang w:val="vi-VN"/>
          </w:rPr>
          <w:delText xml:space="preserve"> và nộp 1 khoản phí để thực hiện yêu cầu này. Trung tâm Dữ liệu Sinh viên sẽ gửi thêm hướng dẫn khi nhận được yêu cầu của sinh viên.</w:delText>
        </w:r>
      </w:del>
      <w:r w:rsidRPr="004373E8">
        <w:rPr>
          <w:rFonts w:ascii="iCiel Avenir LT Std 35 Light" w:hAnsi="iCiel Avenir LT Std 35 Light" w:cs="Arial"/>
          <w:i/>
          <w:iCs/>
          <w:sz w:val="22"/>
          <w:szCs w:val="22"/>
          <w:lang w:val="vi-VN"/>
        </w:rPr>
        <w:t xml:space="preserve"> </w:t>
      </w:r>
    </w:p>
    <w:p w14:paraId="3CEE4EF7" w14:textId="2FB4B24E" w:rsidR="00D9034C" w:rsidRPr="004373E8" w:rsidDel="00705168" w:rsidRDefault="00D9034C" w:rsidP="00D85019">
      <w:pPr>
        <w:pStyle w:val="Question"/>
        <w:numPr>
          <w:ilvl w:val="0"/>
          <w:numId w:val="44"/>
        </w:numPr>
        <w:tabs>
          <w:tab w:val="left" w:pos="630"/>
          <w:tab w:val="left" w:pos="990"/>
        </w:tabs>
        <w:spacing w:before="100" w:line="400" w:lineRule="exact"/>
        <w:ind w:left="0" w:firstLine="720"/>
        <w:rPr>
          <w:del w:id="4474" w:author="An Tran, ACA (BUV)" w:date="2024-09-10T10:19:00Z" w16du:dateUtc="2024-09-10T03:19:00Z"/>
          <w:rFonts w:cs="Arial"/>
          <w:i/>
          <w:iCs/>
          <w:szCs w:val="22"/>
          <w:lang w:val="vi-VN"/>
        </w:rPr>
      </w:pPr>
      <w:bookmarkStart w:id="4475" w:name="_Toc113977096"/>
      <w:bookmarkStart w:id="4476" w:name="_Toc122700174"/>
      <w:del w:id="4477" w:author="An Tran, ACA (BUV)" w:date="2024-09-10T10:19:00Z" w16du:dateUtc="2024-09-10T03:19:00Z">
        <w:r w:rsidRPr="004373E8" w:rsidDel="00705168">
          <w:rPr>
            <w:rFonts w:cs="Arial"/>
            <w:szCs w:val="22"/>
            <w:lang w:val="vi-VN"/>
          </w:rPr>
          <w:delText xml:space="preserve">How can I read and understand students’ transcript? / </w:delText>
        </w:r>
        <w:r w:rsidRPr="004373E8" w:rsidDel="00705168">
          <w:rPr>
            <w:rFonts w:cs="Arial"/>
            <w:i/>
            <w:iCs/>
            <w:szCs w:val="22"/>
            <w:lang w:val="vi-VN"/>
          </w:rPr>
          <w:delText>Làm thế nào để đọc và hiểu bảng điểm của sinh viên?</w:delText>
        </w:r>
        <w:bookmarkEnd w:id="4475"/>
        <w:bookmarkEnd w:id="4476"/>
      </w:del>
    </w:p>
    <w:p w14:paraId="1D5831C6" w14:textId="0AC3A03C" w:rsidR="00D9034C" w:rsidRPr="004373E8" w:rsidDel="00705168" w:rsidRDefault="00D9034C" w:rsidP="003E1B62">
      <w:pPr>
        <w:tabs>
          <w:tab w:val="left" w:pos="630"/>
          <w:tab w:val="left" w:pos="720"/>
          <w:tab w:val="left" w:pos="1080"/>
        </w:tabs>
        <w:ind w:left="630" w:firstLine="0"/>
        <w:rPr>
          <w:del w:id="4478" w:author="An Tran, ACA (BUV)" w:date="2024-09-10T10:19:00Z" w16du:dateUtc="2024-09-10T03:19:00Z"/>
          <w:rFonts w:ascii="iCiel Avenir LT Std 35 Light" w:hAnsi="iCiel Avenir LT Std 35 Light" w:cs="Arial"/>
          <w:sz w:val="22"/>
          <w:szCs w:val="22"/>
          <w:lang w:val="vi-VN"/>
        </w:rPr>
      </w:pPr>
      <w:del w:id="4479" w:author="An Tran, ACA (BUV)" w:date="2024-09-10T10:19:00Z" w16du:dateUtc="2024-09-10T03:19:00Z">
        <w:r w:rsidRPr="004373E8" w:rsidDel="00705168">
          <w:rPr>
            <w:rFonts w:ascii="iCiel Avenir LT Std 35 Light" w:hAnsi="iCiel Avenir LT Std 35 Light" w:cs="Arial"/>
            <w:b/>
            <w:bCs/>
            <w:sz w:val="22"/>
            <w:szCs w:val="22"/>
            <w:u w:val="single"/>
            <w:lang w:val="vi-VN"/>
          </w:rPr>
          <w:delText xml:space="preserve">Answer / </w:delText>
        </w:r>
        <w:r w:rsidRPr="004373E8" w:rsidDel="00705168">
          <w:rPr>
            <w:rFonts w:ascii="iCiel Avenir LT Std 35 Light" w:hAnsi="iCiel Avenir LT Std 35 Light" w:cs="Arial"/>
            <w:b/>
            <w:bCs/>
            <w:i/>
            <w:iCs/>
            <w:sz w:val="22"/>
            <w:szCs w:val="22"/>
            <w:u w:val="single"/>
            <w:lang w:val="vi-VN"/>
          </w:rPr>
          <w:delText>Câu trả lời</w:delText>
        </w:r>
        <w:r w:rsidRPr="004373E8" w:rsidDel="00705168">
          <w:rPr>
            <w:rFonts w:ascii="iCiel Avenir LT Std 35 Light" w:hAnsi="iCiel Avenir LT Std 35 Light" w:cs="Arial"/>
            <w:b/>
            <w:bCs/>
            <w:sz w:val="22"/>
            <w:szCs w:val="22"/>
            <w:u w:val="single"/>
            <w:lang w:val="vi-VN"/>
          </w:rPr>
          <w:delText>:</w:delText>
        </w:r>
        <w:r w:rsidRPr="004373E8" w:rsidDel="00705168">
          <w:rPr>
            <w:rFonts w:ascii="iCiel Avenir LT Std 35 Light" w:hAnsi="iCiel Avenir LT Std 35 Light" w:cs="Arial"/>
            <w:sz w:val="22"/>
            <w:szCs w:val="22"/>
            <w:lang w:val="vi-VN"/>
          </w:rPr>
          <w:tab/>
        </w:r>
      </w:del>
    </w:p>
    <w:p w14:paraId="243915FA" w14:textId="1BDC6943" w:rsidR="00AA14EC" w:rsidRPr="00001F8A" w:rsidDel="00705168" w:rsidRDefault="00AA14EC" w:rsidP="00AA14EC">
      <w:pPr>
        <w:shd w:val="clear" w:color="auto" w:fill="FFFFFF" w:themeFill="background1"/>
        <w:tabs>
          <w:tab w:val="left" w:pos="630"/>
          <w:tab w:val="left" w:pos="720"/>
          <w:tab w:val="left" w:pos="1080"/>
        </w:tabs>
        <w:ind w:firstLine="0"/>
        <w:rPr>
          <w:del w:id="4480" w:author="An Tran, ACA (BUV)" w:date="2024-09-10T10:19:00Z" w16du:dateUtc="2024-09-10T03:19:00Z"/>
          <w:rFonts w:ascii="iCiel Avenir LT Std 35 Light" w:hAnsi="iCiel Avenir LT Std 35 Light" w:cs="Arial"/>
          <w:sz w:val="22"/>
          <w:szCs w:val="22"/>
        </w:rPr>
      </w:pPr>
      <w:del w:id="4481" w:author="An Tran, ACA (BUV)" w:date="2024-09-10T10:19:00Z" w16du:dateUtc="2024-09-10T03:19:00Z">
        <w:r w:rsidRPr="00001F8A" w:rsidDel="00705168">
          <w:rPr>
            <w:rFonts w:ascii="iCiel Avenir LT Std 35 Light" w:hAnsi="iCiel Avenir LT Std 35 Light" w:cs="Arial"/>
            <w:sz w:val="22"/>
            <w:szCs w:val="22"/>
          </w:rPr>
          <w:delText xml:space="preserve">The official results are issued to students in English as BUV is an international university.  Parents also receive the same transcript as the one sent to students, and we will include in the email body a Vietnamese explanation of terminology &amp; symbols used in the transcript. Please use this explanation for your reference to read and understand the transcript. If you would like a more detailed explanation and overview of the transcript, please contact our Central Academic Information Services (CAIS) team at </w:delText>
        </w:r>
        <w:r w:rsidR="005378D1" w:rsidDel="00705168">
          <w:fldChar w:fldCharType="begin"/>
        </w:r>
        <w:r w:rsidR="005378D1" w:rsidDel="00705168">
          <w:delInstrText>HYPERLINK "mailto:cais@buv.edu.vn"</w:delInstrText>
        </w:r>
        <w:r w:rsidR="005378D1" w:rsidDel="00705168">
          <w:fldChar w:fldCharType="separate"/>
        </w:r>
        <w:r w:rsidRPr="00001F8A" w:rsidDel="00705168">
          <w:rPr>
            <w:rStyle w:val="Hyperlink"/>
            <w:rFonts w:ascii="iCiel Avenir LT Std 35 Light" w:hAnsi="iCiel Avenir LT Std 35 Light" w:cs="Arial"/>
            <w:sz w:val="22"/>
            <w:szCs w:val="22"/>
          </w:rPr>
          <w:delText>cais@buv.edu.vn</w:delText>
        </w:r>
        <w:r w:rsidR="005378D1" w:rsidDel="00705168">
          <w:rPr>
            <w:rStyle w:val="Hyperlink"/>
            <w:rFonts w:ascii="iCiel Avenir LT Std 35 Light" w:hAnsi="iCiel Avenir LT Std 35 Light" w:cs="Arial"/>
            <w:sz w:val="22"/>
            <w:szCs w:val="22"/>
          </w:rPr>
          <w:fldChar w:fldCharType="end"/>
        </w:r>
        <w:r w:rsidDel="00705168">
          <w:rPr>
            <w:rFonts w:ascii="iCiel Avenir LT Std 35 Light" w:hAnsi="iCiel Avenir LT Std 35 Light" w:cs="Arial"/>
            <w:i/>
            <w:iCs/>
            <w:sz w:val="22"/>
            <w:szCs w:val="22"/>
          </w:rPr>
          <w:delText xml:space="preserve">, </w:delText>
        </w:r>
        <w:r w:rsidDel="00705168">
          <w:rPr>
            <w:rStyle w:val="Hyperlink"/>
            <w:rFonts w:ascii="iCiel Avenir LT Std 35 Light" w:hAnsi="iCiel Avenir LT Std 35 Light" w:cs="Arial"/>
            <w:sz w:val="22"/>
            <w:szCs w:val="22"/>
          </w:rPr>
          <w:delText>so</w:delText>
        </w:r>
        <w:r w:rsidRPr="00313221" w:rsidDel="00705168">
          <w:rPr>
            <w:rFonts w:ascii="iCiel Avenir LT Std 35 Light" w:hAnsi="iCiel Avenir LT Std 35 Light" w:cs="Arial"/>
            <w:i/>
            <w:iCs/>
            <w:sz w:val="22"/>
            <w:szCs w:val="22"/>
          </w:rPr>
          <w:delText xml:space="preserve"> </w:delText>
        </w:r>
        <w:r w:rsidRPr="00313221" w:rsidDel="00705168">
          <w:rPr>
            <w:rFonts w:ascii="iCiel Avenir LT Std 35 Light" w:hAnsi="iCiel Avenir LT Std 35 Light" w:cs="Arial"/>
            <w:sz w:val="22"/>
            <w:szCs w:val="22"/>
          </w:rPr>
          <w:delText>CAIS team will contact you within 1 working day to provide further explanation</w:delText>
        </w:r>
        <w:r w:rsidRPr="00001F8A" w:rsidDel="00705168">
          <w:rPr>
            <w:rFonts w:ascii="iCiel Avenir LT Std 35 Light" w:hAnsi="iCiel Avenir LT Std 35 Light" w:cs="Arial"/>
            <w:sz w:val="22"/>
            <w:szCs w:val="22"/>
          </w:rPr>
          <w:delText xml:space="preserve"> . </w:delText>
        </w:r>
      </w:del>
    </w:p>
    <w:p w14:paraId="41CA61C4" w14:textId="58DAFFB9" w:rsidR="00FD78E5" w:rsidRPr="004373E8" w:rsidRDefault="00AA14EC">
      <w:pPr>
        <w:tabs>
          <w:tab w:val="left" w:pos="630"/>
          <w:tab w:val="left" w:pos="720"/>
          <w:tab w:val="left" w:pos="1080"/>
        </w:tabs>
        <w:ind w:firstLine="0"/>
        <w:rPr>
          <w:rFonts w:ascii="iCiel Avenir LT Std 35 Light" w:hAnsi="iCiel Avenir LT Std 35 Light" w:cs="Arial"/>
          <w:i/>
          <w:iCs/>
          <w:sz w:val="22"/>
          <w:szCs w:val="22"/>
          <w:lang w:val="vi-VN"/>
        </w:rPr>
        <w:pPrChange w:id="4482" w:author="An Tran, ACA (BUV)" w:date="2024-09-10T10:20:00Z" w16du:dateUtc="2024-09-10T03:20:00Z">
          <w:pPr>
            <w:shd w:val="clear" w:color="auto" w:fill="FFFFFF" w:themeFill="background1"/>
            <w:tabs>
              <w:tab w:val="left" w:pos="630"/>
              <w:tab w:val="left" w:pos="720"/>
              <w:tab w:val="left" w:pos="1080"/>
            </w:tabs>
            <w:ind w:firstLine="0"/>
          </w:pPr>
        </w:pPrChange>
      </w:pPr>
      <w:del w:id="4483" w:author="An Tran, ACA (BUV)" w:date="2024-09-10T10:19:00Z" w16du:dateUtc="2024-09-10T03:19:00Z">
        <w:r w:rsidRPr="00001F8A" w:rsidDel="00705168">
          <w:rPr>
            <w:rFonts w:ascii="iCiel Avenir LT Std 35 Light" w:hAnsi="iCiel Avenir LT Std 35 Light" w:cs="Arial"/>
            <w:i/>
            <w:iCs/>
            <w:sz w:val="22"/>
            <w:szCs w:val="22"/>
          </w:rPr>
          <w:delText xml:space="preserve">Như Quý phụ huynh đã biết, trường Đại học Anh quốc Việt Nam là đại học quốc tế và bảng điểm được cấp cho sinh viên phải sử dụng tiếng Anh. Do đó, phụ huynh cũng sẽ nhận được bảng điểm giống sinh viên qua email, cùng với bảng chú thích Tiếng Việt các thuật ngữ và ký hiệu chính trong bảng điểm. Phụ huynh có thể sử dụng bảng chú thích này để đọc bảng điểm của sinh viên. </w:delText>
        </w:r>
        <w:r w:rsidRPr="00313221" w:rsidDel="00705168">
          <w:rPr>
            <w:rFonts w:ascii="iCiel Avenir LT Std 35 Light" w:hAnsi="iCiel Avenir LT Std 35 Light" w:cs="Arial"/>
            <w:i/>
            <w:iCs/>
            <w:sz w:val="22"/>
            <w:szCs w:val="22"/>
          </w:rPr>
          <w:delText>N</w:delText>
        </w:r>
        <w:r w:rsidRPr="00313221" w:rsidDel="00705168">
          <w:rPr>
            <w:rFonts w:ascii="iCiel Avenir LT Std 35 Light" w:hAnsi="iCiel Avenir LT Std 35 Light" w:cs="Calibri"/>
            <w:i/>
            <w:iCs/>
            <w:sz w:val="22"/>
            <w:szCs w:val="22"/>
          </w:rPr>
          <w:delText>ế</w:delText>
        </w:r>
        <w:r w:rsidRPr="00313221" w:rsidDel="00705168">
          <w:rPr>
            <w:rFonts w:ascii="iCiel Avenir LT Std 35 Light" w:hAnsi="iCiel Avenir LT Std 35 Light" w:cs="Arial"/>
            <w:i/>
            <w:iCs/>
            <w:sz w:val="22"/>
            <w:szCs w:val="22"/>
          </w:rPr>
          <w:delText>u ph</w:delText>
        </w:r>
        <w:r w:rsidRPr="00313221" w:rsidDel="00705168">
          <w:rPr>
            <w:rFonts w:ascii="iCiel Avenir LT Std 35 Light" w:hAnsi="iCiel Avenir LT Std 35 Light" w:cs="Calibri"/>
            <w:i/>
            <w:iCs/>
            <w:sz w:val="22"/>
            <w:szCs w:val="22"/>
          </w:rPr>
          <w:delText>ụ</w:delText>
        </w:r>
        <w:r w:rsidRPr="00313221" w:rsidDel="00705168">
          <w:rPr>
            <w:rFonts w:ascii="iCiel Avenir LT Std 35 Light" w:hAnsi="iCiel Avenir LT Std 35 Light" w:cs="Arial"/>
            <w:i/>
            <w:iCs/>
            <w:sz w:val="22"/>
            <w:szCs w:val="22"/>
          </w:rPr>
          <w:delText xml:space="preserve"> huynh c</w:delText>
        </w:r>
        <w:r w:rsidRPr="00313221" w:rsidDel="00705168">
          <w:rPr>
            <w:rFonts w:ascii="iCiel Avenir LT Std 35 Light" w:hAnsi="iCiel Avenir LT Std 35 Light" w:cs="Calibri"/>
            <w:i/>
            <w:iCs/>
            <w:sz w:val="22"/>
            <w:szCs w:val="22"/>
          </w:rPr>
          <w:delText>ầ</w:delText>
        </w:r>
        <w:r w:rsidRPr="00313221" w:rsidDel="00705168">
          <w:rPr>
            <w:rFonts w:ascii="iCiel Avenir LT Std 35 Light" w:hAnsi="iCiel Avenir LT Std 35 Light" w:cs="Arial"/>
            <w:i/>
            <w:iCs/>
            <w:sz w:val="22"/>
            <w:szCs w:val="22"/>
          </w:rPr>
          <w:delText>n c</w:delText>
        </w:r>
        <w:r w:rsidRPr="00313221" w:rsidDel="00705168">
          <w:rPr>
            <w:rFonts w:ascii="iCiel Avenir LT Std 35 Light" w:hAnsi="iCiel Avenir LT Std 35 Light" w:cs="Avenir Next LT Pro"/>
            <w:i/>
            <w:iCs/>
            <w:sz w:val="22"/>
            <w:szCs w:val="22"/>
          </w:rPr>
          <w:delText>á</w:delText>
        </w:r>
        <w:r w:rsidRPr="00313221" w:rsidDel="00705168">
          <w:rPr>
            <w:rFonts w:ascii="iCiel Avenir LT Std 35 Light" w:hAnsi="iCiel Avenir LT Std 35 Light" w:cs="Arial"/>
            <w:i/>
            <w:iCs/>
            <w:sz w:val="22"/>
            <w:szCs w:val="22"/>
          </w:rPr>
          <w:delText>n b</w:delText>
        </w:r>
        <w:r w:rsidRPr="00313221" w:rsidDel="00705168">
          <w:rPr>
            <w:rFonts w:ascii="iCiel Avenir LT Std 35 Light" w:hAnsi="iCiel Avenir LT Std 35 Light" w:cs="Calibri"/>
            <w:i/>
            <w:iCs/>
            <w:sz w:val="22"/>
            <w:szCs w:val="22"/>
          </w:rPr>
          <w:delText>ộ</w:delText>
        </w:r>
        <w:r w:rsidRPr="00313221" w:rsidDel="00705168">
          <w:rPr>
            <w:rFonts w:ascii="iCiel Avenir LT Std 35 Light" w:hAnsi="iCiel Avenir LT Std 35 Light" w:cs="Arial"/>
            <w:i/>
            <w:iCs/>
            <w:sz w:val="22"/>
            <w:szCs w:val="22"/>
          </w:rPr>
          <w:delText xml:space="preserve"> chuy</w:delText>
        </w:r>
        <w:r w:rsidRPr="00313221" w:rsidDel="00705168">
          <w:rPr>
            <w:rFonts w:ascii="iCiel Avenir LT Std 35 Light" w:hAnsi="iCiel Avenir LT Std 35 Light" w:cs="Avenir Next LT Pro"/>
            <w:i/>
            <w:iCs/>
            <w:sz w:val="22"/>
            <w:szCs w:val="22"/>
          </w:rPr>
          <w:delText>ê</w:delText>
        </w:r>
        <w:r w:rsidRPr="00313221" w:rsidDel="00705168">
          <w:rPr>
            <w:rFonts w:ascii="iCiel Avenir LT Std 35 Light" w:hAnsi="iCiel Avenir LT Std 35 Light" w:cs="Arial"/>
            <w:i/>
            <w:iCs/>
            <w:sz w:val="22"/>
            <w:szCs w:val="22"/>
          </w:rPr>
          <w:delText>n m</w:delText>
        </w:r>
        <w:r w:rsidRPr="00313221" w:rsidDel="00705168">
          <w:rPr>
            <w:rFonts w:ascii="iCiel Avenir LT Std 35 Light" w:hAnsi="iCiel Avenir LT Std 35 Light" w:cs="Avenir Next LT Pro"/>
            <w:i/>
            <w:iCs/>
            <w:sz w:val="22"/>
            <w:szCs w:val="22"/>
          </w:rPr>
          <w:delText>ô</w:delText>
        </w:r>
        <w:r w:rsidRPr="00313221" w:rsidDel="00705168">
          <w:rPr>
            <w:rFonts w:ascii="iCiel Avenir LT Std 35 Light" w:hAnsi="iCiel Avenir LT Std 35 Light" w:cs="Arial"/>
            <w:i/>
            <w:iCs/>
            <w:sz w:val="22"/>
            <w:szCs w:val="22"/>
          </w:rPr>
          <w:delText>n c</w:delText>
        </w:r>
        <w:r w:rsidRPr="00313221" w:rsidDel="00705168">
          <w:rPr>
            <w:rFonts w:ascii="iCiel Avenir LT Std 35 Light" w:hAnsi="iCiel Avenir LT Std 35 Light" w:cs="Calibri"/>
            <w:i/>
            <w:iCs/>
            <w:sz w:val="22"/>
            <w:szCs w:val="22"/>
          </w:rPr>
          <w:delText>ủ</w:delText>
        </w:r>
        <w:r w:rsidRPr="00313221" w:rsidDel="00705168">
          <w:rPr>
            <w:rFonts w:ascii="iCiel Avenir LT Std 35 Light" w:hAnsi="iCiel Avenir LT Std 35 Light" w:cs="Arial"/>
            <w:i/>
            <w:iCs/>
            <w:sz w:val="22"/>
            <w:szCs w:val="22"/>
          </w:rPr>
          <w:delText>a nh</w:delText>
        </w:r>
        <w:r w:rsidRPr="00313221" w:rsidDel="00705168">
          <w:rPr>
            <w:rFonts w:ascii="iCiel Avenir LT Std 35 Light" w:hAnsi="iCiel Avenir LT Std 35 Light" w:cs="Avenir Next LT Pro"/>
            <w:i/>
            <w:iCs/>
            <w:sz w:val="22"/>
            <w:szCs w:val="22"/>
          </w:rPr>
          <w:delText>à</w:delText>
        </w:r>
        <w:r w:rsidRPr="00313221" w:rsidDel="00705168">
          <w:rPr>
            <w:rFonts w:ascii="iCiel Avenir LT Std 35 Light" w:hAnsi="iCiel Avenir LT Std 35 Light" w:cs="Arial"/>
            <w:i/>
            <w:iCs/>
            <w:sz w:val="22"/>
            <w:szCs w:val="22"/>
          </w:rPr>
          <w:delText xml:space="preserve"> tr</w:delText>
        </w:r>
        <w:r w:rsidRPr="00313221" w:rsidDel="00705168">
          <w:rPr>
            <w:rFonts w:ascii="iCiel Avenir LT Std 35 Light" w:hAnsi="iCiel Avenir LT Std 35 Light" w:cs="Calibri"/>
            <w:i/>
            <w:iCs/>
            <w:sz w:val="22"/>
            <w:szCs w:val="22"/>
          </w:rPr>
          <w:delText>ườ</w:delText>
        </w:r>
        <w:r w:rsidRPr="00313221" w:rsidDel="00705168">
          <w:rPr>
            <w:rFonts w:ascii="iCiel Avenir LT Std 35 Light" w:hAnsi="iCiel Avenir LT Std 35 Light" w:cs="Arial"/>
            <w:i/>
            <w:iCs/>
            <w:sz w:val="22"/>
            <w:szCs w:val="22"/>
          </w:rPr>
          <w:delText>ng gi</w:delText>
        </w:r>
        <w:r w:rsidRPr="00313221" w:rsidDel="00705168">
          <w:rPr>
            <w:rFonts w:ascii="iCiel Avenir LT Std 35 Light" w:hAnsi="iCiel Avenir LT Std 35 Light" w:cs="Calibri"/>
            <w:i/>
            <w:iCs/>
            <w:sz w:val="22"/>
            <w:szCs w:val="22"/>
          </w:rPr>
          <w:delText>ả</w:delText>
        </w:r>
        <w:r w:rsidRPr="00313221" w:rsidDel="00705168">
          <w:rPr>
            <w:rFonts w:ascii="iCiel Avenir LT Std 35 Light" w:hAnsi="iCiel Avenir LT Std 35 Light" w:cs="Arial"/>
            <w:i/>
            <w:iCs/>
            <w:sz w:val="22"/>
            <w:szCs w:val="22"/>
          </w:rPr>
          <w:delText>i th</w:delText>
        </w:r>
        <w:r w:rsidRPr="00313221" w:rsidDel="00705168">
          <w:rPr>
            <w:rFonts w:ascii="iCiel Avenir LT Std 35 Light" w:hAnsi="iCiel Avenir LT Std 35 Light" w:cs="Avenir Next LT Pro"/>
            <w:i/>
            <w:iCs/>
            <w:sz w:val="22"/>
            <w:szCs w:val="22"/>
          </w:rPr>
          <w:delText>í</w:delText>
        </w:r>
        <w:r w:rsidRPr="00313221" w:rsidDel="00705168">
          <w:rPr>
            <w:rFonts w:ascii="iCiel Avenir LT Std 35 Light" w:hAnsi="iCiel Avenir LT Std 35 Light" w:cs="Arial"/>
            <w:i/>
            <w:iCs/>
            <w:sz w:val="22"/>
            <w:szCs w:val="22"/>
          </w:rPr>
          <w:delText>ch chi ti</w:delText>
        </w:r>
        <w:r w:rsidRPr="00313221" w:rsidDel="00705168">
          <w:rPr>
            <w:rFonts w:ascii="iCiel Avenir LT Std 35 Light" w:hAnsi="iCiel Avenir LT Std 35 Light" w:cs="Calibri"/>
            <w:i/>
            <w:iCs/>
            <w:sz w:val="22"/>
            <w:szCs w:val="22"/>
          </w:rPr>
          <w:delText>ế</w:delText>
        </w:r>
        <w:r w:rsidRPr="00313221" w:rsidDel="00705168">
          <w:rPr>
            <w:rFonts w:ascii="iCiel Avenir LT Std 35 Light" w:hAnsi="iCiel Avenir LT Std 35 Light" w:cs="Arial"/>
            <w:i/>
            <w:iCs/>
            <w:sz w:val="22"/>
            <w:szCs w:val="22"/>
          </w:rPr>
          <w:delText>t b</w:delText>
        </w:r>
        <w:r w:rsidRPr="00313221" w:rsidDel="00705168">
          <w:rPr>
            <w:rFonts w:ascii="iCiel Avenir LT Std 35 Light" w:hAnsi="iCiel Avenir LT Std 35 Light" w:cs="Calibri"/>
            <w:i/>
            <w:iCs/>
            <w:sz w:val="22"/>
            <w:szCs w:val="22"/>
          </w:rPr>
          <w:delText>ả</w:delText>
        </w:r>
        <w:r w:rsidRPr="00313221" w:rsidDel="00705168">
          <w:rPr>
            <w:rFonts w:ascii="iCiel Avenir LT Std 35 Light" w:hAnsi="iCiel Avenir LT Std 35 Light" w:cs="Arial"/>
            <w:i/>
            <w:iCs/>
            <w:sz w:val="22"/>
            <w:szCs w:val="22"/>
          </w:rPr>
          <w:delText xml:space="preserve">ng </w:delText>
        </w:r>
        <w:r w:rsidRPr="00313221" w:rsidDel="00705168">
          <w:rPr>
            <w:rFonts w:ascii="iCiel Avenir LT Std 35 Light" w:hAnsi="iCiel Avenir LT Std 35 Light" w:cs="Avenir Next LT Pro"/>
            <w:i/>
            <w:iCs/>
            <w:sz w:val="22"/>
            <w:szCs w:val="22"/>
          </w:rPr>
          <w:delText>đ</w:delText>
        </w:r>
        <w:r w:rsidRPr="00313221" w:rsidDel="00705168">
          <w:rPr>
            <w:rFonts w:ascii="iCiel Avenir LT Std 35 Light" w:hAnsi="iCiel Avenir LT Std 35 Light" w:cs="Arial"/>
            <w:i/>
            <w:iCs/>
            <w:sz w:val="22"/>
            <w:szCs w:val="22"/>
          </w:rPr>
          <w:delText>i</w:delText>
        </w:r>
        <w:r w:rsidRPr="00313221" w:rsidDel="00705168">
          <w:rPr>
            <w:rFonts w:ascii="iCiel Avenir LT Std 35 Light" w:hAnsi="iCiel Avenir LT Std 35 Light" w:cs="Calibri"/>
            <w:i/>
            <w:iCs/>
            <w:sz w:val="22"/>
            <w:szCs w:val="22"/>
          </w:rPr>
          <w:delText>ể</w:delText>
        </w:r>
        <w:r w:rsidRPr="00313221" w:rsidDel="00705168">
          <w:rPr>
            <w:rFonts w:ascii="iCiel Avenir LT Std 35 Light" w:hAnsi="iCiel Avenir LT Std 35 Light" w:cs="Arial"/>
            <w:i/>
            <w:iCs/>
            <w:sz w:val="22"/>
            <w:szCs w:val="22"/>
          </w:rPr>
          <w:delText>m c</w:delText>
        </w:r>
        <w:r w:rsidRPr="00313221" w:rsidDel="00705168">
          <w:rPr>
            <w:rFonts w:ascii="iCiel Avenir LT Std 35 Light" w:hAnsi="iCiel Avenir LT Std 35 Light" w:cs="Calibri"/>
            <w:i/>
            <w:iCs/>
            <w:sz w:val="22"/>
            <w:szCs w:val="22"/>
          </w:rPr>
          <w:delText>ủ</w:delText>
        </w:r>
        <w:r w:rsidRPr="00313221" w:rsidDel="00705168">
          <w:rPr>
            <w:rFonts w:ascii="iCiel Avenir LT Std 35 Light" w:hAnsi="iCiel Avenir LT Std 35 Light" w:cs="Arial"/>
            <w:i/>
            <w:iCs/>
            <w:sz w:val="22"/>
            <w:szCs w:val="22"/>
          </w:rPr>
          <w:delText>a sinh vi</w:delText>
        </w:r>
        <w:r w:rsidRPr="00313221" w:rsidDel="00705168">
          <w:rPr>
            <w:rFonts w:ascii="iCiel Avenir LT Std 35 Light" w:hAnsi="iCiel Avenir LT Std 35 Light" w:cs="Avenir Next LT Pro"/>
            <w:i/>
            <w:iCs/>
            <w:sz w:val="22"/>
            <w:szCs w:val="22"/>
          </w:rPr>
          <w:delText>ê</w:delText>
        </w:r>
        <w:r w:rsidRPr="00313221" w:rsidDel="00705168">
          <w:rPr>
            <w:rFonts w:ascii="iCiel Avenir LT Std 35 Light" w:hAnsi="iCiel Avenir LT Std 35 Light" w:cs="Arial"/>
            <w:i/>
            <w:iCs/>
            <w:sz w:val="22"/>
            <w:szCs w:val="22"/>
          </w:rPr>
          <w:delText>n b</w:delText>
        </w:r>
        <w:r w:rsidRPr="00313221" w:rsidDel="00705168">
          <w:rPr>
            <w:rFonts w:ascii="iCiel Avenir LT Std 35 Light" w:hAnsi="iCiel Avenir LT Std 35 Light" w:cs="Calibri"/>
            <w:i/>
            <w:iCs/>
            <w:sz w:val="22"/>
            <w:szCs w:val="22"/>
          </w:rPr>
          <w:delText>ằ</w:delText>
        </w:r>
        <w:r w:rsidRPr="00313221" w:rsidDel="00705168">
          <w:rPr>
            <w:rFonts w:ascii="iCiel Avenir LT Std 35 Light" w:hAnsi="iCiel Avenir LT Std 35 Light" w:cs="Arial"/>
            <w:i/>
            <w:iCs/>
            <w:sz w:val="22"/>
            <w:szCs w:val="22"/>
          </w:rPr>
          <w:delText>ng ti</w:delText>
        </w:r>
        <w:r w:rsidRPr="00313221" w:rsidDel="00705168">
          <w:rPr>
            <w:rFonts w:ascii="iCiel Avenir LT Std 35 Light" w:hAnsi="iCiel Avenir LT Std 35 Light" w:cs="Calibri"/>
            <w:i/>
            <w:iCs/>
            <w:sz w:val="22"/>
            <w:szCs w:val="22"/>
          </w:rPr>
          <w:delText>ế</w:delText>
        </w:r>
        <w:r w:rsidRPr="00313221" w:rsidDel="00705168">
          <w:rPr>
            <w:rFonts w:ascii="iCiel Avenir LT Std 35 Light" w:hAnsi="iCiel Avenir LT Std 35 Light" w:cs="Arial"/>
            <w:i/>
            <w:iCs/>
            <w:sz w:val="22"/>
            <w:szCs w:val="22"/>
          </w:rPr>
          <w:delText>ng Vi</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 xml:space="preserve">t qua </w:delText>
        </w:r>
        <w:r w:rsidRPr="00313221" w:rsidDel="00705168">
          <w:rPr>
            <w:rFonts w:ascii="iCiel Avenir LT Std 35 Light" w:hAnsi="iCiel Avenir LT Std 35 Light" w:cs="Avenir Next LT Pro"/>
            <w:i/>
            <w:iCs/>
            <w:sz w:val="22"/>
            <w:szCs w:val="22"/>
          </w:rPr>
          <w:delText>đ</w:delText>
        </w:r>
        <w:r w:rsidRPr="00313221" w:rsidDel="00705168">
          <w:rPr>
            <w:rFonts w:ascii="iCiel Avenir LT Std 35 Light" w:hAnsi="iCiel Avenir LT Std 35 Light" w:cs="Arial"/>
            <w:i/>
            <w:iCs/>
            <w:sz w:val="22"/>
            <w:szCs w:val="22"/>
          </w:rPr>
          <w:delText>i</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n tho</w:delText>
        </w:r>
        <w:r w:rsidRPr="00313221" w:rsidDel="00705168">
          <w:rPr>
            <w:rFonts w:ascii="iCiel Avenir LT Std 35 Light" w:hAnsi="iCiel Avenir LT Std 35 Light" w:cs="Calibri"/>
            <w:i/>
            <w:iCs/>
            <w:sz w:val="22"/>
            <w:szCs w:val="22"/>
          </w:rPr>
          <w:delText>ạ</w:delText>
        </w:r>
        <w:r w:rsidRPr="00313221" w:rsidDel="00705168">
          <w:rPr>
            <w:rFonts w:ascii="iCiel Avenir LT Std 35 Light" w:hAnsi="iCiel Avenir LT Std 35 Light" w:cs="Arial"/>
            <w:i/>
            <w:iCs/>
            <w:sz w:val="22"/>
            <w:szCs w:val="22"/>
          </w:rPr>
          <w:delText>i, vui l</w:delText>
        </w:r>
        <w:r w:rsidRPr="00313221" w:rsidDel="00705168">
          <w:rPr>
            <w:rFonts w:ascii="iCiel Avenir LT Std 35 Light" w:hAnsi="iCiel Avenir LT Std 35 Light" w:cs="Avenir Next LT Pro"/>
            <w:i/>
            <w:iCs/>
            <w:sz w:val="22"/>
            <w:szCs w:val="22"/>
          </w:rPr>
          <w:delText>ò</w:delText>
        </w:r>
        <w:r w:rsidRPr="00313221" w:rsidDel="00705168">
          <w:rPr>
            <w:rFonts w:ascii="iCiel Avenir LT Std 35 Light" w:hAnsi="iCiel Avenir LT Std 35 Light" w:cs="Arial"/>
            <w:i/>
            <w:iCs/>
            <w:sz w:val="22"/>
            <w:szCs w:val="22"/>
          </w:rPr>
          <w:delText>ng li</w:delText>
        </w:r>
        <w:r w:rsidRPr="00313221" w:rsidDel="00705168">
          <w:rPr>
            <w:rFonts w:ascii="iCiel Avenir LT Std 35 Light" w:hAnsi="iCiel Avenir LT Std 35 Light" w:cs="Avenir Next LT Pro"/>
            <w:i/>
            <w:iCs/>
            <w:sz w:val="22"/>
            <w:szCs w:val="22"/>
          </w:rPr>
          <w:delText>ê</w:delText>
        </w:r>
        <w:r w:rsidRPr="00313221" w:rsidDel="00705168">
          <w:rPr>
            <w:rFonts w:ascii="iCiel Avenir LT Std 35 Light" w:hAnsi="iCiel Avenir LT Std 35 Light" w:cs="Arial"/>
            <w:i/>
            <w:iCs/>
            <w:sz w:val="22"/>
            <w:szCs w:val="22"/>
          </w:rPr>
          <w:delText>n h</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 xml:space="preserve"> Trung t</w:delText>
        </w:r>
        <w:r w:rsidRPr="00313221" w:rsidDel="00705168">
          <w:rPr>
            <w:rFonts w:ascii="iCiel Avenir LT Std 35 Light" w:hAnsi="iCiel Avenir LT Std 35 Light" w:cs="Avenir Next LT Pro"/>
            <w:i/>
            <w:iCs/>
            <w:sz w:val="22"/>
            <w:szCs w:val="22"/>
          </w:rPr>
          <w:delText>â</w:delText>
        </w:r>
        <w:r w:rsidRPr="00313221" w:rsidDel="00705168">
          <w:rPr>
            <w:rFonts w:ascii="iCiel Avenir LT Std 35 Light" w:hAnsi="iCiel Avenir LT Std 35 Light" w:cs="Arial"/>
            <w:i/>
            <w:iCs/>
            <w:sz w:val="22"/>
            <w:szCs w:val="22"/>
          </w:rPr>
          <w:delText>m D</w:delText>
        </w:r>
        <w:r w:rsidRPr="00313221" w:rsidDel="00705168">
          <w:rPr>
            <w:rFonts w:ascii="iCiel Avenir LT Std 35 Light" w:hAnsi="iCiel Avenir LT Std 35 Light" w:cs="Calibri"/>
            <w:i/>
            <w:iCs/>
            <w:sz w:val="22"/>
            <w:szCs w:val="22"/>
          </w:rPr>
          <w:delText>ữ</w:delText>
        </w:r>
        <w:r w:rsidRPr="00313221" w:rsidDel="00705168">
          <w:rPr>
            <w:rFonts w:ascii="iCiel Avenir LT Std 35 Light" w:hAnsi="iCiel Avenir LT Std 35 Light" w:cs="Arial"/>
            <w:i/>
            <w:iCs/>
            <w:sz w:val="22"/>
            <w:szCs w:val="22"/>
          </w:rPr>
          <w:delText xml:space="preserve"> li</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u Sinh vi</w:delText>
        </w:r>
        <w:r w:rsidRPr="00313221" w:rsidDel="00705168">
          <w:rPr>
            <w:rFonts w:ascii="iCiel Avenir LT Std 35 Light" w:hAnsi="iCiel Avenir LT Std 35 Light" w:cs="Avenir Next LT Pro"/>
            <w:i/>
            <w:iCs/>
            <w:sz w:val="22"/>
            <w:szCs w:val="22"/>
          </w:rPr>
          <w:delText>ê</w:delText>
        </w:r>
        <w:r w:rsidRPr="00313221" w:rsidDel="00705168">
          <w:rPr>
            <w:rFonts w:ascii="iCiel Avenir LT Std 35 Light" w:hAnsi="iCiel Avenir LT Std 35 Light" w:cs="Arial"/>
            <w:i/>
            <w:iCs/>
            <w:sz w:val="22"/>
            <w:szCs w:val="22"/>
          </w:rPr>
          <w:delText xml:space="preserve">n (CAIS) qua </w:delText>
        </w:r>
        <w:r w:rsidRPr="00313221" w:rsidDel="00705168">
          <w:rPr>
            <w:rFonts w:ascii="iCiel Avenir LT Std 35 Light" w:hAnsi="iCiel Avenir LT Std 35 Light" w:cs="Avenir Next LT Pro"/>
            <w:i/>
            <w:iCs/>
            <w:sz w:val="22"/>
            <w:szCs w:val="22"/>
          </w:rPr>
          <w:delText>đ</w:delText>
        </w:r>
        <w:r w:rsidRPr="00313221" w:rsidDel="00705168">
          <w:rPr>
            <w:rFonts w:ascii="iCiel Avenir LT Std 35 Light" w:hAnsi="iCiel Avenir LT Std 35 Light" w:cs="Calibri"/>
            <w:i/>
            <w:iCs/>
            <w:sz w:val="22"/>
            <w:szCs w:val="22"/>
          </w:rPr>
          <w:delText>ị</w:delText>
        </w:r>
        <w:r w:rsidRPr="00313221" w:rsidDel="00705168">
          <w:rPr>
            <w:rFonts w:ascii="iCiel Avenir LT Std 35 Light" w:hAnsi="iCiel Avenir LT Std 35 Light" w:cs="Arial"/>
            <w:i/>
            <w:iCs/>
            <w:sz w:val="22"/>
            <w:szCs w:val="22"/>
          </w:rPr>
          <w:delText>a ch</w:delText>
        </w:r>
        <w:r w:rsidRPr="00313221" w:rsidDel="00705168">
          <w:rPr>
            <w:rFonts w:ascii="iCiel Avenir LT Std 35 Light" w:hAnsi="iCiel Avenir LT Std 35 Light" w:cs="Calibri"/>
            <w:i/>
            <w:iCs/>
            <w:sz w:val="22"/>
            <w:szCs w:val="22"/>
          </w:rPr>
          <w:delText>ỉ</w:delText>
        </w:r>
        <w:r w:rsidRPr="00313221" w:rsidDel="00705168">
          <w:rPr>
            <w:rFonts w:ascii="iCiel Avenir LT Std 35 Light" w:hAnsi="iCiel Avenir LT Std 35 Light" w:cs="Arial"/>
            <w:i/>
            <w:iCs/>
            <w:sz w:val="22"/>
            <w:szCs w:val="22"/>
          </w:rPr>
          <w:delText xml:space="preserve"> email </w:delText>
        </w:r>
        <w:r w:rsidR="005378D1" w:rsidDel="00705168">
          <w:fldChar w:fldCharType="begin"/>
        </w:r>
        <w:r w:rsidR="005378D1" w:rsidDel="00705168">
          <w:delInstrText>HYPERLINK "mailto:cais@buv.edu.vn"</w:delInstrText>
        </w:r>
        <w:r w:rsidR="005378D1" w:rsidDel="00705168">
          <w:fldChar w:fldCharType="separate"/>
        </w:r>
        <w:r w:rsidRPr="00313221" w:rsidDel="00705168">
          <w:rPr>
            <w:rStyle w:val="Hyperlink"/>
            <w:rFonts w:ascii="iCiel Avenir LT Std 35 Light" w:hAnsi="iCiel Avenir LT Std 35 Light" w:cs="Arial"/>
            <w:i/>
            <w:iCs/>
            <w:sz w:val="22"/>
            <w:szCs w:val="22"/>
          </w:rPr>
          <w:delText>cais@buv.edu.vn</w:delText>
        </w:r>
        <w:r w:rsidR="005378D1" w:rsidDel="00705168">
          <w:rPr>
            <w:rStyle w:val="Hyperlink"/>
            <w:rFonts w:ascii="iCiel Avenir LT Std 35 Light" w:hAnsi="iCiel Avenir LT Std 35 Light" w:cs="Arial"/>
            <w:i/>
            <w:iCs/>
            <w:sz w:val="22"/>
            <w:szCs w:val="22"/>
          </w:rPr>
          <w:fldChar w:fldCharType="end"/>
        </w:r>
        <w:r w:rsidRPr="00313221" w:rsidDel="00705168">
          <w:rPr>
            <w:rFonts w:ascii="iCiel Avenir LT Std 35 Light" w:hAnsi="iCiel Avenir LT Std 35 Light" w:cs="Arial"/>
            <w:i/>
            <w:iCs/>
            <w:sz w:val="22"/>
            <w:szCs w:val="22"/>
          </w:rPr>
          <w:delText>. Văn phòng Trung tâm D</w:delText>
        </w:r>
        <w:r w:rsidRPr="00313221" w:rsidDel="00705168">
          <w:rPr>
            <w:rFonts w:ascii="iCiel Avenir LT Std 35 Light" w:hAnsi="iCiel Avenir LT Std 35 Light" w:cs="Calibri"/>
            <w:i/>
            <w:iCs/>
            <w:sz w:val="22"/>
            <w:szCs w:val="22"/>
          </w:rPr>
          <w:delText>ữ</w:delText>
        </w:r>
        <w:r w:rsidRPr="00313221" w:rsidDel="00705168">
          <w:rPr>
            <w:rFonts w:ascii="iCiel Avenir LT Std 35 Light" w:hAnsi="iCiel Avenir LT Std 35 Light" w:cs="Arial"/>
            <w:i/>
            <w:iCs/>
            <w:sz w:val="22"/>
            <w:szCs w:val="22"/>
          </w:rPr>
          <w:delText xml:space="preserve"> li</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u Sinh vi</w:delText>
        </w:r>
        <w:r w:rsidRPr="00313221" w:rsidDel="00705168">
          <w:rPr>
            <w:rFonts w:ascii="iCiel Avenir LT Std 35 Light" w:hAnsi="iCiel Avenir LT Std 35 Light" w:cs="Avenir Next LT Pro"/>
            <w:i/>
            <w:iCs/>
            <w:sz w:val="22"/>
            <w:szCs w:val="22"/>
          </w:rPr>
          <w:delText>ê</w:delText>
        </w:r>
        <w:r w:rsidRPr="00313221" w:rsidDel="00705168">
          <w:rPr>
            <w:rFonts w:ascii="iCiel Avenir LT Std 35 Light" w:hAnsi="iCiel Avenir LT Std 35 Light" w:cs="Arial"/>
            <w:i/>
            <w:iCs/>
            <w:sz w:val="22"/>
            <w:szCs w:val="22"/>
          </w:rPr>
          <w:delText>n s</w:delText>
        </w:r>
        <w:r w:rsidRPr="00313221" w:rsidDel="00705168">
          <w:rPr>
            <w:rFonts w:ascii="iCiel Avenir LT Std 35 Light" w:hAnsi="iCiel Avenir LT Std 35 Light" w:cs="Calibri"/>
            <w:i/>
            <w:iCs/>
            <w:sz w:val="22"/>
            <w:szCs w:val="22"/>
          </w:rPr>
          <w:delText>ẽ</w:delText>
        </w:r>
        <w:r w:rsidRPr="00313221" w:rsidDel="00705168">
          <w:rPr>
            <w:rFonts w:ascii="iCiel Avenir LT Std 35 Light" w:hAnsi="iCiel Avenir LT Std 35 Light" w:cs="Arial"/>
            <w:i/>
            <w:iCs/>
            <w:sz w:val="22"/>
            <w:szCs w:val="22"/>
          </w:rPr>
          <w:delText xml:space="preserve"> ti</w:delText>
        </w:r>
        <w:r w:rsidRPr="00313221" w:rsidDel="00705168">
          <w:rPr>
            <w:rFonts w:ascii="iCiel Avenir LT Std 35 Light" w:hAnsi="iCiel Avenir LT Std 35 Light" w:cs="Calibri"/>
            <w:i/>
            <w:iCs/>
            <w:sz w:val="22"/>
            <w:szCs w:val="22"/>
          </w:rPr>
          <w:delText>ế</w:delText>
        </w:r>
        <w:r w:rsidRPr="00313221" w:rsidDel="00705168">
          <w:rPr>
            <w:rFonts w:ascii="iCiel Avenir LT Std 35 Light" w:hAnsi="iCiel Avenir LT Std 35 Light" w:cs="Arial"/>
            <w:i/>
            <w:iCs/>
            <w:sz w:val="22"/>
            <w:szCs w:val="22"/>
          </w:rPr>
          <w:delText>p nh</w:delText>
        </w:r>
        <w:r w:rsidRPr="00313221" w:rsidDel="00705168">
          <w:rPr>
            <w:rFonts w:ascii="iCiel Avenir LT Std 35 Light" w:hAnsi="iCiel Avenir LT Std 35 Light" w:cs="Calibri"/>
            <w:i/>
            <w:iCs/>
            <w:sz w:val="22"/>
            <w:szCs w:val="22"/>
          </w:rPr>
          <w:delText>ậ</w:delText>
        </w:r>
        <w:r w:rsidRPr="00313221" w:rsidDel="00705168">
          <w:rPr>
            <w:rFonts w:ascii="iCiel Avenir LT Std 35 Light" w:hAnsi="iCiel Avenir LT Std 35 Light" w:cs="Arial"/>
            <w:i/>
            <w:iCs/>
            <w:sz w:val="22"/>
            <w:szCs w:val="22"/>
          </w:rPr>
          <w:delText>n c</w:delText>
        </w:r>
        <w:r w:rsidRPr="00313221" w:rsidDel="00705168">
          <w:rPr>
            <w:rFonts w:ascii="iCiel Avenir LT Std 35 Light" w:hAnsi="iCiel Avenir LT Std 35 Light" w:cs="Avenir Next LT Pro"/>
            <w:i/>
            <w:iCs/>
            <w:sz w:val="22"/>
            <w:szCs w:val="22"/>
          </w:rPr>
          <w:delText>â</w:delText>
        </w:r>
        <w:r w:rsidRPr="00313221" w:rsidDel="00705168">
          <w:rPr>
            <w:rFonts w:ascii="iCiel Avenir LT Std 35 Light" w:hAnsi="iCiel Avenir LT Std 35 Light" w:cs="Arial"/>
            <w:i/>
            <w:iCs/>
            <w:sz w:val="22"/>
            <w:szCs w:val="22"/>
          </w:rPr>
          <w:delText>u h</w:delText>
        </w:r>
        <w:r w:rsidRPr="00313221" w:rsidDel="00705168">
          <w:rPr>
            <w:rFonts w:ascii="iCiel Avenir LT Std 35 Light" w:hAnsi="iCiel Avenir LT Std 35 Light" w:cs="Calibri"/>
            <w:i/>
            <w:iCs/>
            <w:sz w:val="22"/>
            <w:szCs w:val="22"/>
          </w:rPr>
          <w:delText>ỏ</w:delText>
        </w:r>
        <w:r w:rsidRPr="00313221" w:rsidDel="00705168">
          <w:rPr>
            <w:rFonts w:ascii="iCiel Avenir LT Std 35 Light" w:hAnsi="iCiel Avenir LT Std 35 Light" w:cs="Arial"/>
            <w:i/>
            <w:iCs/>
            <w:sz w:val="22"/>
            <w:szCs w:val="22"/>
          </w:rPr>
          <w:delText>i v</w:delText>
        </w:r>
        <w:r w:rsidRPr="00313221" w:rsidDel="00705168">
          <w:rPr>
            <w:rFonts w:ascii="iCiel Avenir LT Std 35 Light" w:hAnsi="iCiel Avenir LT Std 35 Light" w:cs="Avenir Next LT Pro"/>
            <w:i/>
            <w:iCs/>
            <w:sz w:val="22"/>
            <w:szCs w:val="22"/>
          </w:rPr>
          <w:delText>à</w:delText>
        </w:r>
        <w:r w:rsidRPr="00313221" w:rsidDel="00705168">
          <w:rPr>
            <w:rFonts w:ascii="iCiel Avenir LT Std 35 Light" w:hAnsi="iCiel Avenir LT Std 35 Light" w:cs="Arial"/>
            <w:i/>
            <w:iCs/>
            <w:sz w:val="22"/>
            <w:szCs w:val="22"/>
          </w:rPr>
          <w:delText xml:space="preserve"> liên h</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 xml:space="preserve"> l</w:delText>
        </w:r>
        <w:r w:rsidRPr="00313221" w:rsidDel="00705168">
          <w:rPr>
            <w:rFonts w:ascii="iCiel Avenir LT Std 35 Light" w:hAnsi="iCiel Avenir LT Std 35 Light" w:cs="Calibri"/>
            <w:i/>
            <w:iCs/>
            <w:sz w:val="22"/>
            <w:szCs w:val="22"/>
          </w:rPr>
          <w:delText>ạ</w:delText>
        </w:r>
        <w:r w:rsidRPr="00313221" w:rsidDel="00705168">
          <w:rPr>
            <w:rFonts w:ascii="iCiel Avenir LT Std 35 Light" w:hAnsi="iCiel Avenir LT Std 35 Light" w:cs="Arial"/>
            <w:i/>
            <w:iCs/>
            <w:sz w:val="22"/>
            <w:szCs w:val="22"/>
          </w:rPr>
          <w:delText>i ph</w:delText>
        </w:r>
        <w:r w:rsidRPr="00313221" w:rsidDel="00705168">
          <w:rPr>
            <w:rFonts w:ascii="iCiel Avenir LT Std 35 Light" w:hAnsi="iCiel Avenir LT Std 35 Light" w:cs="Calibri"/>
            <w:i/>
            <w:iCs/>
            <w:sz w:val="22"/>
            <w:szCs w:val="22"/>
          </w:rPr>
          <w:delText>ụ</w:delText>
        </w:r>
        <w:r w:rsidRPr="00313221" w:rsidDel="00705168">
          <w:rPr>
            <w:rFonts w:ascii="iCiel Avenir LT Std 35 Light" w:hAnsi="iCiel Avenir LT Std 35 Light" w:cs="Arial"/>
            <w:i/>
            <w:iCs/>
            <w:sz w:val="22"/>
            <w:szCs w:val="22"/>
          </w:rPr>
          <w:delText xml:space="preserve"> huynh trong v</w:delText>
        </w:r>
        <w:r w:rsidRPr="00313221" w:rsidDel="00705168">
          <w:rPr>
            <w:rFonts w:ascii="iCiel Avenir LT Std 35 Light" w:hAnsi="iCiel Avenir LT Std 35 Light" w:cs="Avenir Next LT Pro"/>
            <w:i/>
            <w:iCs/>
            <w:sz w:val="22"/>
            <w:szCs w:val="22"/>
          </w:rPr>
          <w:delText>ò</w:delText>
        </w:r>
        <w:r w:rsidRPr="00313221" w:rsidDel="00705168">
          <w:rPr>
            <w:rFonts w:ascii="iCiel Avenir LT Std 35 Light" w:hAnsi="iCiel Avenir LT Std 35 Light" w:cs="Arial"/>
            <w:i/>
            <w:iCs/>
            <w:sz w:val="22"/>
            <w:szCs w:val="22"/>
          </w:rPr>
          <w:delText>ng 1 ng</w:delText>
        </w:r>
        <w:r w:rsidRPr="00313221" w:rsidDel="00705168">
          <w:rPr>
            <w:rFonts w:ascii="iCiel Avenir LT Std 35 Light" w:hAnsi="iCiel Avenir LT Std 35 Light" w:cs="Avenir Next LT Pro"/>
            <w:i/>
            <w:iCs/>
            <w:sz w:val="22"/>
            <w:szCs w:val="22"/>
          </w:rPr>
          <w:delText>à</w:delText>
        </w:r>
        <w:r w:rsidRPr="00313221" w:rsidDel="00705168">
          <w:rPr>
            <w:rFonts w:ascii="iCiel Avenir LT Std 35 Light" w:hAnsi="iCiel Avenir LT Std 35 Light" w:cs="Arial"/>
            <w:i/>
            <w:iCs/>
            <w:sz w:val="22"/>
            <w:szCs w:val="22"/>
          </w:rPr>
          <w:delText>y l</w:delText>
        </w:r>
        <w:r w:rsidRPr="00313221" w:rsidDel="00705168">
          <w:rPr>
            <w:rFonts w:ascii="iCiel Avenir LT Std 35 Light" w:hAnsi="iCiel Avenir LT Std 35 Light" w:cs="Avenir Next LT Pro"/>
            <w:i/>
            <w:iCs/>
            <w:sz w:val="22"/>
            <w:szCs w:val="22"/>
          </w:rPr>
          <w:delText>à</w:delText>
        </w:r>
        <w:r w:rsidRPr="00313221" w:rsidDel="00705168">
          <w:rPr>
            <w:rFonts w:ascii="iCiel Avenir LT Std 35 Light" w:hAnsi="iCiel Avenir LT Std 35 Light" w:cs="Arial"/>
            <w:i/>
            <w:iCs/>
            <w:sz w:val="22"/>
            <w:szCs w:val="22"/>
          </w:rPr>
          <w:delText>m vi</w:delText>
        </w:r>
        <w:r w:rsidRPr="00313221" w:rsidDel="00705168">
          <w:rPr>
            <w:rFonts w:ascii="iCiel Avenir LT Std 35 Light" w:hAnsi="iCiel Avenir LT Std 35 Light" w:cs="Calibri"/>
            <w:i/>
            <w:iCs/>
            <w:sz w:val="22"/>
            <w:szCs w:val="22"/>
          </w:rPr>
          <w:delText>ệ</w:delText>
        </w:r>
        <w:r w:rsidRPr="00313221" w:rsidDel="00705168">
          <w:rPr>
            <w:rFonts w:ascii="iCiel Avenir LT Std 35 Light" w:hAnsi="iCiel Avenir LT Std 35 Light" w:cs="Arial"/>
            <w:i/>
            <w:iCs/>
            <w:sz w:val="22"/>
            <w:szCs w:val="22"/>
          </w:rPr>
          <w:delText xml:space="preserve">c </w:delText>
        </w:r>
        <w:r w:rsidRPr="00313221" w:rsidDel="00705168">
          <w:rPr>
            <w:rFonts w:ascii="iCiel Avenir LT Std 35 Light" w:hAnsi="iCiel Avenir LT Std 35 Light" w:cs="Avenir Next LT Pro"/>
            <w:i/>
            <w:iCs/>
            <w:sz w:val="22"/>
            <w:szCs w:val="22"/>
          </w:rPr>
          <w:delText>đ</w:delText>
        </w:r>
        <w:r w:rsidRPr="00313221" w:rsidDel="00705168">
          <w:rPr>
            <w:rFonts w:ascii="iCiel Avenir LT Std 35 Light" w:hAnsi="iCiel Avenir LT Std 35 Light" w:cs="Calibri"/>
            <w:i/>
            <w:iCs/>
            <w:sz w:val="22"/>
            <w:szCs w:val="22"/>
          </w:rPr>
          <w:delText>ể</w:delText>
        </w:r>
        <w:r w:rsidRPr="00313221" w:rsidDel="00705168">
          <w:rPr>
            <w:rFonts w:ascii="iCiel Avenir LT Std 35 Light" w:hAnsi="iCiel Avenir LT Std 35 Light" w:cs="Arial"/>
            <w:i/>
            <w:iCs/>
            <w:sz w:val="22"/>
            <w:szCs w:val="22"/>
          </w:rPr>
          <w:delText xml:space="preserve"> h</w:delText>
        </w:r>
        <w:r w:rsidRPr="00313221" w:rsidDel="00705168">
          <w:rPr>
            <w:rFonts w:ascii="iCiel Avenir LT Std 35 Light" w:hAnsi="iCiel Avenir LT Std 35 Light" w:cs="Calibri"/>
            <w:i/>
            <w:iCs/>
            <w:sz w:val="22"/>
            <w:szCs w:val="22"/>
          </w:rPr>
          <w:delText>ỗ</w:delText>
        </w:r>
        <w:r w:rsidRPr="00313221" w:rsidDel="00705168">
          <w:rPr>
            <w:rFonts w:ascii="iCiel Avenir LT Std 35 Light" w:hAnsi="iCiel Avenir LT Std 35 Light" w:cs="Arial"/>
            <w:i/>
            <w:iCs/>
            <w:sz w:val="22"/>
            <w:szCs w:val="22"/>
          </w:rPr>
          <w:delText xml:space="preserve"> tr</w:delText>
        </w:r>
        <w:r w:rsidRPr="00313221" w:rsidDel="00705168">
          <w:rPr>
            <w:rFonts w:ascii="iCiel Avenir LT Std 35 Light" w:hAnsi="iCiel Avenir LT Std 35 Light" w:cs="Calibri"/>
            <w:i/>
            <w:iCs/>
            <w:sz w:val="22"/>
            <w:szCs w:val="22"/>
          </w:rPr>
          <w:delText>ợ</w:delText>
        </w:r>
        <w:r w:rsidRPr="00313221" w:rsidDel="00705168">
          <w:rPr>
            <w:rFonts w:ascii="iCiel Avenir LT Std 35 Light" w:hAnsi="iCiel Avenir LT Std 35 Light" w:cs="Arial"/>
            <w:i/>
            <w:iCs/>
            <w:sz w:val="22"/>
            <w:szCs w:val="22"/>
          </w:rPr>
          <w:delText>.</w:delText>
        </w:r>
      </w:del>
    </w:p>
    <w:p w14:paraId="5B5EC895" w14:textId="77777777" w:rsidR="00D9034C" w:rsidRPr="004373E8" w:rsidRDefault="00D9034C"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4484" w:name="_Toc133507117"/>
      <w:bookmarkStart w:id="4485" w:name="_Toc133509408"/>
      <w:bookmarkStart w:id="4486" w:name="_Toc134102199"/>
      <w:bookmarkStart w:id="4487" w:name="_Toc134112941"/>
      <w:bookmarkStart w:id="4488" w:name="_Toc134113071"/>
      <w:bookmarkStart w:id="4489" w:name="_Toc133507118"/>
      <w:bookmarkStart w:id="4490" w:name="_Toc133509409"/>
      <w:bookmarkStart w:id="4491" w:name="_Toc134102200"/>
      <w:bookmarkStart w:id="4492" w:name="_Toc134112942"/>
      <w:bookmarkStart w:id="4493" w:name="_Toc134113072"/>
      <w:bookmarkStart w:id="4494" w:name="_Toc107734201"/>
      <w:bookmarkStart w:id="4495" w:name="_Toc107734415"/>
      <w:bookmarkStart w:id="4496" w:name="_Toc107734867"/>
      <w:bookmarkStart w:id="4497" w:name="_Toc107735089"/>
      <w:bookmarkStart w:id="4498" w:name="_Toc107735216"/>
      <w:bookmarkStart w:id="4499" w:name="_Toc107735321"/>
      <w:bookmarkStart w:id="4500" w:name="_Toc107735425"/>
      <w:bookmarkStart w:id="4501" w:name="_Toc107735528"/>
      <w:bookmarkStart w:id="4502" w:name="_Toc107735633"/>
      <w:bookmarkStart w:id="4503" w:name="_Toc107735737"/>
      <w:bookmarkStart w:id="4504" w:name="_Toc107735841"/>
      <w:bookmarkStart w:id="4505" w:name="_Toc107735945"/>
      <w:bookmarkStart w:id="4506" w:name="_Toc107736098"/>
      <w:bookmarkStart w:id="4507" w:name="_Toc107736245"/>
      <w:bookmarkStart w:id="4508" w:name="_Toc107736349"/>
      <w:bookmarkStart w:id="4509" w:name="_Toc107736571"/>
      <w:bookmarkStart w:id="4510" w:name="_Toc107736674"/>
      <w:bookmarkStart w:id="4511" w:name="_Toc107736777"/>
      <w:bookmarkStart w:id="4512" w:name="_Toc107736881"/>
      <w:bookmarkStart w:id="4513" w:name="_Toc107737733"/>
      <w:bookmarkStart w:id="4514" w:name="_Toc108099122"/>
      <w:bookmarkStart w:id="4515" w:name="_Toc113975528"/>
      <w:bookmarkStart w:id="4516" w:name="_Toc113976045"/>
      <w:bookmarkStart w:id="4517" w:name="_Toc114065575"/>
      <w:bookmarkStart w:id="4518" w:name="_Toc114065971"/>
      <w:bookmarkStart w:id="4519" w:name="_Toc113977097"/>
      <w:bookmarkStart w:id="4520" w:name="_Toc122700175"/>
      <w:bookmarkStart w:id="4521" w:name="_Toc17707727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r w:rsidRPr="004373E8">
        <w:rPr>
          <w:rFonts w:cs="Arial"/>
          <w:szCs w:val="22"/>
          <w:lang w:val="vi-VN"/>
        </w:rPr>
        <w:t xml:space="preserve">What is the progression condition at BUV? / </w:t>
      </w:r>
      <w:r w:rsidRPr="004373E8">
        <w:rPr>
          <w:rFonts w:cs="Arial"/>
          <w:i/>
          <w:iCs/>
          <w:szCs w:val="22"/>
          <w:lang w:val="vi-VN"/>
        </w:rPr>
        <w:t>Điều kiện được lên lớp ở BUV là gì?</w:t>
      </w:r>
      <w:bookmarkEnd w:id="4519"/>
      <w:bookmarkEnd w:id="4520"/>
      <w:bookmarkEnd w:id="4521"/>
    </w:p>
    <w:p w14:paraId="5E41F609" w14:textId="77777777" w:rsidR="00D9034C" w:rsidRPr="004373E8"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Answer / Câu trả lời:</w:t>
      </w:r>
    </w:p>
    <w:p w14:paraId="70E9CB8D" w14:textId="77777777" w:rsidR="00705168" w:rsidRPr="000214C7" w:rsidRDefault="00705168" w:rsidP="00705168">
      <w:pPr>
        <w:ind w:firstLine="0"/>
        <w:rPr>
          <w:ins w:id="4522" w:author="An Tran, ACA (BUV)" w:date="2024-09-10T10:20:00Z" w16du:dateUtc="2024-09-10T03:20:00Z"/>
          <w:rFonts w:ascii="iCiel Avenir LT Std 35 Light" w:hAnsi="iCiel Avenir LT Std 35 Light" w:cs="Arial"/>
          <w:b/>
          <w:bCs/>
          <w:sz w:val="22"/>
          <w:szCs w:val="22"/>
        </w:rPr>
      </w:pPr>
      <w:ins w:id="4523" w:author="An Tran, ACA (BUV)" w:date="2024-09-10T10:20:00Z" w16du:dateUtc="2024-09-10T03:20:00Z">
        <w:r w:rsidRPr="000214C7">
          <w:rPr>
            <w:rFonts w:ascii="iCiel Avenir LT Std 35 Light" w:hAnsi="iCiel Avenir LT Std 35 Light" w:cs="Arial"/>
            <w:b/>
            <w:bCs/>
            <w:sz w:val="22"/>
            <w:szCs w:val="22"/>
          </w:rPr>
          <w:t>Undergraduate progression</w:t>
        </w:r>
      </w:ins>
    </w:p>
    <w:p w14:paraId="5432C8AC" w14:textId="77777777" w:rsidR="00705168" w:rsidRPr="005402F3" w:rsidRDefault="00705168" w:rsidP="00705168">
      <w:pPr>
        <w:ind w:firstLine="0"/>
        <w:rPr>
          <w:ins w:id="4524" w:author="An Tran, ACA (BUV)" w:date="2024-09-10T10:20:00Z" w16du:dateUtc="2024-09-10T03:20:00Z"/>
          <w:rFonts w:ascii="iCiel Avenir LT Std 35 Light" w:hAnsi="iCiel Avenir LT Std 35 Light" w:cs="Arial"/>
          <w:sz w:val="22"/>
          <w:szCs w:val="22"/>
        </w:rPr>
      </w:pPr>
      <w:ins w:id="4525" w:author="An Tran, ACA (BUV)" w:date="2024-09-10T10:20:00Z" w16du:dateUtc="2024-09-10T03:20:00Z">
        <w:r w:rsidRPr="005402F3">
          <w:rPr>
            <w:rFonts w:ascii="iCiel Avenir LT Std 35 Light" w:hAnsi="iCiel Avenir LT Std 35 Light" w:cs="Arial"/>
            <w:sz w:val="22"/>
            <w:szCs w:val="22"/>
          </w:rPr>
          <w:t>The Student Programmes team will review module results at the end of the academic year (after the June resit diet) and take a progression decision for every undergraduate student over the summer. If you have passed everything, we will not normally be in touch with you, if you have failed something in the academic year we will be in touch to advise on the implications and let you know your options.</w:t>
        </w:r>
      </w:ins>
    </w:p>
    <w:p w14:paraId="3B49506B" w14:textId="77777777" w:rsidR="00705168" w:rsidRPr="005402F3" w:rsidRDefault="00705168" w:rsidP="00705168">
      <w:pPr>
        <w:ind w:firstLine="0"/>
        <w:rPr>
          <w:ins w:id="4526" w:author="An Tran, ACA (BUV)" w:date="2024-09-10T10:20:00Z" w16du:dateUtc="2024-09-10T03:20:00Z"/>
          <w:rFonts w:ascii="iCiel Avenir LT Std 35 Light" w:hAnsi="iCiel Avenir LT Std 35 Light" w:cs="Arial"/>
          <w:sz w:val="22"/>
          <w:szCs w:val="22"/>
        </w:rPr>
      </w:pPr>
      <w:ins w:id="4527" w:author="An Tran, ACA (BUV)" w:date="2024-09-10T10:20:00Z" w16du:dateUtc="2024-09-10T03:20:00Z">
        <w:r w:rsidRPr="005402F3">
          <w:rPr>
            <w:rFonts w:ascii="iCiel Avenir LT Std 35 Light" w:hAnsi="iCiel Avenir LT Std 35 Light" w:cs="Arial"/>
            <w:sz w:val="22"/>
            <w:szCs w:val="22"/>
          </w:rPr>
          <w:t>If you have any questions about this please contact your </w:t>
        </w:r>
        <w:r w:rsidRPr="005402F3">
          <w:rPr>
            <w:rFonts w:ascii="iCiel Avenir LT Std 35 Light" w:hAnsi="iCiel Avenir LT Std 35 Light" w:cs="Arial"/>
            <w:sz w:val="22"/>
            <w:szCs w:val="22"/>
          </w:rPr>
          <w:fldChar w:fldCharType="begin"/>
        </w:r>
        <w:r w:rsidRPr="005402F3">
          <w:rPr>
            <w:rFonts w:ascii="iCiel Avenir LT Std 35 Light" w:hAnsi="iCiel Avenir LT Std 35 Light" w:cs="Arial"/>
            <w:sz w:val="22"/>
            <w:szCs w:val="22"/>
          </w:rPr>
          <w:instrText>HYPERLINK "https://www.stir.ac.uk/about/professional-services/student-academic-and-corporate-services/academic-registry/adviser-of-studies-scheme/undergraduate-advisers/"</w:instrText>
        </w:r>
        <w:r w:rsidRPr="005402F3">
          <w:rPr>
            <w:rFonts w:ascii="iCiel Avenir LT Std 35 Light" w:hAnsi="iCiel Avenir LT Std 35 Light" w:cs="Arial"/>
            <w:sz w:val="22"/>
            <w:szCs w:val="22"/>
          </w:rPr>
        </w:r>
        <w:r w:rsidRPr="005402F3">
          <w:rPr>
            <w:rFonts w:ascii="iCiel Avenir LT Std 35 Light" w:hAnsi="iCiel Avenir LT Std 35 Light" w:cs="Arial"/>
            <w:sz w:val="22"/>
            <w:szCs w:val="22"/>
          </w:rPr>
          <w:fldChar w:fldCharType="separate"/>
        </w:r>
        <w:r w:rsidRPr="005402F3">
          <w:rPr>
            <w:rStyle w:val="Hyperlink"/>
            <w:rFonts w:ascii="iCiel Avenir LT Std 35 Light" w:hAnsi="iCiel Avenir LT Std 35 Light" w:cs="Arial"/>
            <w:sz w:val="22"/>
            <w:szCs w:val="22"/>
          </w:rPr>
          <w:t>Adviser of Studies</w:t>
        </w:r>
        <w:r w:rsidRPr="005402F3">
          <w:rPr>
            <w:rFonts w:ascii="iCiel Avenir LT Std 35 Light" w:hAnsi="iCiel Avenir LT Std 35 Light" w:cs="Arial"/>
            <w:sz w:val="22"/>
            <w:szCs w:val="22"/>
            <w:lang w:val="vi-VN"/>
          </w:rPr>
          <w:fldChar w:fldCharType="end"/>
        </w:r>
        <w:r w:rsidRPr="005402F3">
          <w:rPr>
            <w:rFonts w:ascii="iCiel Avenir LT Std 35 Light" w:hAnsi="iCiel Avenir LT Std 35 Light" w:cs="Arial"/>
            <w:sz w:val="22"/>
            <w:szCs w:val="22"/>
          </w:rPr>
          <w:t> in the first instance.</w:t>
        </w:r>
      </w:ins>
    </w:p>
    <w:p w14:paraId="069EDBDC" w14:textId="77777777" w:rsidR="00705168" w:rsidRPr="000214C7" w:rsidRDefault="00705168" w:rsidP="00705168">
      <w:pPr>
        <w:ind w:firstLine="0"/>
        <w:rPr>
          <w:ins w:id="4528" w:author="An Tran, ACA (BUV)" w:date="2024-09-10T10:20:00Z" w16du:dateUtc="2024-09-10T03:20:00Z"/>
          <w:rFonts w:ascii="iCiel Avenir LT Std 35 Light" w:hAnsi="iCiel Avenir LT Std 35 Light" w:cs="Arial"/>
          <w:i/>
          <w:iCs/>
          <w:sz w:val="22"/>
          <w:szCs w:val="22"/>
        </w:rPr>
      </w:pPr>
      <w:ins w:id="4529" w:author="An Tran, ACA (BUV)" w:date="2024-09-10T10:20:00Z" w16du:dateUtc="2024-09-10T03:20:00Z">
        <w:r w:rsidRPr="000214C7">
          <w:rPr>
            <w:rFonts w:ascii="iCiel Avenir LT Std 35 Light" w:hAnsi="iCiel Avenir LT Std 35 Light" w:cs="Arial"/>
            <w:b/>
            <w:bCs/>
            <w:i/>
            <w:iCs/>
            <w:sz w:val="22"/>
            <w:szCs w:val="22"/>
            <w:lang w:val="vi-VN"/>
          </w:rPr>
          <w:t>Quy định đối với chương</w:t>
        </w:r>
        <w:r w:rsidRPr="000214C7">
          <w:rPr>
            <w:rFonts w:ascii="iCiel Avenir LT Std 35 Light" w:hAnsi="iCiel Avenir LT Std 35 Light" w:cs="Arial"/>
            <w:b/>
            <w:bCs/>
            <w:i/>
            <w:iCs/>
            <w:sz w:val="22"/>
            <w:szCs w:val="22"/>
          </w:rPr>
          <w:t xml:space="preserve"> trình đại học</w:t>
        </w:r>
      </w:ins>
    </w:p>
    <w:p w14:paraId="1765493C" w14:textId="77777777" w:rsidR="00705168" w:rsidRPr="000214C7" w:rsidRDefault="00705168" w:rsidP="00705168">
      <w:pPr>
        <w:ind w:firstLine="0"/>
        <w:rPr>
          <w:ins w:id="4530" w:author="An Tran, ACA (BUV)" w:date="2024-09-10T10:20:00Z" w16du:dateUtc="2024-09-10T03:20:00Z"/>
          <w:rFonts w:ascii="iCiel Avenir LT Std 35 Light" w:hAnsi="iCiel Avenir LT Std 35 Light" w:cs="Arial"/>
          <w:i/>
          <w:iCs/>
          <w:sz w:val="22"/>
          <w:szCs w:val="22"/>
        </w:rPr>
      </w:pPr>
      <w:ins w:id="4531" w:author="An Tran, ACA (BUV)" w:date="2024-09-10T10:20:00Z" w16du:dateUtc="2024-09-10T03:20:00Z">
        <w:r w:rsidRPr="000214C7">
          <w:rPr>
            <w:rFonts w:ascii="iCiel Avenir LT Std 35 Light" w:hAnsi="iCiel Avenir LT Std 35 Light" w:cs="Arial"/>
            <w:i/>
            <w:iCs/>
            <w:sz w:val="22"/>
            <w:szCs w:val="22"/>
          </w:rPr>
          <w:t xml:space="preserve">Đội ngũ Chương trình Sinh viên sẽ xem xét kết quả môn học vào cuối năm học (sau kỳ thi lại tháng Sáu) và đưa ra quyết định về sự </w:t>
        </w:r>
        <w:r w:rsidRPr="000214C7">
          <w:rPr>
            <w:rFonts w:ascii="iCiel Avenir LT Std 35 Light" w:hAnsi="iCiel Avenir LT Std 35 Light" w:cs="Arial"/>
            <w:i/>
            <w:iCs/>
            <w:sz w:val="22"/>
            <w:szCs w:val="22"/>
            <w:lang w:val="vi-VN"/>
          </w:rPr>
          <w:t>lên lớp</w:t>
        </w:r>
        <w:r w:rsidRPr="000214C7">
          <w:rPr>
            <w:rFonts w:ascii="iCiel Avenir LT Std 35 Light" w:hAnsi="iCiel Avenir LT Std 35 Light" w:cs="Arial"/>
            <w:i/>
            <w:iCs/>
            <w:sz w:val="22"/>
            <w:szCs w:val="22"/>
          </w:rPr>
          <w:t xml:space="preserve"> của từng sinh viên trong suốt mùa hè. Nếu bạn đã đỗ tất cả các môn học, chúng tôi thường sẽ không liên hệ với bạn. Nếu bạn trượt môn học nào</w:t>
        </w:r>
        <w:r w:rsidRPr="000214C7">
          <w:rPr>
            <w:rFonts w:ascii="iCiel Avenir LT Std 35 Light" w:hAnsi="iCiel Avenir LT Std 35 Light" w:cs="Arial"/>
            <w:i/>
            <w:iCs/>
            <w:sz w:val="22"/>
            <w:szCs w:val="22"/>
            <w:lang w:val="vi-VN"/>
          </w:rPr>
          <w:t xml:space="preserve"> đó</w:t>
        </w:r>
        <w:r w:rsidRPr="000214C7">
          <w:rPr>
            <w:rFonts w:ascii="iCiel Avenir LT Std 35 Light" w:hAnsi="iCiel Avenir LT Std 35 Light" w:cs="Arial"/>
            <w:i/>
            <w:iCs/>
            <w:sz w:val="22"/>
            <w:szCs w:val="22"/>
          </w:rPr>
          <w:t xml:space="preserve"> trong năm học, chúng tôi sẽ liên hệ với bạn để thông báo về </w:t>
        </w:r>
        <w:r w:rsidRPr="000214C7">
          <w:rPr>
            <w:rFonts w:ascii="iCiel Avenir LT Std 35 Light" w:hAnsi="iCiel Avenir LT Std 35 Light" w:cs="Arial"/>
            <w:i/>
            <w:iCs/>
            <w:sz w:val="22"/>
            <w:szCs w:val="22"/>
            <w:lang w:val="vi-VN"/>
          </w:rPr>
          <w:t>kế hoạch học tập</w:t>
        </w:r>
        <w:r w:rsidRPr="000214C7">
          <w:rPr>
            <w:rFonts w:ascii="iCiel Avenir LT Std 35 Light" w:hAnsi="iCiel Avenir LT Std 35 Light" w:cs="Arial"/>
            <w:i/>
            <w:iCs/>
            <w:sz w:val="22"/>
            <w:szCs w:val="22"/>
          </w:rPr>
          <w:t>.</w:t>
        </w:r>
      </w:ins>
    </w:p>
    <w:p w14:paraId="3F7A657F" w14:textId="23B7531F" w:rsidR="006D752C" w:rsidDel="00705168" w:rsidRDefault="00705168" w:rsidP="00705168">
      <w:pPr>
        <w:tabs>
          <w:tab w:val="left" w:pos="630"/>
          <w:tab w:val="left" w:pos="720"/>
          <w:tab w:val="left" w:pos="1080"/>
        </w:tabs>
        <w:ind w:firstLine="0"/>
        <w:rPr>
          <w:del w:id="4532" w:author="An Tran, ACA (BUV)" w:date="2024-09-10T10:20:00Z" w16du:dateUtc="2024-09-10T03:20:00Z"/>
          <w:rFonts w:ascii="iCiel Avenir LT Std 35 Light" w:hAnsi="iCiel Avenir LT Std 35 Light" w:cs="Arial"/>
          <w:sz w:val="22"/>
          <w:szCs w:val="22"/>
        </w:rPr>
      </w:pPr>
      <w:ins w:id="4533" w:author="An Tran, ACA (BUV)" w:date="2024-09-10T10:20:00Z" w16du:dateUtc="2024-09-10T03:20:00Z">
        <w:r w:rsidRPr="000214C7">
          <w:rPr>
            <w:rFonts w:ascii="iCiel Avenir LT Std 35 Light" w:hAnsi="iCiel Avenir LT Std 35 Light" w:cs="Arial"/>
            <w:i/>
            <w:iCs/>
            <w:sz w:val="22"/>
            <w:szCs w:val="22"/>
          </w:rPr>
          <w:t xml:space="preserve">Nếu bạn có bất kỳ câu hỏi nào về vấn đề này, vui lòng liên hệ với </w:t>
        </w:r>
        <w:r w:rsidRPr="000214C7">
          <w:rPr>
            <w:rFonts w:ascii="iCiel Avenir LT Std 35 Light" w:hAnsi="iCiel Avenir LT Std 35 Light" w:cs="Arial"/>
            <w:i/>
            <w:iCs/>
            <w:sz w:val="22"/>
            <w:szCs w:val="22"/>
          </w:rPr>
          <w:fldChar w:fldCharType="begin"/>
        </w:r>
        <w:r w:rsidRPr="000214C7">
          <w:rPr>
            <w:rFonts w:ascii="iCiel Avenir LT Std 35 Light" w:hAnsi="iCiel Avenir LT Std 35 Light" w:cs="Arial"/>
            <w:i/>
            <w:iCs/>
            <w:sz w:val="22"/>
            <w:szCs w:val="22"/>
          </w:rPr>
          <w:instrText>HYPERLINK "https://www.stir.ac.uk/about/professional-services/student-academic-and-corporate-services/academic-registry/adviser-of-studies-scheme/undergraduate-advisers/"</w:instrText>
        </w:r>
        <w:r w:rsidRPr="000214C7">
          <w:rPr>
            <w:rFonts w:ascii="iCiel Avenir LT Std 35 Light" w:hAnsi="iCiel Avenir LT Std 35 Light" w:cs="Arial"/>
            <w:i/>
            <w:iCs/>
            <w:sz w:val="22"/>
            <w:szCs w:val="22"/>
          </w:rPr>
        </w:r>
        <w:r w:rsidRPr="000214C7">
          <w:rPr>
            <w:rFonts w:ascii="iCiel Avenir LT Std 35 Light" w:hAnsi="iCiel Avenir LT Std 35 Light" w:cs="Arial"/>
            <w:i/>
            <w:iCs/>
            <w:sz w:val="22"/>
            <w:szCs w:val="22"/>
          </w:rPr>
          <w:fldChar w:fldCharType="separate"/>
        </w:r>
        <w:r w:rsidRPr="000214C7">
          <w:rPr>
            <w:rStyle w:val="Hyperlink"/>
            <w:rFonts w:ascii="iCiel Avenir LT Std 35 Light" w:hAnsi="iCiel Avenir LT Std 35 Light" w:cs="Arial"/>
            <w:i/>
            <w:iCs/>
            <w:sz w:val="22"/>
            <w:szCs w:val="22"/>
          </w:rPr>
          <w:t>Adviser of Studies</w:t>
        </w:r>
        <w:r w:rsidRPr="000214C7">
          <w:rPr>
            <w:rFonts w:ascii="iCiel Avenir LT Std 35 Light" w:hAnsi="iCiel Avenir LT Std 35 Light" w:cs="Arial"/>
            <w:i/>
            <w:iCs/>
            <w:sz w:val="22"/>
            <w:szCs w:val="22"/>
            <w:lang w:val="vi-VN"/>
          </w:rPr>
          <w:fldChar w:fldCharType="end"/>
        </w:r>
        <w:r w:rsidRPr="000214C7">
          <w:rPr>
            <w:rFonts w:ascii="iCiel Avenir LT Std 35 Light" w:hAnsi="iCiel Avenir LT Std 35 Light" w:cs="Arial"/>
            <w:i/>
            <w:iCs/>
            <w:sz w:val="22"/>
            <w:szCs w:val="22"/>
          </w:rPr>
          <w:t>.</w:t>
        </w:r>
      </w:ins>
      <w:del w:id="4534" w:author="An Tran, ACA (BUV)" w:date="2024-09-10T10:20:00Z" w16du:dateUtc="2024-09-10T03:20:00Z">
        <w:r w:rsidR="006D752C" w:rsidRPr="004373E8" w:rsidDel="00705168">
          <w:rPr>
            <w:rFonts w:ascii="iCiel Avenir LT Std 35 Light" w:hAnsi="iCiel Avenir LT Std 35 Light" w:cs="Arial"/>
            <w:sz w:val="22"/>
            <w:szCs w:val="22"/>
            <w:lang w:val="vi-VN"/>
          </w:rPr>
          <w:delText>According to the academic regulations of BUV and Partner University - Staffordshire University</w:delText>
        </w:r>
        <w:r w:rsidR="00C74918" w:rsidRPr="004373E8" w:rsidDel="00705168">
          <w:rPr>
            <w:rFonts w:ascii="iCiel Avenir LT Std 35 Light" w:hAnsi="iCiel Avenir LT Std 35 Light" w:cs="Arial"/>
            <w:sz w:val="22"/>
            <w:szCs w:val="22"/>
            <w:lang w:val="vi-VN"/>
          </w:rPr>
          <w:delText xml:space="preserve"> (SU)</w:delText>
        </w:r>
        <w:r w:rsidR="006D752C" w:rsidRPr="004373E8" w:rsidDel="00705168">
          <w:rPr>
            <w:rFonts w:ascii="iCiel Avenir LT Std 35 Light" w:hAnsi="iCiel Avenir LT Std 35 Light" w:cs="Arial"/>
            <w:sz w:val="22"/>
            <w:szCs w:val="22"/>
            <w:lang w:val="vi-VN"/>
          </w:rPr>
          <w:delText>, SU students must pass at least 90 credits in each level in order to progress to the next level. However, there will be exceptional circumstances cases which will be considered and subjected to the Board’s decision.</w:delText>
        </w:r>
      </w:del>
    </w:p>
    <w:p w14:paraId="45F78C60" w14:textId="50A52A1E" w:rsidR="001515AE" w:rsidRPr="00C71108" w:rsidDel="00705168" w:rsidRDefault="001515AE" w:rsidP="001515AE">
      <w:pPr>
        <w:tabs>
          <w:tab w:val="left" w:pos="630"/>
          <w:tab w:val="left" w:pos="720"/>
          <w:tab w:val="left" w:pos="1080"/>
        </w:tabs>
        <w:ind w:firstLine="0"/>
        <w:rPr>
          <w:del w:id="4535" w:author="An Tran, ACA (BUV)" w:date="2024-09-10T10:20:00Z" w16du:dateUtc="2024-09-10T03:20:00Z"/>
          <w:rFonts w:ascii="iCiel Avenir LT Std 35 Light" w:hAnsi="iCiel Avenir LT Std 35 Light" w:cs="Arial"/>
          <w:sz w:val="22"/>
          <w:szCs w:val="22"/>
        </w:rPr>
      </w:pPr>
      <w:del w:id="4536" w:author="An Tran, ACA (BUV)" w:date="2024-09-10T10:20:00Z" w16du:dateUtc="2024-09-10T03:20:00Z">
        <w:r w:rsidRPr="00C71108" w:rsidDel="00705168">
          <w:rPr>
            <w:rFonts w:ascii="iCiel Avenir LT Std 35 Light" w:hAnsi="iCiel Avenir LT Std 35 Light" w:cs="Arial"/>
            <w:sz w:val="22"/>
            <w:szCs w:val="22"/>
          </w:rPr>
          <w:delText>We encourage students to contact the</w:delText>
        </w:r>
        <w:r w:rsidDel="00705168">
          <w:rPr>
            <w:rFonts w:ascii="iCiel Avenir LT Std 35 Light" w:hAnsi="iCiel Avenir LT Std 35 Light" w:cs="Arial"/>
            <w:sz w:val="22"/>
            <w:szCs w:val="22"/>
          </w:rPr>
          <w:delText xml:space="preserve"> Central Academic Information Services</w:delText>
        </w:r>
        <w:r w:rsidRPr="00C71108" w:rsidDel="00705168">
          <w:rPr>
            <w:rFonts w:ascii="iCiel Avenir LT Std 35 Light" w:hAnsi="iCiel Avenir LT Std 35 Light" w:cs="Arial"/>
            <w:sz w:val="22"/>
            <w:szCs w:val="22"/>
          </w:rPr>
          <w:delText xml:space="preserve"> via email </w:delText>
        </w:r>
        <w:r w:rsidR="005378D1" w:rsidDel="00705168">
          <w:fldChar w:fldCharType="begin"/>
        </w:r>
        <w:r w:rsidR="005378D1" w:rsidDel="00705168">
          <w:delInstrText>HYPERLINK "mailto:cais@buv.edu.vn"</w:delInstrText>
        </w:r>
        <w:r w:rsidR="005378D1" w:rsidDel="00705168">
          <w:fldChar w:fldCharType="separate"/>
        </w:r>
        <w:r w:rsidRPr="00F95E36" w:rsidDel="00705168">
          <w:rPr>
            <w:rStyle w:val="Hyperlink"/>
            <w:rFonts w:ascii="iCiel Avenir LT Std 35 Light" w:hAnsi="iCiel Avenir LT Std 35 Light" w:cs="Arial"/>
            <w:sz w:val="22"/>
            <w:szCs w:val="22"/>
          </w:rPr>
          <w:delText>cais@buv.edu.vn</w:delText>
        </w:r>
        <w:r w:rsidR="005378D1" w:rsidDel="00705168">
          <w:rPr>
            <w:rStyle w:val="Hyperlink"/>
            <w:rFonts w:ascii="iCiel Avenir LT Std 35 Light" w:hAnsi="iCiel Avenir LT Std 35 Light" w:cs="Arial"/>
            <w:sz w:val="22"/>
            <w:szCs w:val="22"/>
          </w:rPr>
          <w:fldChar w:fldCharType="end"/>
        </w:r>
        <w:r w:rsidDel="00705168">
          <w:rPr>
            <w:rFonts w:ascii="iCiel Avenir LT Std 35 Light" w:hAnsi="iCiel Avenir LT Std 35 Light" w:cs="Arial"/>
            <w:sz w:val="22"/>
            <w:szCs w:val="22"/>
          </w:rPr>
          <w:delText xml:space="preserve"> </w:delText>
        </w:r>
        <w:r w:rsidRPr="00C71108" w:rsidDel="00705168">
          <w:rPr>
            <w:rFonts w:ascii="iCiel Avenir LT Std 35 Light" w:hAnsi="iCiel Avenir LT Std 35 Light" w:cs="Arial"/>
            <w:sz w:val="22"/>
            <w:szCs w:val="22"/>
          </w:rPr>
          <w:delText>for more detailed information.</w:delText>
        </w:r>
      </w:del>
    </w:p>
    <w:p w14:paraId="5E88161C" w14:textId="1DE18CF8" w:rsidR="001515AE" w:rsidRPr="00C71108" w:rsidRDefault="006D752C" w:rsidP="001515AE">
      <w:pPr>
        <w:tabs>
          <w:tab w:val="left" w:pos="630"/>
          <w:tab w:val="left" w:pos="720"/>
          <w:tab w:val="left" w:pos="1080"/>
        </w:tabs>
        <w:ind w:firstLine="0"/>
        <w:rPr>
          <w:rFonts w:ascii="iCiel Avenir LT Std 35 Light" w:hAnsi="iCiel Avenir LT Std 35 Light" w:cs="Arial"/>
          <w:i/>
          <w:iCs/>
          <w:sz w:val="22"/>
          <w:szCs w:val="22"/>
        </w:rPr>
      </w:pPr>
      <w:del w:id="4537" w:author="An Tran, ACA (BUV)" w:date="2024-09-10T10:20:00Z" w16du:dateUtc="2024-09-10T03:20:00Z">
        <w:r w:rsidRPr="004373E8" w:rsidDel="00705168">
          <w:rPr>
            <w:rFonts w:ascii="iCiel Avenir LT Std 35 Light" w:hAnsi="iCiel Avenir LT Std 35 Light" w:cs="Arial"/>
            <w:i/>
            <w:iCs/>
            <w:sz w:val="22"/>
            <w:szCs w:val="22"/>
            <w:lang w:val="vi-VN"/>
          </w:rPr>
          <w:delText xml:space="preserve">Theo quy định học thuật của BUV và trường đối tác </w:delText>
        </w:r>
        <w:r w:rsidR="00F34077" w:rsidRPr="004373E8" w:rsidDel="00705168">
          <w:rPr>
            <w:rFonts w:ascii="iCiel Avenir LT Std 35 Light" w:hAnsi="iCiel Avenir LT Std 35 Light" w:cs="Arial"/>
            <w:i/>
            <w:iCs/>
            <w:sz w:val="22"/>
            <w:szCs w:val="22"/>
            <w:lang w:val="vi-VN"/>
          </w:rPr>
          <w:delText>-</w:delText>
        </w:r>
        <w:r w:rsidRPr="004373E8" w:rsidDel="00705168">
          <w:rPr>
            <w:rFonts w:ascii="iCiel Avenir LT Std 35 Light" w:hAnsi="iCiel Avenir LT Std 35 Light" w:cs="Arial"/>
            <w:i/>
            <w:iCs/>
            <w:sz w:val="22"/>
            <w:szCs w:val="22"/>
            <w:lang w:val="vi-VN"/>
          </w:rPr>
          <w:delText xml:space="preserve"> Đại học Stafffordshire, sinh viên đại học Stafffordshire cần phải đạt được ít nhất 90 tín chỉ của mỗi năm học để được học lên năm tiếp theo trong chương trình (lên lớp). Tuy nhiên đối với một số trường hợp ngoại lệ sẽ được cân nhắc và xem xét lên lớp theo quyết định của Hội đồng Khảo thí.</w:delText>
        </w:r>
        <w:r w:rsidR="001515AE" w:rsidDel="00705168">
          <w:rPr>
            <w:rFonts w:ascii="iCiel Avenir LT Std 35 Light" w:hAnsi="iCiel Avenir LT Std 35 Light" w:cs="Arial"/>
            <w:i/>
            <w:iCs/>
            <w:sz w:val="22"/>
            <w:szCs w:val="22"/>
          </w:rPr>
          <w:delText xml:space="preserve"> </w:delText>
        </w:r>
        <w:r w:rsidR="001515AE" w:rsidRPr="002C711C" w:rsidDel="00705168">
          <w:rPr>
            <w:rFonts w:ascii="iCiel Avenir LT Std 35 Light" w:hAnsi="iCiel Avenir LT Std 35 Light" w:cs="Arial"/>
            <w:i/>
            <w:iCs/>
            <w:sz w:val="22"/>
            <w:szCs w:val="22"/>
            <w:lang w:val="vi-VN"/>
          </w:rPr>
          <w:delText>Nhà tr</w:delText>
        </w:r>
        <w:r w:rsidR="001515AE" w:rsidRPr="002C711C" w:rsidDel="00705168">
          <w:rPr>
            <w:rFonts w:ascii="iCiel Avenir LT Std 35 Light" w:hAnsi="iCiel Avenir LT Std 35 Light" w:cs="Calibri"/>
            <w:i/>
            <w:iCs/>
            <w:sz w:val="22"/>
            <w:szCs w:val="22"/>
            <w:lang w:val="vi-VN"/>
          </w:rPr>
          <w:delText>ườ</w:delText>
        </w:r>
        <w:r w:rsidR="001515AE" w:rsidRPr="002C711C" w:rsidDel="00705168">
          <w:rPr>
            <w:rFonts w:ascii="iCiel Avenir LT Std 35 Light" w:hAnsi="iCiel Avenir LT Std 35 Light" w:cs="Arial"/>
            <w:i/>
            <w:iCs/>
            <w:sz w:val="22"/>
            <w:szCs w:val="22"/>
            <w:lang w:val="vi-VN"/>
          </w:rPr>
          <w:delText>ng khuy</w:delText>
        </w:r>
        <w:r w:rsidR="001515AE" w:rsidRPr="002C711C" w:rsidDel="00705168">
          <w:rPr>
            <w:rFonts w:ascii="iCiel Avenir LT Std 35 Light" w:hAnsi="iCiel Avenir LT Std 35 Light" w:cs="Calibri"/>
            <w:i/>
            <w:iCs/>
            <w:sz w:val="22"/>
            <w:szCs w:val="22"/>
            <w:lang w:val="vi-VN"/>
          </w:rPr>
          <w:delText>ế</w:delText>
        </w:r>
        <w:r w:rsidR="001515AE" w:rsidRPr="002C711C" w:rsidDel="00705168">
          <w:rPr>
            <w:rFonts w:ascii="iCiel Avenir LT Std 35 Light" w:hAnsi="iCiel Avenir LT Std 35 Light" w:cs="Arial"/>
            <w:i/>
            <w:iCs/>
            <w:sz w:val="22"/>
            <w:szCs w:val="22"/>
            <w:lang w:val="vi-VN"/>
          </w:rPr>
          <w:delText>n kh</w:delText>
        </w:r>
        <w:r w:rsidR="001515AE" w:rsidRPr="002C711C" w:rsidDel="00705168">
          <w:rPr>
            <w:rFonts w:ascii="iCiel Avenir LT Std 35 Light" w:hAnsi="iCiel Avenir LT Std 35 Light" w:cs="Avenir Next LT Pro"/>
            <w:i/>
            <w:iCs/>
            <w:sz w:val="22"/>
            <w:szCs w:val="22"/>
            <w:lang w:val="vi-VN"/>
          </w:rPr>
          <w:delText>í</w:delText>
        </w:r>
        <w:r w:rsidR="001515AE" w:rsidRPr="002C711C" w:rsidDel="00705168">
          <w:rPr>
            <w:rFonts w:ascii="iCiel Avenir LT Std 35 Light" w:hAnsi="iCiel Avenir LT Std 35 Light" w:cs="Arial"/>
            <w:i/>
            <w:iCs/>
            <w:sz w:val="22"/>
            <w:szCs w:val="22"/>
            <w:lang w:val="vi-VN"/>
          </w:rPr>
          <w:delText>ch sinh vi</w:delText>
        </w:r>
        <w:r w:rsidR="001515AE" w:rsidRPr="002C711C" w:rsidDel="00705168">
          <w:rPr>
            <w:rFonts w:ascii="iCiel Avenir LT Std 35 Light" w:hAnsi="iCiel Avenir LT Std 35 Light" w:cs="Avenir Next LT Pro"/>
            <w:i/>
            <w:iCs/>
            <w:sz w:val="22"/>
            <w:szCs w:val="22"/>
            <w:lang w:val="vi-VN"/>
          </w:rPr>
          <w:delText>ê</w:delText>
        </w:r>
        <w:r w:rsidR="001515AE" w:rsidRPr="002C711C" w:rsidDel="00705168">
          <w:rPr>
            <w:rFonts w:ascii="iCiel Avenir LT Std 35 Light" w:hAnsi="iCiel Avenir LT Std 35 Light" w:cs="Arial"/>
            <w:i/>
            <w:iCs/>
            <w:sz w:val="22"/>
            <w:szCs w:val="22"/>
            <w:lang w:val="vi-VN"/>
          </w:rPr>
          <w:delText xml:space="preserve">n trao </w:delText>
        </w:r>
        <w:r w:rsidR="001515AE" w:rsidRPr="002C711C" w:rsidDel="00705168">
          <w:rPr>
            <w:rFonts w:ascii="iCiel Avenir LT Std 35 Light" w:hAnsi="iCiel Avenir LT Std 35 Light" w:cs="Avenir Next LT Pro"/>
            <w:i/>
            <w:iCs/>
            <w:sz w:val="22"/>
            <w:szCs w:val="22"/>
            <w:lang w:val="vi-VN"/>
          </w:rPr>
          <w:delText>đ</w:delText>
        </w:r>
        <w:r w:rsidR="001515AE" w:rsidRPr="002C711C" w:rsidDel="00705168">
          <w:rPr>
            <w:rFonts w:ascii="iCiel Avenir LT Std 35 Light" w:hAnsi="iCiel Avenir LT Std 35 Light" w:cs="Calibri"/>
            <w:i/>
            <w:iCs/>
            <w:sz w:val="22"/>
            <w:szCs w:val="22"/>
            <w:lang w:val="vi-VN"/>
          </w:rPr>
          <w:delText>ổ</w:delText>
        </w:r>
        <w:r w:rsidR="001515AE" w:rsidRPr="002C711C" w:rsidDel="00705168">
          <w:rPr>
            <w:rFonts w:ascii="iCiel Avenir LT Std 35 Light" w:hAnsi="iCiel Avenir LT Std 35 Light" w:cs="Arial"/>
            <w:i/>
            <w:iCs/>
            <w:sz w:val="22"/>
            <w:szCs w:val="22"/>
            <w:lang w:val="vi-VN"/>
          </w:rPr>
          <w:delText>i v</w:delText>
        </w:r>
        <w:r w:rsidR="001515AE" w:rsidRPr="002C711C" w:rsidDel="00705168">
          <w:rPr>
            <w:rFonts w:ascii="iCiel Avenir LT Std 35 Light" w:hAnsi="iCiel Avenir LT Std 35 Light" w:cs="Calibri"/>
            <w:i/>
            <w:iCs/>
            <w:sz w:val="22"/>
            <w:szCs w:val="22"/>
            <w:lang w:val="vi-VN"/>
          </w:rPr>
          <w:delText>ớ</w:delText>
        </w:r>
        <w:r w:rsidR="001515AE" w:rsidRPr="002C711C" w:rsidDel="00705168">
          <w:rPr>
            <w:rFonts w:ascii="iCiel Avenir LT Std 35 Light" w:hAnsi="iCiel Avenir LT Std 35 Light" w:cs="Arial"/>
            <w:i/>
            <w:iCs/>
            <w:sz w:val="22"/>
            <w:szCs w:val="22"/>
            <w:lang w:val="vi-VN"/>
          </w:rPr>
          <w:delText xml:space="preserve">i </w:delText>
        </w:r>
        <w:r w:rsidR="001515AE" w:rsidDel="00705168">
          <w:rPr>
            <w:rFonts w:ascii="iCiel Avenir LT Std 35 Light" w:hAnsi="iCiel Avenir LT Std 35 Light" w:cs="Arial"/>
            <w:i/>
            <w:iCs/>
            <w:sz w:val="22"/>
            <w:szCs w:val="22"/>
          </w:rPr>
          <w:delText>Trung tâm Dữ liệu sinh viên thông qua</w:delText>
        </w:r>
        <w:r w:rsidR="001515AE" w:rsidRPr="002C711C" w:rsidDel="00705168">
          <w:rPr>
            <w:rFonts w:ascii="iCiel Avenir LT Std 35 Light" w:hAnsi="iCiel Avenir LT Std 35 Light" w:cs="Arial"/>
            <w:i/>
            <w:iCs/>
            <w:sz w:val="22"/>
            <w:szCs w:val="22"/>
            <w:lang w:val="vi-VN"/>
          </w:rPr>
          <w:delText xml:space="preserve"> email </w:delText>
        </w:r>
        <w:r w:rsidR="005378D1" w:rsidDel="00705168">
          <w:fldChar w:fldCharType="begin"/>
        </w:r>
        <w:r w:rsidR="005378D1" w:rsidDel="00705168">
          <w:delInstrText>HYPERLINK "mailto:cais@buv.edu.vn"</w:delInstrText>
        </w:r>
        <w:r w:rsidR="005378D1" w:rsidDel="00705168">
          <w:fldChar w:fldCharType="separate"/>
        </w:r>
        <w:r w:rsidR="001515AE" w:rsidRPr="00F95E36" w:rsidDel="00705168">
          <w:rPr>
            <w:rStyle w:val="Hyperlink"/>
            <w:rFonts w:ascii="iCiel Avenir LT Std 35 Light" w:hAnsi="iCiel Avenir LT Std 35 Light" w:cs="Arial"/>
            <w:i/>
            <w:iCs/>
            <w:sz w:val="22"/>
            <w:szCs w:val="22"/>
          </w:rPr>
          <w:delText>cais@buv.edu.vn</w:delText>
        </w:r>
        <w:r w:rsidR="005378D1" w:rsidDel="00705168">
          <w:rPr>
            <w:rStyle w:val="Hyperlink"/>
            <w:rFonts w:ascii="iCiel Avenir LT Std 35 Light" w:hAnsi="iCiel Avenir LT Std 35 Light" w:cs="Arial"/>
            <w:i/>
            <w:iCs/>
            <w:sz w:val="22"/>
            <w:szCs w:val="22"/>
          </w:rPr>
          <w:fldChar w:fldCharType="end"/>
        </w:r>
        <w:r w:rsidR="001515AE" w:rsidRPr="002C711C" w:rsidDel="00705168">
          <w:rPr>
            <w:rStyle w:val="Hyperlink"/>
            <w:rFonts w:ascii="iCiel Avenir LT Std 35 Light" w:hAnsi="iCiel Avenir LT Std 35 Light" w:cs="Arial"/>
            <w:sz w:val="22"/>
            <w:szCs w:val="22"/>
          </w:rPr>
          <w:delText xml:space="preserve"> </w:delText>
        </w:r>
        <w:r w:rsidR="001515AE" w:rsidDel="00705168">
          <w:rPr>
            <w:rFonts w:ascii="iCiel Avenir LT Std 35 Light" w:hAnsi="iCiel Avenir LT Std 35 Light" w:cs="Arial"/>
            <w:i/>
            <w:iCs/>
            <w:sz w:val="22"/>
            <w:szCs w:val="22"/>
          </w:rPr>
          <w:delText>để có thêm thông tin chi tiết.</w:delText>
        </w:r>
      </w:del>
    </w:p>
    <w:p w14:paraId="562A92FD" w14:textId="1981388E" w:rsidR="007379A7" w:rsidRPr="004373E8" w:rsidRDefault="007379A7"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4538" w:name="_Toc149053838"/>
      <w:bookmarkStart w:id="4539" w:name="_Toc149054098"/>
      <w:bookmarkStart w:id="4540" w:name="_Toc149835246"/>
      <w:bookmarkStart w:id="4541" w:name="_Toc149053839"/>
      <w:bookmarkStart w:id="4542" w:name="_Toc149054099"/>
      <w:bookmarkStart w:id="4543" w:name="_Toc149835247"/>
      <w:bookmarkStart w:id="4544" w:name="_Toc107734203"/>
      <w:bookmarkStart w:id="4545" w:name="_Toc107734417"/>
      <w:bookmarkStart w:id="4546" w:name="_Toc107734869"/>
      <w:bookmarkStart w:id="4547" w:name="_Toc107735091"/>
      <w:bookmarkStart w:id="4548" w:name="_Toc107735218"/>
      <w:bookmarkStart w:id="4549" w:name="_Toc107735323"/>
      <w:bookmarkStart w:id="4550" w:name="_Toc107735427"/>
      <w:bookmarkStart w:id="4551" w:name="_Toc107735530"/>
      <w:bookmarkStart w:id="4552" w:name="_Toc107735635"/>
      <w:bookmarkStart w:id="4553" w:name="_Toc107735739"/>
      <w:bookmarkStart w:id="4554" w:name="_Toc107735843"/>
      <w:bookmarkStart w:id="4555" w:name="_Toc107735947"/>
      <w:bookmarkStart w:id="4556" w:name="_Toc107736100"/>
      <w:bookmarkStart w:id="4557" w:name="_Toc107736247"/>
      <w:bookmarkStart w:id="4558" w:name="_Toc107736351"/>
      <w:bookmarkStart w:id="4559" w:name="_Toc107736573"/>
      <w:bookmarkStart w:id="4560" w:name="_Toc107736676"/>
      <w:bookmarkStart w:id="4561" w:name="_Toc107736779"/>
      <w:bookmarkStart w:id="4562" w:name="_Toc107736883"/>
      <w:bookmarkStart w:id="4563" w:name="_Toc107737735"/>
      <w:bookmarkStart w:id="4564" w:name="_Toc108099124"/>
      <w:bookmarkStart w:id="4565" w:name="_Toc113975530"/>
      <w:bookmarkStart w:id="4566" w:name="_Toc113976047"/>
      <w:bookmarkStart w:id="4567" w:name="_Toc114065577"/>
      <w:bookmarkStart w:id="4568" w:name="_Toc114065973"/>
      <w:bookmarkStart w:id="4569" w:name="_Toc177077274"/>
      <w:bookmarkStart w:id="4570" w:name="_Toc113977098"/>
      <w:bookmarkStart w:id="4571" w:name="_Toc122700176"/>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r w:rsidRPr="004373E8">
        <w:rPr>
          <w:rFonts w:cs="Arial"/>
          <w:szCs w:val="22"/>
          <w:lang w:val="vi-VN"/>
        </w:rPr>
        <w:t>How</w:t>
      </w:r>
      <w:r w:rsidR="00A73963" w:rsidRPr="004373E8">
        <w:rPr>
          <w:rFonts w:cs="Arial"/>
          <w:szCs w:val="22"/>
          <w:lang w:val="vi-VN"/>
        </w:rPr>
        <w:t xml:space="preserve"> </w:t>
      </w:r>
      <w:ins w:id="4572" w:author="An Tran, ACA (BUV)" w:date="2024-09-10T10:21:00Z" w16du:dateUtc="2024-09-10T03:21:00Z">
        <w:r w:rsidR="00705168" w:rsidRPr="00734F86">
          <w:rPr>
            <w:rFonts w:cs="Arial"/>
            <w:szCs w:val="22"/>
            <w:rPrChange w:id="4573" w:author="An Tran, ACA (BUV)" w:date="2024-09-10T10:34:00Z" w16du:dateUtc="2024-09-10T03:34:00Z">
              <w:rPr>
                <w:rFonts w:cs="Arial"/>
                <w:szCs w:val="22"/>
                <w:lang w:val="vi-VN"/>
              </w:rPr>
            </w:rPrChange>
          </w:rPr>
          <w:t>are</w:t>
        </w:r>
        <w:r w:rsidR="00705168" w:rsidRPr="004373E8">
          <w:rPr>
            <w:rFonts w:cs="Arial"/>
            <w:szCs w:val="22"/>
            <w:lang w:val="vi-VN"/>
          </w:rPr>
          <w:t xml:space="preserve"> resits at BUV regulated? / </w:t>
        </w:r>
        <w:r w:rsidR="00705168" w:rsidRPr="004373E8">
          <w:rPr>
            <w:rFonts w:cs="Arial"/>
            <w:i/>
            <w:iCs/>
            <w:szCs w:val="22"/>
            <w:lang w:val="vi-VN"/>
          </w:rPr>
          <w:t>Quy định cho việc thi lại ở BUV như thế nào?</w:t>
        </w:r>
      </w:ins>
      <w:bookmarkEnd w:id="4569"/>
      <w:del w:id="4574" w:author="An Tran, ACA (BUV)" w:date="2024-09-10T10:21:00Z" w16du:dateUtc="2024-09-10T03:21:00Z">
        <w:r w:rsidR="00A73963" w:rsidRPr="004373E8" w:rsidDel="00705168">
          <w:rPr>
            <w:rFonts w:cs="Arial"/>
            <w:szCs w:val="22"/>
            <w:lang w:val="vi-VN"/>
          </w:rPr>
          <w:delText>are</w:delText>
        </w:r>
        <w:r w:rsidRPr="004373E8" w:rsidDel="00705168">
          <w:rPr>
            <w:rFonts w:cs="Arial"/>
            <w:szCs w:val="22"/>
            <w:lang w:val="vi-VN"/>
          </w:rPr>
          <w:delText xml:space="preserve"> resits at BUV regulated and what would happen if student failed the resit(s)? How many resit</w:delText>
        </w:r>
        <w:r w:rsidR="00482BF2" w:rsidRPr="004373E8" w:rsidDel="00705168">
          <w:rPr>
            <w:rFonts w:cs="Arial"/>
            <w:szCs w:val="22"/>
            <w:lang w:val="vi-VN"/>
          </w:rPr>
          <w:delText>s</w:delText>
        </w:r>
        <w:r w:rsidRPr="004373E8" w:rsidDel="00705168">
          <w:rPr>
            <w:rFonts w:cs="Arial"/>
            <w:szCs w:val="22"/>
            <w:lang w:val="vi-VN"/>
          </w:rPr>
          <w:delText xml:space="preserve"> can student attempt? / </w:delText>
        </w:r>
        <w:r w:rsidRPr="004373E8" w:rsidDel="00705168">
          <w:rPr>
            <w:rFonts w:cs="Arial"/>
            <w:i/>
            <w:iCs/>
            <w:szCs w:val="22"/>
            <w:lang w:val="vi-VN"/>
          </w:rPr>
          <w:delText>Quy định cho việc thi lại ở BUV như thế nào và nếu con tôi trượt bài thi lại thì chuyện gì sẽ xảy ra</w:delText>
        </w:r>
        <w:bookmarkEnd w:id="4570"/>
        <w:bookmarkEnd w:id="4571"/>
        <w:r w:rsidR="00A17D59" w:rsidRPr="004373E8" w:rsidDel="00705168">
          <w:rPr>
            <w:rFonts w:cs="Arial"/>
            <w:i/>
            <w:iCs/>
            <w:szCs w:val="22"/>
            <w:lang w:val="vi-VN"/>
          </w:rPr>
          <w:delText>? S</w:delText>
        </w:r>
        <w:r w:rsidRPr="004373E8" w:rsidDel="00705168">
          <w:rPr>
            <w:rFonts w:cs="Arial"/>
            <w:i/>
            <w:iCs/>
            <w:szCs w:val="22"/>
            <w:lang w:val="vi-VN"/>
          </w:rPr>
          <w:delText>inh viên có thể thi lại bao nhiêu lần?</w:delText>
        </w:r>
      </w:del>
    </w:p>
    <w:p w14:paraId="3A55DBE9" w14:textId="77777777" w:rsidR="007379A7" w:rsidRPr="004373E8" w:rsidRDefault="007379A7"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3F6ABD68" w14:textId="77777777" w:rsidR="00705168" w:rsidRPr="000214C7" w:rsidRDefault="00705168" w:rsidP="00705168">
      <w:pPr>
        <w:spacing w:before="120" w:beforeAutospacing="0" w:after="120" w:afterAutospacing="0" w:line="360" w:lineRule="auto"/>
        <w:ind w:firstLine="0"/>
        <w:rPr>
          <w:ins w:id="4575" w:author="An Tran, ACA (BUV)" w:date="2024-09-10T10:21:00Z" w16du:dateUtc="2024-09-10T03:21:00Z"/>
          <w:rFonts w:ascii="iCiel Avenir LT Std 35 Light" w:hAnsi="iCiel Avenir LT Std 35 Light" w:cs="Arial"/>
          <w:sz w:val="22"/>
          <w:szCs w:val="22"/>
        </w:rPr>
      </w:pPr>
      <w:bookmarkStart w:id="4576" w:name="_Hlk139359613"/>
      <w:bookmarkStart w:id="4577" w:name="_Toc113977099"/>
      <w:bookmarkStart w:id="4578" w:name="_Toc122700177"/>
      <w:ins w:id="4579" w:author="An Tran, ACA (BUV)" w:date="2024-09-10T10:21:00Z" w16du:dateUtc="2024-09-10T03:21:00Z">
        <w:r w:rsidRPr="000214C7">
          <w:rPr>
            <w:rFonts w:ascii="iCiel Avenir LT Std 35 Light" w:hAnsi="iCiel Avenir LT Std 35 Light" w:cs="Arial"/>
            <w:sz w:val="22"/>
            <w:szCs w:val="22"/>
          </w:rPr>
          <w:t>Compensation is a means by which the university awards credit for a module in which a passing grade was not achieved.  There are strict criteria applied to determine whether compensation can be granted.</w:t>
        </w:r>
      </w:ins>
    </w:p>
    <w:p w14:paraId="7CF12641" w14:textId="77777777" w:rsidR="00705168" w:rsidRPr="000214C7" w:rsidRDefault="00705168" w:rsidP="00705168">
      <w:pPr>
        <w:spacing w:before="120" w:beforeAutospacing="0" w:after="120" w:afterAutospacing="0" w:line="360" w:lineRule="auto"/>
        <w:ind w:firstLine="0"/>
        <w:rPr>
          <w:ins w:id="4580" w:author="An Tran, ACA (BUV)" w:date="2024-09-10T10:21:00Z" w16du:dateUtc="2024-09-10T03:21:00Z"/>
          <w:rFonts w:ascii="iCiel Avenir LT Std 35 Light" w:hAnsi="iCiel Avenir LT Std 35 Light" w:cs="Arial"/>
          <w:b/>
          <w:bCs/>
          <w:sz w:val="22"/>
          <w:szCs w:val="22"/>
        </w:rPr>
      </w:pPr>
      <w:ins w:id="4581" w:author="An Tran, ACA (BUV)" w:date="2024-09-10T10:21:00Z" w16du:dateUtc="2024-09-10T03:21:00Z">
        <w:r w:rsidRPr="000214C7">
          <w:rPr>
            <w:rFonts w:ascii="iCiel Avenir LT Std 35 Light" w:hAnsi="iCiel Avenir LT Std 35 Light" w:cs="Arial"/>
            <w:b/>
            <w:bCs/>
            <w:sz w:val="22"/>
            <w:szCs w:val="22"/>
          </w:rPr>
          <w:t>Undergraduate Compensation – Guidance for students</w:t>
        </w:r>
      </w:ins>
    </w:p>
    <w:p w14:paraId="4A5585E5" w14:textId="77777777" w:rsidR="00705168" w:rsidRPr="000214C7" w:rsidRDefault="00705168" w:rsidP="00705168">
      <w:pPr>
        <w:spacing w:before="120" w:beforeAutospacing="0" w:after="120" w:afterAutospacing="0" w:line="360" w:lineRule="auto"/>
        <w:ind w:firstLine="0"/>
        <w:rPr>
          <w:ins w:id="4582" w:author="An Tran, ACA (BUV)" w:date="2024-09-10T10:21:00Z" w16du:dateUtc="2024-09-10T03:21:00Z"/>
          <w:rFonts w:ascii="iCiel Avenir LT Std 35 Light" w:hAnsi="iCiel Avenir LT Std 35 Light" w:cs="Arial"/>
          <w:sz w:val="22"/>
          <w:szCs w:val="22"/>
        </w:rPr>
      </w:pPr>
      <w:ins w:id="4583" w:author="An Tran, ACA (BUV)" w:date="2024-09-10T10:21:00Z" w16du:dateUtc="2024-09-10T03:21:00Z">
        <w:r w:rsidRPr="000214C7">
          <w:rPr>
            <w:rFonts w:ascii="iCiel Avenir LT Std 35 Light" w:hAnsi="iCiel Avenir LT Std 35 Light" w:cs="Arial"/>
            <w:b/>
            <w:bCs/>
            <w:sz w:val="22"/>
            <w:szCs w:val="22"/>
          </w:rPr>
          <w:t>Criteria:</w:t>
        </w:r>
      </w:ins>
    </w:p>
    <w:p w14:paraId="4DFE8CD0" w14:textId="77777777" w:rsidR="00705168" w:rsidRPr="000214C7" w:rsidRDefault="00705168" w:rsidP="00705168">
      <w:pPr>
        <w:numPr>
          <w:ilvl w:val="0"/>
          <w:numId w:val="63"/>
        </w:numPr>
        <w:spacing w:before="120" w:beforeAutospacing="0" w:after="120" w:afterAutospacing="0" w:line="360" w:lineRule="auto"/>
        <w:rPr>
          <w:ins w:id="4584" w:author="An Tran, ACA (BUV)" w:date="2024-09-10T10:21:00Z" w16du:dateUtc="2024-09-10T03:21:00Z"/>
          <w:rFonts w:ascii="iCiel Avenir LT Std 35 Light" w:hAnsi="iCiel Avenir LT Std 35 Light" w:cs="Arial"/>
          <w:sz w:val="22"/>
          <w:szCs w:val="22"/>
        </w:rPr>
      </w:pPr>
      <w:ins w:id="4585" w:author="An Tran, ACA (BUV)" w:date="2024-09-10T10:21:00Z" w16du:dateUtc="2024-09-10T03:21:00Z">
        <w:r w:rsidRPr="000214C7">
          <w:rPr>
            <w:rFonts w:ascii="iCiel Avenir LT Std 35 Light" w:hAnsi="iCiel Avenir LT Std 35 Light" w:cs="Arial"/>
            <w:sz w:val="22"/>
            <w:szCs w:val="22"/>
          </w:rPr>
          <w:t>Marginal Fail - A student who marginally fails a module may be eligible for compensation and the award of credits for that module. A marginal fail is one where a mark for the module is in the range 30 to 39</w:t>
        </w:r>
      </w:ins>
    </w:p>
    <w:p w14:paraId="396CF39C" w14:textId="77777777" w:rsidR="00705168" w:rsidRPr="000214C7" w:rsidRDefault="00705168" w:rsidP="00705168">
      <w:pPr>
        <w:numPr>
          <w:ilvl w:val="0"/>
          <w:numId w:val="63"/>
        </w:numPr>
        <w:spacing w:before="120" w:beforeAutospacing="0" w:after="120" w:afterAutospacing="0" w:line="360" w:lineRule="auto"/>
        <w:rPr>
          <w:ins w:id="4586" w:author="An Tran, ACA (BUV)" w:date="2024-09-10T10:21:00Z" w16du:dateUtc="2024-09-10T03:21:00Z"/>
          <w:rFonts w:ascii="iCiel Avenir LT Std 35 Light" w:hAnsi="iCiel Avenir LT Std 35 Light" w:cs="Arial"/>
          <w:sz w:val="22"/>
          <w:szCs w:val="22"/>
        </w:rPr>
      </w:pPr>
      <w:ins w:id="4587" w:author="An Tran, ACA (BUV)" w:date="2024-09-10T10:21:00Z" w16du:dateUtc="2024-09-10T03:21:00Z">
        <w:r w:rsidRPr="000214C7">
          <w:rPr>
            <w:rFonts w:ascii="iCiel Avenir LT Std 35 Light" w:hAnsi="iCiel Avenir LT Std 35 Light" w:cs="Arial"/>
            <w:sz w:val="22"/>
            <w:szCs w:val="22"/>
          </w:rPr>
          <w:t>Option – Compensation can only be applied to options, not compulsory modules</w:t>
        </w:r>
      </w:ins>
    </w:p>
    <w:p w14:paraId="23CA7EAA" w14:textId="77777777" w:rsidR="00705168" w:rsidRPr="000214C7" w:rsidRDefault="00705168" w:rsidP="00705168">
      <w:pPr>
        <w:numPr>
          <w:ilvl w:val="0"/>
          <w:numId w:val="63"/>
        </w:numPr>
        <w:spacing w:before="120" w:beforeAutospacing="0" w:after="120" w:afterAutospacing="0" w:line="360" w:lineRule="auto"/>
        <w:rPr>
          <w:ins w:id="4588" w:author="An Tran, ACA (BUV)" w:date="2024-09-10T10:21:00Z" w16du:dateUtc="2024-09-10T03:21:00Z"/>
          <w:rFonts w:ascii="iCiel Avenir LT Std 35 Light" w:hAnsi="iCiel Avenir LT Std 35 Light" w:cs="Arial"/>
          <w:sz w:val="22"/>
          <w:szCs w:val="22"/>
        </w:rPr>
      </w:pPr>
      <w:ins w:id="4589" w:author="An Tran, ACA (BUV)" w:date="2024-09-10T10:21:00Z" w16du:dateUtc="2024-09-10T03:21:00Z">
        <w:r w:rsidRPr="000214C7">
          <w:rPr>
            <w:rFonts w:ascii="iCiel Avenir LT Std 35 Light" w:hAnsi="iCiel Avenir LT Std 35 Light" w:cs="Arial"/>
            <w:sz w:val="22"/>
            <w:szCs w:val="22"/>
          </w:rPr>
          <w:t>Credits Achieved - A student must pass a certain number of credits each year in order to be eligible for compensation. </w:t>
        </w:r>
      </w:ins>
    </w:p>
    <w:p w14:paraId="2A6A152D" w14:textId="77777777" w:rsidR="00705168" w:rsidRPr="000214C7" w:rsidRDefault="00705168" w:rsidP="00705168">
      <w:pPr>
        <w:spacing w:before="120" w:beforeAutospacing="0" w:after="120" w:afterAutospacing="0" w:line="360" w:lineRule="auto"/>
        <w:ind w:firstLine="0"/>
        <w:jc w:val="left"/>
        <w:rPr>
          <w:ins w:id="4590" w:author="An Tran, ACA (BUV)" w:date="2024-09-10T10:21:00Z" w16du:dateUtc="2024-09-10T03:21:00Z"/>
          <w:rFonts w:ascii="iCiel Avenir LT Std 35 Light" w:hAnsi="iCiel Avenir LT Std 35 Light" w:cs="Arial"/>
          <w:b/>
          <w:bCs/>
          <w:sz w:val="22"/>
          <w:szCs w:val="22"/>
        </w:rPr>
      </w:pPr>
      <w:ins w:id="4591" w:author="An Tran, ACA (BUV)" w:date="2024-09-10T10:21:00Z" w16du:dateUtc="2024-09-10T03:21:00Z">
        <w:r w:rsidRPr="000214C7">
          <w:rPr>
            <w:rFonts w:ascii="iCiel Avenir LT Std 35 Light" w:hAnsi="iCiel Avenir LT Std 35 Light" w:cs="Arial"/>
            <w:b/>
            <w:bCs/>
            <w:sz w:val="22"/>
            <w:szCs w:val="22"/>
          </w:rPr>
          <w:t xml:space="preserve">Time of year is applied compensation </w:t>
        </w:r>
      </w:ins>
    </w:p>
    <w:p w14:paraId="42BB3BE2" w14:textId="77777777" w:rsidR="00705168" w:rsidRPr="000214C7" w:rsidRDefault="00705168" w:rsidP="00705168">
      <w:pPr>
        <w:spacing w:before="120" w:beforeAutospacing="0" w:after="120" w:afterAutospacing="0" w:line="360" w:lineRule="auto"/>
        <w:ind w:firstLine="0"/>
        <w:rPr>
          <w:ins w:id="4592" w:author="An Tran, ACA (BUV)" w:date="2024-09-10T10:21:00Z" w16du:dateUtc="2024-09-10T03:21:00Z"/>
          <w:rFonts w:ascii="iCiel Avenir LT Std 35 Light" w:hAnsi="iCiel Avenir LT Std 35 Light" w:cs="Arial"/>
          <w:sz w:val="22"/>
          <w:szCs w:val="22"/>
        </w:rPr>
      </w:pPr>
      <w:ins w:id="4593" w:author="An Tran, ACA (BUV)" w:date="2024-09-10T10:21:00Z" w16du:dateUtc="2024-09-10T03:21:00Z">
        <w:r w:rsidRPr="000214C7">
          <w:rPr>
            <w:rFonts w:ascii="iCiel Avenir LT Std 35 Light" w:hAnsi="iCiel Avenir LT Std 35 Light" w:cs="Arial"/>
            <w:sz w:val="22"/>
            <w:szCs w:val="22"/>
          </w:rPr>
          <w:t>Compensation can only be applied at the point of progression or award i.e. once all the final grades for an academic year are published. This is normally at the end of the Spring or Summer semesters.</w:t>
        </w:r>
      </w:ins>
    </w:p>
    <w:p w14:paraId="23F53375" w14:textId="77777777" w:rsidR="00705168" w:rsidRPr="000214C7" w:rsidRDefault="00705168" w:rsidP="00705168">
      <w:pPr>
        <w:spacing w:before="120" w:beforeAutospacing="0" w:after="120" w:afterAutospacing="0" w:line="360" w:lineRule="auto"/>
        <w:ind w:firstLine="0"/>
        <w:rPr>
          <w:ins w:id="4594" w:author="An Tran, ACA (BUV)" w:date="2024-09-10T10:21:00Z" w16du:dateUtc="2024-09-10T03:21:00Z"/>
          <w:rFonts w:ascii="iCiel Avenir LT Std 35 Light" w:hAnsi="iCiel Avenir LT Std 35 Light" w:cs="Arial"/>
          <w:b/>
          <w:bCs/>
          <w:sz w:val="22"/>
          <w:szCs w:val="22"/>
        </w:rPr>
      </w:pPr>
      <w:ins w:id="4595" w:author="An Tran, ACA (BUV)" w:date="2024-09-10T10:21:00Z" w16du:dateUtc="2024-09-10T03:21:00Z">
        <w:r w:rsidRPr="000214C7">
          <w:rPr>
            <w:rFonts w:ascii="iCiel Avenir LT Std 35 Light" w:hAnsi="iCiel Avenir LT Std 35 Light" w:cs="Arial"/>
            <w:b/>
            <w:bCs/>
            <w:sz w:val="22"/>
            <w:szCs w:val="22"/>
          </w:rPr>
          <w:t>Rules for compensation:</w:t>
        </w:r>
      </w:ins>
    </w:p>
    <w:p w14:paraId="10C3C7A1" w14:textId="77777777" w:rsidR="00705168" w:rsidRPr="000214C7" w:rsidRDefault="00705168" w:rsidP="00705168">
      <w:pPr>
        <w:spacing w:before="120" w:beforeAutospacing="0" w:after="120" w:afterAutospacing="0" w:line="360" w:lineRule="auto"/>
        <w:ind w:firstLine="0"/>
        <w:rPr>
          <w:ins w:id="4596" w:author="An Tran, ACA (BUV)" w:date="2024-09-10T10:21:00Z" w16du:dateUtc="2024-09-10T03:21:00Z"/>
          <w:rFonts w:ascii="iCiel Avenir LT Std 35 Light" w:hAnsi="iCiel Avenir LT Std 35 Light" w:cs="Arial"/>
          <w:sz w:val="22"/>
          <w:szCs w:val="22"/>
        </w:rPr>
      </w:pPr>
      <w:ins w:id="4597" w:author="An Tran, ACA (BUV)" w:date="2024-09-10T10:21:00Z" w16du:dateUtc="2024-09-10T03:21:00Z">
        <w:r w:rsidRPr="000214C7">
          <w:rPr>
            <w:rFonts w:ascii="iCiel Avenir LT Std 35 Light" w:hAnsi="iCiel Avenir LT Std 35 Light" w:cs="Arial"/>
            <w:sz w:val="22"/>
            <w:szCs w:val="22"/>
          </w:rPr>
          <w:t>the rules differ depending on the year of study of the student and what type of module is being considered for compensation -</w:t>
        </w:r>
      </w:ins>
    </w:p>
    <w:p w14:paraId="41CE20D6" w14:textId="77777777" w:rsidR="00705168" w:rsidRPr="000214C7" w:rsidRDefault="00705168" w:rsidP="00705168">
      <w:pPr>
        <w:numPr>
          <w:ilvl w:val="0"/>
          <w:numId w:val="64"/>
        </w:numPr>
        <w:spacing w:before="120" w:beforeAutospacing="0" w:after="120" w:afterAutospacing="0" w:line="360" w:lineRule="auto"/>
        <w:jc w:val="left"/>
        <w:rPr>
          <w:ins w:id="4598" w:author="An Tran, ACA (BUV)" w:date="2024-09-10T10:21:00Z" w16du:dateUtc="2024-09-10T03:21:00Z"/>
          <w:rFonts w:ascii="iCiel Avenir LT Std 35 Light" w:hAnsi="iCiel Avenir LT Std 35 Light" w:cs="Arial"/>
          <w:sz w:val="22"/>
          <w:szCs w:val="22"/>
        </w:rPr>
      </w:pPr>
      <w:ins w:id="4599" w:author="An Tran, ACA (BUV)" w:date="2024-09-10T10:21:00Z" w16du:dateUtc="2024-09-10T03:21:00Z">
        <w:r w:rsidRPr="000214C7">
          <w:rPr>
            <w:rFonts w:ascii="iCiel Avenir LT Std 35 Light" w:hAnsi="iCiel Avenir LT Std 35 Light" w:cs="Arial"/>
            <w:sz w:val="22"/>
            <w:szCs w:val="22"/>
          </w:rPr>
          <w:t>Year 1 of a full-time Programme of Study, and part-time equivalence</w:t>
        </w:r>
        <w:r w:rsidRPr="000214C7">
          <w:rPr>
            <w:rFonts w:ascii="iCiel Avenir LT Std 35 Light" w:hAnsi="iCiel Avenir LT Std 35 Light" w:cs="Arial"/>
            <w:sz w:val="22"/>
            <w:szCs w:val="22"/>
          </w:rPr>
          <w:br/>
          <w:t>A student may have compensation applied for a marginal fail in 20 credits of the first 120 credits, provided that at least 80 of the 120 credits have been passed.</w:t>
        </w:r>
      </w:ins>
    </w:p>
    <w:p w14:paraId="1BCE982C" w14:textId="77777777" w:rsidR="00705168" w:rsidRPr="000214C7" w:rsidRDefault="00705168" w:rsidP="00705168">
      <w:pPr>
        <w:numPr>
          <w:ilvl w:val="0"/>
          <w:numId w:val="64"/>
        </w:numPr>
        <w:spacing w:before="120" w:beforeAutospacing="0" w:after="120" w:afterAutospacing="0" w:line="360" w:lineRule="auto"/>
        <w:jc w:val="left"/>
        <w:rPr>
          <w:ins w:id="4600" w:author="An Tran, ACA (BUV)" w:date="2024-09-10T10:21:00Z" w16du:dateUtc="2024-09-10T03:21:00Z"/>
          <w:rFonts w:ascii="iCiel Avenir LT Std 35 Light" w:hAnsi="iCiel Avenir LT Std 35 Light" w:cs="Arial"/>
          <w:sz w:val="22"/>
          <w:szCs w:val="22"/>
        </w:rPr>
      </w:pPr>
      <w:ins w:id="4601" w:author="An Tran, ACA (BUV)" w:date="2024-09-10T10:21:00Z" w16du:dateUtc="2024-09-10T03:21:00Z">
        <w:r w:rsidRPr="000214C7">
          <w:rPr>
            <w:rFonts w:ascii="iCiel Avenir LT Std 35 Light" w:hAnsi="iCiel Avenir LT Std 35 Light" w:cs="Arial"/>
            <w:sz w:val="22"/>
            <w:szCs w:val="22"/>
          </w:rPr>
          <w:t>Year 2 of a full-time Programme of Study, and part-time equivalence</w:t>
        </w:r>
        <w:r w:rsidRPr="000214C7">
          <w:rPr>
            <w:rFonts w:ascii="iCiel Avenir LT Std 35 Light" w:hAnsi="iCiel Avenir LT Std 35 Light" w:cs="Arial"/>
            <w:sz w:val="22"/>
            <w:szCs w:val="22"/>
          </w:rPr>
          <w:br/>
          <w:t>A student may have compensation applied for a marginal fail in 20 credits of the second 120 credits, provided that at least 80 of the 120 credits have been passed.</w:t>
        </w:r>
      </w:ins>
    </w:p>
    <w:p w14:paraId="5FB08F13" w14:textId="77777777" w:rsidR="00705168" w:rsidRPr="000214C7" w:rsidRDefault="00705168" w:rsidP="00705168">
      <w:pPr>
        <w:numPr>
          <w:ilvl w:val="0"/>
          <w:numId w:val="64"/>
        </w:numPr>
        <w:spacing w:before="120" w:beforeAutospacing="0" w:after="120" w:afterAutospacing="0" w:line="360" w:lineRule="auto"/>
        <w:jc w:val="left"/>
        <w:rPr>
          <w:ins w:id="4602" w:author="An Tran, ACA (BUV)" w:date="2024-09-10T10:21:00Z" w16du:dateUtc="2024-09-10T03:21:00Z"/>
          <w:rFonts w:ascii="iCiel Avenir LT Std 35 Light" w:hAnsi="iCiel Avenir LT Std 35 Light" w:cs="Arial"/>
          <w:sz w:val="22"/>
          <w:szCs w:val="22"/>
        </w:rPr>
      </w:pPr>
      <w:ins w:id="4603" w:author="An Tran, ACA (BUV)" w:date="2024-09-10T10:21:00Z" w16du:dateUtc="2024-09-10T03:21:00Z">
        <w:r w:rsidRPr="000214C7">
          <w:rPr>
            <w:rFonts w:ascii="iCiel Avenir LT Std 35 Light" w:hAnsi="iCiel Avenir LT Std 35 Light" w:cs="Arial"/>
            <w:sz w:val="22"/>
            <w:szCs w:val="22"/>
          </w:rPr>
          <w:t>Years 3 and 4 of a full-time Programme of Study, and part-time equivalence</w:t>
        </w:r>
        <w:r w:rsidRPr="000214C7">
          <w:rPr>
            <w:rFonts w:ascii="iCiel Avenir LT Std 35 Light" w:hAnsi="iCiel Avenir LT Std 35 Light" w:cs="Arial"/>
            <w:sz w:val="22"/>
            <w:szCs w:val="22"/>
          </w:rPr>
          <w:br/>
          <w:t>A student may have compensation applied for a marginal fail in 20 credits of the final 240 credits (i.e. across both Year 3 and 4), provided that the remaining 220 credits have been passed.</w:t>
        </w:r>
      </w:ins>
    </w:p>
    <w:p w14:paraId="136DA37F" w14:textId="77777777" w:rsidR="00705168" w:rsidRPr="00705168" w:rsidRDefault="00705168" w:rsidP="00705168">
      <w:pPr>
        <w:spacing w:before="120" w:beforeAutospacing="0" w:after="120" w:afterAutospacing="0" w:line="360" w:lineRule="auto"/>
        <w:ind w:left="360" w:firstLine="0"/>
        <w:jc w:val="left"/>
        <w:rPr>
          <w:ins w:id="4604" w:author="An Tran, ACA (BUV)" w:date="2024-09-10T10:21:00Z" w16du:dateUtc="2024-09-10T03:21:00Z"/>
          <w:rFonts w:ascii="iCiel Avenir LT Std 35 Light" w:hAnsi="iCiel Avenir LT Std 35 Light" w:cs="Arial"/>
          <w:sz w:val="22"/>
          <w:szCs w:val="22"/>
          <w:rPrChange w:id="4605" w:author="An Tran, ACA (BUV)" w:date="2024-09-10T10:22:00Z" w16du:dateUtc="2024-09-10T03:22:00Z">
            <w:rPr>
              <w:ins w:id="4606" w:author="An Tran, ACA (BUV)" w:date="2024-09-10T10:21:00Z" w16du:dateUtc="2024-09-10T03:21:00Z"/>
              <w:rFonts w:ascii="iCiel Avenir LT Std 35 Light" w:hAnsi="iCiel Avenir LT Std 35 Light" w:cs="Arial"/>
              <w:b/>
              <w:bCs/>
              <w:sz w:val="22"/>
              <w:szCs w:val="22"/>
            </w:rPr>
          </w:rPrChange>
        </w:rPr>
      </w:pPr>
      <w:ins w:id="4607" w:author="An Tran, ACA (BUV)" w:date="2024-09-10T10:21:00Z" w16du:dateUtc="2024-09-10T03:21:00Z">
        <w:r w:rsidRPr="00705168">
          <w:rPr>
            <w:rFonts w:ascii="iCiel Avenir LT Std 35 Light" w:hAnsi="iCiel Avenir LT Std 35 Light" w:cs="Arial"/>
            <w:sz w:val="22"/>
            <w:szCs w:val="22"/>
            <w:rPrChange w:id="4608" w:author="An Tran, ACA (BUV)" w:date="2024-09-10T10:22:00Z" w16du:dateUtc="2024-09-10T03:22:00Z">
              <w:rPr>
                <w:rFonts w:ascii="iCiel Avenir LT Std 35 Light" w:hAnsi="iCiel Avenir LT Std 35 Light" w:cs="Arial"/>
                <w:b/>
                <w:bCs/>
                <w:sz w:val="22"/>
                <w:szCs w:val="22"/>
              </w:rPr>
            </w:rPrChange>
          </w:rPr>
          <w:t xml:space="preserve">Compensation cannot be applied to a compulsory module on my undergraduate degree programme. </w:t>
        </w:r>
      </w:ins>
    </w:p>
    <w:p w14:paraId="7025FF93" w14:textId="77777777" w:rsidR="00705168" w:rsidRPr="00705168" w:rsidRDefault="00705168" w:rsidP="00705168">
      <w:pPr>
        <w:spacing w:before="120" w:beforeAutospacing="0" w:after="120" w:afterAutospacing="0" w:line="360" w:lineRule="auto"/>
        <w:ind w:left="360" w:firstLine="0"/>
        <w:jc w:val="left"/>
        <w:rPr>
          <w:ins w:id="4609" w:author="An Tran, ACA (BUV)" w:date="2024-09-10T10:21:00Z" w16du:dateUtc="2024-09-10T03:21:00Z"/>
          <w:rFonts w:ascii="iCiel Avenir LT Std 35 Light" w:hAnsi="iCiel Avenir LT Std 35 Light" w:cs="Arial"/>
          <w:sz w:val="22"/>
          <w:szCs w:val="22"/>
          <w:rPrChange w:id="4610" w:author="An Tran, ACA (BUV)" w:date="2024-09-10T10:22:00Z" w16du:dateUtc="2024-09-10T03:22:00Z">
            <w:rPr>
              <w:ins w:id="4611" w:author="An Tran, ACA (BUV)" w:date="2024-09-10T10:21:00Z" w16du:dateUtc="2024-09-10T03:21:00Z"/>
              <w:rFonts w:ascii="iCiel Avenir LT Std 35 Light" w:hAnsi="iCiel Avenir LT Std 35 Light" w:cs="Arial"/>
              <w:b/>
              <w:bCs/>
              <w:sz w:val="22"/>
              <w:szCs w:val="22"/>
            </w:rPr>
          </w:rPrChange>
        </w:rPr>
      </w:pPr>
      <w:ins w:id="4612" w:author="An Tran, ACA (BUV)" w:date="2024-09-10T10:21:00Z" w16du:dateUtc="2024-09-10T03:21:00Z">
        <w:r w:rsidRPr="00705168">
          <w:rPr>
            <w:rFonts w:ascii="iCiel Avenir LT Std 35 Light" w:hAnsi="iCiel Avenir LT Std 35 Light" w:cs="Arial"/>
            <w:sz w:val="22"/>
            <w:szCs w:val="22"/>
            <w:rPrChange w:id="4613" w:author="An Tran, ACA (BUV)" w:date="2024-09-10T10:22:00Z" w16du:dateUtc="2024-09-10T03:22:00Z">
              <w:rPr>
                <w:rFonts w:ascii="iCiel Avenir LT Std 35 Light" w:hAnsi="iCiel Avenir LT Std 35 Light" w:cs="Arial"/>
                <w:b/>
                <w:bCs/>
                <w:sz w:val="22"/>
                <w:szCs w:val="22"/>
              </w:rPr>
            </w:rPrChange>
          </w:rPr>
          <w:t>Compensation cannot be applied to a module which is a pre-requisite to a module to be taken later in my undergraduate degree programme.</w:t>
        </w:r>
      </w:ins>
    </w:p>
    <w:p w14:paraId="7CCA8C55" w14:textId="77777777" w:rsidR="00705168" w:rsidRPr="00705168" w:rsidRDefault="00705168" w:rsidP="00705168">
      <w:pPr>
        <w:spacing w:before="120" w:beforeAutospacing="0" w:after="120" w:afterAutospacing="0" w:line="360" w:lineRule="auto"/>
        <w:ind w:left="360" w:firstLine="0"/>
        <w:jc w:val="left"/>
        <w:rPr>
          <w:ins w:id="4614" w:author="An Tran, ACA (BUV)" w:date="2024-09-10T10:21:00Z" w16du:dateUtc="2024-09-10T03:21:00Z"/>
          <w:rFonts w:ascii="iCiel Avenir LT Std 35 Light" w:hAnsi="iCiel Avenir LT Std 35 Light" w:cs="Arial"/>
          <w:sz w:val="22"/>
          <w:szCs w:val="22"/>
          <w:rPrChange w:id="4615" w:author="An Tran, ACA (BUV)" w:date="2024-09-10T10:22:00Z" w16du:dateUtc="2024-09-10T03:22:00Z">
            <w:rPr>
              <w:ins w:id="4616" w:author="An Tran, ACA (BUV)" w:date="2024-09-10T10:21:00Z" w16du:dateUtc="2024-09-10T03:21:00Z"/>
              <w:rFonts w:ascii="iCiel Avenir LT Std 35 Light" w:hAnsi="iCiel Avenir LT Std 35 Light" w:cs="Arial"/>
              <w:b/>
              <w:bCs/>
              <w:sz w:val="22"/>
              <w:szCs w:val="22"/>
            </w:rPr>
          </w:rPrChange>
        </w:rPr>
      </w:pPr>
      <w:ins w:id="4617" w:author="An Tran, ACA (BUV)" w:date="2024-09-10T10:21:00Z" w16du:dateUtc="2024-09-10T03:21:00Z">
        <w:r w:rsidRPr="00705168">
          <w:rPr>
            <w:rFonts w:ascii="iCiel Avenir LT Std 35 Light" w:hAnsi="iCiel Avenir LT Std 35 Light" w:cs="Arial"/>
            <w:sz w:val="22"/>
            <w:szCs w:val="22"/>
            <w:rPrChange w:id="4618" w:author="An Tran, ACA (BUV)" w:date="2024-09-10T10:22:00Z" w16du:dateUtc="2024-09-10T03:22:00Z">
              <w:rPr>
                <w:rFonts w:ascii="iCiel Avenir LT Std 35 Light" w:hAnsi="iCiel Avenir LT Std 35 Light" w:cs="Arial"/>
                <w:b/>
                <w:bCs/>
                <w:sz w:val="22"/>
                <w:szCs w:val="22"/>
              </w:rPr>
            </w:rPrChange>
          </w:rPr>
          <w:t>Compensation cannot be applied to a module which must be passed for professional or accreditation purposes in my undergraduate degree programme.</w:t>
        </w:r>
      </w:ins>
    </w:p>
    <w:p w14:paraId="0176824F" w14:textId="77777777" w:rsidR="00705168" w:rsidRPr="00705168" w:rsidRDefault="00705168" w:rsidP="00705168">
      <w:pPr>
        <w:spacing w:before="120" w:beforeAutospacing="0" w:after="120" w:afterAutospacing="0" w:line="360" w:lineRule="auto"/>
        <w:ind w:left="360" w:firstLine="0"/>
        <w:jc w:val="left"/>
        <w:rPr>
          <w:ins w:id="4619" w:author="An Tran, ACA (BUV)" w:date="2024-09-10T10:21:00Z" w16du:dateUtc="2024-09-10T03:21:00Z"/>
          <w:rFonts w:ascii="iCiel Avenir LT Std 35 Light" w:hAnsi="iCiel Avenir LT Std 35 Light" w:cs="Arial"/>
          <w:sz w:val="22"/>
          <w:szCs w:val="22"/>
          <w:rPrChange w:id="4620" w:author="An Tran, ACA (BUV)" w:date="2024-09-10T10:22:00Z" w16du:dateUtc="2024-09-10T03:22:00Z">
            <w:rPr>
              <w:ins w:id="4621" w:author="An Tran, ACA (BUV)" w:date="2024-09-10T10:21:00Z" w16du:dateUtc="2024-09-10T03:21:00Z"/>
              <w:rFonts w:ascii="iCiel Avenir LT Std 35 Light" w:hAnsi="iCiel Avenir LT Std 35 Light" w:cs="Arial"/>
              <w:b/>
              <w:bCs/>
              <w:sz w:val="22"/>
              <w:szCs w:val="22"/>
            </w:rPr>
          </w:rPrChange>
        </w:rPr>
      </w:pPr>
      <w:ins w:id="4622" w:author="An Tran, ACA (BUV)" w:date="2024-09-10T10:21:00Z" w16du:dateUtc="2024-09-10T03:21:00Z">
        <w:r w:rsidRPr="00705168">
          <w:rPr>
            <w:rFonts w:ascii="iCiel Avenir LT Std 35 Light" w:hAnsi="iCiel Avenir LT Std 35 Light" w:cs="Arial"/>
            <w:sz w:val="22"/>
            <w:szCs w:val="22"/>
            <w:rPrChange w:id="4623" w:author="An Tran, ACA (BUV)" w:date="2024-09-10T10:22:00Z" w16du:dateUtc="2024-09-10T03:22:00Z">
              <w:rPr>
                <w:rFonts w:ascii="iCiel Avenir LT Std 35 Light" w:hAnsi="iCiel Avenir LT Std 35 Light" w:cs="Arial"/>
                <w:b/>
                <w:bCs/>
                <w:sz w:val="22"/>
                <w:szCs w:val="22"/>
              </w:rPr>
            </w:rPrChange>
          </w:rPr>
          <w:t>Compensation cannot be applied to a dissertation (or equivalent module).</w:t>
        </w:r>
      </w:ins>
    </w:p>
    <w:p w14:paraId="3A71B3B1" w14:textId="77777777" w:rsidR="00705168" w:rsidRPr="000214C7" w:rsidRDefault="00705168" w:rsidP="00705168">
      <w:pPr>
        <w:spacing w:before="120" w:beforeAutospacing="0" w:after="120" w:afterAutospacing="0" w:line="360" w:lineRule="auto"/>
        <w:ind w:left="360" w:firstLine="0"/>
        <w:jc w:val="left"/>
        <w:rPr>
          <w:ins w:id="4624" w:author="An Tran, ACA (BUV)" w:date="2024-09-10T10:21:00Z" w16du:dateUtc="2024-09-10T03:21:00Z"/>
          <w:rFonts w:ascii="iCiel Avenir LT Std 35 Light" w:hAnsi="iCiel Avenir LT Std 35 Light" w:cs="Arial"/>
          <w:sz w:val="22"/>
          <w:szCs w:val="22"/>
        </w:rPr>
      </w:pPr>
      <w:ins w:id="4625" w:author="An Tran, ACA (BUV)" w:date="2024-09-10T10:21:00Z" w16du:dateUtc="2024-09-10T03:21:00Z">
        <w:r w:rsidRPr="000214C7">
          <w:rPr>
            <w:rFonts w:ascii="iCiel Avenir LT Std 35 Light" w:hAnsi="iCiel Avenir LT Std 35 Light" w:cs="Arial"/>
            <w:sz w:val="22"/>
            <w:szCs w:val="22"/>
          </w:rPr>
          <w:t>If you are eligible for compensation, it will be granted automatically by the Student Programmes team when your academic record is reviewed for progression to the next year of study. Students do not need to contact the Student Programmes team to request compensation.</w:t>
        </w:r>
      </w:ins>
    </w:p>
    <w:p w14:paraId="37076079" w14:textId="77777777" w:rsidR="00705168" w:rsidRPr="000214C7" w:rsidRDefault="00705168" w:rsidP="00705168">
      <w:pPr>
        <w:spacing w:before="120" w:beforeAutospacing="0" w:after="120" w:afterAutospacing="0" w:line="360" w:lineRule="auto"/>
        <w:ind w:left="360" w:firstLine="0"/>
        <w:jc w:val="left"/>
        <w:rPr>
          <w:ins w:id="4626" w:author="An Tran, ACA (BUV)" w:date="2024-09-10T10:21:00Z" w16du:dateUtc="2024-09-10T03:21:00Z"/>
          <w:rFonts w:ascii="iCiel Avenir LT Std 35 Light" w:hAnsi="iCiel Avenir LT Std 35 Light" w:cs="Arial"/>
          <w:sz w:val="22"/>
          <w:szCs w:val="22"/>
        </w:rPr>
      </w:pPr>
      <w:ins w:id="4627" w:author="An Tran, ACA (BUV)" w:date="2024-09-10T10:21:00Z" w16du:dateUtc="2024-09-10T03:21:00Z">
        <w:r w:rsidRPr="000214C7">
          <w:rPr>
            <w:rFonts w:ascii="iCiel Avenir LT Std 35 Light" w:hAnsi="iCiel Avenir LT Std 35 Light" w:cs="Arial"/>
            <w:sz w:val="22"/>
            <w:szCs w:val="22"/>
          </w:rPr>
          <w:t>Compensation will be applied systematically based on a student's overall profile. Where more than one module is eligible for compensation, the module with the higher/highest mark will be compensated.</w:t>
        </w:r>
      </w:ins>
    </w:p>
    <w:p w14:paraId="310CD8BA" w14:textId="77777777" w:rsidR="00705168" w:rsidRPr="000214C7" w:rsidRDefault="00705168" w:rsidP="00705168">
      <w:pPr>
        <w:spacing w:before="120" w:beforeAutospacing="0" w:after="120" w:afterAutospacing="0" w:line="360" w:lineRule="auto"/>
        <w:ind w:left="360" w:firstLine="0"/>
        <w:jc w:val="left"/>
        <w:rPr>
          <w:ins w:id="4628" w:author="An Tran, ACA (BUV)" w:date="2024-09-10T10:21:00Z" w16du:dateUtc="2024-09-10T03:21:00Z"/>
          <w:rFonts w:ascii="iCiel Avenir LT Std 35 Light" w:hAnsi="iCiel Avenir LT Std 35 Light" w:cs="Arial"/>
          <w:sz w:val="22"/>
          <w:szCs w:val="22"/>
        </w:rPr>
      </w:pPr>
      <w:ins w:id="4629" w:author="An Tran, ACA (BUV)" w:date="2024-09-10T10:21:00Z" w16du:dateUtc="2024-09-10T03:21:00Z">
        <w:r w:rsidRPr="000214C7">
          <w:rPr>
            <w:rFonts w:ascii="iCiel Avenir LT Std 35 Light" w:hAnsi="iCiel Avenir LT Std 35 Light" w:cs="Arial"/>
            <w:sz w:val="22"/>
            <w:szCs w:val="22"/>
          </w:rPr>
          <w:br/>
          <w:t>The result of a pass by compensation will appear as a PC without a mark on a transcript for undergraduate students.</w:t>
        </w:r>
      </w:ins>
    </w:p>
    <w:p w14:paraId="54E31815" w14:textId="77777777" w:rsidR="00705168" w:rsidRPr="000214C7" w:rsidRDefault="00705168" w:rsidP="00705168">
      <w:pPr>
        <w:spacing w:before="120" w:beforeAutospacing="0" w:after="120" w:afterAutospacing="0" w:line="360" w:lineRule="auto"/>
        <w:ind w:left="360" w:firstLine="0"/>
        <w:jc w:val="left"/>
        <w:rPr>
          <w:ins w:id="4630" w:author="An Tran, ACA (BUV)" w:date="2024-09-10T10:21:00Z" w16du:dateUtc="2024-09-10T03:21:00Z"/>
          <w:rFonts w:ascii="iCiel Avenir LT Std 35 Light" w:hAnsi="iCiel Avenir LT Std 35 Light" w:cs="Arial"/>
          <w:sz w:val="22"/>
          <w:szCs w:val="22"/>
        </w:rPr>
      </w:pPr>
      <w:ins w:id="4631" w:author="An Tran, ACA (BUV)" w:date="2024-09-10T10:21:00Z" w16du:dateUtc="2024-09-10T03:21:00Z">
        <w:r w:rsidRPr="000214C7">
          <w:rPr>
            <w:rFonts w:ascii="iCiel Avenir LT Std 35 Light" w:hAnsi="iCiel Avenir LT Std 35 Light" w:cs="Arial"/>
            <w:sz w:val="22"/>
            <w:szCs w:val="22"/>
          </w:rPr>
          <w:br/>
          <w:t>In short, no you do not need to attempt the resit provided that you have only failed 20 credits and fulfil the other criteria for compensation, however you may wish to do so to prove your academic ability or to widen your choice of options in future years of study. Students should not use compensation as a reason not to attempt reassessment.</w:t>
        </w:r>
      </w:ins>
    </w:p>
    <w:p w14:paraId="271FC688" w14:textId="77777777" w:rsidR="00705168" w:rsidRPr="000214C7" w:rsidRDefault="00705168" w:rsidP="00705168">
      <w:pPr>
        <w:spacing w:before="120" w:beforeAutospacing="0" w:after="120" w:afterAutospacing="0" w:line="360" w:lineRule="auto"/>
        <w:ind w:left="360" w:firstLine="0"/>
        <w:jc w:val="left"/>
        <w:rPr>
          <w:ins w:id="4632" w:author="An Tran, ACA (BUV)" w:date="2024-09-10T10:21:00Z" w16du:dateUtc="2024-09-10T03:21:00Z"/>
          <w:rFonts w:ascii="iCiel Avenir LT Std 35 Light" w:hAnsi="iCiel Avenir LT Std 35 Light" w:cs="Arial"/>
          <w:b/>
          <w:bCs/>
          <w:sz w:val="22"/>
          <w:szCs w:val="22"/>
        </w:rPr>
      </w:pPr>
      <w:ins w:id="4633" w:author="An Tran, ACA (BUV)" w:date="2024-09-10T10:21:00Z" w16du:dateUtc="2024-09-10T03:21:00Z">
        <w:r w:rsidRPr="000214C7">
          <w:rPr>
            <w:rFonts w:ascii="iCiel Avenir LT Std 35 Light" w:hAnsi="iCiel Avenir LT Std 35 Light" w:cs="Arial"/>
            <w:b/>
            <w:bCs/>
            <w:sz w:val="22"/>
            <w:szCs w:val="22"/>
          </w:rPr>
          <w:t>Postgraduate Taught Compensation – Guidance for students</w:t>
        </w:r>
      </w:ins>
    </w:p>
    <w:p w14:paraId="09100E46" w14:textId="77777777" w:rsidR="00705168" w:rsidRPr="000214C7" w:rsidRDefault="00705168" w:rsidP="00705168">
      <w:pPr>
        <w:spacing w:before="120" w:beforeAutospacing="0" w:after="120" w:afterAutospacing="0" w:line="360" w:lineRule="auto"/>
        <w:ind w:left="360" w:firstLine="0"/>
        <w:jc w:val="left"/>
        <w:rPr>
          <w:ins w:id="4634" w:author="An Tran, ACA (BUV)" w:date="2024-09-10T10:21:00Z" w16du:dateUtc="2024-09-10T03:21:00Z"/>
          <w:rFonts w:ascii="iCiel Avenir LT Std 35 Light" w:hAnsi="iCiel Avenir LT Std 35 Light" w:cs="Arial"/>
          <w:sz w:val="22"/>
          <w:szCs w:val="22"/>
        </w:rPr>
      </w:pPr>
      <w:ins w:id="4635" w:author="An Tran, ACA (BUV)" w:date="2024-09-10T10:21:00Z" w16du:dateUtc="2024-09-10T03:21:00Z">
        <w:r w:rsidRPr="000214C7">
          <w:rPr>
            <w:rFonts w:ascii="iCiel Avenir LT Std 35 Light" w:hAnsi="iCiel Avenir LT Std 35 Light" w:cs="Arial"/>
            <w:b/>
            <w:bCs/>
            <w:sz w:val="22"/>
            <w:szCs w:val="22"/>
          </w:rPr>
          <w:t>Criteria:</w:t>
        </w:r>
      </w:ins>
    </w:p>
    <w:p w14:paraId="4800561E" w14:textId="77777777" w:rsidR="00705168" w:rsidRPr="000214C7" w:rsidRDefault="00705168" w:rsidP="00705168">
      <w:pPr>
        <w:numPr>
          <w:ilvl w:val="0"/>
          <w:numId w:val="65"/>
        </w:numPr>
        <w:spacing w:before="120" w:beforeAutospacing="0" w:after="120" w:afterAutospacing="0" w:line="360" w:lineRule="auto"/>
        <w:jc w:val="left"/>
        <w:rPr>
          <w:ins w:id="4636" w:author="An Tran, ACA (BUV)" w:date="2024-09-10T10:21:00Z" w16du:dateUtc="2024-09-10T03:21:00Z"/>
          <w:rFonts w:ascii="iCiel Avenir LT Std 35 Light" w:hAnsi="iCiel Avenir LT Std 35 Light" w:cs="Arial"/>
          <w:sz w:val="22"/>
          <w:szCs w:val="22"/>
        </w:rPr>
      </w:pPr>
      <w:ins w:id="4637" w:author="An Tran, ACA (BUV)" w:date="2024-09-10T10:21:00Z" w16du:dateUtc="2024-09-10T03:21:00Z">
        <w:r w:rsidRPr="000214C7">
          <w:rPr>
            <w:rFonts w:ascii="iCiel Avenir LT Std 35 Light" w:hAnsi="iCiel Avenir LT Std 35 Light" w:cs="Arial"/>
            <w:sz w:val="22"/>
            <w:szCs w:val="22"/>
          </w:rPr>
          <w:t>Marginal Fail - A postgraduate student may have compensation applied against a module in which they have achieved a marginal fail (i.e. a mark of 40-49%)</w:t>
        </w:r>
      </w:ins>
    </w:p>
    <w:p w14:paraId="4FF489B3" w14:textId="77777777" w:rsidR="00705168" w:rsidRPr="000214C7" w:rsidRDefault="00705168" w:rsidP="00705168">
      <w:pPr>
        <w:numPr>
          <w:ilvl w:val="0"/>
          <w:numId w:val="65"/>
        </w:numPr>
        <w:spacing w:before="120" w:beforeAutospacing="0" w:after="120" w:afterAutospacing="0" w:line="360" w:lineRule="auto"/>
        <w:jc w:val="left"/>
        <w:rPr>
          <w:ins w:id="4638" w:author="An Tran, ACA (BUV)" w:date="2024-09-10T10:21:00Z" w16du:dateUtc="2024-09-10T03:21:00Z"/>
          <w:rFonts w:ascii="iCiel Avenir LT Std 35 Light" w:hAnsi="iCiel Avenir LT Std 35 Light" w:cs="Arial"/>
          <w:sz w:val="22"/>
          <w:szCs w:val="22"/>
        </w:rPr>
      </w:pPr>
      <w:ins w:id="4639" w:author="An Tran, ACA (BUV)" w:date="2024-09-10T10:21:00Z" w16du:dateUtc="2024-09-10T03:21:00Z">
        <w:r w:rsidRPr="000214C7">
          <w:rPr>
            <w:rFonts w:ascii="iCiel Avenir LT Std 35 Light" w:hAnsi="iCiel Avenir LT Std 35 Light" w:cs="Arial"/>
            <w:sz w:val="22"/>
            <w:szCs w:val="22"/>
          </w:rPr>
          <w:t>Maximum Credits - The compensation can be applied to maximum of 30 credits towards a Masters or Postgraduate Diploma (only 20 credits for a Postgraduate Certificate).</w:t>
        </w:r>
      </w:ins>
    </w:p>
    <w:p w14:paraId="735378D5" w14:textId="77777777" w:rsidR="00705168" w:rsidRPr="000214C7" w:rsidRDefault="00705168" w:rsidP="00705168">
      <w:pPr>
        <w:spacing w:before="120" w:beforeAutospacing="0" w:after="120" w:afterAutospacing="0" w:line="360" w:lineRule="auto"/>
        <w:ind w:left="360" w:firstLine="0"/>
        <w:jc w:val="left"/>
        <w:rPr>
          <w:ins w:id="4640" w:author="An Tran, ACA (BUV)" w:date="2024-09-10T10:21:00Z" w16du:dateUtc="2024-09-10T03:21:00Z"/>
          <w:rFonts w:ascii="iCiel Avenir LT Std 35 Light" w:hAnsi="iCiel Avenir LT Std 35 Light" w:cs="Arial"/>
          <w:sz w:val="22"/>
          <w:szCs w:val="22"/>
        </w:rPr>
      </w:pPr>
      <w:ins w:id="4641" w:author="An Tran, ACA (BUV)" w:date="2024-09-10T10:21:00Z" w16du:dateUtc="2024-09-10T03:21:00Z">
        <w:r w:rsidRPr="000214C7">
          <w:rPr>
            <w:rFonts w:ascii="iCiel Avenir LT Std 35 Light" w:hAnsi="iCiel Avenir LT Std 35 Light" w:cs="Arial"/>
            <w:b/>
            <w:bCs/>
            <w:sz w:val="22"/>
            <w:szCs w:val="22"/>
          </w:rPr>
          <w:t>What if I have more than one module that is eligible for compensation?</w:t>
        </w:r>
      </w:ins>
    </w:p>
    <w:p w14:paraId="644F774B" w14:textId="77777777" w:rsidR="00705168" w:rsidRPr="000214C7" w:rsidRDefault="00705168" w:rsidP="00705168">
      <w:pPr>
        <w:spacing w:before="120" w:beforeAutospacing="0" w:after="120" w:afterAutospacing="0" w:line="360" w:lineRule="auto"/>
        <w:ind w:left="360" w:firstLine="0"/>
        <w:jc w:val="left"/>
        <w:rPr>
          <w:ins w:id="4642" w:author="An Tran, ACA (BUV)" w:date="2024-09-10T10:21:00Z" w16du:dateUtc="2024-09-10T03:21:00Z"/>
          <w:rFonts w:ascii="iCiel Avenir LT Std 35 Light" w:hAnsi="iCiel Avenir LT Std 35 Light" w:cs="Arial"/>
          <w:sz w:val="22"/>
          <w:szCs w:val="22"/>
        </w:rPr>
      </w:pPr>
      <w:ins w:id="4643" w:author="An Tran, ACA (BUV)" w:date="2024-09-10T10:21:00Z" w16du:dateUtc="2024-09-10T03:21:00Z">
        <w:r w:rsidRPr="000214C7">
          <w:rPr>
            <w:rFonts w:ascii="iCiel Avenir LT Std 35 Light" w:hAnsi="iCiel Avenir LT Std 35 Light" w:cs="Arial"/>
            <w:sz w:val="22"/>
            <w:szCs w:val="22"/>
          </w:rPr>
          <w:t>Where a student has up to 30 credits that are marginally failed, the compensation will be applied automatically.</w:t>
        </w:r>
      </w:ins>
    </w:p>
    <w:p w14:paraId="57A05216" w14:textId="77777777" w:rsidR="00705168" w:rsidRPr="000214C7" w:rsidRDefault="00705168" w:rsidP="00705168">
      <w:pPr>
        <w:spacing w:before="120" w:beforeAutospacing="0" w:after="120" w:afterAutospacing="0" w:line="360" w:lineRule="auto"/>
        <w:ind w:left="360" w:firstLine="0"/>
        <w:jc w:val="left"/>
        <w:rPr>
          <w:ins w:id="4644" w:author="An Tran, ACA (BUV)" w:date="2024-09-10T10:21:00Z" w16du:dateUtc="2024-09-10T03:21:00Z"/>
          <w:rFonts w:ascii="iCiel Avenir LT Std 35 Light" w:hAnsi="iCiel Avenir LT Std 35 Light" w:cs="Arial"/>
          <w:sz w:val="22"/>
          <w:szCs w:val="22"/>
        </w:rPr>
      </w:pPr>
      <w:ins w:id="4645" w:author="An Tran, ACA (BUV)" w:date="2024-09-10T10:21:00Z" w16du:dateUtc="2024-09-10T03:21:00Z">
        <w:r w:rsidRPr="000214C7">
          <w:rPr>
            <w:rFonts w:ascii="iCiel Avenir LT Std 35 Light" w:hAnsi="iCiel Avenir LT Std 35 Light" w:cs="Arial"/>
            <w:sz w:val="22"/>
            <w:szCs w:val="22"/>
          </w:rPr>
          <w:t>Where a student has more than one marginal fail they will be able to choose the module(s) for which they are awarded compensation.</w:t>
        </w:r>
      </w:ins>
    </w:p>
    <w:p w14:paraId="3C79E7AA" w14:textId="77777777" w:rsidR="00705168" w:rsidRPr="000214C7" w:rsidRDefault="00705168" w:rsidP="00705168">
      <w:pPr>
        <w:spacing w:before="120" w:beforeAutospacing="0" w:after="120" w:afterAutospacing="0" w:line="360" w:lineRule="auto"/>
        <w:ind w:left="360" w:firstLine="0"/>
        <w:jc w:val="left"/>
        <w:rPr>
          <w:ins w:id="4646" w:author="An Tran, ACA (BUV)" w:date="2024-09-10T10:21:00Z" w16du:dateUtc="2024-09-10T03:21:00Z"/>
          <w:rFonts w:ascii="iCiel Avenir LT Std 35 Light" w:hAnsi="iCiel Avenir LT Std 35 Light" w:cs="Arial"/>
          <w:sz w:val="22"/>
          <w:szCs w:val="22"/>
        </w:rPr>
      </w:pPr>
      <w:ins w:id="4647" w:author="An Tran, ACA (BUV)" w:date="2024-09-10T10:21:00Z" w16du:dateUtc="2024-09-10T03:21:00Z">
        <w:r w:rsidRPr="000214C7">
          <w:rPr>
            <w:rFonts w:ascii="iCiel Avenir LT Std 35 Light" w:hAnsi="iCiel Avenir LT Std 35 Light" w:cs="Arial"/>
            <w:sz w:val="22"/>
            <w:szCs w:val="22"/>
          </w:rPr>
          <w:t>Where a student does not actively make a choice of modules for which compensation should be applied then it will automatically be applied to the modules with the highest mark.</w:t>
        </w:r>
      </w:ins>
    </w:p>
    <w:p w14:paraId="2BB93E26" w14:textId="77777777" w:rsidR="00705168" w:rsidRPr="000214C7" w:rsidRDefault="00705168" w:rsidP="00705168">
      <w:pPr>
        <w:spacing w:before="120" w:beforeAutospacing="0" w:after="120" w:afterAutospacing="0" w:line="360" w:lineRule="auto"/>
        <w:ind w:left="360" w:firstLine="0"/>
        <w:jc w:val="left"/>
        <w:rPr>
          <w:ins w:id="4648" w:author="An Tran, ACA (BUV)" w:date="2024-09-10T10:21:00Z" w16du:dateUtc="2024-09-10T03:21:00Z"/>
          <w:rFonts w:ascii="iCiel Avenir LT Std 35 Light" w:hAnsi="iCiel Avenir LT Std 35 Light" w:cs="Arial"/>
          <w:sz w:val="22"/>
          <w:szCs w:val="22"/>
        </w:rPr>
      </w:pPr>
      <w:ins w:id="4649" w:author="An Tran, ACA (BUV)" w:date="2024-09-10T10:21:00Z" w16du:dateUtc="2024-09-10T03:21:00Z">
        <w:r w:rsidRPr="000214C7">
          <w:rPr>
            <w:rFonts w:ascii="iCiel Avenir LT Std 35 Light" w:hAnsi="iCiel Avenir LT Std 35 Light" w:cs="Arial"/>
            <w:b/>
            <w:bCs/>
            <w:sz w:val="22"/>
            <w:szCs w:val="22"/>
          </w:rPr>
          <w:t>How will a compensated pass appear on a transcript?</w:t>
        </w:r>
      </w:ins>
    </w:p>
    <w:p w14:paraId="7C920607" w14:textId="77777777" w:rsidR="00705168" w:rsidRPr="000214C7" w:rsidRDefault="00705168" w:rsidP="00705168">
      <w:pPr>
        <w:spacing w:before="120" w:beforeAutospacing="0" w:after="120" w:afterAutospacing="0" w:line="360" w:lineRule="auto"/>
        <w:ind w:left="360" w:firstLine="0"/>
        <w:jc w:val="left"/>
        <w:rPr>
          <w:ins w:id="4650" w:author="An Tran, ACA (BUV)" w:date="2024-09-10T10:21:00Z" w16du:dateUtc="2024-09-10T03:21:00Z"/>
          <w:rFonts w:ascii="iCiel Avenir LT Std 35 Light" w:hAnsi="iCiel Avenir LT Std 35 Light" w:cs="Arial"/>
          <w:sz w:val="22"/>
          <w:szCs w:val="22"/>
        </w:rPr>
      </w:pPr>
      <w:ins w:id="4651" w:author="An Tran, ACA (BUV)" w:date="2024-09-10T10:21:00Z" w16du:dateUtc="2024-09-10T03:21:00Z">
        <w:r w:rsidRPr="000214C7">
          <w:rPr>
            <w:rFonts w:ascii="iCiel Avenir LT Std 35 Light" w:hAnsi="iCiel Avenir LT Std 35 Light" w:cs="Arial"/>
            <w:sz w:val="22"/>
            <w:szCs w:val="22"/>
          </w:rPr>
          <w:t>The result of a pass by compensation will appear as a PQ without a mark on a transcript, as SCQF level 10 credit, for postgraduate students.</w:t>
        </w:r>
      </w:ins>
    </w:p>
    <w:p w14:paraId="08FE2CAA" w14:textId="77777777" w:rsidR="00705168" w:rsidRPr="000214C7" w:rsidRDefault="00705168" w:rsidP="00705168">
      <w:pPr>
        <w:spacing w:before="120" w:beforeAutospacing="0" w:after="120" w:afterAutospacing="0" w:line="360" w:lineRule="auto"/>
        <w:ind w:left="360" w:firstLine="0"/>
        <w:jc w:val="left"/>
        <w:rPr>
          <w:ins w:id="4652" w:author="An Tran, ACA (BUV)" w:date="2024-09-10T10:21:00Z" w16du:dateUtc="2024-09-10T03:21:00Z"/>
          <w:rFonts w:ascii="iCiel Avenir LT Std 35 Light" w:hAnsi="iCiel Avenir LT Std 35 Light" w:cs="Arial"/>
          <w:sz w:val="22"/>
          <w:szCs w:val="22"/>
        </w:rPr>
      </w:pPr>
      <w:ins w:id="4653" w:author="An Tran, ACA (BUV)" w:date="2024-09-10T10:21:00Z" w16du:dateUtc="2024-09-10T03:21:00Z">
        <w:r w:rsidRPr="000214C7">
          <w:rPr>
            <w:rFonts w:ascii="iCiel Avenir LT Std 35 Light" w:hAnsi="iCiel Avenir LT Std 35 Light" w:cs="Arial"/>
            <w:b/>
            <w:bCs/>
            <w:sz w:val="22"/>
            <w:szCs w:val="22"/>
          </w:rPr>
          <w:t>I have marginally failed a module – do I need to attempt the resit or can compensation be applied?</w:t>
        </w:r>
      </w:ins>
    </w:p>
    <w:p w14:paraId="1A041B73" w14:textId="77777777" w:rsidR="00705168" w:rsidRPr="000214C7" w:rsidRDefault="00705168" w:rsidP="00705168">
      <w:pPr>
        <w:spacing w:before="120" w:beforeAutospacing="0" w:after="120" w:afterAutospacing="0" w:line="360" w:lineRule="auto"/>
        <w:ind w:left="360" w:firstLine="0"/>
        <w:jc w:val="left"/>
        <w:rPr>
          <w:ins w:id="4654" w:author="An Tran, ACA (BUV)" w:date="2024-09-10T10:21:00Z" w16du:dateUtc="2024-09-10T03:21:00Z"/>
          <w:rFonts w:ascii="iCiel Avenir LT Std 35 Light" w:hAnsi="iCiel Avenir LT Std 35 Light" w:cs="Arial"/>
          <w:sz w:val="22"/>
          <w:szCs w:val="22"/>
        </w:rPr>
      </w:pPr>
      <w:ins w:id="4655" w:author="An Tran, ACA (BUV)" w:date="2024-09-10T10:21:00Z" w16du:dateUtc="2024-09-10T03:21:00Z">
        <w:r w:rsidRPr="000214C7">
          <w:rPr>
            <w:rFonts w:ascii="iCiel Avenir LT Std 35 Light" w:hAnsi="iCiel Avenir LT Std 35 Light" w:cs="Arial"/>
            <w:sz w:val="22"/>
            <w:szCs w:val="22"/>
          </w:rPr>
          <w:t>In short, no you do not need to attempt the resit provided that you have only failed up to 30 credits (for Masters or Postgraduate Diploma students) and fulfil the other criteria for compensation, however, you may wish to do so to prove your academic ability or to widen your choice of options in future years of study. Students should not use compensation as a reason not to attempt reassessment.</w:t>
        </w:r>
      </w:ins>
    </w:p>
    <w:p w14:paraId="2A9DCC44" w14:textId="77777777" w:rsidR="00705168" w:rsidRPr="00417E91" w:rsidRDefault="00705168" w:rsidP="00705168">
      <w:pPr>
        <w:spacing w:before="120" w:beforeAutospacing="0" w:after="120" w:afterAutospacing="0" w:line="360" w:lineRule="auto"/>
        <w:ind w:left="360" w:firstLine="0"/>
        <w:jc w:val="left"/>
        <w:rPr>
          <w:ins w:id="4656" w:author="An Tran, ACA (BUV)" w:date="2024-09-10T10:21:00Z" w16du:dateUtc="2024-09-10T03:21:00Z"/>
          <w:rFonts w:ascii="iCiel Avenir LT Std 35 Light" w:hAnsi="iCiel Avenir LT Std 35 Light" w:cs="Arial"/>
          <w:i/>
          <w:iCs/>
          <w:sz w:val="22"/>
          <w:szCs w:val="22"/>
        </w:rPr>
      </w:pPr>
      <w:ins w:id="4657" w:author="An Tran, ACA (BUV)" w:date="2024-09-10T10:21:00Z" w16du:dateUtc="2024-09-10T03:21:00Z">
        <w:r w:rsidRPr="000214C7">
          <w:rPr>
            <w:rFonts w:ascii="iCiel Avenir LT Std 35 Light" w:hAnsi="iCiel Avenir LT Std 35 Light" w:cs="Arial"/>
            <w:sz w:val="22"/>
            <w:szCs w:val="22"/>
          </w:rPr>
          <w:t>If you have failed more than one module, we strongly recommend you undertake all resits offered to increase your chances of meeting the progression or award requirements.</w:t>
        </w:r>
      </w:ins>
    </w:p>
    <w:p w14:paraId="02B21D1B" w14:textId="77777777" w:rsidR="00705168" w:rsidRPr="000214C7" w:rsidRDefault="00705168" w:rsidP="00705168">
      <w:pPr>
        <w:spacing w:before="120" w:beforeAutospacing="0" w:after="120" w:afterAutospacing="0" w:line="360" w:lineRule="auto"/>
        <w:ind w:left="360" w:firstLine="0"/>
        <w:jc w:val="left"/>
        <w:rPr>
          <w:ins w:id="4658" w:author="An Tran, ACA (BUV)" w:date="2024-09-10T10:21:00Z" w16du:dateUtc="2024-09-10T03:21:00Z"/>
          <w:rFonts w:ascii="iCiel Avenir LT Std 35 Light" w:hAnsi="iCiel Avenir LT Std 35 Light" w:cs="Arial"/>
          <w:i/>
          <w:iCs/>
          <w:sz w:val="22"/>
          <w:szCs w:val="22"/>
          <w:lang w:val="vi-VN"/>
        </w:rPr>
      </w:pPr>
      <w:ins w:id="4659" w:author="An Tran, ACA (BUV)" w:date="2024-09-10T10:21:00Z" w16du:dateUtc="2024-09-10T03:21:00Z">
        <w:r>
          <w:rPr>
            <w:rFonts w:ascii="iCiel Avenir LT Std 35 Light" w:hAnsi="iCiel Avenir LT Std 35 Light" w:cs="Arial"/>
            <w:b/>
            <w:bCs/>
            <w:i/>
            <w:iCs/>
            <w:sz w:val="22"/>
            <w:szCs w:val="22"/>
          </w:rPr>
          <w:t xml:space="preserve">Thi </w:t>
        </w:r>
        <w:r>
          <w:rPr>
            <w:rFonts w:ascii="iCiel Avenir LT Std 35 Light" w:hAnsi="iCiel Avenir LT Std 35 Light" w:cs="Arial"/>
            <w:b/>
            <w:bCs/>
            <w:i/>
            <w:iCs/>
            <w:sz w:val="22"/>
            <w:szCs w:val="22"/>
            <w:lang w:val="vi-VN"/>
          </w:rPr>
          <w:t>lại</w:t>
        </w:r>
      </w:ins>
    </w:p>
    <w:p w14:paraId="06134478" w14:textId="77777777" w:rsidR="00705168" w:rsidRPr="00417E91" w:rsidRDefault="00705168" w:rsidP="00705168">
      <w:pPr>
        <w:spacing w:before="120" w:beforeAutospacing="0" w:after="120" w:afterAutospacing="0" w:line="360" w:lineRule="auto"/>
        <w:ind w:left="360" w:firstLine="0"/>
        <w:jc w:val="left"/>
        <w:rPr>
          <w:ins w:id="4660" w:author="An Tran, ACA (BUV)" w:date="2024-09-10T10:21:00Z" w16du:dateUtc="2024-09-10T03:21:00Z"/>
          <w:rFonts w:ascii="iCiel Avenir LT Std 35 Light" w:hAnsi="iCiel Avenir LT Std 35 Light" w:cs="Arial"/>
          <w:i/>
          <w:iCs/>
          <w:sz w:val="22"/>
          <w:szCs w:val="22"/>
        </w:rPr>
      </w:pPr>
      <w:ins w:id="4661" w:author="An Tran, ACA (BUV)" w:date="2024-09-10T10:21:00Z" w16du:dateUtc="2024-09-10T03:21:00Z">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là phương thức mà trường đại học cấp tín chỉ cho một môn học mà không đạt điểm qua. Có các tiêu chí nghiêm ngặt được áp dụng để xác định xem liệu có thể cấp bồi thường hay không.</w:t>
        </w:r>
      </w:ins>
    </w:p>
    <w:p w14:paraId="2C3650CA" w14:textId="77777777" w:rsidR="00705168" w:rsidRPr="00417E91" w:rsidRDefault="00705168" w:rsidP="00705168">
      <w:pPr>
        <w:spacing w:before="120" w:beforeAutospacing="0" w:after="120" w:afterAutospacing="0" w:line="360" w:lineRule="auto"/>
        <w:ind w:left="360" w:firstLine="0"/>
        <w:jc w:val="left"/>
        <w:rPr>
          <w:ins w:id="4662" w:author="An Tran, ACA (BUV)" w:date="2024-09-10T10:21:00Z" w16du:dateUtc="2024-09-10T03:21:00Z"/>
          <w:rFonts w:ascii="iCiel Avenir LT Std 35 Light" w:hAnsi="iCiel Avenir LT Std 35 Light" w:cs="Arial"/>
          <w:i/>
          <w:iCs/>
          <w:sz w:val="22"/>
          <w:szCs w:val="22"/>
        </w:rPr>
      </w:pPr>
      <w:ins w:id="4663" w:author="An Tran, ACA (BUV)" w:date="2024-09-10T10:21:00Z" w16du:dateUtc="2024-09-10T03:21:00Z">
        <w:r>
          <w:rPr>
            <w:rFonts w:ascii="iCiel Avenir LT Std 35 Light" w:hAnsi="iCiel Avenir LT Std 35 Light" w:cs="Arial"/>
            <w:b/>
            <w:bCs/>
            <w:i/>
            <w:iCs/>
            <w:sz w:val="22"/>
            <w:szCs w:val="22"/>
            <w:lang w:val="vi-VN"/>
          </w:rPr>
          <w:t>Thi lại</w:t>
        </w:r>
        <w:r w:rsidRPr="00417E91">
          <w:rPr>
            <w:rFonts w:ascii="iCiel Avenir LT Std 35 Light" w:hAnsi="iCiel Avenir LT Std 35 Light" w:cs="Arial"/>
            <w:b/>
            <w:bCs/>
            <w:i/>
            <w:iCs/>
            <w:sz w:val="22"/>
            <w:szCs w:val="22"/>
          </w:rPr>
          <w:t xml:space="preserve"> cho Sinh viên Đại học – Hướng dẫn cho sinh viên</w:t>
        </w:r>
      </w:ins>
    </w:p>
    <w:p w14:paraId="3AC631C3" w14:textId="77777777" w:rsidR="00705168" w:rsidRPr="00417E91" w:rsidRDefault="00705168" w:rsidP="00705168">
      <w:pPr>
        <w:spacing w:before="120" w:beforeAutospacing="0" w:after="120" w:afterAutospacing="0" w:line="360" w:lineRule="auto"/>
        <w:ind w:left="360" w:firstLine="0"/>
        <w:jc w:val="left"/>
        <w:rPr>
          <w:ins w:id="4664" w:author="An Tran, ACA (BUV)" w:date="2024-09-10T10:21:00Z" w16du:dateUtc="2024-09-10T03:21:00Z"/>
          <w:rFonts w:ascii="iCiel Avenir LT Std 35 Light" w:hAnsi="iCiel Avenir LT Std 35 Light" w:cs="Arial"/>
          <w:i/>
          <w:iCs/>
          <w:sz w:val="22"/>
          <w:szCs w:val="22"/>
        </w:rPr>
      </w:pPr>
      <w:ins w:id="4665" w:author="An Tran, ACA (BUV)" w:date="2024-09-10T10:21:00Z" w16du:dateUtc="2024-09-10T03:21:00Z">
        <w:r w:rsidRPr="00417E91">
          <w:rPr>
            <w:rFonts w:ascii="iCiel Avenir LT Std 35 Light" w:hAnsi="iCiel Avenir LT Std 35 Light" w:cs="Arial"/>
            <w:b/>
            <w:bCs/>
            <w:i/>
            <w:iCs/>
            <w:sz w:val="22"/>
            <w:szCs w:val="22"/>
          </w:rPr>
          <w:t>Tiêu chí:</w:t>
        </w:r>
      </w:ins>
    </w:p>
    <w:p w14:paraId="606FCF01" w14:textId="77777777" w:rsidR="00705168" w:rsidRPr="00417E91" w:rsidRDefault="00705168" w:rsidP="00705168">
      <w:pPr>
        <w:numPr>
          <w:ilvl w:val="0"/>
          <w:numId w:val="66"/>
        </w:numPr>
        <w:spacing w:before="120" w:beforeAutospacing="0" w:after="120" w:afterAutospacing="0" w:line="360" w:lineRule="auto"/>
        <w:jc w:val="left"/>
        <w:rPr>
          <w:ins w:id="4666" w:author="An Tran, ACA (BUV)" w:date="2024-09-10T10:21:00Z" w16du:dateUtc="2024-09-10T03:21:00Z"/>
          <w:rFonts w:ascii="iCiel Avenir LT Std 35 Light" w:hAnsi="iCiel Avenir LT Std 35 Light" w:cs="Arial"/>
          <w:i/>
          <w:iCs/>
          <w:sz w:val="22"/>
          <w:szCs w:val="22"/>
        </w:rPr>
      </w:pPr>
      <w:ins w:id="4667" w:author="An Tran, ACA (BUV)" w:date="2024-09-10T10:21:00Z" w16du:dateUtc="2024-09-10T03:21:00Z">
        <w:r w:rsidRPr="00417E91">
          <w:rPr>
            <w:rFonts w:ascii="iCiel Avenir LT Std 35 Light" w:hAnsi="iCiel Avenir LT Std 35 Light" w:cs="Arial"/>
            <w:b/>
            <w:bCs/>
            <w:i/>
            <w:iCs/>
            <w:sz w:val="22"/>
            <w:szCs w:val="22"/>
          </w:rPr>
          <w:t>Điểm thi gần đạt yêu cầu</w:t>
        </w:r>
        <w:r w:rsidRPr="00417E91">
          <w:rPr>
            <w:rFonts w:ascii="iCiel Avenir LT Std 35 Light" w:hAnsi="iCiel Avenir LT Std 35 Light" w:cs="Arial"/>
            <w:i/>
            <w:iCs/>
            <w:sz w:val="22"/>
            <w:szCs w:val="22"/>
          </w:rPr>
          <w:t xml:space="preserve"> - Sinh viên có thể đủ điều kiện nhận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và được cấp tín chỉ cho một môn học nếu điểm của môn đó nằm trong khoảng từ 30 đến 39.</w:t>
        </w:r>
      </w:ins>
    </w:p>
    <w:p w14:paraId="3C6554B2" w14:textId="77777777" w:rsidR="00705168" w:rsidRPr="00417E91" w:rsidRDefault="00705168" w:rsidP="00705168">
      <w:pPr>
        <w:numPr>
          <w:ilvl w:val="0"/>
          <w:numId w:val="66"/>
        </w:numPr>
        <w:spacing w:before="120" w:beforeAutospacing="0" w:after="120" w:afterAutospacing="0" w:line="360" w:lineRule="auto"/>
        <w:jc w:val="left"/>
        <w:rPr>
          <w:ins w:id="4668" w:author="An Tran, ACA (BUV)" w:date="2024-09-10T10:21:00Z" w16du:dateUtc="2024-09-10T03:21:00Z"/>
          <w:rFonts w:ascii="iCiel Avenir LT Std 35 Light" w:hAnsi="iCiel Avenir LT Std 35 Light" w:cs="Arial"/>
          <w:i/>
          <w:iCs/>
          <w:sz w:val="22"/>
          <w:szCs w:val="22"/>
        </w:rPr>
      </w:pPr>
      <w:ins w:id="4669" w:author="An Tran, ACA (BUV)" w:date="2024-09-10T10:21:00Z" w16du:dateUtc="2024-09-10T03:21:00Z">
        <w:r w:rsidRPr="00417E91">
          <w:rPr>
            <w:rFonts w:ascii="iCiel Avenir LT Std 35 Light" w:hAnsi="iCiel Avenir LT Std 35 Light" w:cs="Arial"/>
            <w:b/>
            <w:bCs/>
            <w:i/>
            <w:iCs/>
            <w:sz w:val="22"/>
            <w:szCs w:val="22"/>
          </w:rPr>
          <w:t>Tùy chọn</w:t>
        </w:r>
        <w:r w:rsidRPr="00417E91">
          <w:rPr>
            <w:rFonts w:ascii="iCiel Avenir LT Std 35 Light" w:hAnsi="iCiel Avenir LT Std 35 Light" w:cs="Arial"/>
            <w:i/>
            <w:iCs/>
            <w:sz w:val="22"/>
            <w:szCs w:val="22"/>
          </w:rPr>
          <w:t xml:space="preserve"> –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chỉ có thể áp dụng cho các môn học tùy chọn, không áp dụng cho các môn học bắt buộc.</w:t>
        </w:r>
      </w:ins>
    </w:p>
    <w:p w14:paraId="166F09C2" w14:textId="77777777" w:rsidR="00705168" w:rsidRPr="00417E91" w:rsidRDefault="00705168" w:rsidP="00705168">
      <w:pPr>
        <w:numPr>
          <w:ilvl w:val="0"/>
          <w:numId w:val="66"/>
        </w:numPr>
        <w:spacing w:before="120" w:beforeAutospacing="0" w:after="120" w:afterAutospacing="0" w:line="360" w:lineRule="auto"/>
        <w:jc w:val="left"/>
        <w:rPr>
          <w:ins w:id="4670" w:author="An Tran, ACA (BUV)" w:date="2024-09-10T10:21:00Z" w16du:dateUtc="2024-09-10T03:21:00Z"/>
          <w:rFonts w:ascii="iCiel Avenir LT Std 35 Light" w:hAnsi="iCiel Avenir LT Std 35 Light" w:cs="Arial"/>
          <w:i/>
          <w:iCs/>
          <w:sz w:val="22"/>
          <w:szCs w:val="22"/>
        </w:rPr>
      </w:pPr>
      <w:ins w:id="4671" w:author="An Tran, ACA (BUV)" w:date="2024-09-10T10:21:00Z" w16du:dateUtc="2024-09-10T03:21:00Z">
        <w:r w:rsidRPr="00417E91">
          <w:rPr>
            <w:rFonts w:ascii="iCiel Avenir LT Std 35 Light" w:hAnsi="iCiel Avenir LT Std 35 Light" w:cs="Arial"/>
            <w:b/>
            <w:bCs/>
            <w:i/>
            <w:iCs/>
            <w:sz w:val="22"/>
            <w:szCs w:val="22"/>
          </w:rPr>
          <w:t>Tín chỉ đã đạt được</w:t>
        </w:r>
        <w:r w:rsidRPr="00417E91">
          <w:rPr>
            <w:rFonts w:ascii="iCiel Avenir LT Std 35 Light" w:hAnsi="iCiel Avenir LT Std 35 Light" w:cs="Arial"/>
            <w:i/>
            <w:iCs/>
            <w:sz w:val="22"/>
            <w:szCs w:val="22"/>
          </w:rPr>
          <w:t xml:space="preserve"> - Sinh viên phải vượt qua một số tín chỉ nhất định mỗi năm để đủ điều kiện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w:t>
        </w:r>
      </w:ins>
    </w:p>
    <w:p w14:paraId="3CD609D4" w14:textId="77777777" w:rsidR="00705168" w:rsidRPr="000214C7" w:rsidRDefault="00705168" w:rsidP="00705168">
      <w:pPr>
        <w:spacing w:before="120" w:beforeAutospacing="0" w:after="120" w:afterAutospacing="0" w:line="360" w:lineRule="auto"/>
        <w:ind w:left="360" w:firstLine="0"/>
        <w:jc w:val="left"/>
        <w:rPr>
          <w:ins w:id="4672" w:author="An Tran, ACA (BUV)" w:date="2024-09-10T10:21:00Z" w16du:dateUtc="2024-09-10T03:21:00Z"/>
          <w:rFonts w:ascii="iCiel Avenir LT Std 35 Light" w:hAnsi="iCiel Avenir LT Std 35 Light" w:cs="Arial"/>
          <w:i/>
          <w:iCs/>
          <w:sz w:val="22"/>
          <w:szCs w:val="22"/>
          <w:lang w:val="vi-VN"/>
        </w:rPr>
      </w:pPr>
      <w:ins w:id="4673" w:author="An Tran, ACA (BUV)" w:date="2024-09-10T10:21:00Z" w16du:dateUtc="2024-09-10T03:21:00Z">
        <w:r w:rsidRPr="00417E91">
          <w:rPr>
            <w:rFonts w:ascii="iCiel Avenir LT Std 35 Light" w:hAnsi="iCiel Avenir LT Std 35 Light" w:cs="Arial"/>
            <w:b/>
            <w:bCs/>
            <w:i/>
            <w:iCs/>
            <w:sz w:val="22"/>
            <w:szCs w:val="22"/>
          </w:rPr>
          <w:t xml:space="preserve">Thời điểm áp dụng </w:t>
        </w:r>
        <w:r>
          <w:rPr>
            <w:rFonts w:ascii="iCiel Avenir LT Std 35 Light" w:hAnsi="iCiel Avenir LT Std 35 Light" w:cs="Arial"/>
            <w:b/>
            <w:bCs/>
            <w:i/>
            <w:iCs/>
            <w:sz w:val="22"/>
            <w:szCs w:val="22"/>
            <w:lang w:val="vi-VN"/>
          </w:rPr>
          <w:t>thi lại</w:t>
        </w:r>
      </w:ins>
    </w:p>
    <w:p w14:paraId="7A43E640" w14:textId="77777777" w:rsidR="00705168" w:rsidRPr="00417E91" w:rsidRDefault="00705168" w:rsidP="00705168">
      <w:pPr>
        <w:spacing w:before="120" w:beforeAutospacing="0" w:after="120" w:afterAutospacing="0" w:line="360" w:lineRule="auto"/>
        <w:ind w:left="360" w:firstLine="0"/>
        <w:jc w:val="left"/>
        <w:rPr>
          <w:ins w:id="4674" w:author="An Tran, ACA (BUV)" w:date="2024-09-10T10:21:00Z" w16du:dateUtc="2024-09-10T03:21:00Z"/>
          <w:rFonts w:ascii="iCiel Avenir LT Std 35 Light" w:hAnsi="iCiel Avenir LT Std 35 Light" w:cs="Arial"/>
          <w:i/>
          <w:iCs/>
          <w:sz w:val="22"/>
          <w:szCs w:val="22"/>
        </w:rPr>
      </w:pPr>
      <w:ins w:id="4675" w:author="An Tran, ACA (BUV)" w:date="2024-09-10T10:21:00Z" w16du:dateUtc="2024-09-10T03:21:00Z">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chỉ có thể áp dụng vào thời điểm </w:t>
        </w:r>
        <w:r>
          <w:rPr>
            <w:rFonts w:ascii="iCiel Avenir LT Std 35 Light" w:hAnsi="iCiel Avenir LT Std 35 Light" w:cs="Arial"/>
            <w:i/>
            <w:iCs/>
            <w:sz w:val="22"/>
            <w:szCs w:val="22"/>
            <w:lang w:val="vi-VN"/>
          </w:rPr>
          <w:t>xét học lên cấp độ tiếp theo</w:t>
        </w:r>
        <w:r w:rsidRPr="00417E91">
          <w:rPr>
            <w:rFonts w:ascii="iCiel Avenir LT Std 35 Light" w:hAnsi="iCiel Avenir LT Std 35 Light" w:cs="Arial"/>
            <w:i/>
            <w:iCs/>
            <w:sz w:val="22"/>
            <w:szCs w:val="22"/>
          </w:rPr>
          <w:t xml:space="preserve"> hoặc trao </w:t>
        </w:r>
        <w:r>
          <w:rPr>
            <w:rFonts w:ascii="iCiel Avenir LT Std 35 Light" w:hAnsi="iCiel Avenir LT Std 35 Light" w:cs="Arial"/>
            <w:i/>
            <w:iCs/>
            <w:sz w:val="22"/>
            <w:szCs w:val="22"/>
            <w:lang w:val="vi-VN"/>
          </w:rPr>
          <w:t>xếp hạng tốt nghiệp</w:t>
        </w:r>
        <w:r w:rsidRPr="00417E91">
          <w:rPr>
            <w:rFonts w:ascii="iCiel Avenir LT Std 35 Light" w:hAnsi="iCiel Avenir LT Std 35 Light" w:cs="Arial"/>
            <w:i/>
            <w:iCs/>
            <w:sz w:val="22"/>
            <w:szCs w:val="22"/>
          </w:rPr>
          <w:t>, tức là khi tất cả các điểm số cuối cùng của năm học đã được công bố. Thời điểm này thường là vào cuối học kỳ Xuân hoặc Hè.</w:t>
        </w:r>
      </w:ins>
    </w:p>
    <w:p w14:paraId="19E51618" w14:textId="77777777" w:rsidR="00705168" w:rsidRPr="00417E91" w:rsidRDefault="00705168" w:rsidP="00705168">
      <w:pPr>
        <w:spacing w:before="120" w:beforeAutospacing="0" w:after="120" w:afterAutospacing="0" w:line="360" w:lineRule="auto"/>
        <w:ind w:left="360" w:firstLine="0"/>
        <w:jc w:val="left"/>
        <w:rPr>
          <w:ins w:id="4676" w:author="An Tran, ACA (BUV)" w:date="2024-09-10T10:21:00Z" w16du:dateUtc="2024-09-10T03:21:00Z"/>
          <w:rFonts w:ascii="iCiel Avenir LT Std 35 Light" w:hAnsi="iCiel Avenir LT Std 35 Light" w:cs="Arial"/>
          <w:i/>
          <w:iCs/>
          <w:sz w:val="22"/>
          <w:szCs w:val="22"/>
        </w:rPr>
      </w:pPr>
      <w:ins w:id="4677" w:author="An Tran, ACA (BUV)" w:date="2024-09-10T10:21:00Z" w16du:dateUtc="2024-09-10T03:21:00Z">
        <w:r w:rsidRPr="00417E91">
          <w:rPr>
            <w:rFonts w:ascii="iCiel Avenir LT Std 35 Light" w:hAnsi="iCiel Avenir LT Std 35 Light" w:cs="Arial"/>
            <w:b/>
            <w:bCs/>
            <w:i/>
            <w:iCs/>
            <w:sz w:val="22"/>
            <w:szCs w:val="22"/>
          </w:rPr>
          <w:t xml:space="preserve">Quy định về </w:t>
        </w:r>
        <w:r>
          <w:rPr>
            <w:rFonts w:ascii="iCiel Avenir LT Std 35 Light" w:hAnsi="iCiel Avenir LT Std 35 Light" w:cs="Arial"/>
            <w:b/>
            <w:bCs/>
            <w:i/>
            <w:iCs/>
            <w:sz w:val="22"/>
            <w:szCs w:val="22"/>
            <w:lang w:val="vi-VN"/>
          </w:rPr>
          <w:t>thi lại</w:t>
        </w:r>
        <w:r w:rsidRPr="00417E91">
          <w:rPr>
            <w:rFonts w:ascii="iCiel Avenir LT Std 35 Light" w:hAnsi="iCiel Avenir LT Std 35 Light" w:cs="Arial"/>
            <w:b/>
            <w:bCs/>
            <w:i/>
            <w:iCs/>
            <w:sz w:val="22"/>
            <w:szCs w:val="22"/>
          </w:rPr>
          <w:t>:</w:t>
        </w:r>
      </w:ins>
    </w:p>
    <w:p w14:paraId="048D5F7A" w14:textId="77777777" w:rsidR="00705168" w:rsidRPr="00417E91" w:rsidRDefault="00705168" w:rsidP="00705168">
      <w:pPr>
        <w:spacing w:before="120" w:beforeAutospacing="0" w:after="120" w:afterAutospacing="0" w:line="360" w:lineRule="auto"/>
        <w:ind w:left="360" w:firstLine="0"/>
        <w:jc w:val="left"/>
        <w:rPr>
          <w:ins w:id="4678" w:author="An Tran, ACA (BUV)" w:date="2024-09-10T10:21:00Z" w16du:dateUtc="2024-09-10T03:21:00Z"/>
          <w:rFonts w:ascii="iCiel Avenir LT Std 35 Light" w:hAnsi="iCiel Avenir LT Std 35 Light" w:cs="Arial"/>
          <w:i/>
          <w:iCs/>
          <w:sz w:val="22"/>
          <w:szCs w:val="22"/>
        </w:rPr>
      </w:pPr>
      <w:ins w:id="4679" w:author="An Tran, ACA (BUV)" w:date="2024-09-10T10:21:00Z" w16du:dateUtc="2024-09-10T03:21:00Z">
        <w:r w:rsidRPr="00417E91">
          <w:rPr>
            <w:rFonts w:ascii="iCiel Avenir LT Std 35 Light" w:hAnsi="iCiel Avenir LT Std 35 Light" w:cs="Arial"/>
            <w:i/>
            <w:iCs/>
            <w:sz w:val="22"/>
            <w:szCs w:val="22"/>
          </w:rPr>
          <w:t>Quy định khác nhau tùy thuộc vào năm học của sinh viên và loại môn học đang được xem xét cho bồi thường:</w:t>
        </w:r>
      </w:ins>
    </w:p>
    <w:p w14:paraId="3E948D1C" w14:textId="77777777" w:rsidR="00705168" w:rsidRPr="00417E91" w:rsidRDefault="00705168" w:rsidP="00705168">
      <w:pPr>
        <w:numPr>
          <w:ilvl w:val="0"/>
          <w:numId w:val="67"/>
        </w:numPr>
        <w:spacing w:before="120" w:beforeAutospacing="0" w:after="120" w:afterAutospacing="0" w:line="360" w:lineRule="auto"/>
        <w:jc w:val="left"/>
        <w:rPr>
          <w:ins w:id="4680" w:author="An Tran, ACA (BUV)" w:date="2024-09-10T10:21:00Z" w16du:dateUtc="2024-09-10T03:21:00Z"/>
          <w:rFonts w:ascii="iCiel Avenir LT Std 35 Light" w:hAnsi="iCiel Avenir LT Std 35 Light" w:cs="Arial"/>
          <w:i/>
          <w:iCs/>
          <w:sz w:val="22"/>
          <w:szCs w:val="22"/>
        </w:rPr>
      </w:pPr>
      <w:ins w:id="4681" w:author="An Tran, ACA (BUV)" w:date="2024-09-10T10:21:00Z" w16du:dateUtc="2024-09-10T03:21:00Z">
        <w:r w:rsidRPr="00417E91">
          <w:rPr>
            <w:rFonts w:ascii="iCiel Avenir LT Std 35 Light" w:hAnsi="iCiel Avenir LT Std 35 Light" w:cs="Arial"/>
            <w:b/>
            <w:bCs/>
            <w:i/>
            <w:iCs/>
            <w:sz w:val="22"/>
            <w:szCs w:val="22"/>
          </w:rPr>
          <w:t>Năm 1 của Chương trình học toàn thời gian, và tương đương bán thời gian</w:t>
        </w:r>
        <w:r w:rsidRPr="00417E91">
          <w:rPr>
            <w:rFonts w:ascii="iCiel Avenir LT Std 35 Light" w:hAnsi="iCiel Avenir LT Std 35 Light" w:cs="Arial"/>
            <w:i/>
            <w:iCs/>
            <w:sz w:val="22"/>
            <w:szCs w:val="22"/>
          </w:rPr>
          <w:br/>
          <w:t xml:space="preserve">Sinh viên có thể được áp dụng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cho điểm thi gần đạt yêu cầu trong 20 tín chỉ của 120 tín chỉ đầu tiên, với điều kiện ít nhất 80 trong số 120 tín chỉ đó đã được vượt qua.</w:t>
        </w:r>
      </w:ins>
    </w:p>
    <w:p w14:paraId="63F63114" w14:textId="77777777" w:rsidR="00705168" w:rsidRPr="00417E91" w:rsidRDefault="00705168" w:rsidP="00705168">
      <w:pPr>
        <w:numPr>
          <w:ilvl w:val="0"/>
          <w:numId w:val="67"/>
        </w:numPr>
        <w:spacing w:before="120" w:beforeAutospacing="0" w:after="120" w:afterAutospacing="0" w:line="360" w:lineRule="auto"/>
        <w:jc w:val="left"/>
        <w:rPr>
          <w:ins w:id="4682" w:author="An Tran, ACA (BUV)" w:date="2024-09-10T10:21:00Z" w16du:dateUtc="2024-09-10T03:21:00Z"/>
          <w:rFonts w:ascii="iCiel Avenir LT Std 35 Light" w:hAnsi="iCiel Avenir LT Std 35 Light" w:cs="Arial"/>
          <w:i/>
          <w:iCs/>
          <w:sz w:val="22"/>
          <w:szCs w:val="22"/>
        </w:rPr>
      </w:pPr>
      <w:ins w:id="4683" w:author="An Tran, ACA (BUV)" w:date="2024-09-10T10:21:00Z" w16du:dateUtc="2024-09-10T03:21:00Z">
        <w:r w:rsidRPr="00417E91">
          <w:rPr>
            <w:rFonts w:ascii="iCiel Avenir LT Std 35 Light" w:hAnsi="iCiel Avenir LT Std 35 Light" w:cs="Arial"/>
            <w:b/>
            <w:bCs/>
            <w:i/>
            <w:iCs/>
            <w:sz w:val="22"/>
            <w:szCs w:val="22"/>
          </w:rPr>
          <w:t>Năm 2 của Chương trình học toàn thời gian, và tương đương bán thời gian</w:t>
        </w:r>
        <w:r w:rsidRPr="00417E91">
          <w:rPr>
            <w:rFonts w:ascii="iCiel Avenir LT Std 35 Light" w:hAnsi="iCiel Avenir LT Std 35 Light" w:cs="Arial"/>
            <w:i/>
            <w:iCs/>
            <w:sz w:val="22"/>
            <w:szCs w:val="22"/>
          </w:rPr>
          <w:br/>
          <w:t xml:space="preserve">Sinh viên có thể được áp dụng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cho điểm thi gần đạt yêu cầu trong 20 tín chỉ của 120 tín chỉ thứ hai, với điều kiện ít nhất 80 trong số 120 tín chỉ đó đã được vượt qua.</w:t>
        </w:r>
      </w:ins>
    </w:p>
    <w:p w14:paraId="76C5B829" w14:textId="77777777" w:rsidR="00705168" w:rsidRPr="00417E91" w:rsidRDefault="00705168" w:rsidP="00705168">
      <w:pPr>
        <w:numPr>
          <w:ilvl w:val="0"/>
          <w:numId w:val="67"/>
        </w:numPr>
        <w:spacing w:before="120" w:beforeAutospacing="0" w:after="120" w:afterAutospacing="0" w:line="360" w:lineRule="auto"/>
        <w:jc w:val="left"/>
        <w:rPr>
          <w:ins w:id="4684" w:author="An Tran, ACA (BUV)" w:date="2024-09-10T10:21:00Z" w16du:dateUtc="2024-09-10T03:21:00Z"/>
          <w:rFonts w:ascii="iCiel Avenir LT Std 35 Light" w:hAnsi="iCiel Avenir LT Std 35 Light" w:cs="Arial"/>
          <w:i/>
          <w:iCs/>
          <w:sz w:val="22"/>
          <w:szCs w:val="22"/>
        </w:rPr>
      </w:pPr>
      <w:ins w:id="4685" w:author="An Tran, ACA (BUV)" w:date="2024-09-10T10:21:00Z" w16du:dateUtc="2024-09-10T03:21:00Z">
        <w:r w:rsidRPr="00417E91">
          <w:rPr>
            <w:rFonts w:ascii="iCiel Avenir LT Std 35 Light" w:hAnsi="iCiel Avenir LT Std 35 Light" w:cs="Arial"/>
            <w:b/>
            <w:bCs/>
            <w:i/>
            <w:iCs/>
            <w:sz w:val="22"/>
            <w:szCs w:val="22"/>
          </w:rPr>
          <w:t>Năm 3 và 4 của Chương trình học toàn thời gian, và tương đương bán thời gian</w:t>
        </w:r>
        <w:r w:rsidRPr="00417E91">
          <w:rPr>
            <w:rFonts w:ascii="iCiel Avenir LT Std 35 Light" w:hAnsi="iCiel Avenir LT Std 35 Light" w:cs="Arial"/>
            <w:i/>
            <w:iCs/>
            <w:sz w:val="22"/>
            <w:szCs w:val="22"/>
          </w:rPr>
          <w:br/>
          <w:t xml:space="preserve">Sinh viên có thể được áp dụng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cho điểm thi gần đạt yêu cầu trong 20 tín chỉ của 240 tín chỉ cuối cùng (tức là trong cả Năm 3 và Năm 4), với điều kiện 220 tín chỉ còn lại đã được vượt qua.</w:t>
        </w:r>
      </w:ins>
    </w:p>
    <w:p w14:paraId="1A36EC51" w14:textId="77777777" w:rsidR="00705168" w:rsidRPr="00454661" w:rsidRDefault="00705168" w:rsidP="00705168">
      <w:pPr>
        <w:spacing w:before="120" w:beforeAutospacing="0" w:after="120" w:afterAutospacing="0" w:line="360" w:lineRule="auto"/>
        <w:ind w:left="360" w:firstLine="0"/>
        <w:jc w:val="left"/>
        <w:rPr>
          <w:ins w:id="4686" w:author="An Tran, ACA (BUV)" w:date="2024-09-10T10:21:00Z" w16du:dateUtc="2024-09-10T03:21:00Z"/>
          <w:rFonts w:ascii="iCiel Avenir LT Std 35 Light" w:hAnsi="iCiel Avenir LT Std 35 Light" w:cs="Arial"/>
          <w:i/>
          <w:iCs/>
          <w:sz w:val="22"/>
          <w:szCs w:val="22"/>
          <w:lang w:val="vi-VN"/>
        </w:rPr>
      </w:pPr>
      <w:ins w:id="4687" w:author="An Tran, ACA (BUV)" w:date="2024-09-10T10:21:00Z" w16du:dateUtc="2024-09-10T03:21:00Z">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không thể được áp dụng cho một môn học bắt buộc trong chương trình đại học của bạn</w:t>
        </w:r>
        <w:r>
          <w:rPr>
            <w:rFonts w:ascii="iCiel Avenir LT Std 35 Light" w:hAnsi="iCiel Avenir LT Std 35 Light" w:cs="Arial"/>
            <w:i/>
            <w:iCs/>
            <w:sz w:val="22"/>
            <w:szCs w:val="22"/>
            <w:lang w:val="vi-VN"/>
          </w:rPr>
          <w:t>.</w:t>
        </w:r>
      </w:ins>
    </w:p>
    <w:p w14:paraId="481496CC" w14:textId="77777777" w:rsidR="00705168" w:rsidRDefault="00705168" w:rsidP="00705168">
      <w:pPr>
        <w:spacing w:before="120" w:beforeAutospacing="0" w:after="120" w:afterAutospacing="0" w:line="360" w:lineRule="auto"/>
        <w:ind w:left="360" w:firstLine="0"/>
        <w:jc w:val="left"/>
        <w:rPr>
          <w:ins w:id="4688" w:author="An Tran, ACA (BUV)" w:date="2024-09-10T10:21:00Z" w16du:dateUtc="2024-09-10T03:21:00Z"/>
          <w:rFonts w:ascii="iCiel Avenir LT Std 35 Light" w:hAnsi="iCiel Avenir LT Std 35 Light" w:cs="Arial"/>
          <w:i/>
          <w:iCs/>
          <w:sz w:val="22"/>
          <w:szCs w:val="22"/>
          <w:lang w:val="vi-VN"/>
        </w:rPr>
      </w:pPr>
      <w:ins w:id="4689" w:author="An Tran, ACA (BUV)" w:date="2024-09-10T10:21:00Z" w16du:dateUtc="2024-09-10T03:21:00Z">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không thể được áp dụng cho một môn học là yêu cầu tiên quyết cho một môn học sẽ được học sau đó trong chương trình đại học của bạn.</w:t>
        </w:r>
        <w:r w:rsidRPr="00417E91">
          <w:rPr>
            <w:rFonts w:ascii="iCiel Avenir LT Std 35 Light" w:hAnsi="iCiel Avenir LT Std 35 Light" w:cs="Arial"/>
            <w:i/>
            <w:iCs/>
            <w:sz w:val="22"/>
            <w:szCs w:val="22"/>
          </w:rPr>
          <w:br/>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không thể được áp dụng cho một môn học phải được vượt qua vì lý do chuyên môn hoặc công nhận trong chương trình đại học của bạn.</w:t>
        </w:r>
      </w:ins>
    </w:p>
    <w:p w14:paraId="58E9F2DD" w14:textId="77777777" w:rsidR="00705168" w:rsidRPr="000214C7" w:rsidRDefault="00705168" w:rsidP="00705168">
      <w:pPr>
        <w:spacing w:before="120" w:beforeAutospacing="0" w:after="120" w:afterAutospacing="0" w:line="360" w:lineRule="auto"/>
        <w:ind w:left="360" w:firstLine="0"/>
        <w:jc w:val="left"/>
        <w:rPr>
          <w:ins w:id="4690" w:author="An Tran, ACA (BUV)" w:date="2024-09-10T10:21:00Z" w16du:dateUtc="2024-09-10T03:21:00Z"/>
          <w:rFonts w:ascii="iCiel Avenir LT Std 35 Light" w:hAnsi="iCiel Avenir LT Std 35 Light" w:cs="Arial"/>
          <w:i/>
          <w:iCs/>
          <w:sz w:val="22"/>
          <w:szCs w:val="22"/>
          <w:lang w:val="vi-VN"/>
        </w:rPr>
      </w:pPr>
      <w:ins w:id="4691" w:author="An Tran, ACA (BUV)" w:date="2024-09-10T10:21:00Z" w16du:dateUtc="2024-09-10T03:21:00Z">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không thể được áp dụng cho luận văn (hoặc môn học tương đương).</w:t>
        </w:r>
      </w:ins>
    </w:p>
    <w:p w14:paraId="2216F190" w14:textId="77777777" w:rsidR="00705168" w:rsidRDefault="00705168" w:rsidP="00705168">
      <w:pPr>
        <w:spacing w:before="120" w:beforeAutospacing="0" w:after="120" w:afterAutospacing="0" w:line="360" w:lineRule="auto"/>
        <w:ind w:left="360" w:firstLine="0"/>
        <w:jc w:val="left"/>
        <w:rPr>
          <w:ins w:id="4692" w:author="An Tran, ACA (BUV)" w:date="2024-09-10T10:21:00Z" w16du:dateUtc="2024-09-10T03:21:00Z"/>
          <w:rFonts w:ascii="iCiel Avenir LT Std 35 Light" w:hAnsi="iCiel Avenir LT Std 35 Light" w:cs="Arial"/>
          <w:i/>
          <w:iCs/>
          <w:sz w:val="22"/>
          <w:szCs w:val="22"/>
          <w:lang w:val="vi-VN"/>
        </w:rPr>
      </w:pPr>
      <w:ins w:id="4693" w:author="An Tran, ACA (BUV)" w:date="2024-09-10T10:21:00Z" w16du:dateUtc="2024-09-10T03:21:00Z">
        <w:r w:rsidRPr="00417E91">
          <w:rPr>
            <w:rFonts w:ascii="iCiel Avenir LT Std 35 Light" w:hAnsi="iCiel Avenir LT Std 35 Light" w:cs="Arial"/>
            <w:i/>
            <w:iCs/>
            <w:sz w:val="22"/>
            <w:szCs w:val="22"/>
          </w:rPr>
          <w:t xml:space="preserve">Nếu bạn đủ điều kiện nhận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điều này sẽ được tự động cấp bởi nhóm Chương trình Sinh viên khi hồ sơ học tập của bạn được xem xét để tiến triển lên năm học tiếp theo. Sinh viên không cần liên hệ với nhóm Chương trình Sinh viên để yêu cầu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w:t>
        </w:r>
      </w:ins>
    </w:p>
    <w:p w14:paraId="653DDCA7" w14:textId="77777777" w:rsidR="00705168" w:rsidRPr="000214C7" w:rsidRDefault="00705168" w:rsidP="00705168">
      <w:pPr>
        <w:spacing w:before="120" w:beforeAutospacing="0" w:after="120" w:afterAutospacing="0" w:line="360" w:lineRule="auto"/>
        <w:ind w:left="360" w:firstLine="0"/>
        <w:jc w:val="left"/>
        <w:rPr>
          <w:ins w:id="4694" w:author="An Tran, ACA (BUV)" w:date="2024-09-10T10:21:00Z" w16du:dateUtc="2024-09-10T03:21:00Z"/>
          <w:rFonts w:ascii="iCiel Avenir LT Std 35 Light" w:hAnsi="iCiel Avenir LT Std 35 Light" w:cs="Arial"/>
          <w:i/>
          <w:iCs/>
          <w:sz w:val="22"/>
          <w:szCs w:val="22"/>
          <w:lang w:val="vi-VN"/>
        </w:rPr>
      </w:pPr>
      <w:ins w:id="4695" w:author="An Tran, ACA (BUV)" w:date="2024-09-10T10:21:00Z" w16du:dateUtc="2024-09-10T03:21:00Z">
        <w:r w:rsidRPr="00417E91">
          <w:rPr>
            <w:rFonts w:ascii="iCiel Avenir LT Std 35 Light" w:hAnsi="iCiel Avenir LT Std 35 Light" w:cs="Arial"/>
            <w:i/>
            <w:iCs/>
            <w:sz w:val="22"/>
            <w:szCs w:val="22"/>
          </w:rPr>
          <w:br/>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sẽ được áp dụng một cách hệ thống dựa trên hồ sơ tổng thể của sinh viên. Khi có nhiều hơn một môn học đủ điều kiện nhận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môn học có điểm số cao hơn sẽ được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w:t>
        </w:r>
      </w:ins>
    </w:p>
    <w:p w14:paraId="1146ED7B" w14:textId="77777777" w:rsidR="00705168" w:rsidRPr="00417E91" w:rsidRDefault="00705168" w:rsidP="00705168">
      <w:pPr>
        <w:spacing w:before="120" w:beforeAutospacing="0" w:after="120" w:afterAutospacing="0" w:line="360" w:lineRule="auto"/>
        <w:ind w:left="360" w:firstLine="0"/>
        <w:jc w:val="left"/>
        <w:rPr>
          <w:ins w:id="4696" w:author="An Tran, ACA (BUV)" w:date="2024-09-10T10:21:00Z" w16du:dateUtc="2024-09-10T03:21:00Z"/>
          <w:rFonts w:ascii="iCiel Avenir LT Std 35 Light" w:hAnsi="iCiel Avenir LT Std 35 Light" w:cs="Arial"/>
          <w:i/>
          <w:iCs/>
          <w:sz w:val="22"/>
          <w:szCs w:val="22"/>
        </w:rPr>
      </w:pPr>
      <w:ins w:id="4697" w:author="An Tran, ACA (BUV)" w:date="2024-09-10T10:21:00Z" w16du:dateUtc="2024-09-10T03:21:00Z">
        <w:r w:rsidRPr="00417E91">
          <w:rPr>
            <w:rFonts w:ascii="iCiel Avenir LT Std 35 Light" w:hAnsi="iCiel Avenir LT Std 35 Light" w:cs="Arial"/>
            <w:i/>
            <w:iCs/>
            <w:sz w:val="22"/>
            <w:szCs w:val="22"/>
          </w:rPr>
          <w:t xml:space="preserve">Kết quả của việc đạt điểm qua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sẽ xuất hiện dưới dạng PC mà không có điểm số trên bảng điểm của sinh viên đại học.</w:t>
        </w:r>
      </w:ins>
    </w:p>
    <w:p w14:paraId="69112FFE" w14:textId="77777777" w:rsidR="00705168" w:rsidRPr="00417E91" w:rsidRDefault="00705168" w:rsidP="00705168">
      <w:pPr>
        <w:spacing w:before="120" w:beforeAutospacing="0" w:after="120" w:afterAutospacing="0" w:line="360" w:lineRule="auto"/>
        <w:ind w:left="360" w:firstLine="0"/>
        <w:jc w:val="left"/>
        <w:rPr>
          <w:ins w:id="4698" w:author="An Tran, ACA (BUV)" w:date="2024-09-10T10:21:00Z" w16du:dateUtc="2024-09-10T03:21:00Z"/>
          <w:rFonts w:ascii="iCiel Avenir LT Std 35 Light" w:hAnsi="iCiel Avenir LT Std 35 Light" w:cs="Arial"/>
          <w:i/>
          <w:iCs/>
          <w:sz w:val="22"/>
          <w:szCs w:val="22"/>
        </w:rPr>
      </w:pPr>
      <w:ins w:id="4699" w:author="An Tran, ACA (BUV)" w:date="2024-09-10T10:21:00Z" w16du:dateUtc="2024-09-10T03:21:00Z">
        <w:r w:rsidRPr="00417E91">
          <w:rPr>
            <w:rFonts w:ascii="iCiel Avenir LT Std 35 Light" w:hAnsi="iCiel Avenir LT Std 35 Light" w:cs="Arial"/>
            <w:i/>
            <w:iCs/>
            <w:sz w:val="22"/>
            <w:szCs w:val="22"/>
          </w:rPr>
          <w:t xml:space="preserve">Tóm lại, bạn không cần phải thi lại nếu bạn chỉ bị trượt 20 tín chỉ và đáp ứng các tiêu chí khác cho bồi thường. Tuy nhiên, bạn có thể muốn thi lại để chứng minh khả năng học tập của mình hoặc mở rộng sự lựa chọn môn học trong các năm học sau. Sinh viên không nên sử dụng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như một lý do để không tham gia vào đánh giá lại.</w:t>
        </w:r>
      </w:ins>
    </w:p>
    <w:p w14:paraId="536B18D6" w14:textId="77777777" w:rsidR="00705168" w:rsidRPr="00417E91" w:rsidRDefault="00705168" w:rsidP="00705168">
      <w:pPr>
        <w:spacing w:before="120" w:beforeAutospacing="0" w:after="120" w:afterAutospacing="0" w:line="360" w:lineRule="auto"/>
        <w:ind w:left="360" w:firstLine="0"/>
        <w:jc w:val="left"/>
        <w:rPr>
          <w:ins w:id="4700" w:author="An Tran, ACA (BUV)" w:date="2024-09-10T10:21:00Z" w16du:dateUtc="2024-09-10T03:21:00Z"/>
          <w:rFonts w:ascii="iCiel Avenir LT Std 35 Light" w:hAnsi="iCiel Avenir LT Std 35 Light" w:cs="Arial"/>
          <w:i/>
          <w:iCs/>
          <w:sz w:val="22"/>
          <w:szCs w:val="22"/>
        </w:rPr>
      </w:pPr>
      <w:ins w:id="4701" w:author="An Tran, ACA (BUV)" w:date="2024-09-10T10:21:00Z" w16du:dateUtc="2024-09-10T03:21:00Z">
        <w:r>
          <w:rPr>
            <w:rFonts w:ascii="iCiel Avenir LT Std 35 Light" w:hAnsi="iCiel Avenir LT Std 35 Light" w:cs="Arial"/>
            <w:b/>
            <w:bCs/>
            <w:i/>
            <w:iCs/>
            <w:sz w:val="22"/>
            <w:szCs w:val="22"/>
            <w:lang w:val="vi-VN"/>
          </w:rPr>
          <w:t>Thi lại</w:t>
        </w:r>
        <w:r w:rsidRPr="00417E91">
          <w:rPr>
            <w:rFonts w:ascii="iCiel Avenir LT Std 35 Light" w:hAnsi="iCiel Avenir LT Std 35 Light" w:cs="Arial"/>
            <w:b/>
            <w:bCs/>
            <w:i/>
            <w:iCs/>
            <w:sz w:val="22"/>
            <w:szCs w:val="22"/>
          </w:rPr>
          <w:t xml:space="preserve"> cho Sinh viên Sau đại học – Hướng dẫn cho sinh viên</w:t>
        </w:r>
      </w:ins>
    </w:p>
    <w:p w14:paraId="4EA4A35B" w14:textId="77777777" w:rsidR="00705168" w:rsidRPr="00417E91" w:rsidRDefault="00705168" w:rsidP="00705168">
      <w:pPr>
        <w:spacing w:before="120" w:beforeAutospacing="0" w:after="120" w:afterAutospacing="0" w:line="360" w:lineRule="auto"/>
        <w:ind w:left="360" w:firstLine="0"/>
        <w:jc w:val="left"/>
        <w:rPr>
          <w:ins w:id="4702" w:author="An Tran, ACA (BUV)" w:date="2024-09-10T10:21:00Z" w16du:dateUtc="2024-09-10T03:21:00Z"/>
          <w:rFonts w:ascii="iCiel Avenir LT Std 35 Light" w:hAnsi="iCiel Avenir LT Std 35 Light" w:cs="Arial"/>
          <w:i/>
          <w:iCs/>
          <w:sz w:val="22"/>
          <w:szCs w:val="22"/>
        </w:rPr>
      </w:pPr>
      <w:ins w:id="4703" w:author="An Tran, ACA (BUV)" w:date="2024-09-10T10:21:00Z" w16du:dateUtc="2024-09-10T03:21:00Z">
        <w:r w:rsidRPr="00417E91">
          <w:rPr>
            <w:rFonts w:ascii="iCiel Avenir LT Std 35 Light" w:hAnsi="iCiel Avenir LT Std 35 Light" w:cs="Arial"/>
            <w:b/>
            <w:bCs/>
            <w:i/>
            <w:iCs/>
            <w:sz w:val="22"/>
            <w:szCs w:val="22"/>
          </w:rPr>
          <w:t>Tiêu chí:</w:t>
        </w:r>
      </w:ins>
    </w:p>
    <w:p w14:paraId="1D1BBD31" w14:textId="77777777" w:rsidR="00705168" w:rsidRPr="00417E91" w:rsidRDefault="00705168" w:rsidP="00705168">
      <w:pPr>
        <w:numPr>
          <w:ilvl w:val="0"/>
          <w:numId w:val="68"/>
        </w:numPr>
        <w:spacing w:before="120" w:beforeAutospacing="0" w:after="120" w:afterAutospacing="0" w:line="360" w:lineRule="auto"/>
        <w:jc w:val="left"/>
        <w:rPr>
          <w:ins w:id="4704" w:author="An Tran, ACA (BUV)" w:date="2024-09-10T10:21:00Z" w16du:dateUtc="2024-09-10T03:21:00Z"/>
          <w:rFonts w:ascii="iCiel Avenir LT Std 35 Light" w:hAnsi="iCiel Avenir LT Std 35 Light" w:cs="Arial"/>
          <w:i/>
          <w:iCs/>
          <w:sz w:val="22"/>
          <w:szCs w:val="22"/>
        </w:rPr>
      </w:pPr>
      <w:ins w:id="4705" w:author="An Tran, ACA (BUV)" w:date="2024-09-10T10:21:00Z" w16du:dateUtc="2024-09-10T03:21:00Z">
        <w:r w:rsidRPr="00417E91">
          <w:rPr>
            <w:rFonts w:ascii="iCiel Avenir LT Std 35 Light" w:hAnsi="iCiel Avenir LT Std 35 Light" w:cs="Arial"/>
            <w:b/>
            <w:bCs/>
            <w:i/>
            <w:iCs/>
            <w:sz w:val="22"/>
            <w:szCs w:val="22"/>
          </w:rPr>
          <w:t>Điểm thi gần đạt yêu cầu</w:t>
        </w:r>
        <w:r w:rsidRPr="00417E91">
          <w:rPr>
            <w:rFonts w:ascii="iCiel Avenir LT Std 35 Light" w:hAnsi="iCiel Avenir LT Std 35 Light" w:cs="Arial"/>
            <w:i/>
            <w:iCs/>
            <w:sz w:val="22"/>
            <w:szCs w:val="22"/>
          </w:rPr>
          <w:t xml:space="preserve"> - Sinh viên sau đại học có thể được áp dụng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cho một môn học mà họ đã đạt điểm gần đạt yêu cầu (tức là điểm từ 40-49%).</w:t>
        </w:r>
      </w:ins>
    </w:p>
    <w:p w14:paraId="4C35C031" w14:textId="77777777" w:rsidR="00705168" w:rsidRPr="00417E91" w:rsidRDefault="00705168" w:rsidP="00705168">
      <w:pPr>
        <w:numPr>
          <w:ilvl w:val="0"/>
          <w:numId w:val="68"/>
        </w:numPr>
        <w:spacing w:before="120" w:beforeAutospacing="0" w:after="120" w:afterAutospacing="0" w:line="360" w:lineRule="auto"/>
        <w:jc w:val="left"/>
        <w:rPr>
          <w:ins w:id="4706" w:author="An Tran, ACA (BUV)" w:date="2024-09-10T10:21:00Z" w16du:dateUtc="2024-09-10T03:21:00Z"/>
          <w:rFonts w:ascii="iCiel Avenir LT Std 35 Light" w:hAnsi="iCiel Avenir LT Std 35 Light" w:cs="Arial"/>
          <w:i/>
          <w:iCs/>
          <w:sz w:val="22"/>
          <w:szCs w:val="22"/>
        </w:rPr>
      </w:pPr>
      <w:ins w:id="4707" w:author="An Tran, ACA (BUV)" w:date="2024-09-10T10:21:00Z" w16du:dateUtc="2024-09-10T03:21:00Z">
        <w:r w:rsidRPr="00417E91">
          <w:rPr>
            <w:rFonts w:ascii="iCiel Avenir LT Std 35 Light" w:hAnsi="iCiel Avenir LT Std 35 Light" w:cs="Arial"/>
            <w:b/>
            <w:bCs/>
            <w:i/>
            <w:iCs/>
            <w:sz w:val="22"/>
            <w:szCs w:val="22"/>
          </w:rPr>
          <w:t>Tín chỉ tối đa</w:t>
        </w:r>
        <w:r w:rsidRPr="00417E91">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rPr>
          <w:t>–</w:t>
        </w:r>
        <w:r w:rsidRPr="00417E91">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có thể được áp dụng cho tối đa 30 tín chỉ đối với Chương trình Thạc sĩ hoặc Chứng chỉ Sau đại học (chỉ 20 tín chỉ đối với Chứng chỉ Sau đại học).</w:t>
        </w:r>
      </w:ins>
    </w:p>
    <w:p w14:paraId="451AE4E7" w14:textId="77777777" w:rsidR="00705168" w:rsidRPr="00417E91" w:rsidRDefault="00705168" w:rsidP="00705168">
      <w:pPr>
        <w:spacing w:before="120" w:beforeAutospacing="0" w:after="120" w:afterAutospacing="0" w:line="360" w:lineRule="auto"/>
        <w:ind w:left="360" w:firstLine="0"/>
        <w:jc w:val="left"/>
        <w:rPr>
          <w:ins w:id="4708" w:author="An Tran, ACA (BUV)" w:date="2024-09-10T10:21:00Z" w16du:dateUtc="2024-09-10T03:21:00Z"/>
          <w:rFonts w:ascii="iCiel Avenir LT Std 35 Light" w:hAnsi="iCiel Avenir LT Std 35 Light" w:cs="Arial"/>
          <w:i/>
          <w:iCs/>
          <w:sz w:val="22"/>
          <w:szCs w:val="22"/>
        </w:rPr>
      </w:pPr>
      <w:ins w:id="4709" w:author="An Tran, ACA (BUV)" w:date="2024-09-10T10:21:00Z" w16du:dateUtc="2024-09-10T03:21:00Z">
        <w:r w:rsidRPr="00417E91">
          <w:rPr>
            <w:rFonts w:ascii="iCiel Avenir LT Std 35 Light" w:hAnsi="iCiel Avenir LT Std 35 Light" w:cs="Arial"/>
            <w:b/>
            <w:bCs/>
            <w:i/>
            <w:iCs/>
            <w:sz w:val="22"/>
            <w:szCs w:val="22"/>
          </w:rPr>
          <w:t xml:space="preserve">Nếu </w:t>
        </w:r>
        <w:r>
          <w:rPr>
            <w:rFonts w:ascii="iCiel Avenir LT Std 35 Light" w:hAnsi="iCiel Avenir LT Std 35 Light" w:cs="Arial"/>
            <w:b/>
            <w:bCs/>
            <w:i/>
            <w:iCs/>
            <w:sz w:val="22"/>
            <w:szCs w:val="22"/>
            <w:lang w:val="vi-VN"/>
          </w:rPr>
          <w:t xml:space="preserve">sinh viên </w:t>
        </w:r>
        <w:r w:rsidRPr="00417E91">
          <w:rPr>
            <w:rFonts w:ascii="iCiel Avenir LT Std 35 Light" w:hAnsi="iCiel Avenir LT Std 35 Light" w:cs="Arial"/>
            <w:b/>
            <w:bCs/>
            <w:i/>
            <w:iCs/>
            <w:sz w:val="22"/>
            <w:szCs w:val="22"/>
          </w:rPr>
          <w:t xml:space="preserve">có nhiều hơn một môn học đủ điều kiện </w:t>
        </w:r>
        <w:r>
          <w:rPr>
            <w:rFonts w:ascii="iCiel Avenir LT Std 35 Light" w:hAnsi="iCiel Avenir LT Std 35 Light" w:cs="Arial"/>
            <w:b/>
            <w:bCs/>
            <w:i/>
            <w:iCs/>
            <w:sz w:val="22"/>
            <w:szCs w:val="22"/>
            <w:lang w:val="vi-VN"/>
          </w:rPr>
          <w:t>thì sao</w:t>
        </w:r>
        <w:r w:rsidRPr="00417E91">
          <w:rPr>
            <w:rFonts w:ascii="iCiel Avenir LT Std 35 Light" w:hAnsi="iCiel Avenir LT Std 35 Light" w:cs="Arial"/>
            <w:b/>
            <w:bCs/>
            <w:i/>
            <w:iCs/>
            <w:sz w:val="22"/>
            <w:szCs w:val="22"/>
          </w:rPr>
          <w:t xml:space="preserve"> thì sao?</w:t>
        </w:r>
      </w:ins>
    </w:p>
    <w:p w14:paraId="33CC483D" w14:textId="77777777" w:rsidR="00705168" w:rsidRPr="00417E91" w:rsidRDefault="00705168" w:rsidP="00705168">
      <w:pPr>
        <w:spacing w:before="120" w:beforeAutospacing="0" w:after="120" w:afterAutospacing="0" w:line="360" w:lineRule="auto"/>
        <w:ind w:left="360" w:firstLine="0"/>
        <w:jc w:val="left"/>
        <w:rPr>
          <w:ins w:id="4710" w:author="An Tran, ACA (BUV)" w:date="2024-09-10T10:21:00Z" w16du:dateUtc="2024-09-10T03:21:00Z"/>
          <w:rFonts w:ascii="iCiel Avenir LT Std 35 Light" w:hAnsi="iCiel Avenir LT Std 35 Light" w:cs="Arial"/>
          <w:i/>
          <w:iCs/>
          <w:sz w:val="22"/>
          <w:szCs w:val="22"/>
        </w:rPr>
      </w:pPr>
      <w:ins w:id="4711" w:author="An Tran, ACA (BUV)" w:date="2024-09-10T10:21:00Z" w16du:dateUtc="2024-09-10T03:21:00Z">
        <w:r w:rsidRPr="00417E91">
          <w:rPr>
            <w:rFonts w:ascii="iCiel Avenir LT Std 35 Light" w:hAnsi="iCiel Avenir LT Std 35 Light" w:cs="Arial"/>
            <w:i/>
            <w:iCs/>
            <w:sz w:val="22"/>
            <w:szCs w:val="22"/>
          </w:rPr>
          <w:t xml:space="preserve">Khi sinh viên có tối đa 30 tín chỉ bị trượt gần đạt yêu cầu,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sẽ được tự động áp dụng.</w:t>
        </w:r>
        <w:r w:rsidRPr="00417E91">
          <w:rPr>
            <w:rFonts w:ascii="iCiel Avenir LT Std 35 Light" w:hAnsi="iCiel Avenir LT Std 35 Light" w:cs="Arial"/>
            <w:i/>
            <w:iCs/>
            <w:sz w:val="22"/>
            <w:szCs w:val="22"/>
          </w:rPr>
          <w:br/>
          <w:t xml:space="preserve">Khi sinh viên có nhiều hơn một điểm trượt gần đạt yêu cầu, </w:t>
        </w:r>
        <w:r>
          <w:rPr>
            <w:rFonts w:ascii="iCiel Avenir LT Std 35 Light" w:hAnsi="iCiel Avenir LT Std 35 Light" w:cs="Arial"/>
            <w:i/>
            <w:iCs/>
            <w:sz w:val="22"/>
            <w:szCs w:val="22"/>
            <w:lang w:val="vi-VN"/>
          </w:rPr>
          <w:t>sinh viên</w:t>
        </w:r>
        <w:r w:rsidRPr="00417E91">
          <w:rPr>
            <w:rFonts w:ascii="iCiel Avenir LT Std 35 Light" w:hAnsi="iCiel Avenir LT Std 35 Light" w:cs="Arial"/>
            <w:i/>
            <w:iCs/>
            <w:sz w:val="22"/>
            <w:szCs w:val="22"/>
          </w:rPr>
          <w:t xml:space="preserve"> có thể chọn môn học để nhận bồi thường.</w:t>
        </w:r>
        <w:r w:rsidRPr="00417E91">
          <w:rPr>
            <w:rFonts w:ascii="iCiel Avenir LT Std 35 Light" w:hAnsi="iCiel Avenir LT Std 35 Light" w:cs="Arial"/>
            <w:i/>
            <w:iCs/>
            <w:sz w:val="22"/>
            <w:szCs w:val="22"/>
          </w:rPr>
          <w:br/>
          <w:t xml:space="preserve">Nếu sinh viên không chủ động lựa chọn môn học để áp dụng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lang w:val="vi-VN"/>
          </w:rPr>
          <w:t xml:space="preserve">thi lại </w:t>
        </w:r>
        <w:r w:rsidRPr="00417E91">
          <w:rPr>
            <w:rFonts w:ascii="iCiel Avenir LT Std 35 Light" w:hAnsi="iCiel Avenir LT Std 35 Light" w:cs="Arial"/>
            <w:i/>
            <w:iCs/>
            <w:sz w:val="22"/>
            <w:szCs w:val="22"/>
          </w:rPr>
          <w:t>sẽ tự động được áp dụng cho các môn học có điểm số cao nhất.</w:t>
        </w:r>
      </w:ins>
    </w:p>
    <w:p w14:paraId="3EFC093A" w14:textId="77777777" w:rsidR="00705168" w:rsidRPr="00417E91" w:rsidRDefault="00705168" w:rsidP="00705168">
      <w:pPr>
        <w:spacing w:before="120" w:beforeAutospacing="0" w:after="120" w:afterAutospacing="0" w:line="360" w:lineRule="auto"/>
        <w:ind w:left="360" w:firstLine="0"/>
        <w:jc w:val="left"/>
        <w:rPr>
          <w:ins w:id="4712" w:author="An Tran, ACA (BUV)" w:date="2024-09-10T10:21:00Z" w16du:dateUtc="2024-09-10T03:21:00Z"/>
          <w:rFonts w:ascii="iCiel Avenir LT Std 35 Light" w:hAnsi="iCiel Avenir LT Std 35 Light" w:cs="Arial"/>
          <w:i/>
          <w:iCs/>
          <w:sz w:val="22"/>
          <w:szCs w:val="22"/>
        </w:rPr>
      </w:pPr>
      <w:ins w:id="4713" w:author="An Tran, ACA (BUV)" w:date="2024-09-10T10:21:00Z" w16du:dateUtc="2024-09-10T03:21:00Z">
        <w:r w:rsidRPr="00417E91">
          <w:rPr>
            <w:rFonts w:ascii="iCiel Avenir LT Std 35 Light" w:hAnsi="iCiel Avenir LT Std 35 Light" w:cs="Arial"/>
            <w:b/>
            <w:bCs/>
            <w:i/>
            <w:iCs/>
            <w:sz w:val="22"/>
            <w:szCs w:val="22"/>
          </w:rPr>
          <w:t xml:space="preserve">Kết quả của việc đạt điểm qua </w:t>
        </w:r>
        <w:r>
          <w:rPr>
            <w:rFonts w:ascii="iCiel Avenir LT Std 35 Light" w:hAnsi="iCiel Avenir LT Std 35 Light" w:cs="Arial"/>
            <w:b/>
            <w:bCs/>
            <w:i/>
            <w:iCs/>
            <w:sz w:val="22"/>
            <w:szCs w:val="22"/>
            <w:lang w:val="vi-VN"/>
          </w:rPr>
          <w:t>thi lại</w:t>
        </w:r>
        <w:r w:rsidRPr="00417E91">
          <w:rPr>
            <w:rFonts w:ascii="iCiel Avenir LT Std 35 Light" w:hAnsi="iCiel Avenir LT Std 35 Light" w:cs="Arial"/>
            <w:b/>
            <w:bCs/>
            <w:i/>
            <w:iCs/>
            <w:sz w:val="22"/>
            <w:szCs w:val="22"/>
          </w:rPr>
          <w:t xml:space="preserve"> sẽ xuất hiện như thế nào trên bảng điểm?</w:t>
        </w:r>
      </w:ins>
    </w:p>
    <w:p w14:paraId="65FAD155" w14:textId="77777777" w:rsidR="00705168" w:rsidRPr="00417E91" w:rsidRDefault="00705168" w:rsidP="00705168">
      <w:pPr>
        <w:spacing w:before="120" w:beforeAutospacing="0" w:after="120" w:afterAutospacing="0" w:line="360" w:lineRule="auto"/>
        <w:ind w:left="360" w:firstLine="0"/>
        <w:jc w:val="left"/>
        <w:rPr>
          <w:ins w:id="4714" w:author="An Tran, ACA (BUV)" w:date="2024-09-10T10:21:00Z" w16du:dateUtc="2024-09-10T03:21:00Z"/>
          <w:rFonts w:ascii="iCiel Avenir LT Std 35 Light" w:hAnsi="iCiel Avenir LT Std 35 Light" w:cs="Arial"/>
          <w:i/>
          <w:iCs/>
          <w:sz w:val="22"/>
          <w:szCs w:val="22"/>
        </w:rPr>
      </w:pPr>
      <w:ins w:id="4715" w:author="An Tran, ACA (BUV)" w:date="2024-09-10T10:21:00Z" w16du:dateUtc="2024-09-10T03:21:00Z">
        <w:r w:rsidRPr="00417E91">
          <w:rPr>
            <w:rFonts w:ascii="iCiel Avenir LT Std 35 Light" w:hAnsi="iCiel Avenir LT Std 35 Light" w:cs="Arial"/>
            <w:i/>
            <w:iCs/>
            <w:sz w:val="22"/>
            <w:szCs w:val="22"/>
          </w:rPr>
          <w:t xml:space="preserve">Kết quả của việc đạt điểm qua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sẽ xuất hiện dưới dạng PQ mà không có điểm số trên bảng điểm, với tín chỉ SCQF cấp 10, đối với sinh viên sau đại học.</w:t>
        </w:r>
      </w:ins>
    </w:p>
    <w:p w14:paraId="623D8CDB" w14:textId="77777777" w:rsidR="00705168" w:rsidRPr="00417E91" w:rsidRDefault="00705168" w:rsidP="00705168">
      <w:pPr>
        <w:spacing w:before="120" w:beforeAutospacing="0" w:after="120" w:afterAutospacing="0" w:line="360" w:lineRule="auto"/>
        <w:ind w:left="360" w:firstLine="0"/>
        <w:jc w:val="left"/>
        <w:rPr>
          <w:ins w:id="4716" w:author="An Tran, ACA (BUV)" w:date="2024-09-10T10:21:00Z" w16du:dateUtc="2024-09-10T03:21:00Z"/>
          <w:rFonts w:ascii="iCiel Avenir LT Std 35 Light" w:hAnsi="iCiel Avenir LT Std 35 Light" w:cs="Arial"/>
          <w:i/>
          <w:iCs/>
          <w:sz w:val="22"/>
          <w:szCs w:val="22"/>
        </w:rPr>
      </w:pPr>
      <w:ins w:id="4717" w:author="An Tran, ACA (BUV)" w:date="2024-09-10T10:21:00Z" w16du:dateUtc="2024-09-10T03:21:00Z">
        <w:r>
          <w:rPr>
            <w:rFonts w:ascii="iCiel Avenir LT Std 35 Light" w:hAnsi="iCiel Avenir LT Std 35 Light" w:cs="Arial"/>
            <w:b/>
            <w:bCs/>
            <w:i/>
            <w:iCs/>
            <w:sz w:val="22"/>
            <w:szCs w:val="22"/>
            <w:lang w:val="vi-VN"/>
          </w:rPr>
          <w:t xml:space="preserve">Sinh viên </w:t>
        </w:r>
        <w:r w:rsidRPr="00417E91">
          <w:rPr>
            <w:rFonts w:ascii="iCiel Avenir LT Std 35 Light" w:hAnsi="iCiel Avenir LT Std 35 Light" w:cs="Arial"/>
            <w:b/>
            <w:bCs/>
            <w:i/>
            <w:iCs/>
            <w:sz w:val="22"/>
            <w:szCs w:val="22"/>
          </w:rPr>
          <w:t xml:space="preserve">đã trượt gần đạt yêu cầu một môn học – </w:t>
        </w:r>
        <w:r>
          <w:rPr>
            <w:rFonts w:ascii="iCiel Avenir LT Std 35 Light" w:hAnsi="iCiel Avenir LT Std 35 Light" w:cs="Arial"/>
            <w:b/>
            <w:bCs/>
            <w:i/>
            <w:iCs/>
            <w:sz w:val="22"/>
            <w:szCs w:val="22"/>
            <w:lang w:val="vi-VN"/>
          </w:rPr>
          <w:t>sinh viên</w:t>
        </w:r>
        <w:r w:rsidRPr="00417E91">
          <w:rPr>
            <w:rFonts w:ascii="iCiel Avenir LT Std 35 Light" w:hAnsi="iCiel Avenir LT Std 35 Light" w:cs="Arial"/>
            <w:b/>
            <w:bCs/>
            <w:i/>
            <w:iCs/>
            <w:sz w:val="22"/>
            <w:szCs w:val="22"/>
          </w:rPr>
          <w:t xml:space="preserve"> có cần phải thi lại không, hay có thể áp dụng </w:t>
        </w:r>
        <w:r>
          <w:rPr>
            <w:rFonts w:ascii="iCiel Avenir LT Std 35 Light" w:hAnsi="iCiel Avenir LT Std 35 Light" w:cs="Arial"/>
            <w:b/>
            <w:bCs/>
            <w:i/>
            <w:iCs/>
            <w:sz w:val="22"/>
            <w:szCs w:val="22"/>
            <w:lang w:val="vi-VN"/>
          </w:rPr>
          <w:t>thi lại</w:t>
        </w:r>
        <w:r w:rsidRPr="00417E91">
          <w:rPr>
            <w:rFonts w:ascii="iCiel Avenir LT Std 35 Light" w:hAnsi="iCiel Avenir LT Std 35 Light" w:cs="Arial"/>
            <w:b/>
            <w:bCs/>
            <w:i/>
            <w:iCs/>
            <w:sz w:val="22"/>
            <w:szCs w:val="22"/>
          </w:rPr>
          <w:t>?</w:t>
        </w:r>
      </w:ins>
    </w:p>
    <w:p w14:paraId="6E51ABBC" w14:textId="77777777" w:rsidR="00705168" w:rsidRPr="00417E91" w:rsidRDefault="00705168" w:rsidP="00705168">
      <w:pPr>
        <w:spacing w:before="120" w:beforeAutospacing="0" w:after="120" w:afterAutospacing="0" w:line="360" w:lineRule="auto"/>
        <w:ind w:left="360" w:firstLine="0"/>
        <w:jc w:val="left"/>
        <w:rPr>
          <w:ins w:id="4718" w:author="An Tran, ACA (BUV)" w:date="2024-09-10T10:21:00Z" w16du:dateUtc="2024-09-10T03:21:00Z"/>
          <w:rFonts w:ascii="iCiel Avenir LT Std 35 Light" w:hAnsi="iCiel Avenir LT Std 35 Light" w:cs="Arial"/>
          <w:i/>
          <w:iCs/>
          <w:sz w:val="22"/>
          <w:szCs w:val="22"/>
        </w:rPr>
      </w:pPr>
      <w:ins w:id="4719" w:author="An Tran, ACA (BUV)" w:date="2024-09-10T10:21:00Z" w16du:dateUtc="2024-09-10T03:21:00Z">
        <w:r>
          <w:rPr>
            <w:rFonts w:ascii="iCiel Avenir LT Std 35 Light" w:hAnsi="iCiel Avenir LT Std 35 Light" w:cs="Arial"/>
            <w:i/>
            <w:iCs/>
            <w:sz w:val="22"/>
            <w:szCs w:val="22"/>
            <w:lang w:val="vi-VN"/>
          </w:rPr>
          <w:t>Sinh viên</w:t>
        </w:r>
        <w:r w:rsidRPr="00417E91">
          <w:rPr>
            <w:rFonts w:ascii="iCiel Avenir LT Std 35 Light" w:hAnsi="iCiel Avenir LT Std 35 Light" w:cs="Arial"/>
            <w:i/>
            <w:iCs/>
            <w:sz w:val="22"/>
            <w:szCs w:val="22"/>
          </w:rPr>
          <w:t xml:space="preserve"> không cần phải thi lại nếu </w:t>
        </w:r>
        <w:r>
          <w:rPr>
            <w:rFonts w:ascii="iCiel Avenir LT Std 35 Light" w:hAnsi="iCiel Avenir LT Std 35 Light" w:cs="Arial"/>
            <w:i/>
            <w:iCs/>
            <w:sz w:val="22"/>
            <w:szCs w:val="22"/>
            <w:lang w:val="vi-VN"/>
          </w:rPr>
          <w:t>sinh viên</w:t>
        </w:r>
        <w:r w:rsidRPr="00417E91">
          <w:rPr>
            <w:rFonts w:ascii="iCiel Avenir LT Std 35 Light" w:hAnsi="iCiel Avenir LT Std 35 Light" w:cs="Arial"/>
            <w:i/>
            <w:iCs/>
            <w:sz w:val="22"/>
            <w:szCs w:val="22"/>
          </w:rPr>
          <w:t xml:space="preserve"> chỉ bị trượt tối đa 30 tín chỉ (đối với sinh viên Thạc sĩ hoặc Chứng chỉ Sau đại học) và đáp ứng các tiêu chí khác cho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Tuy nhiên, bạn có thể muốn thi lại để chứng minh khả năng học tập của mình hoặc mở rộng sự lựa chọn môn học trong các năm học sau. Sinh viên không nên sử dụng</w:t>
        </w:r>
        <w:r>
          <w:rPr>
            <w:rFonts w:ascii="iCiel Avenir LT Std 35 Light" w:hAnsi="iCiel Avenir LT Std 35 Light" w:cs="Arial"/>
            <w:i/>
            <w:iCs/>
            <w:sz w:val="22"/>
            <w:szCs w:val="22"/>
            <w:lang w:val="vi-VN"/>
          </w:rPr>
          <w:t xml:space="preserve"> việc</w:t>
        </w:r>
        <w:r w:rsidRPr="00417E91">
          <w:rPr>
            <w:rFonts w:ascii="iCiel Avenir LT Std 35 Light" w:hAnsi="iCiel Avenir LT Std 35 Light" w:cs="Arial"/>
            <w:i/>
            <w:iCs/>
            <w:sz w:val="22"/>
            <w:szCs w:val="22"/>
          </w:rPr>
          <w:t xml:space="preserve"> </w:t>
        </w:r>
        <w:r>
          <w:rPr>
            <w:rFonts w:ascii="iCiel Avenir LT Std 35 Light" w:hAnsi="iCiel Avenir LT Std 35 Light" w:cs="Arial"/>
            <w:i/>
            <w:iCs/>
            <w:sz w:val="22"/>
            <w:szCs w:val="22"/>
            <w:lang w:val="vi-VN"/>
          </w:rPr>
          <w:t>thi lại</w:t>
        </w:r>
        <w:r w:rsidRPr="00417E91">
          <w:rPr>
            <w:rFonts w:ascii="iCiel Avenir LT Std 35 Light" w:hAnsi="iCiel Avenir LT Std 35 Light" w:cs="Arial"/>
            <w:i/>
            <w:iCs/>
            <w:sz w:val="22"/>
            <w:szCs w:val="22"/>
          </w:rPr>
          <w:t xml:space="preserve"> như một lý do để không tham gia vào đánh giá lại.</w:t>
        </w:r>
      </w:ins>
    </w:p>
    <w:p w14:paraId="3194C2DE" w14:textId="4E364701" w:rsidR="00AA14EC" w:rsidRPr="00001F8A" w:rsidDel="00705168" w:rsidRDefault="00705168" w:rsidP="00705168">
      <w:pPr>
        <w:tabs>
          <w:tab w:val="left" w:pos="630"/>
          <w:tab w:val="left" w:pos="720"/>
          <w:tab w:val="left" w:pos="1080"/>
        </w:tabs>
        <w:ind w:firstLine="0"/>
        <w:rPr>
          <w:del w:id="4720" w:author="An Tran, ACA (BUV)" w:date="2024-09-10T10:21:00Z" w16du:dateUtc="2024-09-10T03:21:00Z"/>
          <w:rFonts w:ascii="iCiel Avenir LT Std 35 Light" w:hAnsi="iCiel Avenir LT Std 35 Light" w:cs="Arial"/>
          <w:sz w:val="22"/>
          <w:szCs w:val="22"/>
        </w:rPr>
      </w:pPr>
      <w:ins w:id="4721" w:author="An Tran, ACA (BUV)" w:date="2024-09-10T10:21:00Z" w16du:dateUtc="2024-09-10T03:21:00Z">
        <w:r w:rsidRPr="00417E91">
          <w:rPr>
            <w:rFonts w:ascii="iCiel Avenir LT Std 35 Light" w:hAnsi="iCiel Avenir LT Std 35 Light" w:cs="Arial"/>
            <w:i/>
            <w:iCs/>
            <w:sz w:val="22"/>
            <w:szCs w:val="22"/>
          </w:rPr>
          <w:t xml:space="preserve">Nếu </w:t>
        </w:r>
        <w:r>
          <w:rPr>
            <w:rFonts w:ascii="iCiel Avenir LT Std 35 Light" w:hAnsi="iCiel Avenir LT Std 35 Light" w:cs="Arial"/>
            <w:i/>
            <w:iCs/>
            <w:sz w:val="22"/>
            <w:szCs w:val="22"/>
            <w:lang w:val="vi-VN"/>
          </w:rPr>
          <w:t>sinh viên</w:t>
        </w:r>
        <w:r w:rsidRPr="00417E91">
          <w:rPr>
            <w:rFonts w:ascii="iCiel Avenir LT Std 35 Light" w:hAnsi="iCiel Avenir LT Std 35 Light" w:cs="Arial"/>
            <w:i/>
            <w:iCs/>
            <w:sz w:val="22"/>
            <w:szCs w:val="22"/>
          </w:rPr>
          <w:t xml:space="preserve"> đã trượt nhiều môn học, chúng tôi khuyến khích bạn thực hiện tất cả các kỳ thi lại được đề nghị để tăng cơ hội đáp ứng yêu cầu tiến triển hoặc trao thưởng.</w:t>
        </w:r>
      </w:ins>
      <w:del w:id="4722" w:author="An Tran, ACA (BUV)" w:date="2024-09-10T10:21:00Z" w16du:dateUtc="2024-09-10T03:21:00Z">
        <w:r w:rsidR="00AA14EC" w:rsidRPr="00D74AA4" w:rsidDel="00705168">
          <w:rPr>
            <w:rFonts w:ascii="iCiel Avenir LT Std 35 Light" w:hAnsi="iCiel Avenir LT Std 35 Light" w:cs="Arial"/>
            <w:sz w:val="22"/>
            <w:szCs w:val="22"/>
          </w:rPr>
          <w:delText>If students do not attempt or did not get an average pass mark for the module and the Board decision is that the students are required to complete a referral, he/she would be given a deadline to submit a new assessment task to complete the module</w:delText>
        </w:r>
        <w:r w:rsidR="00AA14EC" w:rsidRPr="00001F8A" w:rsidDel="00705168">
          <w:rPr>
            <w:rFonts w:ascii="iCiel Avenir LT Std 35 Light" w:hAnsi="iCiel Avenir LT Std 35 Light" w:cs="Arial"/>
            <w:sz w:val="22"/>
            <w:szCs w:val="22"/>
          </w:rPr>
          <w:delText>. This is called a re-sit. The Central Academic Information Services team will send the resit schedules via email to both the students and parents once the resit schedules are set up.</w:delText>
        </w:r>
      </w:del>
    </w:p>
    <w:p w14:paraId="33047CBA" w14:textId="3F4377A9" w:rsidR="00AA14EC" w:rsidRPr="00001F8A" w:rsidDel="00705168" w:rsidRDefault="00AA14EC" w:rsidP="00AA14EC">
      <w:pPr>
        <w:tabs>
          <w:tab w:val="left" w:pos="630"/>
          <w:tab w:val="left" w:pos="720"/>
          <w:tab w:val="left" w:pos="1080"/>
        </w:tabs>
        <w:ind w:firstLine="0"/>
        <w:rPr>
          <w:del w:id="4723" w:author="An Tran, ACA (BUV)" w:date="2024-09-10T10:21:00Z" w16du:dateUtc="2024-09-10T03:21:00Z"/>
          <w:rFonts w:ascii="iCiel Avenir LT Std 35 Light" w:hAnsi="iCiel Avenir LT Std 35 Light" w:cs="Arial"/>
          <w:sz w:val="22"/>
          <w:szCs w:val="22"/>
        </w:rPr>
      </w:pPr>
      <w:del w:id="4724" w:author="An Tran, ACA (BUV)" w:date="2024-09-10T10:21:00Z" w16du:dateUtc="2024-09-10T03:21:00Z">
        <w:r w:rsidRPr="00001F8A" w:rsidDel="00705168">
          <w:rPr>
            <w:rFonts w:ascii="iCiel Avenir LT Std 35 Light" w:hAnsi="iCiel Avenir LT Std 35 Light" w:cs="Arial"/>
            <w:sz w:val="22"/>
            <w:szCs w:val="22"/>
          </w:rPr>
          <w:delText>If a student passes</w:delText>
        </w:r>
        <w:r w:rsidRPr="00001F8A" w:rsidDel="00705168">
          <w:rPr>
            <w:rFonts w:ascii="iCiel Avenir LT Std 35 Light" w:hAnsi="iCiel Avenir LT Std 35 Light" w:cs="Arial"/>
            <w:sz w:val="22"/>
            <w:szCs w:val="22"/>
            <w:lang w:val="vi-VN"/>
          </w:rPr>
          <w:delText xml:space="preserve"> the resit</w:delText>
        </w:r>
        <w:r w:rsidRPr="00001F8A" w:rsidDel="00705168">
          <w:rPr>
            <w:rFonts w:ascii="iCiel Avenir LT Std 35 Light" w:hAnsi="iCiel Avenir LT Std 35 Light" w:cs="Arial"/>
            <w:sz w:val="22"/>
            <w:szCs w:val="22"/>
          </w:rPr>
          <w:delText>, he/she will be given a basic pass mark of 40% for the resit component. Late submissions will not be accepted. Students must pay the resit fee</w:delText>
        </w:r>
        <w:r w:rsidRPr="00001F8A" w:rsidDel="00705168">
          <w:rPr>
            <w:rFonts w:ascii="iCiel Avenir LT Std 35 Light" w:hAnsi="iCiel Avenir LT Std 35 Light" w:cs="Arial"/>
            <w:sz w:val="22"/>
            <w:szCs w:val="22"/>
            <w:lang w:val="vi-VN"/>
          </w:rPr>
          <w:delText xml:space="preserve"> </w:delText>
        </w:r>
        <w:bookmarkStart w:id="4725" w:name="_Hlk139359571"/>
        <w:r w:rsidRPr="00001F8A" w:rsidDel="00705168">
          <w:rPr>
            <w:rFonts w:ascii="iCiel Avenir LT Std 35 Light" w:hAnsi="iCiel Avenir LT Std 35 Light" w:cs="Arial"/>
            <w:sz w:val="22"/>
            <w:szCs w:val="22"/>
          </w:rPr>
          <w:delText>which is sent by the Finance department in line with the normal terms of the student’s account</w:delText>
        </w:r>
        <w:bookmarkEnd w:id="4725"/>
        <w:r w:rsidRPr="00001F8A" w:rsidDel="00705168">
          <w:rPr>
            <w:rFonts w:ascii="iCiel Avenir LT Std 35 Light" w:hAnsi="iCiel Avenir LT Std 35 Light" w:cs="Arial"/>
            <w:sz w:val="22"/>
            <w:szCs w:val="22"/>
          </w:rPr>
          <w:delText xml:space="preserve">. </w:delText>
        </w:r>
      </w:del>
    </w:p>
    <w:p w14:paraId="4E31C4FF" w14:textId="63C3B681" w:rsidR="00AA14EC" w:rsidRPr="00001F8A" w:rsidDel="00705168" w:rsidRDefault="00AA14EC" w:rsidP="00AA14EC">
      <w:pPr>
        <w:tabs>
          <w:tab w:val="left" w:pos="630"/>
          <w:tab w:val="left" w:pos="720"/>
          <w:tab w:val="left" w:pos="1080"/>
        </w:tabs>
        <w:ind w:firstLine="0"/>
        <w:rPr>
          <w:del w:id="4726" w:author="An Tran, ACA (BUV)" w:date="2024-09-10T10:21:00Z" w16du:dateUtc="2024-09-10T03:21:00Z"/>
          <w:rFonts w:ascii="iCiel Avenir LT Std 35 Light" w:hAnsi="iCiel Avenir LT Std 35 Light" w:cs="Arial"/>
          <w:sz w:val="22"/>
          <w:szCs w:val="22"/>
        </w:rPr>
      </w:pPr>
      <w:del w:id="4727" w:author="An Tran, ACA (BUV)" w:date="2024-09-10T10:21:00Z" w16du:dateUtc="2024-09-10T03:21:00Z">
        <w:r w:rsidRPr="00001F8A" w:rsidDel="00705168">
          <w:rPr>
            <w:rFonts w:ascii="iCiel Avenir LT Std 35 Light" w:hAnsi="iCiel Avenir LT Std 35 Light" w:cs="Arial"/>
            <w:sz w:val="22"/>
            <w:szCs w:val="22"/>
          </w:rPr>
          <w:delText>If students fail their resit, the case will be brought to the External Examination Board to consider, and Chair of the Board will make decision on next action. The External Examination Board will base on the student’s academic performance after student takes the resits and decide student’s study plan, whether student can proceed, resit, retake module(s) or being withdrawn from the programme.</w:delText>
        </w:r>
      </w:del>
    </w:p>
    <w:p w14:paraId="665F4F87" w14:textId="4A0991C4" w:rsidR="00AA14EC" w:rsidRPr="00001F8A" w:rsidDel="00705168" w:rsidRDefault="00AA14EC" w:rsidP="00AA14EC">
      <w:pPr>
        <w:ind w:firstLine="0"/>
        <w:rPr>
          <w:del w:id="4728" w:author="An Tran, ACA (BUV)" w:date="2024-09-10T10:21:00Z" w16du:dateUtc="2024-09-10T03:21:00Z"/>
          <w:rFonts w:ascii="iCiel Avenir LT Std 35 Light" w:hAnsi="iCiel Avenir LT Std 35 Light" w:cs="Arial"/>
          <w:sz w:val="22"/>
          <w:szCs w:val="22"/>
          <w:lang w:val="vi-VN"/>
        </w:rPr>
      </w:pPr>
      <w:bookmarkStart w:id="4729" w:name="_Hlk139359584"/>
      <w:del w:id="4730" w:author="An Tran, ACA (BUV)" w:date="2024-09-10T10:21:00Z" w16du:dateUtc="2024-09-10T03:21:00Z">
        <w:r w:rsidRPr="00001F8A" w:rsidDel="00705168">
          <w:rPr>
            <w:rFonts w:ascii="iCiel Avenir LT Std 35 Light" w:hAnsi="iCiel Avenir LT Std 35 Light" w:cs="Arial"/>
            <w:sz w:val="22"/>
            <w:szCs w:val="22"/>
            <w:lang w:val="vi-VN"/>
          </w:rPr>
          <w:delText>Each student has 4 attempts of submisstion, including: (1) 1</w:delText>
        </w:r>
        <w:r w:rsidRPr="00001F8A" w:rsidDel="00705168">
          <w:rPr>
            <w:rFonts w:ascii="iCiel Avenir LT Std 35 Light" w:hAnsi="iCiel Avenir LT Std 35 Light" w:cs="Arial"/>
            <w:sz w:val="22"/>
            <w:szCs w:val="22"/>
            <w:vertAlign w:val="superscript"/>
          </w:rPr>
          <w:delText>st</w:delText>
        </w:r>
        <w:r w:rsidRPr="00001F8A" w:rsidDel="00705168">
          <w:rPr>
            <w:rFonts w:ascii="iCiel Avenir LT Std 35 Light" w:hAnsi="iCiel Avenir LT Std 35 Light" w:cs="Arial"/>
            <w:sz w:val="22"/>
            <w:szCs w:val="22"/>
            <w:lang w:val="vi-VN"/>
          </w:rPr>
          <w:delText xml:space="preserve"> sit of the 1st time study, (2) resit of the 1</w:delText>
        </w:r>
        <w:r w:rsidRPr="00001F8A" w:rsidDel="00705168">
          <w:rPr>
            <w:rFonts w:ascii="iCiel Avenir LT Std 35 Light" w:hAnsi="iCiel Avenir LT Std 35 Light" w:cs="Arial"/>
            <w:sz w:val="22"/>
            <w:szCs w:val="22"/>
            <w:vertAlign w:val="superscript"/>
          </w:rPr>
          <w:delText>st</w:delText>
        </w:r>
        <w:r w:rsidRPr="00001F8A" w:rsidDel="00705168">
          <w:rPr>
            <w:rFonts w:ascii="iCiel Avenir LT Std 35 Light" w:hAnsi="iCiel Avenir LT Std 35 Light" w:cs="Arial"/>
            <w:sz w:val="22"/>
            <w:szCs w:val="22"/>
            <w:lang w:val="vi-VN"/>
          </w:rPr>
          <w:delText xml:space="preserve"> time study, (3) restudy, (4) resit of the restudy. If the student fails at the 4</w:delText>
        </w:r>
        <w:r w:rsidRPr="00001F8A" w:rsidDel="00705168">
          <w:rPr>
            <w:rFonts w:ascii="iCiel Avenir LT Std 35 Light" w:hAnsi="iCiel Avenir LT Std 35 Light" w:cs="Arial"/>
            <w:sz w:val="22"/>
            <w:szCs w:val="22"/>
            <w:vertAlign w:val="superscript"/>
          </w:rPr>
          <w:delText>th</w:delText>
        </w:r>
        <w:r w:rsidRPr="00001F8A" w:rsidDel="00705168">
          <w:rPr>
            <w:rFonts w:ascii="iCiel Avenir LT Std 35 Light" w:hAnsi="iCiel Avenir LT Std 35 Light" w:cs="Arial"/>
            <w:sz w:val="22"/>
            <w:szCs w:val="22"/>
            <w:lang w:val="vi-VN"/>
          </w:rPr>
          <w:delText xml:space="preserve"> attempt, the student may be fail award as directed by the Examinations Board.</w:delText>
        </w:r>
      </w:del>
    </w:p>
    <w:bookmarkEnd w:id="4729"/>
    <w:p w14:paraId="717ACAF4" w14:textId="1D3D3340" w:rsidR="00AA14EC" w:rsidRPr="00001F8A" w:rsidDel="00705168" w:rsidRDefault="00AA14EC" w:rsidP="00AA14EC">
      <w:pPr>
        <w:tabs>
          <w:tab w:val="left" w:pos="630"/>
          <w:tab w:val="left" w:pos="720"/>
          <w:tab w:val="left" w:pos="1080"/>
        </w:tabs>
        <w:ind w:firstLine="0"/>
        <w:rPr>
          <w:del w:id="4731" w:author="An Tran, ACA (BUV)" w:date="2024-09-10T10:21:00Z" w16du:dateUtc="2024-09-10T03:21:00Z"/>
          <w:rFonts w:ascii="iCiel Avenir LT Std 35 Light" w:hAnsi="iCiel Avenir LT Std 35 Light" w:cs="Arial"/>
          <w:i/>
          <w:iCs/>
          <w:sz w:val="22"/>
          <w:szCs w:val="22"/>
          <w:lang w:val="vi-VN"/>
        </w:rPr>
      </w:pPr>
      <w:del w:id="4732" w:author="An Tran, ACA (BUV)" w:date="2024-09-10T10:21:00Z" w16du:dateUtc="2024-09-10T03:21:00Z">
        <w:r w:rsidRPr="00001F8A" w:rsidDel="00705168">
          <w:rPr>
            <w:rFonts w:ascii="iCiel Avenir LT Std 35 Light" w:hAnsi="iCiel Avenir LT Std 35 Light" w:cs="Arial"/>
            <w:i/>
            <w:iCs/>
            <w:sz w:val="22"/>
            <w:szCs w:val="22"/>
            <w:lang w:val="vi-VN"/>
          </w:rPr>
          <w:delText xml:space="preserve">Nếu sinh viên không nộp bài, không đi thi hoặc không đạt được điểm đỗ cho môn học, sinh viên sẽ được giao một đề bài khác cho những thành phần chưa đạt để hoàn thành môn học đó theo quyết định của Hội Đồng Khảo Thí - hay còn gọi là thi lại. Trung tâm Dữ liệu Sinh viên sẽ gửi lịch thi lại qua email tới sinh viên và phụ huynh sau khi lịch thi lại được sắp xếp. </w:delText>
        </w:r>
      </w:del>
    </w:p>
    <w:p w14:paraId="0EC8D579" w14:textId="3CEAE04A" w:rsidR="00AA14EC" w:rsidRPr="00001F8A" w:rsidDel="00705168" w:rsidRDefault="00AA14EC" w:rsidP="00AA14EC">
      <w:pPr>
        <w:tabs>
          <w:tab w:val="left" w:pos="630"/>
          <w:tab w:val="left" w:pos="720"/>
          <w:tab w:val="left" w:pos="1080"/>
        </w:tabs>
        <w:ind w:firstLine="0"/>
        <w:rPr>
          <w:del w:id="4733" w:author="An Tran, ACA (BUV)" w:date="2024-09-10T10:21:00Z" w16du:dateUtc="2024-09-10T03:21:00Z"/>
          <w:rFonts w:ascii="iCiel Avenir LT Std 35 Light" w:hAnsi="iCiel Avenir LT Std 35 Light" w:cs="Arial"/>
          <w:i/>
          <w:iCs/>
          <w:sz w:val="22"/>
          <w:szCs w:val="22"/>
        </w:rPr>
      </w:pPr>
      <w:del w:id="4734" w:author="An Tran, ACA (BUV)" w:date="2024-09-10T10:21:00Z" w16du:dateUtc="2024-09-10T03:21:00Z">
        <w:r w:rsidRPr="00001F8A" w:rsidDel="00705168">
          <w:rPr>
            <w:rFonts w:ascii="iCiel Avenir LT Std 35 Light" w:hAnsi="iCiel Avenir LT Std 35 Light" w:cs="Arial"/>
            <w:i/>
            <w:iCs/>
            <w:sz w:val="22"/>
            <w:szCs w:val="22"/>
            <w:lang w:val="vi-VN"/>
          </w:rPr>
          <w:delText xml:space="preserve">Nếu sinh viên đỗ bài thi lại, điểm tối đa sinh viên có thể đạt được là 40% cho bài thi lại. Sinh viên sẽ không được phép nộp bài thi lại muộn. Sinh viên sẽ cần phải nộp phí thi lại  </w:delText>
        </w:r>
        <w:bookmarkStart w:id="4735" w:name="_Hlk139359601"/>
        <w:r w:rsidRPr="00001F8A" w:rsidDel="00705168">
          <w:rPr>
            <w:rFonts w:ascii="iCiel Avenir LT Std 35 Light" w:hAnsi="iCiel Avenir LT Std 35 Light" w:cs="Arial"/>
            <w:i/>
            <w:iCs/>
            <w:sz w:val="22"/>
            <w:szCs w:val="22"/>
            <w:lang w:val="vi-VN"/>
          </w:rPr>
          <w:delText xml:space="preserve">được gửi từ Phòng Tài Chính Kế Toán </w:delText>
        </w:r>
        <w:r w:rsidRPr="00001F8A" w:rsidDel="00705168">
          <w:rPr>
            <w:rFonts w:ascii="iCiel Avenir LT Std 35 Light" w:hAnsi="iCiel Avenir LT Std 35 Light"/>
            <w:i/>
            <w:iCs/>
            <w:sz w:val="22"/>
            <w:szCs w:val="22"/>
            <w:lang w:val="vi-VN"/>
          </w:rPr>
          <w:delText>theo chính sách học phí và các quy định hiện hành về khoản phải thu</w:delText>
        </w:r>
        <w:bookmarkEnd w:id="4735"/>
        <w:r w:rsidRPr="00001F8A" w:rsidDel="00705168">
          <w:rPr>
            <w:rFonts w:ascii="iCiel Avenir LT Std 35 Light" w:hAnsi="iCiel Avenir LT Std 35 Light"/>
            <w:i/>
            <w:iCs/>
            <w:sz w:val="22"/>
            <w:szCs w:val="22"/>
          </w:rPr>
          <w:delText>.</w:delText>
        </w:r>
      </w:del>
    </w:p>
    <w:p w14:paraId="49B24CE9" w14:textId="5D1C312E" w:rsidR="00AA14EC" w:rsidRPr="00001F8A" w:rsidDel="00705168" w:rsidRDefault="00AA14EC" w:rsidP="00AA14EC">
      <w:pPr>
        <w:ind w:firstLine="0"/>
        <w:rPr>
          <w:del w:id="4736" w:author="An Tran, ACA (BUV)" w:date="2024-09-10T10:21:00Z" w16du:dateUtc="2024-09-10T03:21:00Z"/>
          <w:rFonts w:ascii="iCiel Avenir LT Std 35 Light" w:hAnsi="iCiel Avenir LT Std 35 Light" w:cs="Arial"/>
          <w:i/>
          <w:iCs/>
          <w:sz w:val="22"/>
          <w:szCs w:val="22"/>
          <w:lang w:val="vi-VN"/>
        </w:rPr>
      </w:pPr>
      <w:del w:id="4737" w:author="An Tran, ACA (BUV)" w:date="2024-09-10T10:21:00Z" w16du:dateUtc="2024-09-10T03:21:00Z">
        <w:r w:rsidRPr="00001F8A" w:rsidDel="00705168">
          <w:rPr>
            <w:rFonts w:ascii="iCiel Avenir LT Std 35 Light" w:hAnsi="iCiel Avenir LT Std 35 Light" w:cs="Arial"/>
            <w:i/>
            <w:iCs/>
            <w:sz w:val="22"/>
            <w:szCs w:val="22"/>
            <w:lang w:val="vi-VN"/>
          </w:rPr>
          <w:delText>Nếu sinh viên trượt bài thi lại, trường hợp của sinh viên sẽ do Hội đồng Khảo thí cân nhắc và quyết định. Hội đồng Khảo thí sẽ dựa trên kết quả học tập của sinh viên sau kỳ thi lại và quyết định kế hoạch học tập cụ thể cho từng trường hợp: sinh viên sẽ có thể tiếp tục chương trình học, cần thi lại, học lại môn hoặc không đạt điều kiện để tiếp tục học chương trình.</w:delText>
        </w:r>
      </w:del>
    </w:p>
    <w:p w14:paraId="090186F9" w14:textId="596CD66B" w:rsidR="00F810BC" w:rsidRPr="004373E8" w:rsidDel="006B22EF" w:rsidRDefault="00AA14EC" w:rsidP="00AA14EC">
      <w:pPr>
        <w:ind w:firstLine="0"/>
        <w:rPr>
          <w:del w:id="4738" w:author="An Tran, ACA (BUV)" w:date="2024-09-10T10:29:00Z" w16du:dateUtc="2024-09-10T03:29:00Z"/>
          <w:rFonts w:ascii="iCiel Avenir LT Std 35 Light" w:hAnsi="iCiel Avenir LT Std 35 Light" w:cs="Arial"/>
          <w:i/>
          <w:iCs/>
          <w:sz w:val="22"/>
          <w:szCs w:val="22"/>
          <w:lang w:val="vi-VN"/>
        </w:rPr>
      </w:pPr>
      <w:del w:id="4739" w:author="An Tran, ACA (BUV)" w:date="2024-09-10T10:21:00Z" w16du:dateUtc="2024-09-10T03:21:00Z">
        <w:r w:rsidRPr="00001F8A" w:rsidDel="00705168">
          <w:rPr>
            <w:rFonts w:ascii="iCiel Avenir LT Std 35 Light" w:hAnsi="iCiel Avenir LT Std 35 Light" w:cs="Arial"/>
            <w:i/>
            <w:iCs/>
            <w:sz w:val="22"/>
            <w:szCs w:val="22"/>
            <w:lang w:val="vi-VN"/>
          </w:rPr>
          <w:delTex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delText>
        </w:r>
      </w:del>
      <w:r w:rsidR="008D0E57" w:rsidRPr="004373E8">
        <w:rPr>
          <w:rFonts w:ascii="iCiel Avenir LT Std 35 Light" w:hAnsi="iCiel Avenir LT Std 35 Light" w:cs="Arial"/>
          <w:i/>
          <w:iCs/>
          <w:sz w:val="22"/>
          <w:szCs w:val="22"/>
          <w:lang w:val="vi-VN"/>
        </w:rPr>
        <w:t xml:space="preserve"> </w:t>
      </w:r>
      <w:bookmarkEnd w:id="4576"/>
    </w:p>
    <w:p w14:paraId="10BA3403" w14:textId="20C0DDCE" w:rsidR="00D9034C" w:rsidRPr="004373E8" w:rsidDel="006B22EF" w:rsidRDefault="00D9034C" w:rsidP="00D85019">
      <w:pPr>
        <w:pStyle w:val="Question"/>
        <w:numPr>
          <w:ilvl w:val="0"/>
          <w:numId w:val="44"/>
        </w:numPr>
        <w:tabs>
          <w:tab w:val="left" w:pos="630"/>
          <w:tab w:val="left" w:pos="990"/>
        </w:tabs>
        <w:spacing w:before="100" w:line="400" w:lineRule="exact"/>
        <w:ind w:left="0" w:firstLine="720"/>
        <w:rPr>
          <w:del w:id="4740" w:author="An Tran, ACA (BUV)" w:date="2024-09-10T10:29:00Z" w16du:dateUtc="2024-09-10T03:29:00Z"/>
          <w:rFonts w:cs="Arial"/>
          <w:i/>
          <w:iCs/>
          <w:szCs w:val="22"/>
          <w:lang w:val="vi-VN"/>
        </w:rPr>
      </w:pPr>
      <w:del w:id="4741" w:author="An Tran, ACA (BUV)" w:date="2024-09-10T10:29:00Z" w16du:dateUtc="2024-09-10T03:29:00Z">
        <w:r w:rsidRPr="004373E8" w:rsidDel="006B22EF">
          <w:rPr>
            <w:rFonts w:cs="Arial"/>
            <w:szCs w:val="22"/>
            <w:lang w:val="vi-VN"/>
          </w:rPr>
          <w:delText xml:space="preserve">What if student fails a component in a 2-teaching-block module (eg. The Professional Toolkit)? Do they have to retake/resit the whole module? / </w:delText>
        </w:r>
        <w:r w:rsidRPr="004373E8" w:rsidDel="006B22EF">
          <w:rPr>
            <w:rFonts w:cs="Arial"/>
            <w:i/>
            <w:iCs/>
            <w:szCs w:val="22"/>
            <w:lang w:val="vi-VN"/>
          </w:rPr>
          <w:delText>Nếu sinh viên không đạt điểm đỗ cho một bài thành phần của một môn học trong 2 học kỳ (ví dụ: môn The Professional Toolkit) thì có phải học/thi lại cả môn không?</w:delText>
        </w:r>
        <w:bookmarkEnd w:id="4577"/>
        <w:bookmarkEnd w:id="4578"/>
      </w:del>
    </w:p>
    <w:p w14:paraId="5269FE47" w14:textId="22036E98" w:rsidR="00D9034C" w:rsidRPr="004373E8" w:rsidDel="006B22EF" w:rsidRDefault="00D9034C" w:rsidP="003E1B62">
      <w:pPr>
        <w:pStyle w:val="ListParagraph"/>
        <w:tabs>
          <w:tab w:val="left" w:pos="630"/>
          <w:tab w:val="left" w:pos="720"/>
          <w:tab w:val="left" w:pos="1080"/>
        </w:tabs>
        <w:ind w:left="0"/>
        <w:contextualSpacing w:val="0"/>
        <w:rPr>
          <w:del w:id="4742" w:author="An Tran, ACA (BUV)" w:date="2024-09-10T10:29:00Z" w16du:dateUtc="2024-09-10T03:29:00Z"/>
          <w:rFonts w:ascii="iCiel Avenir LT Std 35 Light" w:hAnsi="iCiel Avenir LT Std 35 Light" w:cs="Arial"/>
          <w:b/>
          <w:bCs/>
          <w:sz w:val="22"/>
          <w:szCs w:val="22"/>
          <w:u w:val="single"/>
          <w:lang w:val="vi-VN"/>
        </w:rPr>
      </w:pPr>
      <w:del w:id="4743" w:author="An Tran, ACA (BUV)" w:date="2024-09-10T10:29:00Z" w16du:dateUtc="2024-09-10T03:29:00Z">
        <w:r w:rsidRPr="004373E8" w:rsidDel="006B22EF">
          <w:rPr>
            <w:rFonts w:ascii="iCiel Avenir LT Std 35 Light" w:hAnsi="iCiel Avenir LT Std 35 Light" w:cs="Arial"/>
            <w:b/>
            <w:bCs/>
            <w:sz w:val="22"/>
            <w:szCs w:val="22"/>
            <w:u w:val="single"/>
            <w:lang w:val="vi-VN"/>
          </w:rPr>
          <w:delText xml:space="preserve">Answer / </w:delText>
        </w:r>
        <w:r w:rsidRPr="004373E8" w:rsidDel="006B22EF">
          <w:rPr>
            <w:rFonts w:ascii="iCiel Avenir LT Std 35 Light" w:hAnsi="iCiel Avenir LT Std 35 Light" w:cs="Arial"/>
            <w:b/>
            <w:bCs/>
            <w:i/>
            <w:iCs/>
            <w:sz w:val="22"/>
            <w:szCs w:val="22"/>
            <w:u w:val="single"/>
            <w:lang w:val="vi-VN"/>
          </w:rPr>
          <w:delText>Câu trả lời</w:delText>
        </w:r>
        <w:r w:rsidRPr="004373E8" w:rsidDel="006B22EF">
          <w:rPr>
            <w:rFonts w:ascii="iCiel Avenir LT Std 35 Light" w:hAnsi="iCiel Avenir LT Std 35 Light" w:cs="Arial"/>
            <w:b/>
            <w:bCs/>
            <w:sz w:val="22"/>
            <w:szCs w:val="22"/>
            <w:u w:val="single"/>
            <w:lang w:val="vi-VN"/>
          </w:rPr>
          <w:delText>:</w:delText>
        </w:r>
        <w:r w:rsidRPr="004373E8" w:rsidDel="006B22EF">
          <w:rPr>
            <w:rFonts w:ascii="iCiel Avenir LT Std 35 Light" w:hAnsi="iCiel Avenir LT Std 35 Light" w:cs="Arial"/>
            <w:sz w:val="22"/>
            <w:szCs w:val="22"/>
            <w:lang w:val="vi-VN"/>
          </w:rPr>
          <w:tab/>
        </w:r>
      </w:del>
    </w:p>
    <w:p w14:paraId="39935C93" w14:textId="0F1BB424" w:rsidR="00AA14EC" w:rsidDel="006B22EF" w:rsidRDefault="00AA14EC" w:rsidP="00AA14EC">
      <w:pPr>
        <w:pStyle w:val="ListParagraph"/>
        <w:tabs>
          <w:tab w:val="left" w:pos="630"/>
          <w:tab w:val="left" w:pos="1080"/>
        </w:tabs>
        <w:ind w:left="90" w:firstLine="0"/>
        <w:rPr>
          <w:del w:id="4744" w:author="An Tran, ACA (BUV)" w:date="2024-09-10T10:29:00Z" w16du:dateUtc="2024-09-10T03:29:00Z"/>
          <w:rFonts w:ascii="iCiel Avenir LT Std 35 Light" w:hAnsi="iCiel Avenir LT Std 35 Light" w:cs="Arial"/>
          <w:sz w:val="22"/>
          <w:szCs w:val="22"/>
        </w:rPr>
      </w:pPr>
      <w:bookmarkStart w:id="4745" w:name="_Hlk171671713"/>
      <w:del w:id="4746" w:author="An Tran, ACA (BUV)" w:date="2024-09-10T10:29:00Z" w16du:dateUtc="2024-09-10T03:29:00Z">
        <w:r w:rsidRPr="00313221" w:rsidDel="006B22EF">
          <w:rPr>
            <w:rFonts w:ascii="iCiel Avenir LT Std 35 Light" w:hAnsi="iCiel Avenir LT Std 35 Light" w:cs="Arial"/>
            <w:sz w:val="22"/>
            <w:szCs w:val="22"/>
          </w:rPr>
          <w:delText>For 2-teaching-block modules (super modules) which are studied in 2 semesters, the overall mark will be available by the end of semester 2. If the student does not get an average pass mark and the Board decision is that the student needs to complete the referral, he/she would be given a deadline to submit a new assessment task to complete the module.</w:delText>
        </w:r>
      </w:del>
    </w:p>
    <w:p w14:paraId="65533A0F" w14:textId="34DA956E" w:rsidR="00AA14EC" w:rsidRPr="00313221" w:rsidDel="006B22EF" w:rsidRDefault="00AA14EC" w:rsidP="00AA14EC">
      <w:pPr>
        <w:pStyle w:val="ListParagraph"/>
        <w:tabs>
          <w:tab w:val="left" w:pos="630"/>
          <w:tab w:val="left" w:pos="1080"/>
        </w:tabs>
        <w:ind w:left="90" w:firstLine="0"/>
        <w:rPr>
          <w:del w:id="4747" w:author="An Tran, ACA (BUV)" w:date="2024-09-10T10:29:00Z" w16du:dateUtc="2024-09-10T03:29:00Z"/>
          <w:rFonts w:ascii="iCiel Avenir LT Std 35 Light" w:hAnsi="iCiel Avenir LT Std 35 Light" w:cs="Arial"/>
          <w:sz w:val="22"/>
          <w:szCs w:val="22"/>
        </w:rPr>
      </w:pPr>
    </w:p>
    <w:p w14:paraId="44E7364D" w14:textId="27C29DB2" w:rsidR="00AA14EC" w:rsidDel="006B22EF" w:rsidRDefault="00AA14EC" w:rsidP="00AA14EC">
      <w:pPr>
        <w:pStyle w:val="ListParagraph"/>
        <w:tabs>
          <w:tab w:val="left" w:pos="630"/>
          <w:tab w:val="left" w:pos="720"/>
          <w:tab w:val="left" w:pos="1080"/>
        </w:tabs>
        <w:ind w:left="90" w:firstLine="0"/>
        <w:rPr>
          <w:del w:id="4748" w:author="An Tran, ACA (BUV)" w:date="2024-09-10T10:29:00Z" w16du:dateUtc="2024-09-10T03:29:00Z"/>
          <w:rFonts w:ascii="iCiel Avenir LT Std 35 Light" w:hAnsi="iCiel Avenir LT Std 35 Light" w:cs="Arial"/>
          <w:sz w:val="22"/>
          <w:szCs w:val="22"/>
        </w:rPr>
      </w:pPr>
      <w:del w:id="4749" w:author="An Tran, ACA (BUV)" w:date="2024-09-10T10:29:00Z" w16du:dateUtc="2024-09-10T03:29:00Z">
        <w:r w:rsidRPr="00313221" w:rsidDel="006B22EF">
          <w:rPr>
            <w:rFonts w:ascii="iCiel Avenir LT Std 35 Light" w:hAnsi="iCiel Avenir LT Std 35 Light" w:cs="Arial"/>
            <w:sz w:val="22"/>
            <w:szCs w:val="22"/>
          </w:rPr>
          <w:delText>If the failed super module only consists of one component 100% weighting, the student needs to resit the whole module.</w:delText>
        </w:r>
      </w:del>
    </w:p>
    <w:p w14:paraId="751B148A" w14:textId="70286F22" w:rsidR="00AA14EC" w:rsidRPr="00313221" w:rsidDel="006B22EF" w:rsidRDefault="00AA14EC" w:rsidP="00AA14EC">
      <w:pPr>
        <w:pStyle w:val="ListParagraph"/>
        <w:tabs>
          <w:tab w:val="left" w:pos="630"/>
          <w:tab w:val="left" w:pos="720"/>
          <w:tab w:val="left" w:pos="1080"/>
        </w:tabs>
        <w:ind w:left="90" w:firstLine="0"/>
        <w:rPr>
          <w:del w:id="4750" w:author="An Tran, ACA (BUV)" w:date="2024-09-10T10:29:00Z" w16du:dateUtc="2024-09-10T03:29:00Z"/>
          <w:rFonts w:ascii="iCiel Avenir LT Std 35 Light" w:hAnsi="iCiel Avenir LT Std 35 Light" w:cs="Arial"/>
          <w:sz w:val="22"/>
          <w:szCs w:val="22"/>
        </w:rPr>
      </w:pPr>
    </w:p>
    <w:p w14:paraId="2AEFF9E8" w14:textId="570BC58B" w:rsidR="00AA14EC" w:rsidRPr="00313221" w:rsidDel="006B22EF" w:rsidRDefault="00AA14EC" w:rsidP="00AA14EC">
      <w:pPr>
        <w:pStyle w:val="ListParagraph"/>
        <w:tabs>
          <w:tab w:val="left" w:pos="630"/>
          <w:tab w:val="left" w:pos="720"/>
          <w:tab w:val="left" w:pos="1080"/>
        </w:tabs>
        <w:ind w:left="90" w:firstLine="0"/>
        <w:rPr>
          <w:del w:id="4751" w:author="An Tran, ACA (BUV)" w:date="2024-09-10T10:29:00Z" w16du:dateUtc="2024-09-10T03:29:00Z"/>
          <w:rFonts w:ascii="iCiel Avenir LT Std 35 Light" w:hAnsi="iCiel Avenir LT Std 35 Light" w:cs="Arial"/>
          <w:sz w:val="22"/>
          <w:szCs w:val="22"/>
        </w:rPr>
      </w:pPr>
      <w:del w:id="4752" w:author="An Tran, ACA (BUV)" w:date="2024-09-10T10:29:00Z" w16du:dateUtc="2024-09-10T03:29:00Z">
        <w:r w:rsidRPr="00313221" w:rsidDel="006B22EF">
          <w:rPr>
            <w:rFonts w:ascii="iCiel Avenir LT Std 35 Light" w:hAnsi="iCiel Avenir LT Std 35 Light" w:cs="Arial"/>
            <w:sz w:val="22"/>
            <w:szCs w:val="22"/>
          </w:rPr>
          <w:delText xml:space="preserve">If the failed super module consists of multiple components, the student only resit the failed component(s). </w:delText>
        </w:r>
      </w:del>
    </w:p>
    <w:p w14:paraId="5352F1DA" w14:textId="78EFC263" w:rsidR="00AA14EC" w:rsidRPr="00313221" w:rsidDel="006B22EF" w:rsidRDefault="00AA14EC" w:rsidP="00AA14EC">
      <w:pPr>
        <w:ind w:left="90" w:firstLine="0"/>
        <w:rPr>
          <w:del w:id="4753" w:author="An Tran, ACA (BUV)" w:date="2024-09-10T10:29:00Z" w16du:dateUtc="2024-09-10T03:29:00Z"/>
          <w:rFonts w:ascii="iCiel Avenir LT Std 35 Light" w:hAnsi="iCiel Avenir LT Std 35 Light" w:cs="Arial"/>
          <w:sz w:val="22"/>
          <w:szCs w:val="22"/>
        </w:rPr>
      </w:pPr>
      <w:del w:id="4754" w:author="An Tran, ACA (BUV)" w:date="2024-09-10T10:29:00Z" w16du:dateUtc="2024-09-10T03:29:00Z">
        <w:r w:rsidRPr="00313221" w:rsidDel="006B22EF">
          <w:rPr>
            <w:rFonts w:ascii="iCiel Avenir LT Std 35 Light" w:hAnsi="iCiel Avenir LT Std 35 Light" w:cs="Arial"/>
            <w:sz w:val="22"/>
            <w:szCs w:val="22"/>
          </w:rPr>
          <w:delText xml:space="preserve">If the student fails 1 (or 2) component(s) in a super module but the overall grade is a passing mark, the student passes the module except Academic Misconduct. </w:delText>
        </w:r>
      </w:del>
    </w:p>
    <w:p w14:paraId="3015175B" w14:textId="48A727CD" w:rsidR="00AA14EC" w:rsidRPr="00001F8A" w:rsidDel="006B22EF" w:rsidRDefault="00AA14EC" w:rsidP="00AA14EC">
      <w:pPr>
        <w:ind w:firstLine="0"/>
        <w:rPr>
          <w:del w:id="4755" w:author="An Tran, ACA (BUV)" w:date="2024-09-10T10:29:00Z" w16du:dateUtc="2024-09-10T03:29:00Z"/>
          <w:rFonts w:ascii="iCiel Avenir LT Std 35 Light" w:hAnsi="iCiel Avenir LT Std 35 Light" w:cs="Arial"/>
          <w:sz w:val="22"/>
          <w:szCs w:val="22"/>
        </w:rPr>
      </w:pPr>
      <w:del w:id="4756" w:author="An Tran, ACA (BUV)" w:date="2024-09-10T10:29:00Z" w16du:dateUtc="2024-09-10T03:29:00Z">
        <w:r w:rsidRPr="00001F8A" w:rsidDel="006B22EF">
          <w:rPr>
            <w:rFonts w:ascii="iCiel Avenir LT Std 35 Light" w:hAnsi="iCiel Avenir LT Std 35 Light" w:cs="Arial"/>
            <w:sz w:val="22"/>
            <w:szCs w:val="22"/>
          </w:rPr>
          <w:delText>Students must resit component(s) where these components have not been attempted as the module mark will be temporarily downgraded to 19 as per SU’s academic regulation.</w:delText>
        </w:r>
      </w:del>
    </w:p>
    <w:p w14:paraId="342DCBC3" w14:textId="39371C1C" w:rsidR="00AA14EC" w:rsidRPr="00313221" w:rsidDel="006B22EF" w:rsidRDefault="00AA14EC" w:rsidP="00AA14EC">
      <w:pPr>
        <w:ind w:left="90" w:firstLine="0"/>
        <w:rPr>
          <w:del w:id="4757" w:author="An Tran, ACA (BUV)" w:date="2024-09-10T10:29:00Z" w16du:dateUtc="2024-09-10T03:29:00Z"/>
          <w:rFonts w:ascii="iCiel Avenir LT Std 35 Light" w:hAnsi="iCiel Avenir LT Std 35 Light" w:cs="Arial"/>
          <w:i/>
          <w:iCs/>
          <w:sz w:val="22"/>
          <w:szCs w:val="22"/>
          <w:lang w:val="vi-VN"/>
        </w:rPr>
      </w:pPr>
      <w:del w:id="4758" w:author="An Tran, ACA (BUV)" w:date="2024-09-10T10:29:00Z" w16du:dateUtc="2024-09-10T03:29:00Z">
        <w:r w:rsidRPr="00313221" w:rsidDel="006B22EF">
          <w:rPr>
            <w:rFonts w:ascii="iCiel Avenir LT Std 35 Light" w:hAnsi="iCiel Avenir LT Std 35 Light" w:cs="Arial"/>
            <w:i/>
            <w:iCs/>
            <w:sz w:val="22"/>
            <w:szCs w:val="22"/>
          </w:rPr>
          <w:delText>Đ</w:delText>
        </w:r>
        <w:r w:rsidRPr="00313221" w:rsidDel="006B22EF">
          <w:rPr>
            <w:rFonts w:ascii="iCiel Avenir LT Std 35 Light" w:hAnsi="iCiel Avenir LT Std 35 Light" w:cs="Calibri"/>
            <w:i/>
            <w:iCs/>
            <w:sz w:val="22"/>
            <w:szCs w:val="22"/>
          </w:rPr>
          <w:delText>ố</w:delText>
        </w:r>
        <w:r w:rsidRPr="00313221" w:rsidDel="006B22EF">
          <w:rPr>
            <w:rFonts w:ascii="iCiel Avenir LT Std 35 Light" w:hAnsi="iCiel Avenir LT Std 35 Light" w:cs="Arial"/>
            <w:i/>
            <w:iCs/>
            <w:sz w:val="22"/>
            <w:szCs w:val="22"/>
          </w:rPr>
          <w:delText>i v</w:delText>
        </w:r>
        <w:r w:rsidRPr="00313221" w:rsidDel="006B22EF">
          <w:rPr>
            <w:rFonts w:ascii="iCiel Avenir LT Std 35 Light" w:hAnsi="iCiel Avenir LT Std 35 Light" w:cs="Calibri"/>
            <w:i/>
            <w:iCs/>
            <w:sz w:val="22"/>
            <w:szCs w:val="22"/>
          </w:rPr>
          <w:delText>ớ</w:delText>
        </w:r>
        <w:r w:rsidRPr="00313221" w:rsidDel="006B22EF">
          <w:rPr>
            <w:rFonts w:ascii="iCiel Avenir LT Std 35 Light" w:hAnsi="iCiel Avenir LT Std 35 Light" w:cs="Arial"/>
            <w:i/>
            <w:iCs/>
            <w:sz w:val="22"/>
            <w:szCs w:val="22"/>
          </w:rPr>
          <w:delText>i m</w:delText>
        </w:r>
        <w:r w:rsidRPr="00313221" w:rsidDel="006B22EF">
          <w:rPr>
            <w:rFonts w:ascii="iCiel Avenir LT Std 35 Light" w:hAnsi="iCiel Avenir LT Std 35 Light" w:cs="Avenir Next LT Pro"/>
            <w:i/>
            <w:iCs/>
            <w:sz w:val="22"/>
            <w:szCs w:val="22"/>
          </w:rPr>
          <w:delText>ô</w:delText>
        </w:r>
        <w:r w:rsidRPr="00313221" w:rsidDel="006B22EF">
          <w:rPr>
            <w:rFonts w:ascii="iCiel Avenir LT Std 35 Light" w:hAnsi="iCiel Avenir LT Std 35 Light" w:cs="Arial"/>
            <w:i/>
            <w:iCs/>
            <w:sz w:val="22"/>
            <w:szCs w:val="22"/>
          </w:rPr>
          <w:delText>n h</w:delText>
        </w:r>
        <w:r w:rsidRPr="00313221" w:rsidDel="006B22EF">
          <w:rPr>
            <w:rFonts w:ascii="iCiel Avenir LT Std 35 Light" w:hAnsi="iCiel Avenir LT Std 35 Light" w:cs="Calibri"/>
            <w:i/>
            <w:iCs/>
            <w:sz w:val="22"/>
            <w:szCs w:val="22"/>
          </w:rPr>
          <w:delText>ọ</w:delText>
        </w:r>
        <w:r w:rsidRPr="00313221" w:rsidDel="006B22EF">
          <w:rPr>
            <w:rFonts w:ascii="iCiel Avenir LT Std 35 Light" w:hAnsi="iCiel Avenir LT Std 35 Light" w:cs="Arial"/>
            <w:i/>
            <w:iCs/>
            <w:sz w:val="22"/>
            <w:szCs w:val="22"/>
          </w:rPr>
          <w:delText>c trong 2 k</w:delText>
        </w:r>
        <w:r w:rsidRPr="00313221" w:rsidDel="006B22EF">
          <w:rPr>
            <w:rFonts w:ascii="iCiel Avenir LT Std 35 Light" w:hAnsi="iCiel Avenir LT Std 35 Light" w:cs="Calibri"/>
            <w:i/>
            <w:iCs/>
            <w:sz w:val="22"/>
            <w:szCs w:val="22"/>
          </w:rPr>
          <w:delText>ỳ</w:delText>
        </w:r>
        <w:r w:rsidRPr="00313221" w:rsidDel="006B22EF">
          <w:rPr>
            <w:rFonts w:ascii="iCiel Avenir LT Std 35 Light" w:hAnsi="iCiel Avenir LT Std 35 Light" w:cs="Arial"/>
            <w:i/>
            <w:iCs/>
            <w:sz w:val="22"/>
            <w:szCs w:val="22"/>
          </w:rPr>
          <w:delText>, k</w:delText>
        </w:r>
        <w:r w:rsidRPr="00313221" w:rsidDel="006B22EF">
          <w:rPr>
            <w:rFonts w:ascii="iCiel Avenir LT Std 35 Light" w:hAnsi="iCiel Avenir LT Std 35 Light" w:cs="Calibri"/>
            <w:i/>
            <w:iCs/>
            <w:sz w:val="22"/>
            <w:szCs w:val="22"/>
          </w:rPr>
          <w:delText>ế</w:delText>
        </w:r>
        <w:r w:rsidRPr="00313221" w:rsidDel="006B22EF">
          <w:rPr>
            <w:rFonts w:ascii="iCiel Avenir LT Std 35 Light" w:hAnsi="iCiel Avenir LT Std 35 Light" w:cs="Arial"/>
            <w:i/>
            <w:iCs/>
            <w:sz w:val="22"/>
            <w:szCs w:val="22"/>
          </w:rPr>
          <w:delText>t qu</w:delText>
        </w:r>
        <w:r w:rsidRPr="00313221" w:rsidDel="006B22EF">
          <w:rPr>
            <w:rFonts w:ascii="iCiel Avenir LT Std 35 Light" w:hAnsi="iCiel Avenir LT Std 35 Light" w:cs="Calibri"/>
            <w:i/>
            <w:iCs/>
            <w:sz w:val="22"/>
            <w:szCs w:val="22"/>
          </w:rPr>
          <w:delText>ả</w:delText>
        </w:r>
        <w:r w:rsidRPr="00313221" w:rsidDel="006B22EF">
          <w:rPr>
            <w:rFonts w:ascii="iCiel Avenir LT Std 35 Light" w:hAnsi="iCiel Avenir LT Std 35 Light" w:cs="Arial"/>
            <w:i/>
            <w:iCs/>
            <w:sz w:val="22"/>
            <w:szCs w:val="22"/>
          </w:rPr>
          <w:delText xml:space="preserve"> cu</w:delText>
        </w:r>
        <w:r w:rsidRPr="00313221" w:rsidDel="006B22EF">
          <w:rPr>
            <w:rFonts w:ascii="iCiel Avenir LT Std 35 Light" w:hAnsi="iCiel Avenir LT Std 35 Light" w:cs="Calibri"/>
            <w:i/>
            <w:iCs/>
            <w:sz w:val="22"/>
            <w:szCs w:val="22"/>
          </w:rPr>
          <w:delText>ố</w:delText>
        </w:r>
        <w:r w:rsidRPr="00313221" w:rsidDel="006B22EF">
          <w:rPr>
            <w:rFonts w:ascii="iCiel Avenir LT Std 35 Light" w:hAnsi="iCiel Avenir LT Std 35 Light" w:cs="Arial"/>
            <w:i/>
            <w:iCs/>
            <w:sz w:val="22"/>
            <w:szCs w:val="22"/>
          </w:rPr>
          <w:delText>i c</w:delText>
        </w:r>
        <w:r w:rsidRPr="00313221" w:rsidDel="006B22EF">
          <w:rPr>
            <w:rFonts w:ascii="iCiel Avenir LT Std 35 Light" w:hAnsi="iCiel Avenir LT Std 35 Light" w:cs="Avenir Next LT Pro"/>
            <w:i/>
            <w:iCs/>
            <w:sz w:val="22"/>
            <w:szCs w:val="22"/>
          </w:rPr>
          <w:delText>ù</w:delText>
        </w:r>
        <w:r w:rsidRPr="00313221" w:rsidDel="006B22EF">
          <w:rPr>
            <w:rFonts w:ascii="iCiel Avenir LT Std 35 Light" w:hAnsi="iCiel Avenir LT Std 35 Light" w:cs="Arial"/>
            <w:i/>
            <w:iCs/>
            <w:sz w:val="22"/>
            <w:szCs w:val="22"/>
          </w:rPr>
          <w:delText>ng s</w:delText>
        </w:r>
        <w:r w:rsidRPr="00313221" w:rsidDel="006B22EF">
          <w:rPr>
            <w:rFonts w:ascii="iCiel Avenir LT Std 35 Light" w:hAnsi="iCiel Avenir LT Std 35 Light" w:cs="Calibri"/>
            <w:i/>
            <w:iCs/>
            <w:sz w:val="22"/>
            <w:szCs w:val="22"/>
          </w:rPr>
          <w:delText>ẽ</w:delText>
        </w:r>
        <w:r w:rsidRPr="00313221" w:rsidDel="006B22EF">
          <w:rPr>
            <w:rFonts w:ascii="iCiel Avenir LT Std 35 Light" w:hAnsi="iCiel Avenir LT Std 35 Light" w:cs="Arial"/>
            <w:i/>
            <w:iCs/>
            <w:sz w:val="22"/>
            <w:szCs w:val="22"/>
          </w:rPr>
          <w:delText xml:space="preserve"> có sau khi h</w:delText>
        </w:r>
        <w:r w:rsidRPr="00313221" w:rsidDel="006B22EF">
          <w:rPr>
            <w:rFonts w:ascii="iCiel Avenir LT Std 35 Light" w:hAnsi="iCiel Avenir LT Std 35 Light" w:cs="Calibri"/>
            <w:i/>
            <w:iCs/>
            <w:sz w:val="22"/>
            <w:szCs w:val="22"/>
          </w:rPr>
          <w:delText>ọ</w:delText>
        </w:r>
        <w:r w:rsidRPr="00313221" w:rsidDel="006B22EF">
          <w:rPr>
            <w:rFonts w:ascii="iCiel Avenir LT Std 35 Light" w:hAnsi="iCiel Avenir LT Std 35 Light" w:cs="Arial"/>
            <w:i/>
            <w:iCs/>
            <w:sz w:val="22"/>
            <w:szCs w:val="22"/>
          </w:rPr>
          <w:delText>c k</w:delText>
        </w:r>
        <w:r w:rsidRPr="00313221" w:rsidDel="006B22EF">
          <w:rPr>
            <w:rFonts w:ascii="iCiel Avenir LT Std 35 Light" w:hAnsi="iCiel Avenir LT Std 35 Light" w:cs="Calibri"/>
            <w:i/>
            <w:iCs/>
            <w:sz w:val="22"/>
            <w:szCs w:val="22"/>
          </w:rPr>
          <w:delText>ỳ</w:delText>
        </w:r>
        <w:r w:rsidRPr="00313221" w:rsidDel="006B22EF">
          <w:rPr>
            <w:rFonts w:ascii="iCiel Avenir LT Std 35 Light" w:hAnsi="iCiel Avenir LT Std 35 Light" w:cs="Arial"/>
            <w:i/>
            <w:iCs/>
            <w:sz w:val="22"/>
            <w:szCs w:val="22"/>
          </w:rPr>
          <w:delText xml:space="preserve"> th</w:delText>
        </w:r>
        <w:r w:rsidRPr="00313221" w:rsidDel="006B22EF">
          <w:rPr>
            <w:rFonts w:ascii="iCiel Avenir LT Std 35 Light" w:hAnsi="iCiel Avenir LT Std 35 Light" w:cs="Calibri"/>
            <w:i/>
            <w:iCs/>
            <w:sz w:val="22"/>
            <w:szCs w:val="22"/>
          </w:rPr>
          <w:delText>ứ</w:delText>
        </w:r>
        <w:r w:rsidRPr="00313221" w:rsidDel="006B22EF">
          <w:rPr>
            <w:rFonts w:ascii="iCiel Avenir LT Std 35 Light" w:hAnsi="iCiel Avenir LT Std 35 Light" w:cs="Arial"/>
            <w:i/>
            <w:iCs/>
            <w:sz w:val="22"/>
            <w:szCs w:val="22"/>
          </w:rPr>
          <w:delText xml:space="preserve"> 2 k</w:delText>
        </w:r>
        <w:r w:rsidRPr="00313221" w:rsidDel="006B22EF">
          <w:rPr>
            <w:rFonts w:ascii="iCiel Avenir LT Std 35 Light" w:hAnsi="iCiel Avenir LT Std 35 Light" w:cs="Calibri"/>
            <w:i/>
            <w:iCs/>
            <w:sz w:val="22"/>
            <w:szCs w:val="22"/>
          </w:rPr>
          <w:delText>ế</w:delText>
        </w:r>
        <w:r w:rsidRPr="00313221" w:rsidDel="006B22EF">
          <w:rPr>
            <w:rFonts w:ascii="iCiel Avenir LT Std 35 Light" w:hAnsi="iCiel Avenir LT Std 35 Light" w:cs="Arial"/>
            <w:i/>
            <w:iCs/>
            <w:sz w:val="22"/>
            <w:szCs w:val="22"/>
          </w:rPr>
          <w:delText>t th</w:delText>
        </w:r>
        <w:r w:rsidRPr="00313221" w:rsidDel="006B22EF">
          <w:rPr>
            <w:rFonts w:ascii="iCiel Avenir LT Std 35 Light" w:hAnsi="iCiel Avenir LT Std 35 Light" w:cs="Avenir Next LT Pro"/>
            <w:i/>
            <w:iCs/>
            <w:sz w:val="22"/>
            <w:szCs w:val="22"/>
          </w:rPr>
          <w:delText>ú</w:delText>
        </w:r>
        <w:r w:rsidRPr="00313221" w:rsidDel="006B22EF">
          <w:rPr>
            <w:rFonts w:ascii="iCiel Avenir LT Std 35 Light" w:hAnsi="iCiel Avenir LT Std 35 Light" w:cs="Arial"/>
            <w:i/>
            <w:iCs/>
            <w:sz w:val="22"/>
            <w:szCs w:val="22"/>
          </w:rPr>
          <w:delText>c. N</w:delText>
        </w:r>
        <w:r w:rsidRPr="00313221" w:rsidDel="006B22EF">
          <w:rPr>
            <w:rFonts w:ascii="iCiel Avenir LT Std 35 Light" w:hAnsi="iCiel Avenir LT Std 35 Light" w:cs="Calibri"/>
            <w:i/>
            <w:iCs/>
            <w:sz w:val="22"/>
            <w:szCs w:val="22"/>
          </w:rPr>
          <w:delText>ế</w:delText>
        </w:r>
        <w:r w:rsidRPr="00313221" w:rsidDel="006B22EF">
          <w:rPr>
            <w:rFonts w:ascii="iCiel Avenir LT Std 35 Light" w:hAnsi="iCiel Avenir LT Std 35 Light" w:cs="Arial"/>
            <w:i/>
            <w:iCs/>
            <w:sz w:val="22"/>
            <w:szCs w:val="22"/>
          </w:rPr>
          <w:delText>u sinh vi</w:delText>
        </w:r>
        <w:r w:rsidRPr="00313221" w:rsidDel="006B22EF">
          <w:rPr>
            <w:rFonts w:ascii="iCiel Avenir LT Std 35 Light" w:hAnsi="iCiel Avenir LT Std 35 Light" w:cs="Avenir Next LT Pro"/>
            <w:i/>
            <w:iCs/>
            <w:sz w:val="22"/>
            <w:szCs w:val="22"/>
          </w:rPr>
          <w:delText>ê</w:delText>
        </w:r>
        <w:r w:rsidRPr="00313221" w:rsidDel="006B22EF">
          <w:rPr>
            <w:rFonts w:ascii="iCiel Avenir LT Std 35 Light" w:hAnsi="iCiel Avenir LT Std 35 Light" w:cs="Arial"/>
            <w:i/>
            <w:iCs/>
            <w:sz w:val="22"/>
            <w:szCs w:val="22"/>
          </w:rPr>
          <w:delText>n kh</w:delText>
        </w:r>
        <w:r w:rsidRPr="00313221" w:rsidDel="006B22EF">
          <w:rPr>
            <w:rFonts w:ascii="iCiel Avenir LT Std 35 Light" w:hAnsi="iCiel Avenir LT Std 35 Light" w:cs="Avenir Next LT Pro"/>
            <w:i/>
            <w:iCs/>
            <w:sz w:val="22"/>
            <w:szCs w:val="22"/>
          </w:rPr>
          <w:delText>ô</w:delText>
        </w:r>
        <w:r w:rsidRPr="00313221" w:rsidDel="006B22EF">
          <w:rPr>
            <w:rFonts w:ascii="iCiel Avenir LT Std 35 Light" w:hAnsi="iCiel Avenir LT Std 35 Light" w:cs="Arial"/>
            <w:i/>
            <w:iCs/>
            <w:sz w:val="22"/>
            <w:szCs w:val="22"/>
          </w:rPr>
          <w:delText xml:space="preserve">ng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ạ</w:delText>
        </w:r>
        <w:r w:rsidRPr="00313221" w:rsidDel="006B22EF">
          <w:rPr>
            <w:rFonts w:ascii="iCiel Avenir LT Std 35 Light" w:hAnsi="iCiel Avenir LT Std 35 Light" w:cs="Arial"/>
            <w:i/>
            <w:iCs/>
            <w:sz w:val="22"/>
            <w:szCs w:val="22"/>
          </w:rPr>
          <w:delText xml:space="preserve">t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Arial"/>
            <w:i/>
            <w:iCs/>
            <w:sz w:val="22"/>
            <w:szCs w:val="22"/>
          </w:rPr>
          <w:delText>i</w:delText>
        </w:r>
        <w:r w:rsidRPr="00313221" w:rsidDel="006B22EF">
          <w:rPr>
            <w:rFonts w:ascii="iCiel Avenir LT Std 35 Light" w:hAnsi="iCiel Avenir LT Std 35 Light" w:cs="Calibri"/>
            <w:i/>
            <w:iCs/>
            <w:sz w:val="22"/>
            <w:szCs w:val="22"/>
          </w:rPr>
          <w:delText>ể</w:delText>
        </w:r>
        <w:r w:rsidRPr="00313221" w:rsidDel="006B22EF">
          <w:rPr>
            <w:rFonts w:ascii="iCiel Avenir LT Std 35 Light" w:hAnsi="iCiel Avenir LT Std 35 Light" w:cs="Arial"/>
            <w:i/>
            <w:iCs/>
            <w:sz w:val="22"/>
            <w:szCs w:val="22"/>
          </w:rPr>
          <w:delText xml:space="preserve">m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ỗ</w:delText>
        </w:r>
        <w:r w:rsidRPr="00313221" w:rsidDel="006B22EF">
          <w:rPr>
            <w:rFonts w:ascii="iCiel Avenir LT Std 35 Light" w:hAnsi="iCiel Avenir LT Std 35 Light" w:cs="Arial"/>
            <w:i/>
            <w:iCs/>
            <w:sz w:val="22"/>
            <w:szCs w:val="22"/>
          </w:rPr>
          <w:delText xml:space="preserve"> </w:delText>
        </w:r>
        <w:r w:rsidRPr="00313221" w:rsidDel="006B22EF">
          <w:rPr>
            <w:rFonts w:ascii="iCiel Avenir LT Std 35 Light" w:hAnsi="iCiel Avenir LT Std 35 Light" w:cs="Arial"/>
            <w:i/>
            <w:iCs/>
            <w:sz w:val="22"/>
            <w:szCs w:val="22"/>
            <w:lang w:val="vi-VN"/>
          </w:rPr>
          <w:delText xml:space="preserve">và </w:delText>
        </w:r>
        <w:r w:rsidRPr="00313221" w:rsidDel="006B22EF">
          <w:rPr>
            <w:rFonts w:ascii="iCiel Avenir LT Std 35 Light" w:hAnsi="iCiel Avenir LT Std 35 Light" w:cs="Arial"/>
            <w:i/>
            <w:iCs/>
            <w:sz w:val="22"/>
            <w:szCs w:val="22"/>
          </w:rPr>
          <w:delText>quy</w:delText>
        </w:r>
        <w:r w:rsidRPr="00313221" w:rsidDel="006B22EF">
          <w:rPr>
            <w:rFonts w:ascii="iCiel Avenir LT Std 35 Light" w:hAnsi="iCiel Avenir LT Std 35 Light" w:cs="Calibri"/>
            <w:i/>
            <w:iCs/>
            <w:sz w:val="22"/>
            <w:szCs w:val="22"/>
          </w:rPr>
          <w:delText>ế</w:delText>
        </w:r>
        <w:r w:rsidRPr="00313221" w:rsidDel="006B22EF">
          <w:rPr>
            <w:rFonts w:ascii="iCiel Avenir LT Std 35 Light" w:hAnsi="iCiel Avenir LT Std 35 Light" w:cs="Arial"/>
            <w:i/>
            <w:iCs/>
            <w:sz w:val="22"/>
            <w:szCs w:val="22"/>
          </w:rPr>
          <w:delText xml:space="preserve">t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ị</w:delText>
        </w:r>
        <w:r w:rsidRPr="00313221" w:rsidDel="006B22EF">
          <w:rPr>
            <w:rFonts w:ascii="iCiel Avenir LT Std 35 Light" w:hAnsi="iCiel Avenir LT Std 35 Light" w:cs="Arial"/>
            <w:i/>
            <w:iCs/>
            <w:sz w:val="22"/>
            <w:szCs w:val="22"/>
          </w:rPr>
          <w:delText>nh c</w:delText>
        </w:r>
        <w:r w:rsidRPr="00313221" w:rsidDel="006B22EF">
          <w:rPr>
            <w:rFonts w:ascii="iCiel Avenir LT Std 35 Light" w:hAnsi="iCiel Avenir LT Std 35 Light" w:cs="Calibri"/>
            <w:i/>
            <w:iCs/>
            <w:sz w:val="22"/>
            <w:szCs w:val="22"/>
          </w:rPr>
          <w:delText>ủ</w:delText>
        </w:r>
        <w:r w:rsidRPr="00313221" w:rsidDel="006B22EF">
          <w:rPr>
            <w:rFonts w:ascii="iCiel Avenir LT Std 35 Light" w:hAnsi="iCiel Avenir LT Std 35 Light" w:cs="Arial"/>
            <w:i/>
            <w:iCs/>
            <w:sz w:val="22"/>
            <w:szCs w:val="22"/>
          </w:rPr>
          <w:delText>a H</w:delText>
        </w:r>
        <w:r w:rsidRPr="00313221" w:rsidDel="006B22EF">
          <w:rPr>
            <w:rFonts w:ascii="iCiel Avenir LT Std 35 Light" w:hAnsi="iCiel Avenir LT Std 35 Light" w:cs="Calibri"/>
            <w:i/>
            <w:iCs/>
            <w:sz w:val="22"/>
            <w:szCs w:val="22"/>
          </w:rPr>
          <w:delText>ộ</w:delText>
        </w:r>
        <w:r w:rsidRPr="00313221" w:rsidDel="006B22EF">
          <w:rPr>
            <w:rFonts w:ascii="iCiel Avenir LT Std 35 Light" w:hAnsi="iCiel Avenir LT Std 35 Light" w:cs="Arial"/>
            <w:i/>
            <w:iCs/>
            <w:sz w:val="22"/>
            <w:szCs w:val="22"/>
          </w:rPr>
          <w:delText xml:space="preserve">i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ồ</w:delText>
        </w:r>
        <w:r w:rsidRPr="00313221" w:rsidDel="006B22EF">
          <w:rPr>
            <w:rFonts w:ascii="iCiel Avenir LT Std 35 Light" w:hAnsi="iCiel Avenir LT Std 35 Light" w:cs="Arial"/>
            <w:i/>
            <w:iCs/>
            <w:sz w:val="22"/>
            <w:szCs w:val="22"/>
          </w:rPr>
          <w:delText>ng Kh</w:delText>
        </w:r>
        <w:r w:rsidRPr="00313221" w:rsidDel="006B22EF">
          <w:rPr>
            <w:rFonts w:ascii="iCiel Avenir LT Std 35 Light" w:hAnsi="iCiel Avenir LT Std 35 Light" w:cs="Calibri"/>
            <w:i/>
            <w:iCs/>
            <w:sz w:val="22"/>
            <w:szCs w:val="22"/>
          </w:rPr>
          <w:delText>ả</w:delText>
        </w:r>
        <w:r w:rsidRPr="00313221" w:rsidDel="006B22EF">
          <w:rPr>
            <w:rFonts w:ascii="iCiel Avenir LT Std 35 Light" w:hAnsi="iCiel Avenir LT Std 35 Light" w:cs="Arial"/>
            <w:i/>
            <w:iCs/>
            <w:sz w:val="22"/>
            <w:szCs w:val="22"/>
          </w:rPr>
          <w:delText>o th</w:delText>
        </w:r>
        <w:r w:rsidRPr="00313221" w:rsidDel="006B22EF">
          <w:rPr>
            <w:rFonts w:ascii="iCiel Avenir LT Std 35 Light" w:hAnsi="iCiel Avenir LT Std 35 Light" w:cs="Avenir Next LT Pro"/>
            <w:i/>
            <w:iCs/>
            <w:sz w:val="22"/>
            <w:szCs w:val="22"/>
          </w:rPr>
          <w:delText>í</w:delText>
        </w:r>
        <w:r w:rsidRPr="00313221" w:rsidDel="006B22EF">
          <w:rPr>
            <w:rFonts w:ascii="iCiel Avenir LT Std 35 Light" w:hAnsi="iCiel Avenir LT Std 35 Light" w:cs="Arial"/>
            <w:i/>
            <w:iCs/>
            <w:sz w:val="22"/>
            <w:szCs w:val="22"/>
          </w:rPr>
          <w:delText xml:space="preserve"> l</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 xml:space="preserve"> sinh vi</w:delText>
        </w:r>
        <w:r w:rsidRPr="00313221" w:rsidDel="006B22EF">
          <w:rPr>
            <w:rFonts w:ascii="iCiel Avenir LT Std 35 Light" w:hAnsi="iCiel Avenir LT Std 35 Light" w:cs="Avenir Next LT Pro"/>
            <w:i/>
            <w:iCs/>
            <w:sz w:val="22"/>
            <w:szCs w:val="22"/>
          </w:rPr>
          <w:delText>ê</w:delText>
        </w:r>
        <w:r w:rsidRPr="00313221" w:rsidDel="006B22EF">
          <w:rPr>
            <w:rFonts w:ascii="iCiel Avenir LT Std 35 Light" w:hAnsi="iCiel Avenir LT Std 35 Light" w:cs="Arial"/>
            <w:i/>
            <w:iCs/>
            <w:sz w:val="22"/>
            <w:szCs w:val="22"/>
          </w:rPr>
          <w:delText>n ph</w:delText>
        </w:r>
        <w:r w:rsidRPr="00313221" w:rsidDel="006B22EF">
          <w:rPr>
            <w:rFonts w:ascii="iCiel Avenir LT Std 35 Light" w:hAnsi="iCiel Avenir LT Std 35 Light" w:cs="Calibri"/>
            <w:i/>
            <w:iCs/>
            <w:sz w:val="22"/>
            <w:szCs w:val="22"/>
          </w:rPr>
          <w:delText>ả</w:delText>
        </w:r>
        <w:r w:rsidRPr="00313221" w:rsidDel="006B22EF">
          <w:rPr>
            <w:rFonts w:ascii="iCiel Avenir LT Std 35 Light" w:hAnsi="iCiel Avenir LT Std 35 Light" w:cs="Arial"/>
            <w:i/>
            <w:iCs/>
            <w:sz w:val="22"/>
            <w:szCs w:val="22"/>
          </w:rPr>
          <w:delText>i ho</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n th</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nh b</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i thi l</w:delText>
        </w:r>
        <w:r w:rsidRPr="00313221" w:rsidDel="006B22EF">
          <w:rPr>
            <w:rFonts w:ascii="iCiel Avenir LT Std 35 Light" w:hAnsi="iCiel Avenir LT Std 35 Light" w:cs="Calibri"/>
            <w:i/>
            <w:iCs/>
            <w:sz w:val="22"/>
            <w:szCs w:val="22"/>
          </w:rPr>
          <w:delText>ạ</w:delText>
        </w:r>
        <w:r w:rsidRPr="00313221" w:rsidDel="006B22EF">
          <w:rPr>
            <w:rFonts w:ascii="iCiel Avenir LT Std 35 Light" w:hAnsi="iCiel Avenir LT Std 35 Light" w:cs="Arial"/>
            <w:i/>
            <w:iCs/>
            <w:sz w:val="22"/>
            <w:szCs w:val="22"/>
          </w:rPr>
          <w:delText>i, sinh viên s</w:delText>
        </w:r>
        <w:r w:rsidRPr="00313221" w:rsidDel="006B22EF">
          <w:rPr>
            <w:rFonts w:ascii="iCiel Avenir LT Std 35 Light" w:hAnsi="iCiel Avenir LT Std 35 Light" w:cs="Calibri"/>
            <w:i/>
            <w:iCs/>
            <w:sz w:val="22"/>
            <w:szCs w:val="22"/>
          </w:rPr>
          <w:delText>ẽ</w:delText>
        </w:r>
        <w:r w:rsidRPr="00313221" w:rsidDel="006B22EF">
          <w:rPr>
            <w:rFonts w:ascii="iCiel Avenir LT Std 35 Light" w:hAnsi="iCiel Avenir LT Std 35 Light" w:cs="Arial"/>
            <w:i/>
            <w:iCs/>
            <w:sz w:val="22"/>
            <w:szCs w:val="22"/>
          </w:rPr>
          <w:delText xml:space="preserve">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ượ</w:delText>
        </w:r>
        <w:r w:rsidRPr="00313221" w:rsidDel="006B22EF">
          <w:rPr>
            <w:rFonts w:ascii="iCiel Avenir LT Std 35 Light" w:hAnsi="iCiel Avenir LT Std 35 Light" w:cs="Arial"/>
            <w:i/>
            <w:iCs/>
            <w:sz w:val="22"/>
            <w:szCs w:val="22"/>
          </w:rPr>
          <w:delText>c giao m</w:delText>
        </w:r>
        <w:r w:rsidRPr="00313221" w:rsidDel="006B22EF">
          <w:rPr>
            <w:rFonts w:ascii="iCiel Avenir LT Std 35 Light" w:hAnsi="iCiel Avenir LT Std 35 Light" w:cs="Calibri"/>
            <w:i/>
            <w:iCs/>
            <w:sz w:val="22"/>
            <w:szCs w:val="22"/>
          </w:rPr>
          <w:delText>ộ</w:delText>
        </w:r>
        <w:r w:rsidRPr="00313221" w:rsidDel="006B22EF">
          <w:rPr>
            <w:rFonts w:ascii="iCiel Avenir LT Std 35 Light" w:hAnsi="iCiel Avenir LT Std 35 Light" w:cs="Arial"/>
            <w:i/>
            <w:iCs/>
            <w:sz w:val="22"/>
            <w:szCs w:val="22"/>
          </w:rPr>
          <w:delText xml:space="preserve">t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ề</w:delText>
        </w:r>
        <w:r w:rsidRPr="00313221" w:rsidDel="006B22EF">
          <w:rPr>
            <w:rFonts w:ascii="iCiel Avenir LT Std 35 Light" w:hAnsi="iCiel Avenir LT Std 35 Light" w:cs="Arial"/>
            <w:i/>
            <w:iCs/>
            <w:sz w:val="22"/>
            <w:szCs w:val="22"/>
          </w:rPr>
          <w:delText xml:space="preserve"> b</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i kh</w:delText>
        </w:r>
        <w:r w:rsidRPr="00313221" w:rsidDel="006B22EF">
          <w:rPr>
            <w:rFonts w:ascii="iCiel Avenir LT Std 35 Light" w:hAnsi="iCiel Avenir LT Std 35 Light" w:cs="Avenir Next LT Pro"/>
            <w:i/>
            <w:iCs/>
            <w:sz w:val="22"/>
            <w:szCs w:val="22"/>
          </w:rPr>
          <w:delText>á</w:delText>
        </w:r>
        <w:r w:rsidRPr="00313221" w:rsidDel="006B22EF">
          <w:rPr>
            <w:rFonts w:ascii="iCiel Avenir LT Std 35 Light" w:hAnsi="iCiel Avenir LT Std 35 Light" w:cs="Arial"/>
            <w:i/>
            <w:iCs/>
            <w:sz w:val="22"/>
            <w:szCs w:val="22"/>
          </w:rPr>
          <w:delText xml:space="preserve">c </w:delText>
        </w:r>
        <w:r w:rsidRPr="00313221" w:rsidDel="006B22EF">
          <w:rPr>
            <w:rFonts w:ascii="iCiel Avenir LT Std 35 Light" w:hAnsi="iCiel Avenir LT Std 35 Light" w:cs="Avenir Next LT Pro"/>
            <w:i/>
            <w:iCs/>
            <w:sz w:val="22"/>
            <w:szCs w:val="22"/>
          </w:rPr>
          <w:delText>đ</w:delText>
        </w:r>
        <w:r w:rsidRPr="00313221" w:rsidDel="006B22EF">
          <w:rPr>
            <w:rFonts w:ascii="iCiel Avenir LT Std 35 Light" w:hAnsi="iCiel Avenir LT Std 35 Light" w:cs="Calibri"/>
            <w:i/>
            <w:iCs/>
            <w:sz w:val="22"/>
            <w:szCs w:val="22"/>
          </w:rPr>
          <w:delText>ể</w:delText>
        </w:r>
        <w:r w:rsidRPr="00313221" w:rsidDel="006B22EF">
          <w:rPr>
            <w:rFonts w:ascii="iCiel Avenir LT Std 35 Light" w:hAnsi="iCiel Avenir LT Std 35 Light" w:cs="Arial"/>
            <w:i/>
            <w:iCs/>
            <w:sz w:val="22"/>
            <w:szCs w:val="22"/>
          </w:rPr>
          <w:delText xml:space="preserve"> ho</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n th</w:delText>
        </w:r>
        <w:r w:rsidRPr="00313221" w:rsidDel="006B22EF">
          <w:rPr>
            <w:rFonts w:ascii="iCiel Avenir LT Std 35 Light" w:hAnsi="iCiel Avenir LT Std 35 Light" w:cs="Avenir Next LT Pro"/>
            <w:i/>
            <w:iCs/>
            <w:sz w:val="22"/>
            <w:szCs w:val="22"/>
          </w:rPr>
          <w:delText>à</w:delText>
        </w:r>
        <w:r w:rsidRPr="00313221" w:rsidDel="006B22EF">
          <w:rPr>
            <w:rFonts w:ascii="iCiel Avenir LT Std 35 Light" w:hAnsi="iCiel Avenir LT Std 35 Light" w:cs="Arial"/>
            <w:i/>
            <w:iCs/>
            <w:sz w:val="22"/>
            <w:szCs w:val="22"/>
          </w:rPr>
          <w:delText>nh m</w:delText>
        </w:r>
        <w:r w:rsidRPr="00313221" w:rsidDel="006B22EF">
          <w:rPr>
            <w:rFonts w:ascii="iCiel Avenir LT Std 35 Light" w:hAnsi="iCiel Avenir LT Std 35 Light" w:cs="Avenir Next LT Pro"/>
            <w:i/>
            <w:iCs/>
            <w:sz w:val="22"/>
            <w:szCs w:val="22"/>
          </w:rPr>
          <w:delText>ô</w:delText>
        </w:r>
        <w:r w:rsidRPr="00313221" w:rsidDel="006B22EF">
          <w:rPr>
            <w:rFonts w:ascii="iCiel Avenir LT Std 35 Light" w:hAnsi="iCiel Avenir LT Std 35 Light" w:cs="Arial"/>
            <w:i/>
            <w:iCs/>
            <w:sz w:val="22"/>
            <w:szCs w:val="22"/>
          </w:rPr>
          <w:delText>n h</w:delText>
        </w:r>
        <w:r w:rsidRPr="00313221" w:rsidDel="006B22EF">
          <w:rPr>
            <w:rFonts w:ascii="iCiel Avenir LT Std 35 Light" w:hAnsi="iCiel Avenir LT Std 35 Light" w:cs="Calibri"/>
            <w:i/>
            <w:iCs/>
            <w:sz w:val="22"/>
            <w:szCs w:val="22"/>
          </w:rPr>
          <w:delText>ọ</w:delText>
        </w:r>
        <w:r w:rsidRPr="00313221" w:rsidDel="006B22EF">
          <w:rPr>
            <w:rFonts w:ascii="iCiel Avenir LT Std 35 Light" w:hAnsi="iCiel Avenir LT Std 35 Light" w:cs="Arial"/>
            <w:i/>
            <w:iCs/>
            <w:sz w:val="22"/>
            <w:szCs w:val="22"/>
          </w:rPr>
          <w:delText xml:space="preserve">c </w:delText>
        </w:r>
        <w:r w:rsidRPr="00313221" w:rsidDel="006B22EF">
          <w:rPr>
            <w:rFonts w:ascii="iCiel Avenir LT Std 35 Light" w:hAnsi="iCiel Avenir LT Std 35 Light" w:cs="Avenir Next LT Pro"/>
            <w:i/>
            <w:iCs/>
            <w:sz w:val="22"/>
            <w:szCs w:val="22"/>
          </w:rPr>
          <w:delText>đó</w:delText>
        </w:r>
        <w:r w:rsidRPr="00313221" w:rsidDel="006B22EF">
          <w:rPr>
            <w:rFonts w:ascii="iCiel Avenir LT Std 35 Light" w:hAnsi="iCiel Avenir LT Std 35 Light" w:cs="Arial"/>
            <w:i/>
            <w:iCs/>
            <w:sz w:val="22"/>
            <w:szCs w:val="22"/>
            <w:lang w:val="vi-VN"/>
          </w:rPr>
          <w:delText>.</w:delText>
        </w:r>
      </w:del>
    </w:p>
    <w:p w14:paraId="5BEEB92D" w14:textId="420A08EA" w:rsidR="00AA14EC" w:rsidRPr="00313221" w:rsidDel="006B22EF" w:rsidRDefault="00AA14EC" w:rsidP="00AA14EC">
      <w:pPr>
        <w:ind w:left="90" w:firstLine="0"/>
        <w:rPr>
          <w:del w:id="4759" w:author="An Tran, ACA (BUV)" w:date="2024-09-10T10:29:00Z" w16du:dateUtc="2024-09-10T03:29:00Z"/>
          <w:rFonts w:ascii="iCiel Avenir LT Std 35 Light" w:hAnsi="iCiel Avenir LT Std 35 Light" w:cs="Arial"/>
          <w:i/>
          <w:iCs/>
          <w:sz w:val="22"/>
          <w:szCs w:val="22"/>
          <w:lang w:val="vi-VN"/>
        </w:rPr>
      </w:pPr>
      <w:del w:id="4760" w:author="An Tran, ACA (BUV)" w:date="2024-09-10T10:29:00Z" w16du:dateUtc="2024-09-10T03:29:00Z">
        <w:r w:rsidRPr="00313221" w:rsidDel="006B22EF">
          <w:rPr>
            <w:rFonts w:ascii="iCiel Avenir LT Std 35 Light" w:hAnsi="iCiel Avenir LT Std 35 Light" w:cs="Arial"/>
            <w:i/>
            <w:iCs/>
            <w:sz w:val="22"/>
            <w:szCs w:val="22"/>
            <w:lang w:val="vi-VN"/>
          </w:rPr>
          <w:delText>N</w:delText>
        </w:r>
        <w:r w:rsidRPr="00313221" w:rsidDel="006B22EF">
          <w:rPr>
            <w:rFonts w:ascii="iCiel Avenir LT Std 35 Light" w:hAnsi="iCiel Avenir LT Std 35 Light" w:cs="Calibri"/>
            <w:i/>
            <w:iCs/>
            <w:sz w:val="22"/>
            <w:szCs w:val="22"/>
            <w:lang w:val="vi-VN"/>
          </w:rPr>
          <w:delText>ế</w:delText>
        </w:r>
        <w:r w:rsidRPr="00313221" w:rsidDel="006B22EF">
          <w:rPr>
            <w:rFonts w:ascii="iCiel Avenir LT Std 35 Light" w:hAnsi="iCiel Avenir LT Std 35 Light" w:cs="Arial"/>
            <w:i/>
            <w:iCs/>
            <w:sz w:val="22"/>
            <w:szCs w:val="22"/>
            <w:lang w:val="vi-VN"/>
          </w:rPr>
          <w:delText>u m</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n h</w:delText>
        </w:r>
        <w:r w:rsidRPr="00313221" w:rsidDel="006B22EF">
          <w:rPr>
            <w:rFonts w:ascii="iCiel Avenir LT Std 35 Light" w:hAnsi="iCiel Avenir LT Std 35 Light" w:cs="Calibri"/>
            <w:i/>
            <w:iCs/>
            <w:sz w:val="22"/>
            <w:szCs w:val="22"/>
            <w:lang w:val="vi-VN"/>
          </w:rPr>
          <w:delText>ọ</w:delText>
        </w:r>
        <w:r w:rsidRPr="00313221" w:rsidDel="006B22EF">
          <w:rPr>
            <w:rFonts w:ascii="iCiel Avenir LT Std 35 Light" w:hAnsi="iCiel Avenir LT Std 35 Light" w:cs="Arial"/>
            <w:i/>
            <w:iCs/>
            <w:sz w:val="22"/>
            <w:szCs w:val="22"/>
            <w:lang w:val="vi-VN"/>
          </w:rPr>
          <w:delText>c trong 2 k</w:delText>
        </w:r>
        <w:r w:rsidRPr="00313221" w:rsidDel="006B22EF">
          <w:rPr>
            <w:rFonts w:ascii="iCiel Avenir LT Std 35 Light" w:hAnsi="iCiel Avenir LT Std 35 Light" w:cs="Calibri"/>
            <w:i/>
            <w:iCs/>
            <w:sz w:val="22"/>
            <w:szCs w:val="22"/>
            <w:lang w:val="vi-VN"/>
          </w:rPr>
          <w:delText>ỳ</w:delText>
        </w:r>
        <w:r w:rsidRPr="00313221" w:rsidDel="006B22EF">
          <w:rPr>
            <w:rFonts w:ascii="iCiel Avenir LT Std 35 Light" w:hAnsi="iCiel Avenir LT Std 35 Light" w:cs="Arial"/>
            <w:i/>
            <w:iCs/>
            <w:sz w:val="22"/>
            <w:szCs w:val="22"/>
            <w:lang w:val="vi-VN"/>
          </w:rPr>
          <w:delText xml:space="preserve"> kh</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ng đ</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t bao g</w:delText>
        </w:r>
        <w:r w:rsidRPr="00313221" w:rsidDel="006B22EF">
          <w:rPr>
            <w:rFonts w:ascii="iCiel Avenir LT Std 35 Light" w:hAnsi="iCiel Avenir LT Std 35 Light" w:cs="Calibri"/>
            <w:i/>
            <w:iCs/>
            <w:sz w:val="22"/>
            <w:szCs w:val="22"/>
            <w:lang w:val="vi-VN"/>
          </w:rPr>
          <w:delText>ồ</w:delText>
        </w:r>
        <w:r w:rsidRPr="00313221" w:rsidDel="006B22EF">
          <w:rPr>
            <w:rFonts w:ascii="iCiel Avenir LT Std 35 Light" w:hAnsi="iCiel Avenir LT Std 35 Light" w:cs="Arial"/>
            <w:i/>
            <w:iCs/>
            <w:sz w:val="22"/>
            <w:szCs w:val="22"/>
            <w:lang w:val="vi-VN"/>
          </w:rPr>
          <w:delText>m 1 th</w:delText>
        </w:r>
        <w:r w:rsidRPr="00313221" w:rsidDel="006B22EF">
          <w:rPr>
            <w:rFonts w:ascii="iCiel Avenir LT Std 35 Light" w:hAnsi="iCiel Avenir LT Std 35 Light" w:cs="Avenir Next LT Pro"/>
            <w:i/>
            <w:iCs/>
            <w:sz w:val="22"/>
            <w:szCs w:val="22"/>
            <w:lang w:val="vi-VN"/>
          </w:rPr>
          <w:delText>à</w:delText>
        </w:r>
        <w:r w:rsidRPr="00313221" w:rsidDel="006B22EF">
          <w:rPr>
            <w:rFonts w:ascii="iCiel Avenir LT Std 35 Light" w:hAnsi="iCiel Avenir LT Std 35 Light" w:cs="Arial"/>
            <w:i/>
            <w:iCs/>
            <w:sz w:val="22"/>
            <w:szCs w:val="22"/>
            <w:lang w:val="vi-VN"/>
          </w:rPr>
          <w:delText>nh ph</w:delText>
        </w:r>
        <w:r w:rsidRPr="00313221" w:rsidDel="006B22EF">
          <w:rPr>
            <w:rFonts w:ascii="iCiel Avenir LT Std 35 Light" w:hAnsi="iCiel Avenir LT Std 35 Light" w:cs="Calibri"/>
            <w:i/>
            <w:iCs/>
            <w:sz w:val="22"/>
            <w:szCs w:val="22"/>
            <w:lang w:val="vi-VN"/>
          </w:rPr>
          <w:delText>ầ</w:delText>
        </w:r>
        <w:r w:rsidRPr="00313221" w:rsidDel="006B22EF">
          <w:rPr>
            <w:rFonts w:ascii="iCiel Avenir LT Std 35 Light" w:hAnsi="iCiel Avenir LT Std 35 Light" w:cs="Arial"/>
            <w:i/>
            <w:iCs/>
            <w:sz w:val="22"/>
            <w:szCs w:val="22"/>
            <w:lang w:val="vi-VN"/>
          </w:rPr>
          <w:delText>n 100%, sinh vi</w:delText>
        </w:r>
        <w:r w:rsidRPr="00313221" w:rsidDel="006B22EF">
          <w:rPr>
            <w:rFonts w:ascii="iCiel Avenir LT Std 35 Light" w:hAnsi="iCiel Avenir LT Std 35 Light" w:cs="Avenir Next LT Pro"/>
            <w:i/>
            <w:iCs/>
            <w:sz w:val="22"/>
            <w:szCs w:val="22"/>
            <w:lang w:val="vi-VN"/>
          </w:rPr>
          <w:delText>ê</w:delText>
        </w:r>
        <w:r w:rsidRPr="00313221" w:rsidDel="006B22EF">
          <w:rPr>
            <w:rFonts w:ascii="iCiel Avenir LT Std 35 Light" w:hAnsi="iCiel Avenir LT Std 35 Light" w:cs="Arial"/>
            <w:i/>
            <w:iCs/>
            <w:sz w:val="22"/>
            <w:szCs w:val="22"/>
            <w:lang w:val="vi-VN"/>
          </w:rPr>
          <w:delText>n s</w:delText>
        </w:r>
        <w:r w:rsidRPr="00313221" w:rsidDel="006B22EF">
          <w:rPr>
            <w:rFonts w:ascii="iCiel Avenir LT Std 35 Light" w:hAnsi="iCiel Avenir LT Std 35 Light" w:cs="Calibri"/>
            <w:i/>
            <w:iCs/>
            <w:sz w:val="22"/>
            <w:szCs w:val="22"/>
            <w:lang w:val="vi-VN"/>
          </w:rPr>
          <w:delText>ẽ</w:delText>
        </w:r>
        <w:r w:rsidRPr="00313221" w:rsidDel="006B22EF">
          <w:rPr>
            <w:rFonts w:ascii="iCiel Avenir LT Std 35 Light" w:hAnsi="iCiel Avenir LT Std 35 Light" w:cs="Arial"/>
            <w:i/>
            <w:iCs/>
            <w:sz w:val="22"/>
            <w:szCs w:val="22"/>
            <w:lang w:val="vi-VN"/>
          </w:rPr>
          <w:delText xml:space="preserve"> ph</w:delText>
        </w:r>
        <w:r w:rsidRPr="00313221" w:rsidDel="006B22EF">
          <w:rPr>
            <w:rFonts w:ascii="iCiel Avenir LT Std 35 Light" w:hAnsi="iCiel Avenir LT Std 35 Light" w:cs="Calibri"/>
            <w:i/>
            <w:iCs/>
            <w:sz w:val="22"/>
            <w:szCs w:val="22"/>
            <w:lang w:val="vi-VN"/>
          </w:rPr>
          <w:delText>ả</w:delText>
        </w:r>
        <w:r w:rsidRPr="00313221" w:rsidDel="006B22EF">
          <w:rPr>
            <w:rFonts w:ascii="iCiel Avenir LT Std 35 Light" w:hAnsi="iCiel Avenir LT Std 35 Light" w:cs="Arial"/>
            <w:i/>
            <w:iCs/>
            <w:sz w:val="22"/>
            <w:szCs w:val="22"/>
            <w:lang w:val="vi-VN"/>
          </w:rPr>
          <w:delText>i thi l</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i th</w:delText>
        </w:r>
        <w:r w:rsidRPr="00313221" w:rsidDel="006B22EF">
          <w:rPr>
            <w:rFonts w:ascii="iCiel Avenir LT Std 35 Light" w:hAnsi="iCiel Avenir LT Std 35 Light" w:cs="Avenir Next LT Pro"/>
            <w:i/>
            <w:iCs/>
            <w:sz w:val="22"/>
            <w:szCs w:val="22"/>
            <w:lang w:val="vi-VN"/>
          </w:rPr>
          <w:delText>à</w:delText>
        </w:r>
        <w:r w:rsidRPr="00313221" w:rsidDel="006B22EF">
          <w:rPr>
            <w:rFonts w:ascii="iCiel Avenir LT Std 35 Light" w:hAnsi="iCiel Avenir LT Std 35 Light" w:cs="Arial"/>
            <w:i/>
            <w:iCs/>
            <w:sz w:val="22"/>
            <w:szCs w:val="22"/>
            <w:lang w:val="vi-VN"/>
          </w:rPr>
          <w:delText>nh ph</w:delText>
        </w:r>
        <w:r w:rsidRPr="00313221" w:rsidDel="006B22EF">
          <w:rPr>
            <w:rFonts w:ascii="iCiel Avenir LT Std 35 Light" w:hAnsi="iCiel Avenir LT Std 35 Light" w:cs="Calibri"/>
            <w:i/>
            <w:iCs/>
            <w:sz w:val="22"/>
            <w:szCs w:val="22"/>
            <w:lang w:val="vi-VN"/>
          </w:rPr>
          <w:delText>ầ</w:delText>
        </w:r>
        <w:r w:rsidRPr="00313221" w:rsidDel="006B22EF">
          <w:rPr>
            <w:rFonts w:ascii="iCiel Avenir LT Std 35 Light" w:hAnsi="iCiel Avenir LT Std 35 Light" w:cs="Arial"/>
            <w:i/>
            <w:iCs/>
            <w:sz w:val="22"/>
            <w:szCs w:val="22"/>
            <w:lang w:val="vi-VN"/>
          </w:rPr>
          <w:delText>n kh</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 xml:space="preserve">ng </w:delText>
        </w:r>
        <w:r w:rsidRPr="00313221" w:rsidDel="006B22EF">
          <w:rPr>
            <w:rFonts w:ascii="iCiel Avenir LT Std 35 Light" w:hAnsi="iCiel Avenir LT Std 35 Light" w:cs="Avenir Next LT Pro"/>
            <w:i/>
            <w:iCs/>
            <w:sz w:val="22"/>
            <w:szCs w:val="22"/>
            <w:lang w:val="vi-VN"/>
          </w:rPr>
          <w:delText>đ</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 xml:space="preserve">t </w:delText>
        </w:r>
        <w:r w:rsidRPr="00313221" w:rsidDel="006B22EF">
          <w:rPr>
            <w:rFonts w:ascii="iCiel Avenir LT Std 35 Light" w:hAnsi="iCiel Avenir LT Std 35 Light" w:cs="Avenir Next LT Pro"/>
            <w:i/>
            <w:iCs/>
            <w:sz w:val="22"/>
            <w:szCs w:val="22"/>
            <w:lang w:val="vi-VN"/>
          </w:rPr>
          <w:delText>đó</w:delText>
        </w:r>
        <w:r w:rsidRPr="00313221" w:rsidDel="006B22EF">
          <w:rPr>
            <w:rFonts w:ascii="iCiel Avenir LT Std 35 Light" w:hAnsi="iCiel Avenir LT Std 35 Light" w:cs="Arial"/>
            <w:i/>
            <w:iCs/>
            <w:sz w:val="22"/>
            <w:szCs w:val="22"/>
            <w:lang w:val="vi-VN"/>
          </w:rPr>
          <w:delText>, t</w:delText>
        </w:r>
        <w:r w:rsidRPr="00313221" w:rsidDel="006B22EF">
          <w:rPr>
            <w:rFonts w:ascii="iCiel Avenir LT Std 35 Light" w:hAnsi="iCiel Avenir LT Std 35 Light" w:cs="Calibri"/>
            <w:i/>
            <w:iCs/>
            <w:sz w:val="22"/>
            <w:szCs w:val="22"/>
            <w:lang w:val="vi-VN"/>
          </w:rPr>
          <w:delText>ứ</w:delText>
        </w:r>
        <w:r w:rsidRPr="00313221" w:rsidDel="006B22EF">
          <w:rPr>
            <w:rFonts w:ascii="iCiel Avenir LT Std 35 Light" w:hAnsi="iCiel Avenir LT Std 35 Light" w:cs="Arial"/>
            <w:i/>
            <w:iCs/>
            <w:sz w:val="22"/>
            <w:szCs w:val="22"/>
            <w:lang w:val="vi-VN"/>
          </w:rPr>
          <w:delText>c to</w:delText>
        </w:r>
        <w:r w:rsidRPr="00313221" w:rsidDel="006B22EF">
          <w:rPr>
            <w:rFonts w:ascii="iCiel Avenir LT Std 35 Light" w:hAnsi="iCiel Avenir LT Std 35 Light" w:cs="Avenir Next LT Pro"/>
            <w:i/>
            <w:iCs/>
            <w:sz w:val="22"/>
            <w:szCs w:val="22"/>
            <w:lang w:val="vi-VN"/>
          </w:rPr>
          <w:delText>à</w:delText>
        </w:r>
        <w:r w:rsidRPr="00313221" w:rsidDel="006B22EF">
          <w:rPr>
            <w:rFonts w:ascii="iCiel Avenir LT Std 35 Light" w:hAnsi="iCiel Avenir LT Std 35 Light" w:cs="Arial"/>
            <w:i/>
            <w:iCs/>
            <w:sz w:val="22"/>
            <w:szCs w:val="22"/>
            <w:lang w:val="vi-VN"/>
          </w:rPr>
          <w:delText>n b</w:delText>
        </w:r>
        <w:r w:rsidRPr="00313221" w:rsidDel="006B22EF">
          <w:rPr>
            <w:rFonts w:ascii="iCiel Avenir LT Std 35 Light" w:hAnsi="iCiel Avenir LT Std 35 Light" w:cs="Calibri"/>
            <w:i/>
            <w:iCs/>
            <w:sz w:val="22"/>
            <w:szCs w:val="22"/>
            <w:lang w:val="vi-VN"/>
          </w:rPr>
          <w:delText>ộ</w:delText>
        </w:r>
        <w:r w:rsidRPr="00313221" w:rsidDel="006B22EF">
          <w:rPr>
            <w:rFonts w:ascii="iCiel Avenir LT Std 35 Light" w:hAnsi="iCiel Avenir LT Std 35 Light" w:cs="Arial"/>
            <w:i/>
            <w:iCs/>
            <w:sz w:val="22"/>
            <w:szCs w:val="22"/>
            <w:lang w:val="vi-VN"/>
          </w:rPr>
          <w:delText xml:space="preserve"> m</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n h</w:delText>
        </w:r>
        <w:r w:rsidRPr="00313221" w:rsidDel="006B22EF">
          <w:rPr>
            <w:rFonts w:ascii="iCiel Avenir LT Std 35 Light" w:hAnsi="iCiel Avenir LT Std 35 Light" w:cs="Calibri"/>
            <w:i/>
            <w:iCs/>
            <w:sz w:val="22"/>
            <w:szCs w:val="22"/>
            <w:lang w:val="vi-VN"/>
          </w:rPr>
          <w:delText>ọ</w:delText>
        </w:r>
        <w:r w:rsidRPr="00313221" w:rsidDel="006B22EF">
          <w:rPr>
            <w:rFonts w:ascii="iCiel Avenir LT Std 35 Light" w:hAnsi="iCiel Avenir LT Std 35 Light" w:cs="Arial"/>
            <w:i/>
            <w:iCs/>
            <w:sz w:val="22"/>
            <w:szCs w:val="22"/>
            <w:lang w:val="vi-VN"/>
          </w:rPr>
          <w:delText>c.</w:delText>
        </w:r>
      </w:del>
    </w:p>
    <w:p w14:paraId="7042DC2B" w14:textId="50968D1E" w:rsidR="00AA14EC" w:rsidRPr="00313221" w:rsidDel="006B22EF" w:rsidRDefault="00AA14EC" w:rsidP="00AA14EC">
      <w:pPr>
        <w:ind w:left="90" w:firstLine="0"/>
        <w:rPr>
          <w:del w:id="4761" w:author="An Tran, ACA (BUV)" w:date="2024-09-10T10:29:00Z" w16du:dateUtc="2024-09-10T03:29:00Z"/>
          <w:rFonts w:ascii="iCiel Avenir LT Std 35 Light" w:hAnsi="iCiel Avenir LT Std 35 Light" w:cs="Arial"/>
          <w:i/>
          <w:iCs/>
          <w:sz w:val="22"/>
          <w:szCs w:val="22"/>
          <w:lang w:val="vi-VN"/>
        </w:rPr>
      </w:pPr>
      <w:del w:id="4762" w:author="An Tran, ACA (BUV)" w:date="2024-09-10T10:29:00Z" w16du:dateUtc="2024-09-10T03:29:00Z">
        <w:r w:rsidRPr="00313221" w:rsidDel="006B22EF">
          <w:rPr>
            <w:rFonts w:ascii="iCiel Avenir LT Std 35 Light" w:hAnsi="iCiel Avenir LT Std 35 Light" w:cs="Arial"/>
            <w:i/>
            <w:iCs/>
            <w:sz w:val="22"/>
            <w:szCs w:val="22"/>
            <w:lang w:val="vi-VN"/>
          </w:rPr>
          <w:delText>N</w:delText>
        </w:r>
        <w:r w:rsidRPr="00313221" w:rsidDel="006B22EF">
          <w:rPr>
            <w:rFonts w:ascii="iCiel Avenir LT Std 35 Light" w:hAnsi="iCiel Avenir LT Std 35 Light" w:cs="Calibri"/>
            <w:i/>
            <w:iCs/>
            <w:sz w:val="22"/>
            <w:szCs w:val="22"/>
            <w:lang w:val="vi-VN"/>
          </w:rPr>
          <w:delText>ế</w:delText>
        </w:r>
        <w:r w:rsidRPr="00313221" w:rsidDel="006B22EF">
          <w:rPr>
            <w:rFonts w:ascii="iCiel Avenir LT Std 35 Light" w:hAnsi="iCiel Avenir LT Std 35 Light" w:cs="Arial"/>
            <w:i/>
            <w:iCs/>
            <w:sz w:val="22"/>
            <w:szCs w:val="22"/>
            <w:lang w:val="vi-VN"/>
          </w:rPr>
          <w:delText>u m</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n h</w:delText>
        </w:r>
        <w:r w:rsidRPr="00313221" w:rsidDel="006B22EF">
          <w:rPr>
            <w:rFonts w:ascii="iCiel Avenir LT Std 35 Light" w:hAnsi="iCiel Avenir LT Std 35 Light" w:cs="Calibri"/>
            <w:i/>
            <w:iCs/>
            <w:sz w:val="22"/>
            <w:szCs w:val="22"/>
            <w:lang w:val="vi-VN"/>
          </w:rPr>
          <w:delText>ọ</w:delText>
        </w:r>
        <w:r w:rsidRPr="00313221" w:rsidDel="006B22EF">
          <w:rPr>
            <w:rFonts w:ascii="iCiel Avenir LT Std 35 Light" w:hAnsi="iCiel Avenir LT Std 35 Light" w:cs="Arial"/>
            <w:i/>
            <w:iCs/>
            <w:sz w:val="22"/>
            <w:szCs w:val="22"/>
            <w:lang w:val="vi-VN"/>
          </w:rPr>
          <w:delText>c trong 2 k</w:delText>
        </w:r>
        <w:r w:rsidRPr="00313221" w:rsidDel="006B22EF">
          <w:rPr>
            <w:rFonts w:ascii="iCiel Avenir LT Std 35 Light" w:hAnsi="iCiel Avenir LT Std 35 Light" w:cs="Calibri"/>
            <w:i/>
            <w:iCs/>
            <w:sz w:val="22"/>
            <w:szCs w:val="22"/>
            <w:lang w:val="vi-VN"/>
          </w:rPr>
          <w:delText>ỳ</w:delText>
        </w:r>
        <w:r w:rsidRPr="00313221" w:rsidDel="006B22EF">
          <w:rPr>
            <w:rFonts w:ascii="iCiel Avenir LT Std 35 Light" w:hAnsi="iCiel Avenir LT Std 35 Light" w:cs="Arial"/>
            <w:i/>
            <w:iCs/>
            <w:sz w:val="22"/>
            <w:szCs w:val="22"/>
            <w:lang w:val="vi-VN"/>
          </w:rPr>
          <w:delText xml:space="preserve"> kh</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 xml:space="preserve">ng </w:delText>
        </w:r>
        <w:r w:rsidRPr="00313221" w:rsidDel="006B22EF">
          <w:rPr>
            <w:rFonts w:ascii="iCiel Avenir LT Std 35 Light" w:hAnsi="iCiel Avenir LT Std 35 Light" w:cs="Avenir Next LT Pro"/>
            <w:i/>
            <w:iCs/>
            <w:sz w:val="22"/>
            <w:szCs w:val="22"/>
            <w:lang w:val="vi-VN"/>
          </w:rPr>
          <w:delText>đ</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t bao g</w:delText>
        </w:r>
        <w:r w:rsidRPr="00313221" w:rsidDel="006B22EF">
          <w:rPr>
            <w:rFonts w:ascii="iCiel Avenir LT Std 35 Light" w:hAnsi="iCiel Avenir LT Std 35 Light" w:cs="Calibri"/>
            <w:i/>
            <w:iCs/>
            <w:sz w:val="22"/>
            <w:szCs w:val="22"/>
            <w:lang w:val="vi-VN"/>
          </w:rPr>
          <w:delText>ồ</w:delText>
        </w:r>
        <w:r w:rsidRPr="00313221" w:rsidDel="006B22EF">
          <w:rPr>
            <w:rFonts w:ascii="iCiel Avenir LT Std 35 Light" w:hAnsi="iCiel Avenir LT Std 35 Light" w:cs="Arial"/>
            <w:i/>
            <w:iCs/>
            <w:sz w:val="22"/>
            <w:szCs w:val="22"/>
            <w:lang w:val="vi-VN"/>
          </w:rPr>
          <w:delText>m nhi</w:delText>
        </w:r>
        <w:r w:rsidRPr="00313221" w:rsidDel="006B22EF">
          <w:rPr>
            <w:rFonts w:ascii="iCiel Avenir LT Std 35 Light" w:hAnsi="iCiel Avenir LT Std 35 Light" w:cs="Calibri"/>
            <w:i/>
            <w:iCs/>
            <w:sz w:val="22"/>
            <w:szCs w:val="22"/>
            <w:lang w:val="vi-VN"/>
          </w:rPr>
          <w:delText>ề</w:delText>
        </w:r>
        <w:r w:rsidRPr="00313221" w:rsidDel="006B22EF">
          <w:rPr>
            <w:rFonts w:ascii="iCiel Avenir LT Std 35 Light" w:hAnsi="iCiel Avenir LT Std 35 Light" w:cs="Arial"/>
            <w:i/>
            <w:iCs/>
            <w:sz w:val="22"/>
            <w:szCs w:val="22"/>
            <w:lang w:val="vi-VN"/>
          </w:rPr>
          <w:delText>u th</w:delText>
        </w:r>
        <w:r w:rsidRPr="00313221" w:rsidDel="006B22EF">
          <w:rPr>
            <w:rFonts w:ascii="iCiel Avenir LT Std 35 Light" w:hAnsi="iCiel Avenir LT Std 35 Light" w:cs="Avenir Next LT Pro"/>
            <w:i/>
            <w:iCs/>
            <w:sz w:val="22"/>
            <w:szCs w:val="22"/>
            <w:lang w:val="vi-VN"/>
          </w:rPr>
          <w:delText>à</w:delText>
        </w:r>
        <w:r w:rsidRPr="00313221" w:rsidDel="006B22EF">
          <w:rPr>
            <w:rFonts w:ascii="iCiel Avenir LT Std 35 Light" w:hAnsi="iCiel Avenir LT Std 35 Light" w:cs="Arial"/>
            <w:i/>
            <w:iCs/>
            <w:sz w:val="22"/>
            <w:szCs w:val="22"/>
            <w:lang w:val="vi-VN"/>
          </w:rPr>
          <w:delText>nh ph</w:delText>
        </w:r>
        <w:r w:rsidRPr="00313221" w:rsidDel="006B22EF">
          <w:rPr>
            <w:rFonts w:ascii="iCiel Avenir LT Std 35 Light" w:hAnsi="iCiel Avenir LT Std 35 Light" w:cs="Calibri"/>
            <w:i/>
            <w:iCs/>
            <w:sz w:val="22"/>
            <w:szCs w:val="22"/>
            <w:lang w:val="vi-VN"/>
          </w:rPr>
          <w:delText>ầ</w:delText>
        </w:r>
        <w:r w:rsidRPr="00313221" w:rsidDel="006B22EF">
          <w:rPr>
            <w:rFonts w:ascii="iCiel Avenir LT Std 35 Light" w:hAnsi="iCiel Avenir LT Std 35 Light" w:cs="Arial"/>
            <w:i/>
            <w:iCs/>
            <w:sz w:val="22"/>
            <w:szCs w:val="22"/>
            <w:lang w:val="vi-VN"/>
          </w:rPr>
          <w:delText>n, sinh vi</w:delText>
        </w:r>
        <w:r w:rsidRPr="00313221" w:rsidDel="006B22EF">
          <w:rPr>
            <w:rFonts w:ascii="iCiel Avenir LT Std 35 Light" w:hAnsi="iCiel Avenir LT Std 35 Light" w:cs="Avenir Next LT Pro"/>
            <w:i/>
            <w:iCs/>
            <w:sz w:val="22"/>
            <w:szCs w:val="22"/>
            <w:lang w:val="vi-VN"/>
          </w:rPr>
          <w:delText>ê</w:delText>
        </w:r>
        <w:r w:rsidRPr="00313221" w:rsidDel="006B22EF">
          <w:rPr>
            <w:rFonts w:ascii="iCiel Avenir LT Std 35 Light" w:hAnsi="iCiel Avenir LT Std 35 Light" w:cs="Arial"/>
            <w:i/>
            <w:iCs/>
            <w:sz w:val="22"/>
            <w:szCs w:val="22"/>
            <w:lang w:val="vi-VN"/>
          </w:rPr>
          <w:delText>n ch</w:delText>
        </w:r>
        <w:r w:rsidRPr="00313221" w:rsidDel="006B22EF">
          <w:rPr>
            <w:rFonts w:ascii="iCiel Avenir LT Std 35 Light" w:hAnsi="iCiel Avenir LT Std 35 Light" w:cs="Calibri"/>
            <w:i/>
            <w:iCs/>
            <w:sz w:val="22"/>
            <w:szCs w:val="22"/>
            <w:lang w:val="vi-VN"/>
          </w:rPr>
          <w:delText>ỉ</w:delText>
        </w:r>
        <w:r w:rsidRPr="00313221" w:rsidDel="006B22EF">
          <w:rPr>
            <w:rFonts w:ascii="iCiel Avenir LT Std 35 Light" w:hAnsi="iCiel Avenir LT Std 35 Light" w:cs="Arial"/>
            <w:i/>
            <w:iCs/>
            <w:sz w:val="22"/>
            <w:szCs w:val="22"/>
            <w:lang w:val="vi-VN"/>
          </w:rPr>
          <w:delText xml:space="preserve"> thi l</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i nh</w:delText>
        </w:r>
        <w:r w:rsidRPr="00313221" w:rsidDel="006B22EF">
          <w:rPr>
            <w:rFonts w:ascii="iCiel Avenir LT Std 35 Light" w:hAnsi="iCiel Avenir LT Std 35 Light" w:cs="Calibri"/>
            <w:i/>
            <w:iCs/>
            <w:sz w:val="22"/>
            <w:szCs w:val="22"/>
            <w:lang w:val="vi-VN"/>
          </w:rPr>
          <w:delText>ữ</w:delText>
        </w:r>
        <w:r w:rsidRPr="00313221" w:rsidDel="006B22EF">
          <w:rPr>
            <w:rFonts w:ascii="iCiel Avenir LT Std 35 Light" w:hAnsi="iCiel Avenir LT Std 35 Light" w:cs="Arial"/>
            <w:i/>
            <w:iCs/>
            <w:sz w:val="22"/>
            <w:szCs w:val="22"/>
            <w:lang w:val="vi-VN"/>
          </w:rPr>
          <w:delText>ng th</w:delText>
        </w:r>
        <w:r w:rsidRPr="00313221" w:rsidDel="006B22EF">
          <w:rPr>
            <w:rFonts w:ascii="iCiel Avenir LT Std 35 Light" w:hAnsi="iCiel Avenir LT Std 35 Light" w:cs="Avenir Next LT Pro"/>
            <w:i/>
            <w:iCs/>
            <w:sz w:val="22"/>
            <w:szCs w:val="22"/>
            <w:lang w:val="vi-VN"/>
          </w:rPr>
          <w:delText>à</w:delText>
        </w:r>
        <w:r w:rsidRPr="00313221" w:rsidDel="006B22EF">
          <w:rPr>
            <w:rFonts w:ascii="iCiel Avenir LT Std 35 Light" w:hAnsi="iCiel Avenir LT Std 35 Light" w:cs="Arial"/>
            <w:i/>
            <w:iCs/>
            <w:sz w:val="22"/>
            <w:szCs w:val="22"/>
            <w:lang w:val="vi-VN"/>
          </w:rPr>
          <w:delText>nh ph</w:delText>
        </w:r>
        <w:r w:rsidRPr="00313221" w:rsidDel="006B22EF">
          <w:rPr>
            <w:rFonts w:ascii="iCiel Avenir LT Std 35 Light" w:hAnsi="iCiel Avenir LT Std 35 Light" w:cs="Calibri"/>
            <w:i/>
            <w:iCs/>
            <w:sz w:val="22"/>
            <w:szCs w:val="22"/>
            <w:lang w:val="vi-VN"/>
          </w:rPr>
          <w:delText>ầ</w:delText>
        </w:r>
        <w:r w:rsidRPr="00313221" w:rsidDel="006B22EF">
          <w:rPr>
            <w:rFonts w:ascii="iCiel Avenir LT Std 35 Light" w:hAnsi="iCiel Avenir LT Std 35 Light" w:cs="Arial"/>
            <w:i/>
            <w:iCs/>
            <w:sz w:val="22"/>
            <w:szCs w:val="22"/>
            <w:lang w:val="vi-VN"/>
          </w:rPr>
          <w:delText>n kh</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 xml:space="preserve">ng </w:delText>
        </w:r>
        <w:r w:rsidRPr="00313221" w:rsidDel="006B22EF">
          <w:rPr>
            <w:rFonts w:ascii="iCiel Avenir LT Std 35 Light" w:hAnsi="iCiel Avenir LT Std 35 Light" w:cs="Avenir Next LT Pro"/>
            <w:i/>
            <w:iCs/>
            <w:sz w:val="22"/>
            <w:szCs w:val="22"/>
            <w:lang w:val="vi-VN"/>
          </w:rPr>
          <w:delText>đ</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t.</w:delText>
        </w:r>
      </w:del>
    </w:p>
    <w:p w14:paraId="5005623E" w14:textId="424F910E" w:rsidR="00AA14EC" w:rsidRPr="00001F8A" w:rsidDel="006B22EF" w:rsidRDefault="00AA14EC" w:rsidP="00AA14EC">
      <w:pPr>
        <w:ind w:firstLine="0"/>
        <w:rPr>
          <w:del w:id="4763" w:author="An Tran, ACA (BUV)" w:date="2024-09-10T10:29:00Z" w16du:dateUtc="2024-09-10T03:29:00Z"/>
          <w:rFonts w:ascii="iCiel Avenir LT Std 35 Light" w:hAnsi="iCiel Avenir LT Std 35 Light" w:cs="Arial"/>
          <w:i/>
          <w:iCs/>
          <w:sz w:val="22"/>
          <w:szCs w:val="22"/>
        </w:rPr>
      </w:pPr>
      <w:del w:id="4764" w:author="An Tran, ACA (BUV)" w:date="2024-09-10T10:29:00Z" w16du:dateUtc="2024-09-10T03:29:00Z">
        <w:r w:rsidRPr="00313221" w:rsidDel="006B22EF">
          <w:rPr>
            <w:rFonts w:ascii="iCiel Avenir LT Std 35 Light" w:hAnsi="iCiel Avenir LT Std 35 Light" w:cs="Arial"/>
            <w:i/>
            <w:iCs/>
            <w:sz w:val="22"/>
            <w:szCs w:val="22"/>
            <w:lang w:val="vi-VN"/>
          </w:rPr>
          <w:delText>N</w:delText>
        </w:r>
        <w:r w:rsidRPr="00313221" w:rsidDel="006B22EF">
          <w:rPr>
            <w:rFonts w:ascii="iCiel Avenir LT Std 35 Light" w:hAnsi="iCiel Avenir LT Std 35 Light" w:cs="Calibri"/>
            <w:i/>
            <w:iCs/>
            <w:sz w:val="22"/>
            <w:szCs w:val="22"/>
            <w:lang w:val="vi-VN"/>
          </w:rPr>
          <w:delText>ế</w:delText>
        </w:r>
        <w:r w:rsidRPr="00313221" w:rsidDel="006B22EF">
          <w:rPr>
            <w:rFonts w:ascii="iCiel Avenir LT Std 35 Light" w:hAnsi="iCiel Avenir LT Std 35 Light" w:cs="Arial"/>
            <w:i/>
            <w:iCs/>
            <w:sz w:val="22"/>
            <w:szCs w:val="22"/>
            <w:lang w:val="vi-VN"/>
          </w:rPr>
          <w:delText>u sinh vi</w:delText>
        </w:r>
        <w:r w:rsidRPr="00313221" w:rsidDel="006B22EF">
          <w:rPr>
            <w:rFonts w:ascii="iCiel Avenir LT Std 35 Light" w:hAnsi="iCiel Avenir LT Std 35 Light" w:cs="Avenir Next LT Pro"/>
            <w:i/>
            <w:iCs/>
            <w:sz w:val="22"/>
            <w:szCs w:val="22"/>
            <w:lang w:val="vi-VN"/>
          </w:rPr>
          <w:delText>ê</w:delText>
        </w:r>
        <w:r w:rsidRPr="00313221" w:rsidDel="006B22EF">
          <w:rPr>
            <w:rFonts w:ascii="iCiel Avenir LT Std 35 Light" w:hAnsi="iCiel Avenir LT Std 35 Light" w:cs="Arial"/>
            <w:i/>
            <w:iCs/>
            <w:sz w:val="22"/>
            <w:szCs w:val="22"/>
            <w:lang w:val="vi-VN"/>
          </w:rPr>
          <w:delText>n kh</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 xml:space="preserve">ng </w:delText>
        </w:r>
        <w:r w:rsidRPr="00313221" w:rsidDel="006B22EF">
          <w:rPr>
            <w:rFonts w:ascii="iCiel Avenir LT Std 35 Light" w:hAnsi="iCiel Avenir LT Std 35 Light" w:cs="Avenir Next LT Pro"/>
            <w:i/>
            <w:iCs/>
            <w:sz w:val="22"/>
            <w:szCs w:val="22"/>
            <w:lang w:val="vi-VN"/>
          </w:rPr>
          <w:delText>đ</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t 1 (ho</w:delText>
        </w:r>
        <w:r w:rsidRPr="008554F9" w:rsidDel="006B22EF">
          <w:rPr>
            <w:rFonts w:ascii="iCiel Avenir LT Std 35 Light" w:hAnsi="iCiel Avenir LT Std 35 Light" w:cs="Arial"/>
            <w:i/>
            <w:iCs/>
            <w:sz w:val="22"/>
            <w:szCs w:val="22"/>
            <w:lang w:val="vi-VN"/>
          </w:rPr>
          <w:delText>ặc</w:delText>
        </w:r>
        <w:r w:rsidRPr="00313221" w:rsidDel="006B22EF">
          <w:rPr>
            <w:rFonts w:ascii="iCiel Avenir LT Std 35 Light" w:hAnsi="iCiel Avenir LT Std 35 Light" w:cs="Arial"/>
            <w:i/>
            <w:iCs/>
            <w:sz w:val="22"/>
            <w:szCs w:val="22"/>
            <w:lang w:val="vi-VN"/>
          </w:rPr>
          <w:delText xml:space="preserve"> 2) thành ph</w:delText>
        </w:r>
        <w:r w:rsidRPr="00313221" w:rsidDel="006B22EF">
          <w:rPr>
            <w:rFonts w:ascii="iCiel Avenir LT Std 35 Light" w:hAnsi="iCiel Avenir LT Std 35 Light" w:cs="Calibri"/>
            <w:i/>
            <w:iCs/>
            <w:sz w:val="22"/>
            <w:szCs w:val="22"/>
            <w:lang w:val="vi-VN"/>
          </w:rPr>
          <w:delText>ầ</w:delText>
        </w:r>
        <w:r w:rsidRPr="00313221" w:rsidDel="006B22EF">
          <w:rPr>
            <w:rFonts w:ascii="iCiel Avenir LT Std 35 Light" w:hAnsi="iCiel Avenir LT Std 35 Light" w:cs="Arial"/>
            <w:i/>
            <w:iCs/>
            <w:sz w:val="22"/>
            <w:szCs w:val="22"/>
            <w:lang w:val="vi-VN"/>
          </w:rPr>
          <w:delText>n nh</w:delText>
        </w:r>
        <w:r w:rsidRPr="00313221" w:rsidDel="006B22EF">
          <w:rPr>
            <w:rFonts w:ascii="iCiel Avenir LT Std 35 Light" w:hAnsi="iCiel Avenir LT Std 35 Light" w:cs="Calibri"/>
            <w:i/>
            <w:iCs/>
            <w:sz w:val="22"/>
            <w:szCs w:val="22"/>
            <w:lang w:val="vi-VN"/>
          </w:rPr>
          <w:delText>ư</w:delText>
        </w:r>
        <w:r w:rsidRPr="00313221" w:rsidDel="006B22EF">
          <w:rPr>
            <w:rFonts w:ascii="iCiel Avenir LT Std 35 Light" w:hAnsi="iCiel Avenir LT Std 35 Light" w:cs="Arial"/>
            <w:i/>
            <w:iCs/>
            <w:sz w:val="22"/>
            <w:szCs w:val="22"/>
            <w:lang w:val="vi-VN"/>
          </w:rPr>
          <w:delText>ng t</w:delText>
        </w:r>
        <w:r w:rsidRPr="00313221" w:rsidDel="006B22EF">
          <w:rPr>
            <w:rFonts w:ascii="iCiel Avenir LT Std 35 Light" w:hAnsi="iCiel Avenir LT Std 35 Light" w:cs="Calibri"/>
            <w:i/>
            <w:iCs/>
            <w:sz w:val="22"/>
            <w:szCs w:val="22"/>
            <w:lang w:val="vi-VN"/>
          </w:rPr>
          <w:delText>ổ</w:delText>
        </w:r>
        <w:r w:rsidRPr="00313221" w:rsidDel="006B22EF">
          <w:rPr>
            <w:rFonts w:ascii="iCiel Avenir LT Std 35 Light" w:hAnsi="iCiel Avenir LT Std 35 Light" w:cs="Arial"/>
            <w:i/>
            <w:iCs/>
            <w:sz w:val="22"/>
            <w:szCs w:val="22"/>
            <w:lang w:val="vi-VN"/>
          </w:rPr>
          <w:delText xml:space="preserve">ng </w:delText>
        </w:r>
        <w:r w:rsidRPr="00313221" w:rsidDel="006B22EF">
          <w:rPr>
            <w:rFonts w:ascii="iCiel Avenir LT Std 35 Light" w:hAnsi="iCiel Avenir LT Std 35 Light" w:cs="Avenir Next LT Pro"/>
            <w:i/>
            <w:iCs/>
            <w:sz w:val="22"/>
            <w:szCs w:val="22"/>
            <w:lang w:val="vi-VN"/>
          </w:rPr>
          <w:delText>đ</w:delText>
        </w:r>
        <w:r w:rsidRPr="00313221" w:rsidDel="006B22EF">
          <w:rPr>
            <w:rFonts w:ascii="iCiel Avenir LT Std 35 Light" w:hAnsi="iCiel Avenir LT Std 35 Light" w:cs="Arial"/>
            <w:i/>
            <w:iCs/>
            <w:sz w:val="22"/>
            <w:szCs w:val="22"/>
            <w:lang w:val="vi-VN"/>
          </w:rPr>
          <w:delText>i</w:delText>
        </w:r>
        <w:r w:rsidRPr="00313221" w:rsidDel="006B22EF">
          <w:rPr>
            <w:rFonts w:ascii="iCiel Avenir LT Std 35 Light" w:hAnsi="iCiel Avenir LT Std 35 Light" w:cs="Calibri"/>
            <w:i/>
            <w:iCs/>
            <w:sz w:val="22"/>
            <w:szCs w:val="22"/>
            <w:lang w:val="vi-VN"/>
          </w:rPr>
          <w:delText>ể</w:delText>
        </w:r>
        <w:r w:rsidRPr="00313221" w:rsidDel="006B22EF">
          <w:rPr>
            <w:rFonts w:ascii="iCiel Avenir LT Std 35 Light" w:hAnsi="iCiel Avenir LT Std 35 Light" w:cs="Arial"/>
            <w:i/>
            <w:iCs/>
            <w:sz w:val="22"/>
            <w:szCs w:val="22"/>
            <w:lang w:val="vi-VN"/>
          </w:rPr>
          <w:delText>m m</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n h</w:delText>
        </w:r>
        <w:r w:rsidRPr="00313221" w:rsidDel="006B22EF">
          <w:rPr>
            <w:rFonts w:ascii="iCiel Avenir LT Std 35 Light" w:hAnsi="iCiel Avenir LT Std 35 Light" w:cs="Calibri"/>
            <w:i/>
            <w:iCs/>
            <w:sz w:val="22"/>
            <w:szCs w:val="22"/>
            <w:lang w:val="vi-VN"/>
          </w:rPr>
          <w:delText>ọ</w:delText>
        </w:r>
        <w:r w:rsidRPr="00313221" w:rsidDel="006B22EF">
          <w:rPr>
            <w:rFonts w:ascii="iCiel Avenir LT Std 35 Light" w:hAnsi="iCiel Avenir LT Std 35 Light" w:cs="Arial"/>
            <w:i/>
            <w:iCs/>
            <w:sz w:val="22"/>
            <w:szCs w:val="22"/>
            <w:lang w:val="vi-VN"/>
          </w:rPr>
          <w:delText xml:space="preserve">c </w:delText>
        </w:r>
        <w:r w:rsidRPr="00313221" w:rsidDel="006B22EF">
          <w:rPr>
            <w:rFonts w:ascii="iCiel Avenir LT Std 35 Light" w:hAnsi="iCiel Avenir LT Std 35 Light" w:cs="Avenir Next LT Pro"/>
            <w:i/>
            <w:iCs/>
            <w:sz w:val="22"/>
            <w:szCs w:val="22"/>
            <w:lang w:val="vi-VN"/>
          </w:rPr>
          <w:delText>đ</w:delText>
        </w:r>
        <w:r w:rsidRPr="00313221" w:rsidDel="006B22EF">
          <w:rPr>
            <w:rFonts w:ascii="iCiel Avenir LT Std 35 Light" w:hAnsi="iCiel Avenir LT Std 35 Light" w:cs="Calibri"/>
            <w:i/>
            <w:iCs/>
            <w:sz w:val="22"/>
            <w:szCs w:val="22"/>
            <w:lang w:val="vi-VN"/>
          </w:rPr>
          <w:delText>ạ</w:delText>
        </w:r>
        <w:r w:rsidRPr="00313221" w:rsidDel="006B22EF">
          <w:rPr>
            <w:rFonts w:ascii="iCiel Avenir LT Std 35 Light" w:hAnsi="iCiel Avenir LT Std 35 Light" w:cs="Arial"/>
            <w:i/>
            <w:iCs/>
            <w:sz w:val="22"/>
            <w:szCs w:val="22"/>
            <w:lang w:val="vi-VN"/>
          </w:rPr>
          <w:delText>t, sinh vi</w:delText>
        </w:r>
        <w:r w:rsidRPr="00313221" w:rsidDel="006B22EF">
          <w:rPr>
            <w:rFonts w:ascii="iCiel Avenir LT Std 35 Light" w:hAnsi="iCiel Avenir LT Std 35 Light" w:cs="Avenir Next LT Pro"/>
            <w:i/>
            <w:iCs/>
            <w:sz w:val="22"/>
            <w:szCs w:val="22"/>
            <w:lang w:val="vi-VN"/>
          </w:rPr>
          <w:delText>ê</w:delText>
        </w:r>
        <w:r w:rsidRPr="00313221" w:rsidDel="006B22EF">
          <w:rPr>
            <w:rFonts w:ascii="iCiel Avenir LT Std 35 Light" w:hAnsi="iCiel Avenir LT Std 35 Light" w:cs="Arial"/>
            <w:i/>
            <w:iCs/>
            <w:sz w:val="22"/>
            <w:szCs w:val="22"/>
            <w:lang w:val="vi-VN"/>
          </w:rPr>
          <w:delText>n qua m</w:delText>
        </w:r>
        <w:r w:rsidRPr="00313221" w:rsidDel="006B22EF">
          <w:rPr>
            <w:rFonts w:ascii="iCiel Avenir LT Std 35 Light" w:hAnsi="iCiel Avenir LT Std 35 Light" w:cs="Avenir Next LT Pro"/>
            <w:i/>
            <w:iCs/>
            <w:sz w:val="22"/>
            <w:szCs w:val="22"/>
            <w:lang w:val="vi-VN"/>
          </w:rPr>
          <w:delText>ô</w:delText>
        </w:r>
        <w:r w:rsidRPr="00313221" w:rsidDel="006B22EF">
          <w:rPr>
            <w:rFonts w:ascii="iCiel Avenir LT Std 35 Light" w:hAnsi="iCiel Avenir LT Std 35 Light" w:cs="Arial"/>
            <w:i/>
            <w:iCs/>
            <w:sz w:val="22"/>
            <w:szCs w:val="22"/>
            <w:lang w:val="vi-VN"/>
          </w:rPr>
          <w:delText>n.</w:delText>
        </w:r>
      </w:del>
    </w:p>
    <w:p w14:paraId="1BD25AA2" w14:textId="7535BFA2" w:rsidR="00B11350" w:rsidRPr="00C71108" w:rsidDel="006B22EF" w:rsidRDefault="00AA14EC" w:rsidP="00AA14EC">
      <w:pPr>
        <w:tabs>
          <w:tab w:val="left" w:pos="630"/>
          <w:tab w:val="left" w:pos="720"/>
          <w:tab w:val="left" w:pos="1080"/>
        </w:tabs>
        <w:ind w:firstLine="0"/>
        <w:rPr>
          <w:del w:id="4765" w:author="An Tran, ACA (BUV)" w:date="2024-09-10T10:29:00Z" w16du:dateUtc="2024-09-10T03:29:00Z"/>
          <w:rFonts w:ascii="iCiel Avenir LT Std 35 Light" w:hAnsi="iCiel Avenir LT Std 35 Light" w:cs="Arial"/>
          <w:i/>
          <w:iCs/>
          <w:sz w:val="22"/>
          <w:szCs w:val="22"/>
        </w:rPr>
      </w:pPr>
      <w:del w:id="4766" w:author="An Tran, ACA (BUV)" w:date="2024-09-10T10:29:00Z" w16du:dateUtc="2024-09-10T03:29:00Z">
        <w:r w:rsidRPr="00001F8A" w:rsidDel="006B22EF">
          <w:rPr>
            <w:rFonts w:ascii="iCiel Avenir LT Std 35 Light" w:hAnsi="iCiel Avenir LT Std 35 Light" w:cs="Arial"/>
            <w:i/>
            <w:iCs/>
            <w:sz w:val="22"/>
            <w:szCs w:val="22"/>
          </w:rPr>
          <w:delText>Nếu sinh viên không dự thi/nộp bài thành phần lần đầu tiên, điểm của cả môn học sẽ tạm thời hạ xuống 19 và sinh viên phải thi lại/nộp lại bài thành phần theo quy định học thuật của trường Đại học Stafffordshire.</w:delText>
        </w:r>
      </w:del>
    </w:p>
    <w:p w14:paraId="2D8B9134" w14:textId="2A05A646" w:rsidR="00000774" w:rsidRPr="004373E8" w:rsidDel="006B22EF" w:rsidRDefault="00000774" w:rsidP="00D85019">
      <w:pPr>
        <w:pStyle w:val="ListParagraph"/>
        <w:keepNext/>
        <w:keepLines/>
        <w:numPr>
          <w:ilvl w:val="0"/>
          <w:numId w:val="24"/>
        </w:numPr>
        <w:tabs>
          <w:tab w:val="left" w:pos="630"/>
          <w:tab w:val="left" w:pos="990"/>
        </w:tabs>
        <w:ind w:left="0" w:firstLine="720"/>
        <w:contextualSpacing w:val="0"/>
        <w:outlineLvl w:val="1"/>
        <w:rPr>
          <w:del w:id="4767" w:author="An Tran, ACA (BUV)" w:date="2024-09-10T10:29:00Z" w16du:dateUtc="2024-09-10T03:29:00Z"/>
          <w:rFonts w:ascii="iCiel Avenir LT Std 35 Light" w:eastAsiaTheme="majorEastAsia" w:hAnsi="iCiel Avenir LT Std 35 Light" w:cs="Arial"/>
          <w:b/>
          <w:vanish/>
          <w:color w:val="2F5496" w:themeColor="accent1" w:themeShade="BF"/>
          <w:sz w:val="22"/>
          <w:szCs w:val="22"/>
          <w:lang w:val="vi-VN" w:eastAsia="ko-KR"/>
        </w:rPr>
      </w:pPr>
      <w:bookmarkStart w:id="4768" w:name="_Toc113975535"/>
      <w:bookmarkStart w:id="4769" w:name="_Toc113976052"/>
      <w:bookmarkStart w:id="4770" w:name="_Toc114065582"/>
      <w:bookmarkStart w:id="4771" w:name="_Toc114065978"/>
      <w:bookmarkStart w:id="4772" w:name="_Toc113975536"/>
      <w:bookmarkStart w:id="4773" w:name="_Toc113976053"/>
      <w:bookmarkStart w:id="4774" w:name="_Toc114065583"/>
      <w:bookmarkStart w:id="4775" w:name="_Toc114065979"/>
      <w:bookmarkStart w:id="4776" w:name="_Toc113975537"/>
      <w:bookmarkStart w:id="4777" w:name="_Toc113976054"/>
      <w:bookmarkStart w:id="4778" w:name="_Toc114065584"/>
      <w:bookmarkStart w:id="4779" w:name="_Toc114065980"/>
      <w:bookmarkStart w:id="4780" w:name="_Toc113975538"/>
      <w:bookmarkStart w:id="4781" w:name="_Toc113976055"/>
      <w:bookmarkStart w:id="4782" w:name="_Toc114065585"/>
      <w:bookmarkStart w:id="4783" w:name="_Toc114065981"/>
      <w:bookmarkStart w:id="4784" w:name="_Toc113975539"/>
      <w:bookmarkStart w:id="4785" w:name="_Toc113976056"/>
      <w:bookmarkStart w:id="4786" w:name="_Toc114065586"/>
      <w:bookmarkStart w:id="4787" w:name="_Toc114065982"/>
      <w:bookmarkStart w:id="4788" w:name="_Toc113975540"/>
      <w:bookmarkStart w:id="4789" w:name="_Toc113976057"/>
      <w:bookmarkStart w:id="4790" w:name="_Toc114065587"/>
      <w:bookmarkStart w:id="4791" w:name="_Toc114065983"/>
      <w:bookmarkStart w:id="4792" w:name="_Toc113975541"/>
      <w:bookmarkStart w:id="4793" w:name="_Toc113976058"/>
      <w:bookmarkStart w:id="4794" w:name="_Toc114065588"/>
      <w:bookmarkStart w:id="4795" w:name="_Toc114065984"/>
      <w:bookmarkStart w:id="4796" w:name="_Toc113975542"/>
      <w:bookmarkStart w:id="4797" w:name="_Toc113976059"/>
      <w:bookmarkStart w:id="4798" w:name="_Toc114065589"/>
      <w:bookmarkStart w:id="4799" w:name="_Toc114065985"/>
      <w:bookmarkStart w:id="4800" w:name="_Toc140506948"/>
      <w:bookmarkStart w:id="4801" w:name="_Toc141433092"/>
      <w:bookmarkStart w:id="4802" w:name="_Toc141433193"/>
      <w:bookmarkStart w:id="4803" w:name="_Toc147758770"/>
      <w:bookmarkStart w:id="4804" w:name="_Toc149053842"/>
      <w:bookmarkStart w:id="4805" w:name="_Toc149054102"/>
      <w:bookmarkStart w:id="4806" w:name="_Toc149835250"/>
      <w:bookmarkStart w:id="4807" w:name="_Toc155774526"/>
      <w:bookmarkStart w:id="4808" w:name="_Toc158103871"/>
      <w:bookmarkStart w:id="4809" w:name="_Toc165638033"/>
      <w:bookmarkStart w:id="4810" w:name="_Toc171027532"/>
      <w:bookmarkStart w:id="4811" w:name="_Toc171027639"/>
      <w:bookmarkStart w:id="4812" w:name="_Toc171027748"/>
      <w:bookmarkStart w:id="4813" w:name="_Toc171027982"/>
      <w:bookmarkStart w:id="4814" w:name="_Toc171028089"/>
      <w:bookmarkStart w:id="4815" w:name="_Toc171028196"/>
      <w:bookmarkStart w:id="4816" w:name="_Toc171028430"/>
      <w:bookmarkStart w:id="4817" w:name="_Toc171620935"/>
      <w:bookmarkStart w:id="4818" w:name="_Toc171675094"/>
      <w:bookmarkStart w:id="4819" w:name="_Toc171675203"/>
      <w:bookmarkStart w:id="4820" w:name="_Toc172881297"/>
      <w:bookmarkStart w:id="4821" w:name="_Toc172883568"/>
      <w:bookmarkStart w:id="4822" w:name="_Toc122700178"/>
      <w:bookmarkStart w:id="4823" w:name="_Toc113977100"/>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745"/>
      <w:bookmarkEnd w:id="4818"/>
      <w:bookmarkEnd w:id="4819"/>
      <w:bookmarkEnd w:id="4820"/>
      <w:bookmarkEnd w:id="4821"/>
    </w:p>
    <w:p w14:paraId="7A7A88F1" w14:textId="35C88367" w:rsidR="00000774" w:rsidRPr="004373E8" w:rsidDel="006B22EF" w:rsidRDefault="00000774" w:rsidP="00D85019">
      <w:pPr>
        <w:pStyle w:val="ListParagraph"/>
        <w:keepNext/>
        <w:keepLines/>
        <w:numPr>
          <w:ilvl w:val="0"/>
          <w:numId w:val="24"/>
        </w:numPr>
        <w:tabs>
          <w:tab w:val="left" w:pos="630"/>
          <w:tab w:val="left" w:pos="990"/>
        </w:tabs>
        <w:ind w:left="0" w:firstLine="720"/>
        <w:contextualSpacing w:val="0"/>
        <w:outlineLvl w:val="1"/>
        <w:rPr>
          <w:del w:id="4824" w:author="An Tran, ACA (BUV)" w:date="2024-09-10T10:29:00Z" w16du:dateUtc="2024-09-10T03:29:00Z"/>
          <w:rFonts w:ascii="iCiel Avenir LT Std 35 Light" w:eastAsiaTheme="majorEastAsia" w:hAnsi="iCiel Avenir LT Std 35 Light" w:cs="Arial"/>
          <w:b/>
          <w:vanish/>
          <w:color w:val="2F5496" w:themeColor="accent1" w:themeShade="BF"/>
          <w:sz w:val="22"/>
          <w:szCs w:val="22"/>
          <w:lang w:val="vi-VN" w:eastAsia="ko-KR"/>
        </w:rPr>
      </w:pPr>
      <w:bookmarkStart w:id="4825" w:name="_Toc140506949"/>
      <w:bookmarkStart w:id="4826" w:name="_Toc141433093"/>
      <w:bookmarkStart w:id="4827" w:name="_Toc141433194"/>
      <w:bookmarkStart w:id="4828" w:name="_Toc147758771"/>
      <w:bookmarkStart w:id="4829" w:name="_Toc149053843"/>
      <w:bookmarkStart w:id="4830" w:name="_Toc149054103"/>
      <w:bookmarkStart w:id="4831" w:name="_Toc149835251"/>
      <w:bookmarkStart w:id="4832" w:name="_Toc155774527"/>
      <w:bookmarkStart w:id="4833" w:name="_Toc158103872"/>
      <w:bookmarkStart w:id="4834" w:name="_Toc165638034"/>
      <w:bookmarkStart w:id="4835" w:name="_Toc171027533"/>
      <w:bookmarkStart w:id="4836" w:name="_Toc171027640"/>
      <w:bookmarkStart w:id="4837" w:name="_Toc171027749"/>
      <w:bookmarkStart w:id="4838" w:name="_Toc171027983"/>
      <w:bookmarkStart w:id="4839" w:name="_Toc171028090"/>
      <w:bookmarkStart w:id="4840" w:name="_Toc171028197"/>
      <w:bookmarkStart w:id="4841" w:name="_Toc171028431"/>
      <w:bookmarkStart w:id="4842" w:name="_Toc171620936"/>
      <w:bookmarkStart w:id="4843" w:name="_Toc171675095"/>
      <w:bookmarkStart w:id="4844" w:name="_Toc171675204"/>
      <w:bookmarkStart w:id="4845" w:name="_Toc172881298"/>
      <w:bookmarkStart w:id="4846" w:name="_Toc172883569"/>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p>
    <w:p w14:paraId="5FEBE346" w14:textId="6865D431" w:rsidR="00000774" w:rsidRPr="004373E8" w:rsidDel="006B22EF" w:rsidRDefault="00000774" w:rsidP="00D85019">
      <w:pPr>
        <w:pStyle w:val="ListParagraph"/>
        <w:keepNext/>
        <w:keepLines/>
        <w:numPr>
          <w:ilvl w:val="0"/>
          <w:numId w:val="24"/>
        </w:numPr>
        <w:tabs>
          <w:tab w:val="left" w:pos="630"/>
          <w:tab w:val="left" w:pos="990"/>
        </w:tabs>
        <w:ind w:left="0" w:firstLine="720"/>
        <w:contextualSpacing w:val="0"/>
        <w:outlineLvl w:val="1"/>
        <w:rPr>
          <w:del w:id="4847" w:author="An Tran, ACA (BUV)" w:date="2024-09-10T10:29:00Z" w16du:dateUtc="2024-09-10T03:29:00Z"/>
          <w:rFonts w:ascii="iCiel Avenir LT Std 35 Light" w:eastAsiaTheme="majorEastAsia" w:hAnsi="iCiel Avenir LT Std 35 Light" w:cs="Arial"/>
          <w:b/>
          <w:vanish/>
          <w:color w:val="2F5496" w:themeColor="accent1" w:themeShade="BF"/>
          <w:sz w:val="22"/>
          <w:szCs w:val="22"/>
          <w:lang w:val="vi-VN" w:eastAsia="ko-KR"/>
        </w:rPr>
      </w:pPr>
      <w:bookmarkStart w:id="4848" w:name="_Toc140506950"/>
      <w:bookmarkStart w:id="4849" w:name="_Toc141433094"/>
      <w:bookmarkStart w:id="4850" w:name="_Toc141433195"/>
      <w:bookmarkStart w:id="4851" w:name="_Toc147758772"/>
      <w:bookmarkStart w:id="4852" w:name="_Toc149053844"/>
      <w:bookmarkStart w:id="4853" w:name="_Toc149054104"/>
      <w:bookmarkStart w:id="4854" w:name="_Toc149835252"/>
      <w:bookmarkStart w:id="4855" w:name="_Toc155774528"/>
      <w:bookmarkStart w:id="4856" w:name="_Toc158103873"/>
      <w:bookmarkStart w:id="4857" w:name="_Toc165638035"/>
      <w:bookmarkStart w:id="4858" w:name="_Toc171027534"/>
      <w:bookmarkStart w:id="4859" w:name="_Toc171027641"/>
      <w:bookmarkStart w:id="4860" w:name="_Toc171027750"/>
      <w:bookmarkStart w:id="4861" w:name="_Toc171027984"/>
      <w:bookmarkStart w:id="4862" w:name="_Toc171028091"/>
      <w:bookmarkStart w:id="4863" w:name="_Toc171028198"/>
      <w:bookmarkStart w:id="4864" w:name="_Toc171028432"/>
      <w:bookmarkStart w:id="4865" w:name="_Toc171620937"/>
      <w:bookmarkStart w:id="4866" w:name="_Toc171675096"/>
      <w:bookmarkStart w:id="4867" w:name="_Toc171675205"/>
      <w:bookmarkStart w:id="4868" w:name="_Toc172881299"/>
      <w:bookmarkStart w:id="4869" w:name="_Toc172883570"/>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p>
    <w:p w14:paraId="3FBD826B" w14:textId="258A4A79" w:rsidR="00000774" w:rsidRPr="004373E8" w:rsidDel="006B22EF" w:rsidRDefault="00000774" w:rsidP="00D85019">
      <w:pPr>
        <w:pStyle w:val="ListParagraph"/>
        <w:keepNext/>
        <w:keepLines/>
        <w:numPr>
          <w:ilvl w:val="0"/>
          <w:numId w:val="24"/>
        </w:numPr>
        <w:tabs>
          <w:tab w:val="left" w:pos="630"/>
          <w:tab w:val="left" w:pos="990"/>
        </w:tabs>
        <w:ind w:left="0" w:firstLine="720"/>
        <w:contextualSpacing w:val="0"/>
        <w:outlineLvl w:val="1"/>
        <w:rPr>
          <w:del w:id="4870" w:author="An Tran, ACA (BUV)" w:date="2024-09-10T10:29:00Z" w16du:dateUtc="2024-09-10T03:29:00Z"/>
          <w:rFonts w:ascii="iCiel Avenir LT Std 35 Light" w:eastAsiaTheme="majorEastAsia" w:hAnsi="iCiel Avenir LT Std 35 Light" w:cs="Arial"/>
          <w:b/>
          <w:vanish/>
          <w:color w:val="2F5496" w:themeColor="accent1" w:themeShade="BF"/>
          <w:sz w:val="22"/>
          <w:szCs w:val="22"/>
          <w:lang w:val="vi-VN" w:eastAsia="ko-KR"/>
        </w:rPr>
      </w:pPr>
      <w:bookmarkStart w:id="4871" w:name="_Toc140506951"/>
      <w:bookmarkStart w:id="4872" w:name="_Toc141433095"/>
      <w:bookmarkStart w:id="4873" w:name="_Toc141433196"/>
      <w:bookmarkStart w:id="4874" w:name="_Toc147758773"/>
      <w:bookmarkStart w:id="4875" w:name="_Toc149053845"/>
      <w:bookmarkStart w:id="4876" w:name="_Toc149054105"/>
      <w:bookmarkStart w:id="4877" w:name="_Toc149835253"/>
      <w:bookmarkStart w:id="4878" w:name="_Toc155774529"/>
      <w:bookmarkStart w:id="4879" w:name="_Toc158103874"/>
      <w:bookmarkStart w:id="4880" w:name="_Toc165638036"/>
      <w:bookmarkStart w:id="4881" w:name="_Toc171027535"/>
      <w:bookmarkStart w:id="4882" w:name="_Toc171027642"/>
      <w:bookmarkStart w:id="4883" w:name="_Toc171027751"/>
      <w:bookmarkStart w:id="4884" w:name="_Toc171027985"/>
      <w:bookmarkStart w:id="4885" w:name="_Toc171028092"/>
      <w:bookmarkStart w:id="4886" w:name="_Toc171028199"/>
      <w:bookmarkStart w:id="4887" w:name="_Toc171028433"/>
      <w:bookmarkStart w:id="4888" w:name="_Toc171620938"/>
      <w:bookmarkStart w:id="4889" w:name="_Toc171675097"/>
      <w:bookmarkStart w:id="4890" w:name="_Toc171675206"/>
      <w:bookmarkStart w:id="4891" w:name="_Toc172881300"/>
      <w:bookmarkStart w:id="4892" w:name="_Toc172883571"/>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p>
    <w:p w14:paraId="2DE3A73A" w14:textId="4557C24C" w:rsidR="00000774" w:rsidRPr="004373E8" w:rsidDel="006B22EF" w:rsidRDefault="00000774" w:rsidP="00D85019">
      <w:pPr>
        <w:pStyle w:val="ListParagraph"/>
        <w:keepNext/>
        <w:keepLines/>
        <w:numPr>
          <w:ilvl w:val="0"/>
          <w:numId w:val="24"/>
        </w:numPr>
        <w:tabs>
          <w:tab w:val="left" w:pos="630"/>
          <w:tab w:val="left" w:pos="990"/>
        </w:tabs>
        <w:ind w:left="0" w:firstLine="720"/>
        <w:contextualSpacing w:val="0"/>
        <w:outlineLvl w:val="1"/>
        <w:rPr>
          <w:del w:id="4893" w:author="An Tran, ACA (BUV)" w:date="2024-09-10T10:29:00Z" w16du:dateUtc="2024-09-10T03:29:00Z"/>
          <w:rFonts w:ascii="iCiel Avenir LT Std 35 Light" w:eastAsiaTheme="majorEastAsia" w:hAnsi="iCiel Avenir LT Std 35 Light" w:cs="Arial"/>
          <w:b/>
          <w:vanish/>
          <w:color w:val="2F5496" w:themeColor="accent1" w:themeShade="BF"/>
          <w:sz w:val="22"/>
          <w:szCs w:val="22"/>
          <w:lang w:val="vi-VN" w:eastAsia="ko-KR"/>
        </w:rPr>
      </w:pPr>
      <w:bookmarkStart w:id="4894" w:name="_Toc140506952"/>
      <w:bookmarkStart w:id="4895" w:name="_Toc141433096"/>
      <w:bookmarkStart w:id="4896" w:name="_Toc141433197"/>
      <w:bookmarkStart w:id="4897" w:name="_Toc147758774"/>
      <w:bookmarkStart w:id="4898" w:name="_Toc149053846"/>
      <w:bookmarkStart w:id="4899" w:name="_Toc149054106"/>
      <w:bookmarkStart w:id="4900" w:name="_Toc149835254"/>
      <w:bookmarkStart w:id="4901" w:name="_Toc155774530"/>
      <w:bookmarkStart w:id="4902" w:name="_Toc158103875"/>
      <w:bookmarkStart w:id="4903" w:name="_Toc165638037"/>
      <w:bookmarkStart w:id="4904" w:name="_Toc171027536"/>
      <w:bookmarkStart w:id="4905" w:name="_Toc171027643"/>
      <w:bookmarkStart w:id="4906" w:name="_Toc171027752"/>
      <w:bookmarkStart w:id="4907" w:name="_Toc171027986"/>
      <w:bookmarkStart w:id="4908" w:name="_Toc171028093"/>
      <w:bookmarkStart w:id="4909" w:name="_Toc171028200"/>
      <w:bookmarkStart w:id="4910" w:name="_Toc171028434"/>
      <w:bookmarkStart w:id="4911" w:name="_Toc171620939"/>
      <w:bookmarkStart w:id="4912" w:name="_Toc171675098"/>
      <w:bookmarkStart w:id="4913" w:name="_Toc171675207"/>
      <w:bookmarkStart w:id="4914" w:name="_Toc172881301"/>
      <w:bookmarkStart w:id="4915" w:name="_Toc172883572"/>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p>
    <w:p w14:paraId="54352399" w14:textId="52C5BC3E" w:rsidR="00000774" w:rsidRPr="004373E8" w:rsidDel="006B22EF" w:rsidRDefault="00000774" w:rsidP="00D85019">
      <w:pPr>
        <w:pStyle w:val="ListParagraph"/>
        <w:keepNext/>
        <w:keepLines/>
        <w:numPr>
          <w:ilvl w:val="0"/>
          <w:numId w:val="24"/>
        </w:numPr>
        <w:tabs>
          <w:tab w:val="left" w:pos="630"/>
          <w:tab w:val="left" w:pos="990"/>
        </w:tabs>
        <w:ind w:left="0" w:firstLine="720"/>
        <w:contextualSpacing w:val="0"/>
        <w:outlineLvl w:val="1"/>
        <w:rPr>
          <w:del w:id="4916" w:author="An Tran, ACA (BUV)" w:date="2024-09-10T10:29:00Z" w16du:dateUtc="2024-09-10T03:29:00Z"/>
          <w:rFonts w:ascii="iCiel Avenir LT Std 35 Light" w:eastAsiaTheme="majorEastAsia" w:hAnsi="iCiel Avenir LT Std 35 Light" w:cs="Arial"/>
          <w:b/>
          <w:vanish/>
          <w:color w:val="2F5496" w:themeColor="accent1" w:themeShade="BF"/>
          <w:sz w:val="22"/>
          <w:szCs w:val="22"/>
          <w:lang w:val="vi-VN" w:eastAsia="ko-KR"/>
        </w:rPr>
      </w:pPr>
      <w:bookmarkStart w:id="4917" w:name="_Toc140506953"/>
      <w:bookmarkStart w:id="4918" w:name="_Toc141433097"/>
      <w:bookmarkStart w:id="4919" w:name="_Toc141433198"/>
      <w:bookmarkStart w:id="4920" w:name="_Toc147758775"/>
      <w:bookmarkStart w:id="4921" w:name="_Toc149053847"/>
      <w:bookmarkStart w:id="4922" w:name="_Toc149054107"/>
      <w:bookmarkStart w:id="4923" w:name="_Toc149835255"/>
      <w:bookmarkStart w:id="4924" w:name="_Toc155774531"/>
      <w:bookmarkStart w:id="4925" w:name="_Toc158103876"/>
      <w:bookmarkStart w:id="4926" w:name="_Toc165638038"/>
      <w:bookmarkStart w:id="4927" w:name="_Toc171027537"/>
      <w:bookmarkStart w:id="4928" w:name="_Toc171027644"/>
      <w:bookmarkStart w:id="4929" w:name="_Toc171027753"/>
      <w:bookmarkStart w:id="4930" w:name="_Toc171027987"/>
      <w:bookmarkStart w:id="4931" w:name="_Toc171028094"/>
      <w:bookmarkStart w:id="4932" w:name="_Toc171028201"/>
      <w:bookmarkStart w:id="4933" w:name="_Toc171028435"/>
      <w:bookmarkStart w:id="4934" w:name="_Toc171620940"/>
      <w:bookmarkStart w:id="4935" w:name="_Toc171675099"/>
      <w:bookmarkStart w:id="4936" w:name="_Toc171675208"/>
      <w:bookmarkStart w:id="4937" w:name="_Toc172881302"/>
      <w:bookmarkStart w:id="4938" w:name="_Toc172883573"/>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p>
    <w:p w14:paraId="47CEF547" w14:textId="3EE42C40" w:rsidR="00D9034C" w:rsidRPr="004373E8" w:rsidDel="006B22EF" w:rsidRDefault="00D9034C" w:rsidP="00D85019">
      <w:pPr>
        <w:pStyle w:val="Question"/>
        <w:numPr>
          <w:ilvl w:val="0"/>
          <w:numId w:val="24"/>
        </w:numPr>
        <w:tabs>
          <w:tab w:val="left" w:pos="630"/>
          <w:tab w:val="left" w:pos="990"/>
        </w:tabs>
        <w:spacing w:before="100" w:line="400" w:lineRule="exact"/>
        <w:ind w:left="0" w:firstLine="720"/>
        <w:rPr>
          <w:del w:id="4939" w:author="An Tran, ACA (BUV)" w:date="2024-09-10T10:29:00Z" w16du:dateUtc="2024-09-10T03:29:00Z"/>
          <w:rFonts w:cs="Arial"/>
          <w:i/>
          <w:iCs/>
          <w:szCs w:val="22"/>
          <w:lang w:val="vi-VN"/>
        </w:rPr>
      </w:pPr>
      <w:del w:id="4940" w:author="An Tran, ACA (BUV)" w:date="2024-09-10T10:29:00Z" w16du:dateUtc="2024-09-10T03:29:00Z">
        <w:r w:rsidRPr="004373E8" w:rsidDel="006B22EF">
          <w:rPr>
            <w:rFonts w:cs="Arial"/>
            <w:szCs w:val="22"/>
            <w:lang w:val="vi-VN"/>
          </w:rPr>
          <w:delText xml:space="preserve">How are retakes at BUV regulated? / </w:delText>
        </w:r>
        <w:r w:rsidRPr="004373E8" w:rsidDel="006B22EF">
          <w:rPr>
            <w:rFonts w:cs="Arial"/>
            <w:i/>
            <w:iCs/>
            <w:szCs w:val="22"/>
            <w:lang w:val="vi-VN"/>
          </w:rPr>
          <w:delText>Quy định học lại ở BUV như thế nào?</w:delText>
        </w:r>
        <w:bookmarkEnd w:id="4822"/>
        <w:bookmarkEnd w:id="4823"/>
      </w:del>
    </w:p>
    <w:p w14:paraId="69A46E72" w14:textId="281F18E8" w:rsidR="00D9034C" w:rsidRPr="004373E8" w:rsidDel="006B22EF" w:rsidRDefault="00D9034C" w:rsidP="003E1B62">
      <w:pPr>
        <w:pStyle w:val="ListParagraph"/>
        <w:tabs>
          <w:tab w:val="left" w:pos="630"/>
          <w:tab w:val="left" w:pos="720"/>
          <w:tab w:val="left" w:pos="1080"/>
        </w:tabs>
        <w:ind w:left="0"/>
        <w:contextualSpacing w:val="0"/>
        <w:rPr>
          <w:del w:id="4941" w:author="An Tran, ACA (BUV)" w:date="2024-09-10T10:29:00Z" w16du:dateUtc="2024-09-10T03:29:00Z"/>
          <w:rFonts w:ascii="iCiel Avenir LT Std 35 Light" w:hAnsi="iCiel Avenir LT Std 35 Light" w:cs="Arial"/>
          <w:b/>
          <w:bCs/>
          <w:sz w:val="22"/>
          <w:szCs w:val="22"/>
          <w:u w:val="single"/>
          <w:lang w:val="vi-VN"/>
        </w:rPr>
      </w:pPr>
      <w:del w:id="4942" w:author="An Tran, ACA (BUV)" w:date="2024-09-10T10:29:00Z" w16du:dateUtc="2024-09-10T03:29:00Z">
        <w:r w:rsidRPr="004373E8" w:rsidDel="006B22EF">
          <w:rPr>
            <w:rFonts w:ascii="iCiel Avenir LT Std 35 Light" w:hAnsi="iCiel Avenir LT Std 35 Light" w:cs="Arial"/>
            <w:b/>
            <w:bCs/>
            <w:sz w:val="22"/>
            <w:szCs w:val="22"/>
            <w:u w:val="single"/>
            <w:lang w:val="vi-VN"/>
          </w:rPr>
          <w:delText xml:space="preserve">Answer / </w:delText>
        </w:r>
        <w:r w:rsidRPr="004373E8" w:rsidDel="006B22EF">
          <w:rPr>
            <w:rFonts w:ascii="iCiel Avenir LT Std 35 Light" w:hAnsi="iCiel Avenir LT Std 35 Light" w:cs="Arial"/>
            <w:b/>
            <w:bCs/>
            <w:i/>
            <w:iCs/>
            <w:sz w:val="22"/>
            <w:szCs w:val="22"/>
            <w:u w:val="single"/>
            <w:lang w:val="vi-VN"/>
          </w:rPr>
          <w:delText>Câu trả lời</w:delText>
        </w:r>
        <w:r w:rsidRPr="004373E8" w:rsidDel="006B22EF">
          <w:rPr>
            <w:rFonts w:ascii="iCiel Avenir LT Std 35 Light" w:hAnsi="iCiel Avenir LT Std 35 Light" w:cs="Arial"/>
            <w:b/>
            <w:bCs/>
            <w:sz w:val="22"/>
            <w:szCs w:val="22"/>
            <w:u w:val="single"/>
            <w:lang w:val="vi-VN"/>
          </w:rPr>
          <w:delText>:</w:delText>
        </w:r>
        <w:r w:rsidRPr="004373E8" w:rsidDel="006B22EF">
          <w:rPr>
            <w:rFonts w:ascii="iCiel Avenir LT Std 35 Light" w:hAnsi="iCiel Avenir LT Std 35 Light" w:cs="Arial"/>
            <w:sz w:val="22"/>
            <w:szCs w:val="22"/>
            <w:lang w:val="vi-VN"/>
          </w:rPr>
          <w:tab/>
        </w:r>
      </w:del>
    </w:p>
    <w:p w14:paraId="43DE4A53" w14:textId="21ACBFDB" w:rsidR="00AA14EC" w:rsidRPr="00001F8A" w:rsidDel="006B22EF" w:rsidRDefault="00AA14EC" w:rsidP="00AA14EC">
      <w:pPr>
        <w:tabs>
          <w:tab w:val="left" w:pos="630"/>
          <w:tab w:val="left" w:pos="720"/>
          <w:tab w:val="left" w:pos="1080"/>
        </w:tabs>
        <w:ind w:firstLine="0"/>
        <w:rPr>
          <w:del w:id="4943" w:author="An Tran, ACA (BUV)" w:date="2024-09-10T10:29:00Z" w16du:dateUtc="2024-09-10T03:29:00Z"/>
          <w:rFonts w:ascii="iCiel Avenir LT Std 35 Light" w:hAnsi="iCiel Avenir LT Std 35 Light" w:cs="Arial"/>
          <w:sz w:val="22"/>
          <w:szCs w:val="22"/>
        </w:rPr>
      </w:pPr>
      <w:del w:id="4944" w:author="An Tran, ACA (BUV)" w:date="2024-09-10T10:29:00Z" w16du:dateUtc="2024-09-10T03:29:00Z">
        <w:r w:rsidRPr="00001F8A" w:rsidDel="006B22EF">
          <w:rPr>
            <w:rFonts w:ascii="iCiel Avenir LT Std 35 Light" w:hAnsi="iCiel Avenir LT Std 35 Light" w:cs="Arial"/>
            <w:sz w:val="22"/>
            <w:szCs w:val="22"/>
          </w:rPr>
          <w:delText>If the External Examination Board decides that student needs to retake a module, students will need to study that module again with all achieved marked wiped clean.</w:delText>
        </w:r>
        <w:r w:rsidRPr="00001F8A" w:rsidDel="006B22EF">
          <w:rPr>
            <w:rFonts w:ascii="iCiel Avenir LT Std 35 Light" w:hAnsi="iCiel Avenir LT Std 35 Light"/>
            <w:sz w:val="22"/>
            <w:szCs w:val="22"/>
          </w:rPr>
          <w:delText xml:space="preserve"> </w:delText>
        </w:r>
        <w:r w:rsidRPr="00001F8A" w:rsidDel="006B22EF">
          <w:rPr>
            <w:rFonts w:ascii="iCiel Avenir LT Std 35 Light" w:hAnsi="iCiel Avenir LT Std 35 Light" w:cs="Arial"/>
            <w:sz w:val="22"/>
            <w:szCs w:val="22"/>
          </w:rPr>
          <w:delText xml:space="preserve">The student will also need to pay the restudy fee for the module(s) &amp; ensure attendance. Their mark will not be capped for the first retake attempt, but any second attempt is capped at 40% for undergraduate level. On the other hand, a student’s Academic Misconduct history is retained on file and is </w:delText>
        </w:r>
        <w:r w:rsidRPr="00313221" w:rsidDel="006B22EF">
          <w:rPr>
            <w:rFonts w:ascii="iCiel Avenir LT Std 35 Light" w:hAnsi="iCiel Avenir LT Std 35 Light" w:cs="Arial"/>
            <w:sz w:val="22"/>
            <w:szCs w:val="22"/>
          </w:rPr>
          <w:delText>taken into account</w:delText>
        </w:r>
        <w:r w:rsidRPr="00001F8A" w:rsidDel="006B22EF">
          <w:rPr>
            <w:rFonts w:ascii="iCiel Avenir LT Std 35 Light" w:hAnsi="iCiel Avenir LT Std 35 Light" w:cs="Arial"/>
            <w:sz w:val="22"/>
            <w:szCs w:val="22"/>
          </w:rPr>
          <w:delText xml:space="preserve"> on further academic conduct instances.</w:delText>
        </w:r>
      </w:del>
    </w:p>
    <w:p w14:paraId="2F7EBC76" w14:textId="0D36F14B" w:rsidR="00B11350" w:rsidRPr="00C71108" w:rsidRDefault="00AA14EC">
      <w:pPr>
        <w:ind w:firstLine="0"/>
        <w:rPr>
          <w:rFonts w:ascii="iCiel Avenir LT Std 35 Light" w:hAnsi="iCiel Avenir LT Std 35 Light" w:cs="Arial"/>
          <w:i/>
          <w:iCs/>
          <w:sz w:val="22"/>
          <w:szCs w:val="22"/>
        </w:rPr>
        <w:pPrChange w:id="4945" w:author="An Tran, ACA (BUV)" w:date="2024-09-10T10:29:00Z" w16du:dateUtc="2024-09-10T03:29:00Z">
          <w:pPr>
            <w:tabs>
              <w:tab w:val="left" w:pos="630"/>
              <w:tab w:val="left" w:pos="720"/>
              <w:tab w:val="left" w:pos="1080"/>
            </w:tabs>
            <w:ind w:firstLine="0"/>
          </w:pPr>
        </w:pPrChange>
      </w:pPr>
      <w:del w:id="4946" w:author="An Tran, ACA (BUV)" w:date="2024-09-10T10:29:00Z" w16du:dateUtc="2024-09-10T03:29:00Z">
        <w:r w:rsidRPr="00001F8A" w:rsidDel="006B22EF">
          <w:rPr>
            <w:rFonts w:ascii="iCiel Avenir LT Std 35 Light" w:hAnsi="iCiel Avenir LT Std 35 Light" w:cs="Arial"/>
            <w:i/>
            <w:iCs/>
            <w:sz w:val="22"/>
            <w:szCs w:val="22"/>
          </w:rPr>
          <w:delText>Nếu Hội đồng Khảo thí quyết định sinh viên cần phải học lại một hoặc nhiều môn, toàn bộ điểm số trước đó sinh viên đã đạt được trong môn học sẽ bị xóa khỏi hệ thống và sinh viên sẽ cần học lại môn học từ đầu</w:delText>
        </w:r>
        <w:r w:rsidRPr="00001F8A" w:rsidDel="006B22EF">
          <w:rPr>
            <w:rFonts w:ascii="iCiel Avenir LT Std 35 Light" w:hAnsi="iCiel Avenir LT Std 35 Light"/>
            <w:sz w:val="22"/>
            <w:szCs w:val="22"/>
          </w:rPr>
          <w:delText xml:space="preserve"> </w:delText>
        </w:r>
        <w:r w:rsidRPr="00001F8A" w:rsidDel="006B22EF">
          <w:rPr>
            <w:rFonts w:ascii="iCiel Avenir LT Std 35 Light" w:hAnsi="iCiel Avenir LT Std 35 Light" w:cs="Arial"/>
            <w:i/>
            <w:iCs/>
            <w:sz w:val="22"/>
            <w:szCs w:val="22"/>
          </w:rPr>
          <w:delText>khi có cơ hội kế tiếp, đảm bảo chuyên cần và thanh toán phí học lại. Khi học lại, điểm sẽ được tính như bình thường. Nếu sinh viên thi trượt và thi lại môn học lại, quy định về điểm thi lại tối đa là 40% được áp dụng. Bên cạnh đó, số lần vi phạm quy định học thuật của sinh viên sẽ được lưu tại hồ sơ và là cơ sở cho các quyết định liên quan đến vi phạm học thuật sau đó.</w:delText>
        </w:r>
      </w:del>
    </w:p>
    <w:p w14:paraId="02A2AB1C" w14:textId="77777777" w:rsidR="002D706C" w:rsidRPr="004373E8" w:rsidRDefault="002D706C" w:rsidP="002D706C">
      <w:pPr>
        <w:pStyle w:val="Question"/>
        <w:numPr>
          <w:ilvl w:val="0"/>
          <w:numId w:val="44"/>
        </w:numPr>
        <w:tabs>
          <w:tab w:val="left" w:pos="630"/>
          <w:tab w:val="left" w:pos="1080"/>
        </w:tabs>
        <w:spacing w:before="100" w:line="400" w:lineRule="exact"/>
        <w:rPr>
          <w:ins w:id="4947" w:author="An Tran, ACA (BUV)" w:date="2024-09-10T10:47:00Z" w16du:dateUtc="2024-09-10T03:47:00Z"/>
          <w:rFonts w:cs="Arial"/>
          <w:b w:val="0"/>
          <w:szCs w:val="22"/>
          <w:lang w:val="vi-VN"/>
        </w:rPr>
      </w:pPr>
      <w:bookmarkStart w:id="4948" w:name="_Toc107734208"/>
      <w:bookmarkStart w:id="4949" w:name="_Toc107734422"/>
      <w:bookmarkStart w:id="4950" w:name="_Toc107734874"/>
      <w:bookmarkStart w:id="4951" w:name="_Toc107735096"/>
      <w:bookmarkStart w:id="4952" w:name="_Toc107735223"/>
      <w:bookmarkStart w:id="4953" w:name="_Toc107735328"/>
      <w:bookmarkStart w:id="4954" w:name="_Toc107735432"/>
      <w:bookmarkStart w:id="4955" w:name="_Toc107735535"/>
      <w:bookmarkStart w:id="4956" w:name="_Toc107735640"/>
      <w:bookmarkStart w:id="4957" w:name="_Toc107735744"/>
      <w:bookmarkStart w:id="4958" w:name="_Toc107735848"/>
      <w:bookmarkStart w:id="4959" w:name="_Toc107735952"/>
      <w:bookmarkStart w:id="4960" w:name="_Toc107736105"/>
      <w:bookmarkStart w:id="4961" w:name="_Toc107736252"/>
      <w:bookmarkStart w:id="4962" w:name="_Toc107736356"/>
      <w:bookmarkStart w:id="4963" w:name="_Toc107736578"/>
      <w:bookmarkStart w:id="4964" w:name="_Toc107736681"/>
      <w:bookmarkStart w:id="4965" w:name="_Toc107736784"/>
      <w:bookmarkStart w:id="4966" w:name="_Toc107736888"/>
      <w:bookmarkStart w:id="4967" w:name="_Toc107737740"/>
      <w:bookmarkStart w:id="4968" w:name="_Toc108099129"/>
      <w:bookmarkStart w:id="4969" w:name="_Toc113975544"/>
      <w:bookmarkStart w:id="4970" w:name="_Toc113976061"/>
      <w:bookmarkStart w:id="4971" w:name="_Toc114065591"/>
      <w:bookmarkStart w:id="4972" w:name="_Toc114065987"/>
      <w:bookmarkStart w:id="4973" w:name="_Toc176529700"/>
      <w:bookmarkStart w:id="4974" w:name="_Toc177077275"/>
      <w:bookmarkStart w:id="4975" w:name="_Toc113977101"/>
      <w:bookmarkStart w:id="4976" w:name="_Toc122700179"/>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ins w:id="4977" w:author="An Tran, ACA (BUV)" w:date="2024-09-10T10:47:00Z" w16du:dateUtc="2024-09-10T03:47:00Z">
        <w:r w:rsidRPr="00B444AC">
          <w:rPr>
            <w:rFonts w:cs="Arial"/>
            <w:szCs w:val="22"/>
            <w:lang w:val="vi-VN"/>
          </w:rPr>
          <w:t>How can students have a copy or a re-issued version of the transcript/degree certificate? / Làm thế nào để sinh viên có thể xin bản sao hoặc xin cấp lại bảng điểm chính thức hoặc bằng tốt nghiệp</w:t>
        </w:r>
        <w:r w:rsidRPr="004373E8">
          <w:rPr>
            <w:rFonts w:cs="Arial"/>
            <w:i/>
            <w:iCs/>
            <w:szCs w:val="22"/>
            <w:lang w:val="vi-VN"/>
          </w:rPr>
          <w:t>?</w:t>
        </w:r>
        <w:bookmarkEnd w:id="4973"/>
        <w:bookmarkEnd w:id="4974"/>
      </w:ins>
    </w:p>
    <w:p w14:paraId="358B11D6" w14:textId="77777777" w:rsidR="002D706C" w:rsidRPr="004373E8" w:rsidRDefault="002D706C" w:rsidP="002D706C">
      <w:pPr>
        <w:pStyle w:val="ListParagraph"/>
        <w:tabs>
          <w:tab w:val="left" w:pos="630"/>
          <w:tab w:val="left" w:pos="720"/>
          <w:tab w:val="left" w:pos="1080"/>
        </w:tabs>
        <w:ind w:left="0"/>
        <w:contextualSpacing w:val="0"/>
        <w:rPr>
          <w:ins w:id="4978" w:author="An Tran, ACA (BUV)" w:date="2024-09-10T10:47:00Z" w16du:dateUtc="2024-09-10T03:47:00Z"/>
          <w:rFonts w:ascii="iCiel Avenir LT Std 35 Light" w:hAnsi="iCiel Avenir LT Std 35 Light" w:cs="Arial"/>
          <w:b/>
          <w:bCs/>
          <w:sz w:val="22"/>
          <w:szCs w:val="22"/>
          <w:u w:val="single"/>
          <w:lang w:val="vi-VN"/>
        </w:rPr>
      </w:pPr>
      <w:ins w:id="4979" w:author="An Tran, ACA (BUV)" w:date="2024-09-10T10:47:00Z" w16du:dateUtc="2024-09-10T03:47:00Z">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ins>
    </w:p>
    <w:p w14:paraId="23665DFB" w14:textId="77777777" w:rsidR="002D706C" w:rsidRDefault="002D706C" w:rsidP="002D706C">
      <w:pPr>
        <w:tabs>
          <w:tab w:val="left" w:pos="630"/>
          <w:tab w:val="left" w:pos="720"/>
          <w:tab w:val="left" w:pos="1080"/>
        </w:tabs>
        <w:ind w:firstLine="0"/>
        <w:rPr>
          <w:ins w:id="4980" w:author="An Tran, ACA (BUV)" w:date="2024-09-10T10:47:00Z" w16du:dateUtc="2024-09-10T03:47:00Z"/>
          <w:rFonts w:ascii="iCiel Avenir LT Std 35 Light" w:hAnsi="iCiel Avenir LT Std 35 Light" w:cs="Arial"/>
          <w:sz w:val="22"/>
          <w:szCs w:val="22"/>
        </w:rPr>
      </w:pPr>
      <w:ins w:id="4981" w:author="An Tran, ACA (BUV)" w:date="2024-09-10T10:47:00Z" w16du:dateUtc="2024-09-10T03:47:00Z">
        <w:r w:rsidRPr="00550AF6">
          <w:rPr>
            <w:rFonts w:ascii="iCiel Avenir LT Std 35 Light" w:hAnsi="iCiel Avenir LT Std 35 Light" w:cs="Arial"/>
            <w:sz w:val="22"/>
            <w:szCs w:val="22"/>
          </w:rPr>
          <w:t>Replacement academic transcripts, degree certificates and letters of award can be purchased via the </w:t>
        </w:r>
        <w:r w:rsidRPr="00550AF6">
          <w:rPr>
            <w:rFonts w:ascii="iCiel Avenir LT Std 35 Light" w:hAnsi="iCiel Avenir LT Std 35 Light" w:cs="Arial"/>
            <w:sz w:val="22"/>
            <w:szCs w:val="22"/>
          </w:rPr>
          <w:fldChar w:fldCharType="begin"/>
        </w:r>
        <w:r w:rsidRPr="00550AF6">
          <w:rPr>
            <w:rFonts w:ascii="iCiel Avenir LT Std 35 Light" w:hAnsi="iCiel Avenir LT Std 35 Light" w:cs="Arial"/>
            <w:sz w:val="22"/>
            <w:szCs w:val="22"/>
          </w:rPr>
          <w:instrText>HYPERLINK "https://shop.stir.ac.uk/"</w:instrText>
        </w:r>
        <w:r w:rsidRPr="00550AF6">
          <w:rPr>
            <w:rFonts w:ascii="iCiel Avenir LT Std 35 Light" w:hAnsi="iCiel Avenir LT Std 35 Light" w:cs="Arial"/>
            <w:sz w:val="22"/>
            <w:szCs w:val="22"/>
          </w:rPr>
        </w:r>
        <w:r w:rsidRPr="00550AF6">
          <w:rPr>
            <w:rFonts w:ascii="iCiel Avenir LT Std 35 Light" w:hAnsi="iCiel Avenir LT Std 35 Light" w:cs="Arial"/>
            <w:sz w:val="22"/>
            <w:szCs w:val="22"/>
          </w:rPr>
          <w:fldChar w:fldCharType="separate"/>
        </w:r>
        <w:r w:rsidRPr="00550AF6">
          <w:rPr>
            <w:rStyle w:val="Hyperlink"/>
            <w:rFonts w:ascii="iCiel Avenir LT Std 35 Light" w:hAnsi="iCiel Avenir LT Std 35 Light" w:cs="Arial"/>
            <w:sz w:val="22"/>
            <w:szCs w:val="22"/>
          </w:rPr>
          <w:t>University online shop</w:t>
        </w:r>
        <w:r w:rsidRPr="00550AF6">
          <w:rPr>
            <w:rFonts w:ascii="iCiel Avenir LT Std 35 Light" w:hAnsi="iCiel Avenir LT Std 35 Light" w:cs="Arial"/>
            <w:sz w:val="22"/>
            <w:szCs w:val="22"/>
            <w:lang w:val="vi-VN"/>
          </w:rPr>
          <w:fldChar w:fldCharType="end"/>
        </w:r>
        <w:r w:rsidRPr="00550AF6">
          <w:rPr>
            <w:rFonts w:ascii="iCiel Avenir LT Std 35 Light" w:hAnsi="iCiel Avenir LT Std 35 Light" w:cs="Arial"/>
            <w:sz w:val="22"/>
            <w:szCs w:val="22"/>
          </w:rPr>
          <w:t>.</w:t>
        </w:r>
      </w:ins>
    </w:p>
    <w:p w14:paraId="187498F8" w14:textId="5CAE577F" w:rsidR="00D9034C" w:rsidRPr="002F455F" w:rsidDel="002D706C" w:rsidRDefault="002D706C">
      <w:pPr>
        <w:pStyle w:val="Question"/>
        <w:numPr>
          <w:ilvl w:val="0"/>
          <w:numId w:val="44"/>
        </w:numPr>
        <w:tabs>
          <w:tab w:val="left" w:pos="630"/>
          <w:tab w:val="left" w:pos="990"/>
        </w:tabs>
        <w:spacing w:before="100" w:line="400" w:lineRule="exact"/>
        <w:ind w:left="0" w:firstLine="720"/>
        <w:rPr>
          <w:del w:id="4982" w:author="An Tran, ACA (BUV)" w:date="2024-09-10T10:48:00Z" w16du:dateUtc="2024-09-10T03:48:00Z"/>
          <w:rFonts w:cs="Arial"/>
          <w:szCs w:val="22"/>
          <w:rPrChange w:id="4983" w:author="An Tran, ACA (BUV)" w:date="2024-09-10T10:53:00Z" w16du:dateUtc="2024-09-10T03:53:00Z">
            <w:rPr>
              <w:del w:id="4984" w:author="An Tran, ACA (BUV)" w:date="2024-09-10T10:48:00Z" w16du:dateUtc="2024-09-10T03:48:00Z"/>
              <w:rFonts w:cs="Arial"/>
              <w:szCs w:val="22"/>
              <w:lang w:val="vi-VN"/>
            </w:rPr>
          </w:rPrChange>
        </w:rPr>
        <w:pPrChange w:id="4985" w:author="An Tran, ACA (BUV)" w:date="2024-09-10T10:29:00Z" w16du:dateUtc="2024-09-10T03:29:00Z">
          <w:pPr>
            <w:pStyle w:val="Question"/>
            <w:numPr>
              <w:numId w:val="24"/>
            </w:numPr>
            <w:tabs>
              <w:tab w:val="left" w:pos="630"/>
              <w:tab w:val="left" w:pos="990"/>
              <w:tab w:val="left" w:pos="1080"/>
            </w:tabs>
            <w:spacing w:before="100" w:line="400" w:lineRule="exact"/>
            <w:ind w:left="3870" w:hanging="360"/>
          </w:pPr>
        </w:pPrChange>
      </w:pPr>
      <w:ins w:id="4986" w:author="An Tran, ACA (BUV)" w:date="2024-09-10T10:47:00Z" w16du:dateUtc="2024-09-10T03:47:00Z">
        <w:r w:rsidRPr="000214C7">
          <w:rPr>
            <w:rFonts w:cs="Arial"/>
            <w:i/>
            <w:iCs/>
            <w:szCs w:val="22"/>
          </w:rPr>
          <w:t xml:space="preserve">Các bảng điểm, chứng chỉ bằng cấp thay thế và thư chứng nhận tốt nghiệp có thể được cấp lại thông qua trang web </w:t>
        </w:r>
        <w:r w:rsidRPr="000214C7">
          <w:rPr>
            <w:rFonts w:cs="Arial"/>
            <w:i/>
            <w:iCs/>
            <w:szCs w:val="22"/>
          </w:rPr>
          <w:fldChar w:fldCharType="begin"/>
        </w:r>
        <w:r w:rsidRPr="000214C7">
          <w:rPr>
            <w:rFonts w:cs="Arial"/>
            <w:i/>
            <w:iCs/>
            <w:szCs w:val="22"/>
          </w:rPr>
          <w:instrText>HYPERLINK "https://shop.stir.ac.uk/"</w:instrText>
        </w:r>
        <w:r w:rsidRPr="000214C7">
          <w:rPr>
            <w:rFonts w:cs="Arial"/>
            <w:i/>
            <w:iCs/>
            <w:szCs w:val="22"/>
          </w:rPr>
        </w:r>
        <w:r w:rsidRPr="000214C7">
          <w:rPr>
            <w:rFonts w:cs="Arial"/>
            <w:i/>
            <w:iCs/>
            <w:szCs w:val="22"/>
          </w:rPr>
          <w:fldChar w:fldCharType="separate"/>
        </w:r>
        <w:r w:rsidRPr="000214C7">
          <w:rPr>
            <w:rStyle w:val="Hyperlink"/>
            <w:rFonts w:cs="Arial"/>
            <w:i/>
            <w:iCs/>
            <w:szCs w:val="22"/>
          </w:rPr>
          <w:t>University online shop</w:t>
        </w:r>
        <w:r w:rsidRPr="000214C7">
          <w:rPr>
            <w:rFonts w:cs="Arial"/>
            <w:i/>
            <w:iCs/>
            <w:szCs w:val="22"/>
            <w:lang w:val="vi-VN"/>
          </w:rPr>
          <w:fldChar w:fldCharType="end"/>
        </w:r>
        <w:r>
          <w:rPr>
            <w:rFonts w:cs="Arial"/>
            <w:szCs w:val="22"/>
          </w:rPr>
          <w:t>.</w:t>
        </w:r>
      </w:ins>
      <w:del w:id="4987" w:author="An Tran, ACA (BUV)" w:date="2024-09-10T10:48:00Z" w16du:dateUtc="2024-09-10T03:48:00Z">
        <w:r w:rsidR="00D9034C" w:rsidRPr="004373E8" w:rsidDel="002D706C">
          <w:rPr>
            <w:rFonts w:cs="Arial"/>
            <w:szCs w:val="22"/>
            <w:lang w:val="vi-VN"/>
          </w:rPr>
          <w:delText xml:space="preserve">What does it mean when student is in “can’t proceed” &amp; how will the tuition fee be settled during this period? / </w:delText>
        </w:r>
        <w:r w:rsidR="00D9034C" w:rsidRPr="00734F86" w:rsidDel="002D706C">
          <w:rPr>
            <w:rFonts w:cs="Arial"/>
            <w:i/>
            <w:iCs/>
            <w:szCs w:val="22"/>
            <w:lang w:val="vi-VN"/>
          </w:rPr>
          <w:delText>Sinh viên trong tình trạng “Không được lên lớp” nghĩa là sao và học phí của sinh viên trong tình trạng này sẽ thế nào?</w:delText>
        </w:r>
        <w:bookmarkEnd w:id="4975"/>
        <w:bookmarkEnd w:id="4976"/>
      </w:del>
    </w:p>
    <w:p w14:paraId="4C1D2741" w14:textId="3EC9FC06" w:rsidR="00D9034C" w:rsidRPr="004373E8" w:rsidDel="002D706C" w:rsidRDefault="00D9034C" w:rsidP="003E1B62">
      <w:pPr>
        <w:pStyle w:val="ListParagraph"/>
        <w:tabs>
          <w:tab w:val="left" w:pos="630"/>
          <w:tab w:val="left" w:pos="720"/>
          <w:tab w:val="left" w:pos="1080"/>
        </w:tabs>
        <w:ind w:left="0"/>
        <w:contextualSpacing w:val="0"/>
        <w:rPr>
          <w:del w:id="4988" w:author="An Tran, ACA (BUV)" w:date="2024-09-10T10:48:00Z" w16du:dateUtc="2024-09-10T03:48:00Z"/>
          <w:rFonts w:ascii="iCiel Avenir LT Std 35 Light" w:hAnsi="iCiel Avenir LT Std 35 Light" w:cs="Arial"/>
          <w:sz w:val="22"/>
          <w:szCs w:val="22"/>
          <w:lang w:val="vi-VN"/>
        </w:rPr>
      </w:pPr>
      <w:del w:id="4989" w:author="An Tran, ACA (BUV)" w:date="2024-09-10T10:48:00Z" w16du:dateUtc="2024-09-10T03:48:00Z">
        <w:r w:rsidRPr="004373E8" w:rsidDel="002D706C">
          <w:rPr>
            <w:rFonts w:ascii="iCiel Avenir LT Std 35 Light" w:hAnsi="iCiel Avenir LT Std 35 Light" w:cs="Arial"/>
            <w:b/>
            <w:bCs/>
            <w:sz w:val="22"/>
            <w:szCs w:val="22"/>
            <w:u w:val="single"/>
            <w:lang w:val="vi-VN"/>
          </w:rPr>
          <w:delText xml:space="preserve">Answer / </w:delText>
        </w:r>
        <w:r w:rsidRPr="004373E8" w:rsidDel="002D706C">
          <w:rPr>
            <w:rFonts w:ascii="iCiel Avenir LT Std 35 Light" w:hAnsi="iCiel Avenir LT Std 35 Light" w:cs="Arial"/>
            <w:b/>
            <w:bCs/>
            <w:i/>
            <w:iCs/>
            <w:sz w:val="22"/>
            <w:szCs w:val="22"/>
            <w:u w:val="single"/>
            <w:lang w:val="vi-VN"/>
          </w:rPr>
          <w:delText>Câu trả lời</w:delText>
        </w:r>
        <w:r w:rsidRPr="004373E8" w:rsidDel="002D706C">
          <w:rPr>
            <w:rFonts w:ascii="iCiel Avenir LT Std 35 Light" w:hAnsi="iCiel Avenir LT Std 35 Light" w:cs="Arial"/>
            <w:b/>
            <w:bCs/>
            <w:sz w:val="22"/>
            <w:szCs w:val="22"/>
            <w:u w:val="single"/>
            <w:lang w:val="vi-VN"/>
          </w:rPr>
          <w:delText>:</w:delText>
        </w:r>
        <w:r w:rsidRPr="004373E8" w:rsidDel="002D706C">
          <w:rPr>
            <w:rFonts w:ascii="iCiel Avenir LT Std 35 Light" w:hAnsi="iCiel Avenir LT Std 35 Light" w:cs="Arial"/>
            <w:sz w:val="22"/>
            <w:szCs w:val="22"/>
            <w:lang w:val="vi-VN"/>
          </w:rPr>
          <w:tab/>
        </w:r>
      </w:del>
    </w:p>
    <w:p w14:paraId="69A6A25E" w14:textId="3F96EABA" w:rsidR="001171F0" w:rsidRPr="004373E8" w:rsidDel="002D706C" w:rsidRDefault="001171F0" w:rsidP="003E1B62">
      <w:pPr>
        <w:tabs>
          <w:tab w:val="left" w:pos="630"/>
          <w:tab w:val="left" w:pos="720"/>
          <w:tab w:val="left" w:pos="1080"/>
        </w:tabs>
        <w:ind w:firstLine="0"/>
        <w:rPr>
          <w:del w:id="4990" w:author="An Tran, ACA (BUV)" w:date="2024-09-10T10:48:00Z" w16du:dateUtc="2024-09-10T03:48:00Z"/>
          <w:rFonts w:ascii="iCiel Avenir LT Std 35 Light" w:hAnsi="iCiel Avenir LT Std 35 Light" w:cs="Arial"/>
          <w:sz w:val="22"/>
          <w:szCs w:val="22"/>
          <w:lang w:val="vi-VN"/>
        </w:rPr>
      </w:pPr>
      <w:del w:id="4991" w:author="An Tran, ACA (BUV)" w:date="2024-09-10T10:48:00Z" w16du:dateUtc="2024-09-10T03:48:00Z">
        <w:r w:rsidRPr="004373E8" w:rsidDel="002D706C">
          <w:rPr>
            <w:rFonts w:ascii="iCiel Avenir LT Std 35 Light" w:hAnsi="iCiel Avenir LT Std 35 Light" w:cs="Arial"/>
            <w:sz w:val="22"/>
            <w:szCs w:val="22"/>
            <w:lang w:val="vi-VN"/>
          </w:rPr>
          <w:delText xml:space="preserve">After the Board decision, a notification about student’s status of “can’t proceed” would be sent to parents/student who </w:delText>
        </w:r>
        <w:r w:rsidRPr="004373E8" w:rsidDel="002D706C">
          <w:rPr>
            <w:rFonts w:ascii="iCiel Avenir LT Std 35 Light" w:hAnsi="iCiel Avenir LT Std 35 Light" w:cs="Arial"/>
            <w:b/>
            <w:bCs/>
            <w:sz w:val="22"/>
            <w:szCs w:val="22"/>
            <w:lang w:val="vi-VN"/>
          </w:rPr>
          <w:delText>failed 45 credits, permitted at Year 1 and Year 2. This does not apply for Year 3 and Postgraduate students</w:delText>
        </w:r>
        <w:r w:rsidRPr="004373E8" w:rsidDel="002D706C">
          <w:rPr>
            <w:rFonts w:ascii="iCiel Avenir LT Std 35 Light" w:hAnsi="iCiel Avenir LT Std 35 Light" w:cs="Arial"/>
            <w:sz w:val="22"/>
            <w:szCs w:val="22"/>
            <w:lang w:val="vi-VN"/>
          </w:rPr>
          <w:delText xml:space="preserve">. At the same time, the student will follow the Board decision’s to takes resit to recover those missing credits. It is strongly advised that parents encourage students to study sufficiently to pass the resit assessments. The resit results will then be considered in the resit Examination Board, and we will update parents the student’s status as soon as the resit results are available. Students who are in “can’t proceed” status and waiting for resit results are not allowed to attend classes in the first 2 to 3 weeks of the new semester as directed by the Staffordshire University examinations and progression board. Once the student’s 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delText>
        </w:r>
        <w:r w:rsidR="005378D1" w:rsidDel="002D706C">
          <w:fldChar w:fldCharType="begin"/>
        </w:r>
        <w:r w:rsidR="005378D1" w:rsidDel="002D706C">
          <w:delInstrText>HYPERLINK "mailto:buv-creditcontrol@buv.edu.vn"</w:delInstrText>
        </w:r>
        <w:r w:rsidR="005378D1" w:rsidDel="002D706C">
          <w:fldChar w:fldCharType="separate"/>
        </w:r>
        <w:r w:rsidR="009C7F61" w:rsidRPr="004373E8" w:rsidDel="002D706C">
          <w:rPr>
            <w:rStyle w:val="Hyperlink"/>
            <w:rFonts w:ascii="iCiel Avenir LT Std 35 Light" w:hAnsi="iCiel Avenir LT Std 35 Light"/>
            <w:sz w:val="22"/>
            <w:szCs w:val="22"/>
            <w:lang w:val="vi-VN"/>
          </w:rPr>
          <w:delText>buv-creditcontrol@buv.edu.vn</w:delText>
        </w:r>
        <w:r w:rsidR="005378D1" w:rsidDel="002D706C">
          <w:rPr>
            <w:rStyle w:val="Hyperlink"/>
            <w:rFonts w:ascii="iCiel Avenir LT Std 35 Light" w:hAnsi="iCiel Avenir LT Std 35 Light"/>
            <w:sz w:val="22"/>
            <w:szCs w:val="22"/>
            <w:lang w:val="vi-VN"/>
          </w:rPr>
          <w:fldChar w:fldCharType="end"/>
        </w:r>
        <w:r w:rsidR="009C7F61" w:rsidRPr="004373E8" w:rsidDel="002D706C">
          <w:rPr>
            <w:rFonts w:ascii="iCiel Avenir LT Std 35 Light" w:hAnsi="iCiel Avenir LT Std 35 Light" w:cs="Arial"/>
            <w:sz w:val="22"/>
            <w:szCs w:val="22"/>
            <w:lang w:val="vi-VN"/>
          </w:rPr>
          <w:delText xml:space="preserve"> </w:delText>
        </w:r>
        <w:r w:rsidRPr="004373E8" w:rsidDel="002D706C">
          <w:rPr>
            <w:rFonts w:ascii="iCiel Avenir LT Std 35 Light" w:hAnsi="iCiel Avenir LT Std 35 Light" w:cs="Arial"/>
            <w:sz w:val="22"/>
            <w:szCs w:val="22"/>
            <w:lang w:val="vi-VN"/>
          </w:rPr>
          <w:delText>for answers to questions related to student fees.</w:delText>
        </w:r>
      </w:del>
    </w:p>
    <w:p w14:paraId="5F661000" w14:textId="726C9F03" w:rsidR="001171F0" w:rsidRPr="004373E8" w:rsidDel="002D706C" w:rsidRDefault="001171F0" w:rsidP="003E1B62">
      <w:pPr>
        <w:ind w:firstLine="0"/>
        <w:rPr>
          <w:del w:id="4992" w:author="An Tran, ACA (BUV)" w:date="2024-09-10T10:48:00Z" w16du:dateUtc="2024-09-10T03:48:00Z"/>
          <w:rFonts w:ascii="iCiel Avenir LT Std 35 Light" w:hAnsi="iCiel Avenir LT Std 35 Light"/>
          <w:color w:val="000000"/>
          <w:sz w:val="22"/>
          <w:szCs w:val="22"/>
          <w:lang w:val="vi-VN"/>
        </w:rPr>
      </w:pPr>
      <w:del w:id="4993" w:author="An Tran, ACA (BUV)" w:date="2024-09-10T10:48:00Z" w16du:dateUtc="2024-09-10T03:48:00Z">
        <w:r w:rsidRPr="004373E8" w:rsidDel="002D706C">
          <w:rPr>
            <w:rFonts w:ascii="iCiel Avenir LT Std 35 Light" w:hAnsi="iCiel Avenir LT Std 35 Light"/>
            <w:color w:val="000000"/>
            <w:sz w:val="22"/>
            <w:szCs w:val="22"/>
            <w:lang w:val="vi-VN"/>
          </w:rPr>
          <w:delText>However, under certain circumstances the student may provisionally attend class until the results of their resit attempts are known, if:</w:delText>
        </w:r>
      </w:del>
    </w:p>
    <w:p w14:paraId="6980C2CA" w14:textId="16A79935" w:rsidR="001171F0" w:rsidRPr="004373E8" w:rsidDel="002D706C" w:rsidRDefault="001171F0" w:rsidP="00D85019">
      <w:pPr>
        <w:pStyle w:val="ListParagraph"/>
        <w:numPr>
          <w:ilvl w:val="0"/>
          <w:numId w:val="42"/>
        </w:numPr>
        <w:contextualSpacing w:val="0"/>
        <w:rPr>
          <w:del w:id="4994" w:author="An Tran, ACA (BUV)" w:date="2024-09-10T10:48:00Z" w16du:dateUtc="2024-09-10T03:48:00Z"/>
          <w:rFonts w:ascii="iCiel Avenir LT Std 35 Light" w:hAnsi="iCiel Avenir LT Std 35 Light"/>
          <w:sz w:val="22"/>
          <w:szCs w:val="22"/>
          <w:lang w:val="vi-VN"/>
        </w:rPr>
      </w:pPr>
      <w:del w:id="4995" w:author="An Tran, ACA (BUV)" w:date="2024-09-10T10:48:00Z" w16du:dateUtc="2024-09-10T03:48:00Z">
        <w:r w:rsidRPr="004373E8" w:rsidDel="002D706C">
          <w:rPr>
            <w:rFonts w:ascii="iCiel Avenir LT Std 35 Light" w:hAnsi="iCiel Avenir LT Std 35 Light"/>
            <w:color w:val="000000"/>
            <w:sz w:val="22"/>
            <w:szCs w:val="22"/>
            <w:lang w:val="vi-VN"/>
          </w:rPr>
          <w:delText>The student submission resit deadline is before the start of the relevant semester.</w:delText>
        </w:r>
      </w:del>
    </w:p>
    <w:p w14:paraId="0BBDA3B7" w14:textId="5C4D7853" w:rsidR="001171F0" w:rsidRPr="004373E8" w:rsidDel="002D706C" w:rsidRDefault="001171F0" w:rsidP="691BD53B">
      <w:pPr>
        <w:pStyle w:val="ListParagraph"/>
        <w:numPr>
          <w:ilvl w:val="0"/>
          <w:numId w:val="42"/>
        </w:numPr>
        <w:rPr>
          <w:del w:id="4996" w:author="An Tran, ACA (BUV)" w:date="2024-09-10T10:48:00Z" w16du:dateUtc="2024-09-10T03:48:00Z"/>
          <w:rFonts w:ascii="iCiel Avenir LT Std 35 Light" w:hAnsi="iCiel Avenir LT Std 35 Light"/>
          <w:sz w:val="22"/>
          <w:szCs w:val="22"/>
          <w:lang w:val="vi-VN"/>
        </w:rPr>
      </w:pPr>
      <w:del w:id="4997" w:author="An Tran, ACA (BUV)" w:date="2024-09-10T10:48:00Z" w16du:dateUtc="2024-09-10T03:48:00Z">
        <w:r w:rsidRPr="691BD53B" w:rsidDel="002D706C">
          <w:rPr>
            <w:rFonts w:ascii="iCiel Avenir LT Std 35 Light" w:hAnsi="iCiel Avenir LT Std 35 Light"/>
            <w:color w:val="000000" w:themeColor="text1"/>
            <w:sz w:val="22"/>
            <w:szCs w:val="22"/>
            <w:lang w:val="vi-VN"/>
          </w:rPr>
          <w:delText>Students submit sufficient resit attempts so that if the submissions achieve a passing grade they</w:delText>
        </w:r>
        <w:r w:rsidR="5496DDC4" w:rsidRPr="691BD53B" w:rsidDel="002D706C">
          <w:rPr>
            <w:rFonts w:ascii="iCiel Avenir LT Std 35 Light" w:hAnsi="iCiel Avenir LT Std 35 Light"/>
            <w:color w:val="000000" w:themeColor="text1"/>
            <w:sz w:val="22"/>
            <w:szCs w:val="22"/>
            <w:lang w:val="vi-VN"/>
          </w:rPr>
          <w:delText xml:space="preserve"> </w:delText>
        </w:r>
        <w:r w:rsidRPr="691BD53B" w:rsidDel="002D706C">
          <w:rPr>
            <w:rFonts w:ascii="iCiel Avenir LT Std 35 Light" w:hAnsi="iCiel Avenir LT Std 35 Light"/>
            <w:color w:val="000000" w:themeColor="text1"/>
            <w:sz w:val="22"/>
            <w:szCs w:val="22"/>
            <w:lang w:val="vi-VN"/>
          </w:rPr>
          <w:delText xml:space="preserve">will gain enough credits to be allowed to progress under the regulations. </w:delText>
        </w:r>
      </w:del>
    </w:p>
    <w:p w14:paraId="053E5F47" w14:textId="5CD2EACC" w:rsidR="001171F0" w:rsidRPr="004373E8" w:rsidDel="002D706C" w:rsidRDefault="001171F0" w:rsidP="00D85019">
      <w:pPr>
        <w:pStyle w:val="ListParagraph"/>
        <w:numPr>
          <w:ilvl w:val="0"/>
          <w:numId w:val="42"/>
        </w:numPr>
        <w:contextualSpacing w:val="0"/>
        <w:rPr>
          <w:del w:id="4998" w:author="An Tran, ACA (BUV)" w:date="2024-09-10T10:48:00Z" w16du:dateUtc="2024-09-10T03:48:00Z"/>
          <w:rFonts w:ascii="iCiel Avenir LT Std 35 Light" w:hAnsi="iCiel Avenir LT Std 35 Light"/>
          <w:sz w:val="22"/>
          <w:szCs w:val="22"/>
          <w:lang w:val="vi-VN"/>
        </w:rPr>
      </w:pPr>
      <w:del w:id="4999" w:author="An Tran, ACA (BUV)" w:date="2024-09-10T10:48:00Z" w16du:dateUtc="2024-09-10T03:48:00Z">
        <w:r w:rsidRPr="004373E8" w:rsidDel="002D706C">
          <w:rPr>
            <w:rFonts w:ascii="iCiel Avenir LT Std 35 Light" w:hAnsi="iCiel Avenir LT Std 35 Light"/>
            <w:color w:val="000000"/>
            <w:sz w:val="22"/>
            <w:szCs w:val="22"/>
            <w:lang w:val="vi-VN"/>
          </w:rPr>
          <w:delText>The resit attempts are submitted before the resit student submission deadline (in other words they are not late submissions).</w:delText>
        </w:r>
      </w:del>
    </w:p>
    <w:p w14:paraId="44D9D852" w14:textId="1CA1B904" w:rsidR="001171F0" w:rsidRPr="004373E8" w:rsidDel="002D706C" w:rsidRDefault="001171F0" w:rsidP="00D85019">
      <w:pPr>
        <w:pStyle w:val="ListParagraph"/>
        <w:numPr>
          <w:ilvl w:val="0"/>
          <w:numId w:val="42"/>
        </w:numPr>
        <w:contextualSpacing w:val="0"/>
        <w:rPr>
          <w:del w:id="5000" w:author="An Tran, ACA (BUV)" w:date="2024-09-10T10:48:00Z" w16du:dateUtc="2024-09-10T03:48:00Z"/>
          <w:rFonts w:ascii="iCiel Avenir LT Std 35 Light" w:hAnsi="iCiel Avenir LT Std 35 Light"/>
          <w:sz w:val="22"/>
          <w:szCs w:val="22"/>
          <w:lang w:val="vi-VN"/>
        </w:rPr>
      </w:pPr>
      <w:del w:id="5001" w:author="An Tran, ACA (BUV)" w:date="2024-09-10T10:48:00Z" w16du:dateUtc="2024-09-10T03:48:00Z">
        <w:r w:rsidRPr="004373E8" w:rsidDel="002D706C">
          <w:rPr>
            <w:rFonts w:ascii="iCiel Avenir LT Std 35 Light" w:hAnsi="iCiel Avenir LT Std 35 Light"/>
            <w:color w:val="000000"/>
            <w:sz w:val="22"/>
            <w:szCs w:val="22"/>
            <w:lang w:val="vi-VN"/>
          </w:rPr>
          <w:delText>The resit attempts have substance (for example they are not blank document submissions).</w:delText>
        </w:r>
      </w:del>
    </w:p>
    <w:p w14:paraId="1508BACD" w14:textId="545FE525" w:rsidR="00FE7B34" w:rsidRPr="004373E8" w:rsidDel="002D706C" w:rsidRDefault="001171F0" w:rsidP="00D85019">
      <w:pPr>
        <w:pStyle w:val="ListParagraph"/>
        <w:numPr>
          <w:ilvl w:val="0"/>
          <w:numId w:val="42"/>
        </w:numPr>
        <w:contextualSpacing w:val="0"/>
        <w:rPr>
          <w:del w:id="5002" w:author="An Tran, ACA (BUV)" w:date="2024-09-10T10:48:00Z" w16du:dateUtc="2024-09-10T03:48:00Z"/>
          <w:rFonts w:ascii="iCiel Avenir LT Std 35 Light" w:hAnsi="iCiel Avenir LT Std 35 Light"/>
          <w:sz w:val="22"/>
          <w:szCs w:val="22"/>
          <w:lang w:val="vi-VN"/>
        </w:rPr>
      </w:pPr>
      <w:del w:id="5003" w:author="An Tran, ACA (BUV)" w:date="2024-09-10T10:48:00Z" w16du:dateUtc="2024-09-10T03:48:00Z">
        <w:r w:rsidRPr="004373E8" w:rsidDel="002D706C">
          <w:rPr>
            <w:rFonts w:ascii="iCiel Avenir LT Std 35 Light" w:hAnsi="iCiel Avenir LT Std 35 Light"/>
            <w:color w:val="000000"/>
            <w:sz w:val="22"/>
            <w:szCs w:val="22"/>
            <w:lang w:val="vi-VN"/>
          </w:rPr>
          <w:delText>The resit examination board is held in approximately week three of the semester.  Based on the</w:delText>
        </w:r>
      </w:del>
    </w:p>
    <w:p w14:paraId="35EDFD0D" w14:textId="2312F309" w:rsidR="001171F0" w:rsidDel="002D706C" w:rsidRDefault="001171F0" w:rsidP="003E1B62">
      <w:pPr>
        <w:ind w:left="360" w:firstLine="0"/>
        <w:rPr>
          <w:del w:id="5004" w:author="An Tran, ACA (BUV)" w:date="2024-09-10T10:48:00Z" w16du:dateUtc="2024-09-10T03:48:00Z"/>
          <w:rFonts w:ascii="iCiel Avenir LT Std 35 Light" w:hAnsi="iCiel Avenir LT Std 35 Light"/>
          <w:color w:val="000000"/>
          <w:sz w:val="22"/>
          <w:szCs w:val="22"/>
        </w:rPr>
      </w:pPr>
      <w:del w:id="5005" w:author="An Tran, ACA (BUV)" w:date="2024-09-10T10:48:00Z" w16du:dateUtc="2024-09-10T03:48:00Z">
        <w:r w:rsidRPr="004373E8" w:rsidDel="002D706C">
          <w:rPr>
            <w:rFonts w:ascii="iCiel Avenir LT Std 35 Light" w:hAnsi="iCiel Avenir LT Std 35 Light"/>
            <w:color w:val="000000"/>
            <w:sz w:val="22"/>
            <w:szCs w:val="22"/>
            <w:lang w:val="vi-VN"/>
          </w:rPr>
          <w:delText>results achieved by the student in their resit submissions the examination board will determine if the student should continue with their current cohort or are still in a cannot proceed status and will have to leave their current cohort.  The examination board, acting in the student’s best academic interest, will direct how the student</w:delText>
        </w:r>
        <w:r w:rsidR="00F86725" w:rsidRPr="004373E8" w:rsidDel="002D706C">
          <w:rPr>
            <w:rFonts w:ascii="iCiel Avenir LT Std 35 Light" w:hAnsi="iCiel Avenir LT Std 35 Light"/>
            <w:color w:val="000000"/>
            <w:sz w:val="22"/>
            <w:szCs w:val="22"/>
            <w:lang w:val="vi-VN"/>
          </w:rPr>
          <w:delText>s</w:delText>
        </w:r>
        <w:r w:rsidRPr="004373E8" w:rsidDel="002D706C">
          <w:rPr>
            <w:rFonts w:ascii="iCiel Avenir LT Std 35 Light" w:hAnsi="iCiel Avenir LT Std 35 Light"/>
            <w:color w:val="000000"/>
            <w:sz w:val="22"/>
            <w:szCs w:val="22"/>
            <w:lang w:val="vi-VN"/>
          </w:rPr>
          <w:delText xml:space="preserve"> who are still in a cannot proceed status should continue with their studies. </w:delText>
        </w:r>
      </w:del>
    </w:p>
    <w:p w14:paraId="7D2C76CC" w14:textId="4E74EF36" w:rsidR="00B11350" w:rsidRPr="00313221" w:rsidDel="002D706C" w:rsidRDefault="00B11350" w:rsidP="00B11350">
      <w:pPr>
        <w:ind w:left="90" w:firstLine="0"/>
        <w:rPr>
          <w:del w:id="5006" w:author="An Tran, ACA (BUV)" w:date="2024-09-10T10:48:00Z" w16du:dateUtc="2024-09-10T03:48:00Z"/>
          <w:rFonts w:ascii="iCiel Avenir LT Std 35 Light" w:hAnsi="iCiel Avenir LT Std 35 Light" w:cs="Arial"/>
          <w:sz w:val="22"/>
          <w:szCs w:val="22"/>
        </w:rPr>
      </w:pPr>
      <w:del w:id="5007" w:author="An Tran, ACA (BUV)" w:date="2024-09-10T10:48:00Z" w16du:dateUtc="2024-09-10T03:48:00Z">
        <w:r w:rsidRPr="003A3B08" w:rsidDel="002D706C">
          <w:rPr>
            <w:rFonts w:ascii="iCiel Avenir LT Std 35 Light" w:hAnsi="iCiel Avenir LT Std 35 Light" w:cs="Arial"/>
            <w:sz w:val="22"/>
            <w:szCs w:val="22"/>
          </w:rPr>
          <w:delText>We encourage students to contact the</w:delText>
        </w:r>
        <w:r w:rsidDel="002D706C">
          <w:rPr>
            <w:rFonts w:ascii="iCiel Avenir LT Std 35 Light" w:hAnsi="iCiel Avenir LT Std 35 Light" w:cs="Arial"/>
            <w:sz w:val="22"/>
            <w:szCs w:val="22"/>
          </w:rPr>
          <w:delText xml:space="preserve"> Central Academic Information Services</w:delText>
        </w:r>
        <w:r w:rsidRPr="003A3B08" w:rsidDel="002D706C">
          <w:rPr>
            <w:rFonts w:ascii="iCiel Avenir LT Std 35 Light" w:hAnsi="iCiel Avenir LT Std 35 Light" w:cs="Arial"/>
            <w:sz w:val="22"/>
            <w:szCs w:val="22"/>
          </w:rPr>
          <w:delText xml:space="preserve"> via </w:delText>
        </w:r>
        <w:r w:rsidR="005378D1" w:rsidDel="002D706C">
          <w:fldChar w:fldCharType="begin"/>
        </w:r>
        <w:r w:rsidR="005378D1" w:rsidDel="002D706C">
          <w:delInstrText>HYPERLINK "mailto:cais@buv.edu.vn"</w:delInstrText>
        </w:r>
        <w:r w:rsidR="005378D1" w:rsidDel="002D706C">
          <w:fldChar w:fldCharType="separate"/>
        </w:r>
        <w:r w:rsidRPr="00F95E36" w:rsidDel="002D706C">
          <w:rPr>
            <w:rStyle w:val="Hyperlink"/>
            <w:rFonts w:ascii="iCiel Avenir LT Std 35 Light" w:hAnsi="iCiel Avenir LT Std 35 Light" w:cs="Arial"/>
            <w:sz w:val="22"/>
            <w:szCs w:val="22"/>
          </w:rPr>
          <w:delText>cais@buv.edu.vn</w:delText>
        </w:r>
        <w:r w:rsidR="005378D1" w:rsidDel="002D706C">
          <w:rPr>
            <w:rStyle w:val="Hyperlink"/>
            <w:rFonts w:ascii="iCiel Avenir LT Std 35 Light" w:hAnsi="iCiel Avenir LT Std 35 Light" w:cs="Arial"/>
            <w:sz w:val="22"/>
            <w:szCs w:val="22"/>
          </w:rPr>
          <w:fldChar w:fldCharType="end"/>
        </w:r>
        <w:r w:rsidDel="002D706C">
          <w:rPr>
            <w:rFonts w:ascii="iCiel Avenir LT Std 35 Light" w:hAnsi="iCiel Avenir LT Std 35 Light" w:cs="Arial"/>
            <w:sz w:val="22"/>
            <w:szCs w:val="22"/>
          </w:rPr>
          <w:delText xml:space="preserve"> </w:delText>
        </w:r>
        <w:r w:rsidRPr="003A3B08" w:rsidDel="002D706C">
          <w:rPr>
            <w:rFonts w:ascii="iCiel Avenir LT Std 35 Light" w:hAnsi="iCiel Avenir LT Std 35 Light" w:cs="Arial"/>
            <w:sz w:val="22"/>
            <w:szCs w:val="22"/>
          </w:rPr>
          <w:delText xml:space="preserve"> for more detailed information.</w:delText>
        </w:r>
      </w:del>
    </w:p>
    <w:p w14:paraId="5A567422" w14:textId="1225A9BE" w:rsidR="00FD1E9D" w:rsidRPr="004373E8" w:rsidDel="002D706C" w:rsidRDefault="00FD1E9D" w:rsidP="003E1B62">
      <w:pPr>
        <w:pStyle w:val="NormalWeb"/>
        <w:spacing w:line="400" w:lineRule="exact"/>
        <w:jc w:val="both"/>
        <w:rPr>
          <w:del w:id="5008" w:author="An Tran, ACA (BUV)" w:date="2024-09-10T10:48:00Z" w16du:dateUtc="2024-09-10T03:48:00Z"/>
          <w:rFonts w:ascii="iCiel Avenir LT Std 35 Light" w:hAnsi="iCiel Avenir LT Std 35 Light"/>
          <w:sz w:val="22"/>
          <w:szCs w:val="22"/>
          <w:lang w:val="vi-VN"/>
        </w:rPr>
      </w:pPr>
      <w:del w:id="5009" w:author="An Tran, ACA (BUV)" w:date="2024-09-10T10:48:00Z" w16du:dateUtc="2024-09-10T03:48:00Z">
        <w:r w:rsidRPr="004373E8" w:rsidDel="002D706C">
          <w:rPr>
            <w:rFonts w:ascii="iCiel Avenir LT Std 35 Light" w:hAnsi="iCiel Avenir LT Std 35 Light"/>
            <w:i/>
            <w:iCs/>
            <w:sz w:val="22"/>
            <w:szCs w:val="22"/>
            <w:lang w:val="vi-VN"/>
          </w:rPr>
          <w:delText>Theo quy trình, sau khi Hội đồng Khảo thí đưa ra quyết định về kết quả học tập của sinh viên, nhà trường sẽ thông báo cho phụ huynh và sinh viên về tình trạng “Không được lên lớp” đối với sinh viên đang</w:delText>
        </w:r>
        <w:r w:rsidRPr="004373E8" w:rsidDel="002D706C">
          <w:rPr>
            <w:rStyle w:val="Strong"/>
            <w:rFonts w:ascii="iCiel Avenir LT Std 35 Light" w:hAnsi="iCiel Avenir LT Std 35 Light"/>
            <w:i/>
            <w:iCs/>
            <w:sz w:val="22"/>
            <w:szCs w:val="22"/>
            <w:lang w:val="vi-VN"/>
          </w:rPr>
          <w:delText xml:space="preserve"> nợ 45 tín chỉ, quy định này được áp dụng với sinh viên năm 1 và năm 2, không áp dụng đối với sinh viên năm 3 và sinh viên sau đại học</w:delText>
        </w:r>
        <w:r w:rsidRPr="004373E8" w:rsidDel="002D706C">
          <w:rPr>
            <w:rFonts w:ascii="iCiel Avenir LT Std 35 Light" w:hAnsi="iCiel Avenir LT Std 35 Light"/>
            <w:i/>
            <w:iCs/>
            <w:sz w:val="22"/>
            <w:szCs w:val="22"/>
            <w:lang w:val="vi-VN"/>
          </w:rPr>
          <w:delText>. Đồng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 và thông báo đến sinh viên và phụ huynh ngay sau khi thống nhất. Sinh viên đang ở trong tình trạng “Không được lên lớp” và đang chờ kết quả thi lại sẽ không được tham gia học tập trong 2 đến 3 tuần đầu tiên theo thời khóa biểu của kỳ học mới theo quyết định của Hội đồng khảo thí Đại học Staffordshire. 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5378D1" w:rsidDel="002D706C">
          <w:fldChar w:fldCharType="begin"/>
        </w:r>
        <w:r w:rsidR="005378D1" w:rsidDel="002D706C">
          <w:delInstrText>HYPERLINK "mailto:buv-creditcontrol@buv.edu.vn"</w:delInstrText>
        </w:r>
        <w:r w:rsidR="005378D1" w:rsidDel="002D706C">
          <w:fldChar w:fldCharType="separate"/>
        </w:r>
        <w:r w:rsidRPr="004373E8" w:rsidDel="002D706C">
          <w:rPr>
            <w:rStyle w:val="Hyperlink"/>
            <w:rFonts w:ascii="iCiel Avenir LT Std 35 Light" w:hAnsi="iCiel Avenir LT Std 35 Light"/>
            <w:i/>
            <w:iCs/>
            <w:color w:val="4472C4" w:themeColor="accent1"/>
            <w:sz w:val="22"/>
            <w:szCs w:val="22"/>
            <w:lang w:val="vi-VN"/>
          </w:rPr>
          <w:delText>buv-creditcontrol@buv.edu.vn</w:delText>
        </w:r>
        <w:r w:rsidR="005378D1" w:rsidDel="002D706C">
          <w:rPr>
            <w:rStyle w:val="Hyperlink"/>
            <w:rFonts w:ascii="iCiel Avenir LT Std 35 Light" w:hAnsi="iCiel Avenir LT Std 35 Light"/>
            <w:i/>
            <w:iCs/>
            <w:color w:val="4472C4" w:themeColor="accent1"/>
            <w:sz w:val="22"/>
            <w:szCs w:val="22"/>
            <w:lang w:val="vi-VN"/>
          </w:rPr>
          <w:fldChar w:fldCharType="end"/>
        </w:r>
        <w:r w:rsidRPr="004373E8" w:rsidDel="002D706C">
          <w:rPr>
            <w:rFonts w:ascii="iCiel Avenir LT Std 35 Light" w:hAnsi="iCiel Avenir LT Std 35 Light"/>
            <w:i/>
            <w:iCs/>
            <w:sz w:val="22"/>
            <w:szCs w:val="22"/>
            <w:lang w:val="vi-VN"/>
          </w:rPr>
          <w:delText xml:space="preserve"> để được giải đáp những câu hỏi liên quan đến học phí của sinh viên.</w:delText>
        </w:r>
      </w:del>
    </w:p>
    <w:p w14:paraId="6190D3A1" w14:textId="3A8366B5" w:rsidR="00FD1E9D" w:rsidRPr="004373E8" w:rsidDel="002D706C" w:rsidRDefault="00FD1E9D" w:rsidP="003E1B62">
      <w:pPr>
        <w:ind w:firstLine="0"/>
        <w:rPr>
          <w:del w:id="5010" w:author="An Tran, ACA (BUV)" w:date="2024-09-10T10:48:00Z" w16du:dateUtc="2024-09-10T03:48:00Z"/>
          <w:rFonts w:ascii="iCiel Avenir LT Std 35 Light" w:hAnsi="iCiel Avenir LT Std 35 Light"/>
          <w:i/>
          <w:iCs/>
          <w:color w:val="000000"/>
          <w:sz w:val="22"/>
          <w:szCs w:val="22"/>
          <w:lang w:val="vi-VN"/>
        </w:rPr>
      </w:pPr>
      <w:del w:id="5011" w:author="An Tran, ACA (BUV)" w:date="2024-09-10T10:48:00Z" w16du:dateUtc="2024-09-10T03:48:00Z">
        <w:r w:rsidRPr="004373E8" w:rsidDel="002D706C">
          <w:rPr>
            <w:rFonts w:ascii="iCiel Avenir LT Std 35 Light" w:hAnsi="iCiel Avenir LT Std 35 Light"/>
            <w:i/>
            <w:iCs/>
            <w:color w:val="000000"/>
            <w:sz w:val="22"/>
            <w:szCs w:val="22"/>
            <w:lang w:val="vi-VN"/>
          </w:rPr>
          <w:delText>Tuy nhiên, trong một số trường hợp nhất định, sinh viên có thể dự thính lớp học hiện tại cho đến khi biết kết quả của lần thi lại, nếu:</w:delText>
        </w:r>
      </w:del>
    </w:p>
    <w:p w14:paraId="0C13A215" w14:textId="72E4BD3C" w:rsidR="00FD1E9D" w:rsidRPr="004373E8" w:rsidDel="002D706C" w:rsidRDefault="00FD1E9D" w:rsidP="00D85019">
      <w:pPr>
        <w:pStyle w:val="ListParagraph"/>
        <w:numPr>
          <w:ilvl w:val="0"/>
          <w:numId w:val="41"/>
        </w:numPr>
        <w:contextualSpacing w:val="0"/>
        <w:rPr>
          <w:del w:id="5012" w:author="An Tran, ACA (BUV)" w:date="2024-09-10T10:48:00Z" w16du:dateUtc="2024-09-10T03:48:00Z"/>
          <w:rFonts w:ascii="iCiel Avenir LT Std 35 Light" w:hAnsi="iCiel Avenir LT Std 35 Light"/>
          <w:i/>
          <w:iCs/>
          <w:color w:val="000000"/>
          <w:sz w:val="22"/>
          <w:szCs w:val="22"/>
          <w:lang w:val="vi-VN"/>
        </w:rPr>
      </w:pPr>
      <w:del w:id="5013" w:author="An Tran, ACA (BUV)" w:date="2024-09-10T10:48:00Z" w16du:dateUtc="2024-09-10T03:48:00Z">
        <w:r w:rsidRPr="004373E8" w:rsidDel="002D706C">
          <w:rPr>
            <w:rFonts w:ascii="iCiel Avenir LT Std 35 Light" w:hAnsi="iCiel Avenir LT Std 35 Light"/>
            <w:i/>
            <w:iCs/>
            <w:color w:val="000000"/>
            <w:sz w:val="22"/>
            <w:szCs w:val="22"/>
            <w:lang w:val="vi-VN"/>
          </w:rPr>
          <w:delText>Thời hạn nộp bài thi lại của sinh viên là trước khi bắt đầu học kỳ mới.</w:delText>
        </w:r>
      </w:del>
    </w:p>
    <w:p w14:paraId="683DA3E4" w14:textId="0BCEA558" w:rsidR="00FD1E9D" w:rsidRPr="004373E8" w:rsidDel="002D706C" w:rsidRDefault="00FD1E9D" w:rsidP="00D85019">
      <w:pPr>
        <w:pStyle w:val="ListParagraph"/>
        <w:numPr>
          <w:ilvl w:val="0"/>
          <w:numId w:val="41"/>
        </w:numPr>
        <w:contextualSpacing w:val="0"/>
        <w:rPr>
          <w:del w:id="5014" w:author="An Tran, ACA (BUV)" w:date="2024-09-10T10:48:00Z" w16du:dateUtc="2024-09-10T03:48:00Z"/>
          <w:rFonts w:ascii="iCiel Avenir LT Std 35 Light" w:hAnsi="iCiel Avenir LT Std 35 Light"/>
          <w:i/>
          <w:iCs/>
          <w:color w:val="000000"/>
          <w:sz w:val="22"/>
          <w:szCs w:val="22"/>
          <w:lang w:val="vi-VN"/>
        </w:rPr>
      </w:pPr>
      <w:del w:id="5015" w:author="An Tran, ACA (BUV)" w:date="2024-09-10T10:48:00Z" w16du:dateUtc="2024-09-10T03:48:00Z">
        <w:r w:rsidRPr="004373E8" w:rsidDel="002D706C">
          <w:rPr>
            <w:rFonts w:ascii="iCiel Avenir LT Std 35 Light" w:hAnsi="iCiel Avenir LT Std 35 Light"/>
            <w:i/>
            <w:iCs/>
            <w:color w:val="000000"/>
            <w:sz w:val="22"/>
            <w:szCs w:val="22"/>
            <w:lang w:val="vi-VN"/>
          </w:rPr>
          <w:delText>Sinh viên đã nộp đầy đủ các bài thi lại theo yêu cầu để nếu các bài thi lại đó đạt điểm đỗ, sinh viên sẽ đạt đủ số tín chỉ để được phép học tiếp theo quy định.</w:delText>
        </w:r>
      </w:del>
    </w:p>
    <w:p w14:paraId="1FC55EBC" w14:textId="3A287805" w:rsidR="00FD1E9D" w:rsidRPr="004373E8" w:rsidDel="002D706C" w:rsidRDefault="00FD1E9D" w:rsidP="00D85019">
      <w:pPr>
        <w:pStyle w:val="ListParagraph"/>
        <w:numPr>
          <w:ilvl w:val="0"/>
          <w:numId w:val="41"/>
        </w:numPr>
        <w:contextualSpacing w:val="0"/>
        <w:rPr>
          <w:del w:id="5016" w:author="An Tran, ACA (BUV)" w:date="2024-09-10T10:48:00Z" w16du:dateUtc="2024-09-10T03:48:00Z"/>
          <w:rFonts w:ascii="iCiel Avenir LT Std 35 Light" w:hAnsi="iCiel Avenir LT Std 35 Light"/>
          <w:i/>
          <w:iCs/>
          <w:color w:val="000000"/>
          <w:sz w:val="22"/>
          <w:szCs w:val="22"/>
          <w:lang w:val="vi-VN"/>
        </w:rPr>
      </w:pPr>
      <w:del w:id="5017" w:author="An Tran, ACA (BUV)" w:date="2024-09-10T10:48:00Z" w16du:dateUtc="2024-09-10T03:48:00Z">
        <w:r w:rsidRPr="004373E8" w:rsidDel="002D706C">
          <w:rPr>
            <w:rFonts w:ascii="iCiel Avenir LT Std 35 Light" w:hAnsi="iCiel Avenir LT Std 35 Light"/>
            <w:i/>
            <w:iCs/>
            <w:color w:val="000000"/>
            <w:sz w:val="22"/>
            <w:szCs w:val="22"/>
            <w:lang w:val="vi-VN"/>
          </w:rPr>
          <w:delText>Sinh viên phải nộp các bài thi lại trước thời hạn nộp bài (nói cách khác là bài thi lại không được nộp muộn).</w:delText>
        </w:r>
      </w:del>
    </w:p>
    <w:p w14:paraId="71D02444" w14:textId="049E1D8E" w:rsidR="00FD1E9D" w:rsidRPr="004373E8" w:rsidDel="002D706C" w:rsidRDefault="00FD1E9D" w:rsidP="00D85019">
      <w:pPr>
        <w:pStyle w:val="ListParagraph"/>
        <w:numPr>
          <w:ilvl w:val="0"/>
          <w:numId w:val="41"/>
        </w:numPr>
        <w:contextualSpacing w:val="0"/>
        <w:rPr>
          <w:del w:id="5018" w:author="An Tran, ACA (BUV)" w:date="2024-09-10T10:48:00Z" w16du:dateUtc="2024-09-10T03:48:00Z"/>
          <w:rFonts w:ascii="iCiel Avenir LT Std 35 Light" w:hAnsi="iCiel Avenir LT Std 35 Light"/>
          <w:i/>
          <w:iCs/>
          <w:color w:val="000000"/>
          <w:sz w:val="22"/>
          <w:szCs w:val="22"/>
          <w:lang w:val="vi-VN"/>
        </w:rPr>
      </w:pPr>
      <w:del w:id="5019" w:author="An Tran, ACA (BUV)" w:date="2024-09-10T10:48:00Z" w16du:dateUtc="2024-09-10T03:48:00Z">
        <w:r w:rsidRPr="004373E8" w:rsidDel="002D706C">
          <w:rPr>
            <w:rFonts w:ascii="iCiel Avenir LT Std 35 Light" w:hAnsi="iCiel Avenir LT Std 35 Light"/>
            <w:i/>
            <w:iCs/>
            <w:color w:val="000000"/>
            <w:sz w:val="22"/>
            <w:szCs w:val="22"/>
            <w:lang w:val="vi-VN"/>
          </w:rPr>
          <w:delText>Các bài thi lại được nộp phải có nội dung (ví dụ: bài luận không nộp giấy trắng).</w:delText>
        </w:r>
      </w:del>
    </w:p>
    <w:p w14:paraId="6E01EB22" w14:textId="052457F0" w:rsidR="00FE7B34" w:rsidRPr="004373E8" w:rsidDel="002D706C" w:rsidRDefault="00FD1E9D" w:rsidP="00D85019">
      <w:pPr>
        <w:pStyle w:val="ListParagraph"/>
        <w:numPr>
          <w:ilvl w:val="0"/>
          <w:numId w:val="41"/>
        </w:numPr>
        <w:contextualSpacing w:val="0"/>
        <w:rPr>
          <w:del w:id="5020" w:author="An Tran, ACA (BUV)" w:date="2024-09-10T10:48:00Z" w16du:dateUtc="2024-09-10T03:48:00Z"/>
          <w:rFonts w:ascii="iCiel Avenir LT Std 35 Light" w:hAnsi="iCiel Avenir LT Std 35 Light"/>
          <w:i/>
          <w:iCs/>
          <w:color w:val="000000"/>
          <w:sz w:val="22"/>
          <w:szCs w:val="22"/>
          <w:lang w:val="vi-VN"/>
        </w:rPr>
      </w:pPr>
      <w:del w:id="5021" w:author="An Tran, ACA (BUV)" w:date="2024-09-10T10:48:00Z" w16du:dateUtc="2024-09-10T03:48:00Z">
        <w:r w:rsidRPr="004373E8" w:rsidDel="002D706C">
          <w:rPr>
            <w:rFonts w:ascii="iCiel Avenir LT Std 35 Light" w:hAnsi="iCiel Avenir LT Std 35 Light"/>
            <w:i/>
            <w:iCs/>
            <w:color w:val="000000"/>
            <w:sz w:val="22"/>
            <w:szCs w:val="22"/>
            <w:lang w:val="vi-VN"/>
          </w:rPr>
          <w:delText>Hội đồng Khảo thí sẽ được tổ chức vào khoảng tuần thứ ba của học kỳ. Dựa trên kết quả mà</w:delText>
        </w:r>
        <w:r w:rsidR="00FE7B34" w:rsidRPr="004373E8" w:rsidDel="002D706C">
          <w:rPr>
            <w:rFonts w:ascii="iCiel Avenir LT Std 35 Light" w:hAnsi="iCiel Avenir LT Std 35 Light"/>
            <w:i/>
            <w:iCs/>
            <w:color w:val="000000"/>
            <w:sz w:val="22"/>
            <w:szCs w:val="22"/>
            <w:lang w:val="vi-VN"/>
          </w:rPr>
          <w:delText xml:space="preserve"> </w:delText>
        </w:r>
      </w:del>
    </w:p>
    <w:p w14:paraId="58A8E206" w14:textId="7A74AC34" w:rsidR="00FD1E9D" w:rsidRPr="004373E8" w:rsidDel="002D706C" w:rsidRDefault="00FD1E9D" w:rsidP="003E1B62">
      <w:pPr>
        <w:ind w:left="360" w:firstLine="0"/>
        <w:rPr>
          <w:del w:id="5022" w:author="An Tran, ACA (BUV)" w:date="2024-09-10T10:48:00Z" w16du:dateUtc="2024-09-10T03:48:00Z"/>
          <w:rFonts w:ascii="iCiel Avenir LT Std 35 Light" w:hAnsi="iCiel Avenir LT Std 35 Light"/>
          <w:i/>
          <w:iCs/>
          <w:color w:val="000000"/>
          <w:sz w:val="22"/>
          <w:szCs w:val="22"/>
          <w:lang w:val="vi-VN"/>
        </w:rPr>
      </w:pPr>
      <w:del w:id="5023" w:author="An Tran, ACA (BUV)" w:date="2024-09-10T10:48:00Z" w16du:dateUtc="2024-09-10T03:48:00Z">
        <w:r w:rsidRPr="004373E8" w:rsidDel="002D706C">
          <w:rPr>
            <w:rFonts w:ascii="iCiel Avenir LT Std 35 Light" w:hAnsi="iCiel Avenir LT Std 35 Light"/>
            <w:i/>
            <w:iCs/>
            <w:color w:val="000000"/>
            <w:sz w:val="22"/>
            <w:szCs w:val="22"/>
            <w:lang w:val="vi-VN"/>
          </w:rPr>
          <w:delText>học sinh đạt được khi nộp bài thi lại, hội đồng Khảo thí sẽ xác định xem học sinh có được tiếp tục học với lớp hiện tại hay vẫn ở trạng thái không được lên lớp và sẽ phải rời khỏi lớp hiện tại. Hội đồng Khảo thí, căn cứ trên nguyên tắc lợi ích học tập tốt nhất của sinh viên, sẽ đưa ra kế hoạch học tập cho giai đoạn tiếp theo đối với các sinh viên trong trạng thái không được lên lớp.</w:delText>
        </w:r>
      </w:del>
    </w:p>
    <w:p w14:paraId="7D5B9CC5" w14:textId="24E12F43" w:rsidR="00FD1E9D" w:rsidRPr="004373E8" w:rsidDel="002D706C" w:rsidRDefault="00FD1E9D" w:rsidP="003E1B62">
      <w:pPr>
        <w:tabs>
          <w:tab w:val="left" w:pos="630"/>
          <w:tab w:val="left" w:pos="720"/>
          <w:tab w:val="left" w:pos="1080"/>
        </w:tabs>
        <w:ind w:firstLine="0"/>
        <w:rPr>
          <w:del w:id="5024" w:author="An Tran, ACA (BUV)" w:date="2024-09-10T10:48:00Z" w16du:dateUtc="2024-09-10T03:48:00Z"/>
          <w:rFonts w:ascii="iCiel Avenir LT Std 35 Light" w:hAnsi="iCiel Avenir LT Std 35 Light" w:cs="Arial"/>
          <w:bCs/>
          <w:i/>
          <w:iCs/>
          <w:sz w:val="22"/>
          <w:szCs w:val="22"/>
          <w:lang w:val="vi-VN"/>
        </w:rPr>
      </w:pPr>
      <w:del w:id="5025" w:author="An Tran, ACA (BUV)" w:date="2024-09-10T10:48:00Z" w16du:dateUtc="2024-09-10T03:48:00Z">
        <w:r w:rsidRPr="004373E8" w:rsidDel="002D706C">
          <w:rPr>
            <w:rFonts w:ascii="iCiel Avenir LT Std 35 Light" w:hAnsi="iCiel Avenir LT Std 35 Light" w:cs="Arial"/>
            <w:bCs/>
            <w:i/>
            <w:iCs/>
            <w:sz w:val="22"/>
            <w:szCs w:val="22"/>
            <w:lang w:val="vi-VN"/>
          </w:rPr>
          <w:delText>Nếu sinh viên tích lũy đủ tín chỉ để lên lớp, sinh viên sẽ tiếp tục học cùng với khóa của mình. Nếu sinh viên không tích lũy đủ tín chỉ để lên lớp, sinh viên sẽ không được tiếp tục học cùng với khóa của mình. Sinh viên sẽ học lại và tham gia đánh giá lại ở cơ hội tiếp theo theo quyết định của hội đồng khảo thí.</w:delText>
        </w:r>
      </w:del>
    </w:p>
    <w:p w14:paraId="79D1A6D2" w14:textId="04B3A6FB" w:rsidR="00FD1E9D" w:rsidDel="002D706C" w:rsidRDefault="00FD1E9D" w:rsidP="003E1B62">
      <w:pPr>
        <w:tabs>
          <w:tab w:val="left" w:pos="630"/>
          <w:tab w:val="left" w:pos="720"/>
          <w:tab w:val="left" w:pos="1080"/>
        </w:tabs>
        <w:ind w:firstLine="0"/>
        <w:rPr>
          <w:del w:id="5026" w:author="An Tran, ACA (BUV)" w:date="2024-09-10T10:48:00Z" w16du:dateUtc="2024-09-10T03:48:00Z"/>
          <w:rFonts w:ascii="iCiel Avenir LT Std 35 Light" w:hAnsi="iCiel Avenir LT Std 35 Light" w:cs="Arial"/>
          <w:bCs/>
          <w:i/>
          <w:iCs/>
          <w:sz w:val="22"/>
          <w:szCs w:val="22"/>
        </w:rPr>
      </w:pPr>
      <w:del w:id="5027" w:author="An Tran, ACA (BUV)" w:date="2024-09-10T10:48:00Z" w16du:dateUtc="2024-09-10T03:48:00Z">
        <w:r w:rsidRPr="004373E8" w:rsidDel="002D706C">
          <w:rPr>
            <w:rFonts w:ascii="iCiel Avenir LT Std 35 Light" w:hAnsi="iCiel Avenir LT Std 35 Light" w:cs="Arial"/>
            <w:bCs/>
            <w:i/>
            <w:iCs/>
            <w:sz w:val="22"/>
            <w:szCs w:val="22"/>
            <w:lang w:val="vi-VN"/>
          </w:rPr>
          <w:delText xml:space="preserve">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5378D1" w:rsidDel="002D706C">
          <w:fldChar w:fldCharType="begin"/>
        </w:r>
        <w:r w:rsidR="005378D1" w:rsidDel="002D706C">
          <w:delInstrText>HYPERLINK "mailto:buv-creditcontrol@buv.edu.vn"</w:delInstrText>
        </w:r>
        <w:r w:rsidR="005378D1" w:rsidDel="002D706C">
          <w:fldChar w:fldCharType="separate"/>
        </w:r>
        <w:r w:rsidRPr="004373E8" w:rsidDel="002D706C">
          <w:rPr>
            <w:rStyle w:val="Hyperlink"/>
            <w:rFonts w:ascii="iCiel Avenir LT Std 35 Light" w:hAnsi="iCiel Avenir LT Std 35 Light" w:cs="Arial"/>
            <w:i/>
            <w:iCs/>
            <w:sz w:val="22"/>
            <w:szCs w:val="22"/>
            <w:lang w:val="vi-VN"/>
          </w:rPr>
          <w:delText>buv-creditcontrol@buv.edu.vn</w:delText>
        </w:r>
        <w:r w:rsidR="005378D1" w:rsidDel="002D706C">
          <w:rPr>
            <w:rStyle w:val="Hyperlink"/>
            <w:rFonts w:ascii="iCiel Avenir LT Std 35 Light" w:hAnsi="iCiel Avenir LT Std 35 Light" w:cs="Arial"/>
            <w:i/>
            <w:iCs/>
            <w:sz w:val="22"/>
            <w:szCs w:val="22"/>
            <w:lang w:val="vi-VN"/>
          </w:rPr>
          <w:fldChar w:fldCharType="end"/>
        </w:r>
        <w:r w:rsidRPr="004373E8" w:rsidDel="002D706C">
          <w:rPr>
            <w:rFonts w:ascii="iCiel Avenir LT Std 35 Light" w:hAnsi="iCiel Avenir LT Std 35 Light" w:cs="Arial"/>
            <w:i/>
            <w:iCs/>
            <w:sz w:val="22"/>
            <w:szCs w:val="22"/>
            <w:lang w:val="vi-VN"/>
          </w:rPr>
          <w:delText xml:space="preserve"> </w:delText>
        </w:r>
        <w:r w:rsidRPr="004373E8" w:rsidDel="002D706C">
          <w:rPr>
            <w:rFonts w:ascii="iCiel Avenir LT Std 35 Light" w:hAnsi="iCiel Avenir LT Std 35 Light" w:cs="Arial"/>
            <w:bCs/>
            <w:i/>
            <w:iCs/>
            <w:sz w:val="22"/>
            <w:szCs w:val="22"/>
            <w:lang w:val="vi-VN"/>
          </w:rPr>
          <w:delText>để được giải đáp những câu hỏi liên quan đến học phí của sinh viên.</w:delText>
        </w:r>
      </w:del>
    </w:p>
    <w:p w14:paraId="405A5954" w14:textId="50C831A8" w:rsidR="00B11350" w:rsidRPr="00C71108" w:rsidRDefault="00B11350" w:rsidP="00B11350">
      <w:pPr>
        <w:tabs>
          <w:tab w:val="left" w:pos="630"/>
          <w:tab w:val="left" w:pos="720"/>
          <w:tab w:val="left" w:pos="1080"/>
        </w:tabs>
        <w:ind w:firstLine="0"/>
        <w:rPr>
          <w:rFonts w:ascii="iCiel Avenir LT Std 35 Light" w:hAnsi="iCiel Avenir LT Std 35 Light" w:cs="Arial"/>
          <w:i/>
          <w:iCs/>
          <w:sz w:val="22"/>
          <w:szCs w:val="22"/>
        </w:rPr>
      </w:pPr>
      <w:del w:id="5028" w:author="An Tran, ACA (BUV)" w:date="2024-09-10T10:48:00Z" w16du:dateUtc="2024-09-10T03:48:00Z">
        <w:r w:rsidRPr="002C711C" w:rsidDel="002D706C">
          <w:rPr>
            <w:rFonts w:ascii="iCiel Avenir LT Std 35 Light" w:hAnsi="iCiel Avenir LT Std 35 Light" w:cs="Arial"/>
            <w:i/>
            <w:iCs/>
            <w:sz w:val="22"/>
            <w:szCs w:val="22"/>
            <w:lang w:val="vi-VN"/>
          </w:rPr>
          <w:delText>Nhà tr</w:delText>
        </w:r>
        <w:r w:rsidRPr="002C711C" w:rsidDel="002D706C">
          <w:rPr>
            <w:rFonts w:ascii="iCiel Avenir LT Std 35 Light" w:hAnsi="iCiel Avenir LT Std 35 Light" w:cs="Calibri"/>
            <w:i/>
            <w:iCs/>
            <w:sz w:val="22"/>
            <w:szCs w:val="22"/>
            <w:lang w:val="vi-VN"/>
          </w:rPr>
          <w:delText>ườ</w:delText>
        </w:r>
        <w:r w:rsidRPr="002C711C" w:rsidDel="002D706C">
          <w:rPr>
            <w:rFonts w:ascii="iCiel Avenir LT Std 35 Light" w:hAnsi="iCiel Avenir LT Std 35 Light" w:cs="Arial"/>
            <w:i/>
            <w:iCs/>
            <w:sz w:val="22"/>
            <w:szCs w:val="22"/>
            <w:lang w:val="vi-VN"/>
          </w:rPr>
          <w:delText>ng khuy</w:delText>
        </w:r>
        <w:r w:rsidRPr="002C711C" w:rsidDel="002D706C">
          <w:rPr>
            <w:rFonts w:ascii="iCiel Avenir LT Std 35 Light" w:hAnsi="iCiel Avenir LT Std 35 Light" w:cs="Calibri"/>
            <w:i/>
            <w:iCs/>
            <w:sz w:val="22"/>
            <w:szCs w:val="22"/>
            <w:lang w:val="vi-VN"/>
          </w:rPr>
          <w:delText>ế</w:delText>
        </w:r>
        <w:r w:rsidRPr="002C711C" w:rsidDel="002D706C">
          <w:rPr>
            <w:rFonts w:ascii="iCiel Avenir LT Std 35 Light" w:hAnsi="iCiel Avenir LT Std 35 Light" w:cs="Arial"/>
            <w:i/>
            <w:iCs/>
            <w:sz w:val="22"/>
            <w:szCs w:val="22"/>
            <w:lang w:val="vi-VN"/>
          </w:rPr>
          <w:delText>n kh</w:delText>
        </w:r>
        <w:r w:rsidRPr="002C711C" w:rsidDel="002D706C">
          <w:rPr>
            <w:rFonts w:ascii="iCiel Avenir LT Std 35 Light" w:hAnsi="iCiel Avenir LT Std 35 Light" w:cs="Avenir Next LT Pro"/>
            <w:i/>
            <w:iCs/>
            <w:sz w:val="22"/>
            <w:szCs w:val="22"/>
            <w:lang w:val="vi-VN"/>
          </w:rPr>
          <w:delText>í</w:delText>
        </w:r>
        <w:r w:rsidRPr="002C711C" w:rsidDel="002D706C">
          <w:rPr>
            <w:rFonts w:ascii="iCiel Avenir LT Std 35 Light" w:hAnsi="iCiel Avenir LT Std 35 Light" w:cs="Arial"/>
            <w:i/>
            <w:iCs/>
            <w:sz w:val="22"/>
            <w:szCs w:val="22"/>
            <w:lang w:val="vi-VN"/>
          </w:rPr>
          <w:delText>ch sinh vi</w:delText>
        </w:r>
        <w:r w:rsidRPr="002C711C" w:rsidDel="002D706C">
          <w:rPr>
            <w:rFonts w:ascii="iCiel Avenir LT Std 35 Light" w:hAnsi="iCiel Avenir LT Std 35 Light" w:cs="Avenir Next LT Pro"/>
            <w:i/>
            <w:iCs/>
            <w:sz w:val="22"/>
            <w:szCs w:val="22"/>
            <w:lang w:val="vi-VN"/>
          </w:rPr>
          <w:delText>ê</w:delText>
        </w:r>
        <w:r w:rsidRPr="002C711C" w:rsidDel="002D706C">
          <w:rPr>
            <w:rFonts w:ascii="iCiel Avenir LT Std 35 Light" w:hAnsi="iCiel Avenir LT Std 35 Light" w:cs="Arial"/>
            <w:i/>
            <w:iCs/>
            <w:sz w:val="22"/>
            <w:szCs w:val="22"/>
            <w:lang w:val="vi-VN"/>
          </w:rPr>
          <w:delText xml:space="preserve">n trao </w:delText>
        </w:r>
        <w:r w:rsidRPr="002C711C" w:rsidDel="002D706C">
          <w:rPr>
            <w:rFonts w:ascii="iCiel Avenir LT Std 35 Light" w:hAnsi="iCiel Avenir LT Std 35 Light" w:cs="Avenir Next LT Pro"/>
            <w:i/>
            <w:iCs/>
            <w:sz w:val="22"/>
            <w:szCs w:val="22"/>
            <w:lang w:val="vi-VN"/>
          </w:rPr>
          <w:delText>đ</w:delText>
        </w:r>
        <w:r w:rsidRPr="002C711C" w:rsidDel="002D706C">
          <w:rPr>
            <w:rFonts w:ascii="iCiel Avenir LT Std 35 Light" w:hAnsi="iCiel Avenir LT Std 35 Light" w:cs="Calibri"/>
            <w:i/>
            <w:iCs/>
            <w:sz w:val="22"/>
            <w:szCs w:val="22"/>
            <w:lang w:val="vi-VN"/>
          </w:rPr>
          <w:delText>ổ</w:delText>
        </w:r>
        <w:r w:rsidRPr="002C711C" w:rsidDel="002D706C">
          <w:rPr>
            <w:rFonts w:ascii="iCiel Avenir LT Std 35 Light" w:hAnsi="iCiel Avenir LT Std 35 Light" w:cs="Arial"/>
            <w:i/>
            <w:iCs/>
            <w:sz w:val="22"/>
            <w:szCs w:val="22"/>
            <w:lang w:val="vi-VN"/>
          </w:rPr>
          <w:delText>i v</w:delText>
        </w:r>
        <w:r w:rsidRPr="002C711C" w:rsidDel="002D706C">
          <w:rPr>
            <w:rFonts w:ascii="iCiel Avenir LT Std 35 Light" w:hAnsi="iCiel Avenir LT Std 35 Light" w:cs="Calibri"/>
            <w:i/>
            <w:iCs/>
            <w:sz w:val="22"/>
            <w:szCs w:val="22"/>
            <w:lang w:val="vi-VN"/>
          </w:rPr>
          <w:delText>ớ</w:delText>
        </w:r>
        <w:r w:rsidRPr="002C711C" w:rsidDel="002D706C">
          <w:rPr>
            <w:rFonts w:ascii="iCiel Avenir LT Std 35 Light" w:hAnsi="iCiel Avenir LT Std 35 Light" w:cs="Arial"/>
            <w:i/>
            <w:iCs/>
            <w:sz w:val="22"/>
            <w:szCs w:val="22"/>
            <w:lang w:val="vi-VN"/>
          </w:rPr>
          <w:delText xml:space="preserve">i </w:delText>
        </w:r>
        <w:r w:rsidDel="002D706C">
          <w:rPr>
            <w:rFonts w:ascii="iCiel Avenir LT Std 35 Light" w:hAnsi="iCiel Avenir LT Std 35 Light" w:cs="Arial"/>
            <w:i/>
            <w:iCs/>
            <w:sz w:val="22"/>
            <w:szCs w:val="22"/>
          </w:rPr>
          <w:delText>Trung tâm dữ liệu Sinh viên thông qua</w:delText>
        </w:r>
        <w:r w:rsidRPr="002C711C" w:rsidDel="002D706C">
          <w:rPr>
            <w:rFonts w:ascii="iCiel Avenir LT Std 35 Light" w:hAnsi="iCiel Avenir LT Std 35 Light" w:cs="Arial"/>
            <w:i/>
            <w:iCs/>
            <w:sz w:val="22"/>
            <w:szCs w:val="22"/>
            <w:lang w:val="vi-VN"/>
          </w:rPr>
          <w:delText xml:space="preserve"> email </w:delText>
        </w:r>
        <w:r w:rsidR="005378D1" w:rsidDel="002D706C">
          <w:fldChar w:fldCharType="begin"/>
        </w:r>
        <w:r w:rsidR="005378D1" w:rsidDel="002D706C">
          <w:delInstrText>HYPERLINK "mailto:cais@buv.edu.vn"</w:delInstrText>
        </w:r>
        <w:r w:rsidR="005378D1" w:rsidDel="002D706C">
          <w:fldChar w:fldCharType="separate"/>
        </w:r>
        <w:r w:rsidRPr="00F95E36" w:rsidDel="002D706C">
          <w:rPr>
            <w:rStyle w:val="Hyperlink"/>
            <w:rFonts w:ascii="iCiel Avenir LT Std 35 Light" w:hAnsi="iCiel Avenir LT Std 35 Light" w:cs="Arial"/>
            <w:i/>
            <w:iCs/>
            <w:sz w:val="22"/>
            <w:szCs w:val="22"/>
          </w:rPr>
          <w:delText>cais@buv.edu.vn</w:delText>
        </w:r>
        <w:r w:rsidR="005378D1" w:rsidDel="002D706C">
          <w:rPr>
            <w:rStyle w:val="Hyperlink"/>
            <w:rFonts w:ascii="iCiel Avenir LT Std 35 Light" w:hAnsi="iCiel Avenir LT Std 35 Light" w:cs="Arial"/>
            <w:i/>
            <w:iCs/>
            <w:sz w:val="22"/>
            <w:szCs w:val="22"/>
          </w:rPr>
          <w:fldChar w:fldCharType="end"/>
        </w:r>
        <w:r w:rsidRPr="002C711C" w:rsidDel="002D706C">
          <w:rPr>
            <w:rStyle w:val="Hyperlink"/>
            <w:rFonts w:ascii="iCiel Avenir LT Std 35 Light" w:hAnsi="iCiel Avenir LT Std 35 Light" w:cs="Arial"/>
            <w:sz w:val="22"/>
            <w:szCs w:val="22"/>
          </w:rPr>
          <w:delText xml:space="preserve"> </w:delText>
        </w:r>
        <w:r w:rsidDel="002D706C">
          <w:rPr>
            <w:rFonts w:ascii="iCiel Avenir LT Std 35 Light" w:hAnsi="iCiel Avenir LT Std 35 Light" w:cs="Arial"/>
            <w:i/>
            <w:iCs/>
            <w:sz w:val="22"/>
            <w:szCs w:val="22"/>
          </w:rPr>
          <w:delText>để có thêm thông tin chi tiết.</w:delText>
        </w:r>
      </w:del>
    </w:p>
    <w:p w14:paraId="3F288E82" w14:textId="77777777" w:rsidR="002F455F" w:rsidRPr="008E38BF" w:rsidRDefault="002F455F" w:rsidP="002F455F">
      <w:pPr>
        <w:pStyle w:val="Question"/>
        <w:numPr>
          <w:ilvl w:val="0"/>
          <w:numId w:val="44"/>
        </w:numPr>
        <w:tabs>
          <w:tab w:val="left" w:pos="630"/>
          <w:tab w:val="left" w:pos="1080"/>
        </w:tabs>
        <w:spacing w:before="100" w:line="400" w:lineRule="exact"/>
        <w:ind w:left="0" w:firstLine="720"/>
        <w:rPr>
          <w:ins w:id="5029" w:author="An Tran, ACA (BUV)" w:date="2024-09-10T10:54:00Z" w16du:dateUtc="2024-09-10T03:54:00Z"/>
          <w:sz w:val="32"/>
          <w:lang w:val="vi-VN"/>
        </w:rPr>
      </w:pPr>
      <w:bookmarkStart w:id="5030" w:name="_Toc107734210"/>
      <w:bookmarkStart w:id="5031" w:name="_Toc107734424"/>
      <w:bookmarkStart w:id="5032" w:name="_Toc107734876"/>
      <w:bookmarkStart w:id="5033" w:name="_Toc107735098"/>
      <w:bookmarkStart w:id="5034" w:name="_Toc107735225"/>
      <w:bookmarkStart w:id="5035" w:name="_Toc107735330"/>
      <w:bookmarkStart w:id="5036" w:name="_Toc107735434"/>
      <w:bookmarkStart w:id="5037" w:name="_Toc107735537"/>
      <w:bookmarkStart w:id="5038" w:name="_Toc107735642"/>
      <w:bookmarkStart w:id="5039" w:name="_Toc107735746"/>
      <w:bookmarkStart w:id="5040" w:name="_Toc107735850"/>
      <w:bookmarkStart w:id="5041" w:name="_Toc107735954"/>
      <w:bookmarkStart w:id="5042" w:name="_Toc107736107"/>
      <w:bookmarkStart w:id="5043" w:name="_Toc107736254"/>
      <w:bookmarkStart w:id="5044" w:name="_Toc107736358"/>
      <w:bookmarkStart w:id="5045" w:name="_Toc107736580"/>
      <w:bookmarkStart w:id="5046" w:name="_Toc107736683"/>
      <w:bookmarkStart w:id="5047" w:name="_Toc107736786"/>
      <w:bookmarkStart w:id="5048" w:name="_Toc107736890"/>
      <w:bookmarkStart w:id="5049" w:name="_Toc107737742"/>
      <w:bookmarkStart w:id="5050" w:name="_Toc108099131"/>
      <w:bookmarkStart w:id="5051" w:name="_Toc113975546"/>
      <w:bookmarkStart w:id="5052" w:name="_Toc113976063"/>
      <w:bookmarkStart w:id="5053" w:name="_Toc114065593"/>
      <w:bookmarkStart w:id="5054" w:name="_Toc114065989"/>
      <w:bookmarkStart w:id="5055" w:name="_Toc176529701"/>
      <w:bookmarkStart w:id="5056" w:name="_Toc177077276"/>
      <w:bookmarkStart w:id="5057" w:name="_Toc113977102"/>
      <w:bookmarkStart w:id="5058" w:name="_Toc122700180"/>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ins w:id="5059" w:author="An Tran, ACA (BUV)" w:date="2024-09-10T10:54:00Z" w16du:dateUtc="2024-09-10T03:54:00Z">
        <w:r>
          <w:rPr>
            <w:rFonts w:cs="Arial"/>
            <w:szCs w:val="22"/>
            <w:lang w:val="vi-VN"/>
          </w:rPr>
          <w:t>How is classification regulated at BUV</w:t>
        </w:r>
        <w:r w:rsidRPr="004373E8">
          <w:rPr>
            <w:rFonts w:cs="Arial"/>
            <w:szCs w:val="22"/>
            <w:lang w:val="vi-VN"/>
          </w:rPr>
          <w:t xml:space="preserve">? / </w:t>
        </w:r>
        <w:r w:rsidRPr="002F455F">
          <w:rPr>
            <w:rFonts w:cs="Arial"/>
            <w:i/>
            <w:iCs/>
            <w:szCs w:val="22"/>
            <w:lang w:val="vi-VN"/>
            <w:rPrChange w:id="5060" w:author="An Tran, ACA (BUV)" w:date="2024-09-10T10:54:00Z" w16du:dateUtc="2024-09-10T03:54:00Z">
              <w:rPr>
                <w:rFonts w:cs="Arial"/>
                <w:szCs w:val="22"/>
                <w:lang w:val="vi-VN"/>
              </w:rPr>
            </w:rPrChange>
          </w:rPr>
          <w:t>Quy định xếp hạng bằng ở BUV là như thế nào?</w:t>
        </w:r>
        <w:bookmarkEnd w:id="5055"/>
        <w:bookmarkEnd w:id="5056"/>
      </w:ins>
    </w:p>
    <w:p w14:paraId="11EFEE5E" w14:textId="77777777" w:rsidR="002F455F" w:rsidRPr="008E38BF" w:rsidRDefault="002F455F" w:rsidP="002F455F">
      <w:pPr>
        <w:pStyle w:val="NormalWeb"/>
        <w:shd w:val="clear" w:color="auto" w:fill="FEFEFE"/>
        <w:spacing w:before="0" w:beforeAutospacing="0" w:after="0" w:afterAutospacing="0" w:line="276" w:lineRule="auto"/>
        <w:rPr>
          <w:ins w:id="5061" w:author="An Tran, ACA (BUV)" w:date="2024-09-10T10:54:00Z" w16du:dateUtc="2024-09-10T03:54:00Z"/>
          <w:rFonts w:ascii="iCiel Avenir LT Std 35 Light" w:hAnsi="iCiel Avenir LT Std 35 Light"/>
          <w:color w:val="000000" w:themeColor="text1"/>
          <w:szCs w:val="22"/>
          <w:lang w:val="vi-VN"/>
        </w:rPr>
      </w:pPr>
      <w:ins w:id="5062" w:author="An Tran, ACA (BUV)" w:date="2024-09-10T10:54:00Z" w16du:dateUtc="2024-09-10T03:54:00Z">
        <w:r w:rsidRPr="008E38BF">
          <w:rPr>
            <w:rFonts w:ascii="iCiel Avenir LT Std 35 Light" w:hAnsi="iCiel Avenir LT Std 35 Light"/>
            <w:color w:val="000000" w:themeColor="text1"/>
            <w:sz w:val="22"/>
            <w:szCs w:val="22"/>
            <w:lang w:val="vi-VN"/>
          </w:rPr>
          <w:t>Marks included in the calculation</w:t>
        </w:r>
      </w:ins>
    </w:p>
    <w:p w14:paraId="3C983728" w14:textId="77777777" w:rsidR="002F455F" w:rsidRDefault="002F455F" w:rsidP="002F455F">
      <w:pPr>
        <w:pStyle w:val="NormalWeb"/>
        <w:shd w:val="clear" w:color="auto" w:fill="FEFEFE"/>
        <w:spacing w:before="0" w:beforeAutospacing="0" w:after="0" w:afterAutospacing="0" w:line="276" w:lineRule="auto"/>
        <w:rPr>
          <w:ins w:id="5063" w:author="An Tran, ACA (BUV)" w:date="2024-09-10T10:54:00Z" w16du:dateUtc="2024-09-10T03:54:00Z"/>
          <w:rFonts w:ascii="iCiel Avenir LT Std 35 Light" w:hAnsi="iCiel Avenir LT Std 35 Light"/>
          <w:color w:val="000000" w:themeColor="text1"/>
          <w:sz w:val="22"/>
          <w:szCs w:val="22"/>
          <w:lang w:val="vi-VN"/>
        </w:rPr>
      </w:pPr>
    </w:p>
    <w:p w14:paraId="3688DD69" w14:textId="77777777" w:rsidR="002F455F" w:rsidRPr="008E38BF" w:rsidRDefault="002F455F" w:rsidP="002F455F">
      <w:pPr>
        <w:pStyle w:val="NormalWeb"/>
        <w:shd w:val="clear" w:color="auto" w:fill="FEFEFE"/>
        <w:spacing w:before="0" w:beforeAutospacing="0" w:after="0" w:afterAutospacing="0" w:line="276" w:lineRule="auto"/>
        <w:rPr>
          <w:ins w:id="5064" w:author="An Tran, ACA (BUV)" w:date="2024-09-10T10:54:00Z" w16du:dateUtc="2024-09-10T03:54:00Z"/>
          <w:rFonts w:ascii="iCiel Avenir LT Std 35 Light" w:hAnsi="iCiel Avenir LT Std 35 Light"/>
          <w:color w:val="000000" w:themeColor="text1"/>
          <w:sz w:val="22"/>
          <w:szCs w:val="22"/>
          <w:lang w:val="vi-VN"/>
        </w:rPr>
      </w:pPr>
      <w:ins w:id="5065" w:author="An Tran, ACA (BUV)" w:date="2024-09-10T10:54:00Z" w16du:dateUtc="2024-09-10T03:54:00Z">
        <w:r w:rsidRPr="008E38BF">
          <w:rPr>
            <w:rFonts w:ascii="iCiel Avenir LT Std 35 Light" w:hAnsi="iCiel Avenir LT Std 35 Light"/>
            <w:color w:val="000000" w:themeColor="text1"/>
            <w:sz w:val="22"/>
            <w:szCs w:val="22"/>
            <w:lang w:val="vi-VN"/>
          </w:rPr>
          <w:t>Overall, the calculation of a degree classification is based on your module marks for modules taken in years 3 and 4 (or equivalent for part time), but there are some important details within this to note.</w:t>
        </w:r>
      </w:ins>
    </w:p>
    <w:p w14:paraId="3BA2E3DB" w14:textId="77777777" w:rsidR="002F455F" w:rsidRPr="008E38BF" w:rsidRDefault="002F455F" w:rsidP="002F455F">
      <w:pPr>
        <w:pStyle w:val="NormalWeb"/>
        <w:shd w:val="clear" w:color="auto" w:fill="FEFEFE"/>
        <w:spacing w:before="0" w:beforeAutospacing="0" w:after="0" w:afterAutospacing="0" w:line="276" w:lineRule="auto"/>
        <w:rPr>
          <w:ins w:id="5066" w:author="An Tran, ACA (BUV)" w:date="2024-09-10T10:54:00Z" w16du:dateUtc="2024-09-10T03:54:00Z"/>
          <w:rFonts w:ascii="iCiel Avenir LT Std 35 Light" w:hAnsi="iCiel Avenir LT Std 35 Light"/>
          <w:color w:val="000000" w:themeColor="text1"/>
          <w:sz w:val="22"/>
          <w:szCs w:val="22"/>
          <w:lang w:val="vi-VN"/>
        </w:rPr>
      </w:pPr>
    </w:p>
    <w:p w14:paraId="730C12CF" w14:textId="77777777" w:rsidR="002F455F" w:rsidRPr="008E38BF" w:rsidRDefault="002F455F" w:rsidP="002F455F">
      <w:pPr>
        <w:pStyle w:val="NormalWeb"/>
        <w:shd w:val="clear" w:color="auto" w:fill="FEFEFE"/>
        <w:spacing w:before="0" w:beforeAutospacing="0" w:after="0" w:afterAutospacing="0" w:line="276" w:lineRule="auto"/>
        <w:rPr>
          <w:ins w:id="5067" w:author="An Tran, ACA (BUV)" w:date="2024-09-10T10:54:00Z" w16du:dateUtc="2024-09-10T03:54:00Z"/>
          <w:rFonts w:ascii="iCiel Avenir LT Std 35 Light" w:hAnsi="iCiel Avenir LT Std 35 Light"/>
          <w:color w:val="000000" w:themeColor="text1"/>
          <w:sz w:val="22"/>
          <w:szCs w:val="22"/>
          <w:lang w:val="vi-VN"/>
        </w:rPr>
      </w:pPr>
      <w:ins w:id="5068" w:author="An Tran, ACA (BUV)" w:date="2024-09-10T10:54:00Z" w16du:dateUtc="2024-09-10T03:54:00Z">
        <w:r w:rsidRPr="008E38BF">
          <w:rPr>
            <w:rFonts w:ascii="iCiel Avenir LT Std 35 Light" w:hAnsi="iCiel Avenir LT Std 35 Light"/>
            <w:color w:val="000000" w:themeColor="text1"/>
            <w:sz w:val="22"/>
            <w:szCs w:val="22"/>
            <w:lang w:val="vi-VN"/>
          </w:rPr>
          <w:t>The calculation does not include:</w:t>
        </w:r>
      </w:ins>
    </w:p>
    <w:p w14:paraId="313A8FA1" w14:textId="77777777" w:rsidR="002F455F" w:rsidRPr="008E38BF" w:rsidRDefault="002F455F" w:rsidP="002F455F">
      <w:pPr>
        <w:pStyle w:val="NormalWeb"/>
        <w:numPr>
          <w:ilvl w:val="0"/>
          <w:numId w:val="69"/>
        </w:numPr>
        <w:shd w:val="clear" w:color="auto" w:fill="FEFEFE"/>
        <w:spacing w:before="0" w:beforeAutospacing="0" w:after="0" w:afterAutospacing="0" w:line="276" w:lineRule="auto"/>
        <w:rPr>
          <w:ins w:id="5069" w:author="An Tran, ACA (BUV)" w:date="2024-09-10T10:54:00Z" w16du:dateUtc="2024-09-10T03:54:00Z"/>
          <w:rFonts w:ascii="iCiel Avenir LT Std 35 Light" w:hAnsi="iCiel Avenir LT Std 35 Light"/>
          <w:color w:val="000000" w:themeColor="text1"/>
          <w:sz w:val="22"/>
          <w:szCs w:val="22"/>
          <w:lang w:val="vi-VN"/>
        </w:rPr>
      </w:pPr>
      <w:ins w:id="5070" w:author="An Tran, ACA (BUV)" w:date="2024-09-10T10:54:00Z" w16du:dateUtc="2024-09-10T03:54:00Z">
        <w:r w:rsidRPr="008E38BF">
          <w:rPr>
            <w:rFonts w:ascii="iCiel Avenir LT Std 35 Light" w:hAnsi="iCiel Avenir LT Std 35 Light"/>
            <w:color w:val="000000" w:themeColor="text1"/>
            <w:sz w:val="22"/>
            <w:szCs w:val="22"/>
            <w:lang w:val="vi-VN"/>
          </w:rPr>
          <w:t>Any modules assessed on a pass/fail basis</w:t>
        </w:r>
      </w:ins>
    </w:p>
    <w:p w14:paraId="2EA4D3DA" w14:textId="77777777" w:rsidR="002F455F" w:rsidRPr="008E38BF" w:rsidRDefault="002F455F" w:rsidP="002F455F">
      <w:pPr>
        <w:pStyle w:val="NormalWeb"/>
        <w:numPr>
          <w:ilvl w:val="0"/>
          <w:numId w:val="69"/>
        </w:numPr>
        <w:shd w:val="clear" w:color="auto" w:fill="FEFEFE"/>
        <w:spacing w:before="0" w:beforeAutospacing="0" w:after="0" w:afterAutospacing="0" w:line="276" w:lineRule="auto"/>
        <w:rPr>
          <w:ins w:id="5071" w:author="An Tran, ACA (BUV)" w:date="2024-09-10T10:54:00Z" w16du:dateUtc="2024-09-10T03:54:00Z"/>
          <w:rFonts w:ascii="iCiel Avenir LT Std 35 Light" w:hAnsi="iCiel Avenir LT Std 35 Light"/>
          <w:color w:val="000000" w:themeColor="text1"/>
          <w:sz w:val="22"/>
          <w:szCs w:val="22"/>
          <w:lang w:val="vi-VN"/>
        </w:rPr>
      </w:pPr>
      <w:ins w:id="5072" w:author="An Tran, ACA (BUV)" w:date="2024-09-10T10:54:00Z" w16du:dateUtc="2024-09-10T03:54:00Z">
        <w:r w:rsidRPr="008E38BF">
          <w:rPr>
            <w:rFonts w:ascii="iCiel Avenir LT Std 35 Light" w:hAnsi="iCiel Avenir LT Std 35 Light"/>
            <w:color w:val="000000" w:themeColor="text1"/>
            <w:sz w:val="22"/>
            <w:szCs w:val="22"/>
            <w:lang w:val="vi-VN"/>
          </w:rPr>
          <w:t xml:space="preserve">Your lowest marked 20 credits </w:t>
        </w:r>
      </w:ins>
    </w:p>
    <w:p w14:paraId="04602D2A" w14:textId="77777777" w:rsidR="002F455F" w:rsidRPr="008E38BF" w:rsidRDefault="002F455F" w:rsidP="002F455F">
      <w:pPr>
        <w:pStyle w:val="NormalWeb"/>
        <w:shd w:val="clear" w:color="auto" w:fill="FEFEFE"/>
        <w:spacing w:before="0" w:beforeAutospacing="0" w:after="0" w:afterAutospacing="0" w:line="276" w:lineRule="auto"/>
        <w:rPr>
          <w:ins w:id="5073" w:author="An Tran, ACA (BUV)" w:date="2024-09-10T10:54:00Z" w16du:dateUtc="2024-09-10T03:54:00Z"/>
          <w:rFonts w:ascii="iCiel Avenir LT Std 35 Light" w:hAnsi="iCiel Avenir LT Std 35 Light"/>
          <w:color w:val="000000" w:themeColor="text1"/>
          <w:sz w:val="22"/>
          <w:szCs w:val="22"/>
          <w:lang w:val="vi-VN"/>
        </w:rPr>
      </w:pPr>
    </w:p>
    <w:p w14:paraId="78B14500" w14:textId="77777777" w:rsidR="002F455F" w:rsidRPr="008E38BF" w:rsidRDefault="002F455F" w:rsidP="002F455F">
      <w:pPr>
        <w:pStyle w:val="NormalWeb"/>
        <w:shd w:val="clear" w:color="auto" w:fill="FEFEFE"/>
        <w:spacing w:before="0" w:beforeAutospacing="0" w:after="0" w:afterAutospacing="0" w:line="276" w:lineRule="auto"/>
        <w:rPr>
          <w:ins w:id="5074" w:author="An Tran, ACA (BUV)" w:date="2024-09-10T10:54:00Z" w16du:dateUtc="2024-09-10T03:54:00Z"/>
          <w:rFonts w:ascii="iCiel Avenir LT Std 35 Light" w:hAnsi="iCiel Avenir LT Std 35 Light"/>
          <w:color w:val="000000" w:themeColor="text1"/>
          <w:sz w:val="22"/>
          <w:szCs w:val="22"/>
          <w:lang w:val="vi-VN"/>
        </w:rPr>
      </w:pPr>
      <w:ins w:id="5075" w:author="An Tran, ACA (BUV)" w:date="2024-09-10T10:54:00Z" w16du:dateUtc="2024-09-10T03:54:00Z">
        <w:r w:rsidRPr="008E38BF">
          <w:rPr>
            <w:rFonts w:ascii="iCiel Avenir LT Std 35 Light" w:hAnsi="iCiel Avenir LT Std 35 Light"/>
            <w:color w:val="000000" w:themeColor="text1"/>
            <w:sz w:val="22"/>
            <w:szCs w:val="22"/>
            <w:lang w:val="vi-VN"/>
          </w:rPr>
          <w:t>It includes:</w:t>
        </w:r>
      </w:ins>
    </w:p>
    <w:p w14:paraId="43B0F94D" w14:textId="77777777" w:rsidR="002F455F" w:rsidRPr="008E38BF" w:rsidRDefault="002F455F" w:rsidP="002F455F">
      <w:pPr>
        <w:pStyle w:val="NormalWeb"/>
        <w:numPr>
          <w:ilvl w:val="0"/>
          <w:numId w:val="69"/>
        </w:numPr>
        <w:shd w:val="clear" w:color="auto" w:fill="FEFEFE"/>
        <w:spacing w:before="0" w:beforeAutospacing="0" w:after="0" w:afterAutospacing="0" w:line="276" w:lineRule="auto"/>
        <w:rPr>
          <w:ins w:id="5076" w:author="An Tran, ACA (BUV)" w:date="2024-09-10T10:54:00Z" w16du:dateUtc="2024-09-10T03:54:00Z"/>
          <w:rFonts w:ascii="iCiel Avenir LT Std 35 Light" w:hAnsi="iCiel Avenir LT Std 35 Light"/>
          <w:color w:val="000000" w:themeColor="text1"/>
          <w:sz w:val="22"/>
          <w:szCs w:val="22"/>
          <w:lang w:val="vi-VN"/>
        </w:rPr>
      </w:pPr>
      <w:ins w:id="5077" w:author="An Tran, ACA (BUV)" w:date="2024-09-10T10:54:00Z" w16du:dateUtc="2024-09-10T03:54:00Z">
        <w:r w:rsidRPr="008E38BF">
          <w:rPr>
            <w:rFonts w:ascii="iCiel Avenir LT Std 35 Light" w:hAnsi="iCiel Avenir LT Std 35 Light"/>
            <w:color w:val="000000" w:themeColor="text1"/>
            <w:sz w:val="22"/>
            <w:szCs w:val="22"/>
            <w:lang w:val="vi-VN"/>
          </w:rPr>
          <w:t>compulsory and option modules equally</w:t>
        </w:r>
      </w:ins>
    </w:p>
    <w:p w14:paraId="7758D2D0" w14:textId="77777777" w:rsidR="002F455F" w:rsidRPr="008E38BF" w:rsidRDefault="002F455F" w:rsidP="002F455F">
      <w:pPr>
        <w:pStyle w:val="NormalWeb"/>
        <w:numPr>
          <w:ilvl w:val="0"/>
          <w:numId w:val="69"/>
        </w:numPr>
        <w:shd w:val="clear" w:color="auto" w:fill="FEFEFE"/>
        <w:spacing w:before="0" w:beforeAutospacing="0" w:after="0" w:afterAutospacing="0" w:line="276" w:lineRule="auto"/>
        <w:rPr>
          <w:ins w:id="5078" w:author="An Tran, ACA (BUV)" w:date="2024-09-10T10:54:00Z" w16du:dateUtc="2024-09-10T03:54:00Z"/>
          <w:rFonts w:ascii="iCiel Avenir LT Std 35 Light" w:hAnsi="iCiel Avenir LT Std 35 Light"/>
          <w:color w:val="000000" w:themeColor="text1"/>
          <w:sz w:val="22"/>
          <w:szCs w:val="22"/>
          <w:lang w:val="vi-VN"/>
        </w:rPr>
      </w:pPr>
      <w:ins w:id="5079" w:author="An Tran, ACA (BUV)" w:date="2024-09-10T10:54:00Z" w16du:dateUtc="2024-09-10T03:54:00Z">
        <w:r w:rsidRPr="008E38BF">
          <w:rPr>
            <w:rFonts w:ascii="iCiel Avenir LT Std 35 Light" w:hAnsi="iCiel Avenir LT Std 35 Light"/>
            <w:color w:val="000000" w:themeColor="text1"/>
            <w:sz w:val="22"/>
            <w:szCs w:val="22"/>
            <w:lang w:val="vi-VN"/>
          </w:rPr>
          <w:t xml:space="preserve">The dissertation (or equivalent project) </w:t>
        </w:r>
      </w:ins>
    </w:p>
    <w:p w14:paraId="259C7F95" w14:textId="77777777" w:rsidR="002F455F" w:rsidRPr="008E38BF" w:rsidRDefault="002F455F" w:rsidP="002F455F">
      <w:pPr>
        <w:pStyle w:val="NormalWeb"/>
        <w:shd w:val="clear" w:color="auto" w:fill="FEFEFE"/>
        <w:spacing w:before="0" w:beforeAutospacing="0" w:after="0" w:afterAutospacing="0" w:line="276" w:lineRule="auto"/>
        <w:rPr>
          <w:ins w:id="5080" w:author="An Tran, ACA (BUV)" w:date="2024-09-10T10:54:00Z" w16du:dateUtc="2024-09-10T03:54:00Z"/>
          <w:rFonts w:ascii="iCiel Avenir LT Std 35 Light" w:hAnsi="iCiel Avenir LT Std 35 Light"/>
          <w:color w:val="000000" w:themeColor="text1"/>
          <w:sz w:val="22"/>
          <w:szCs w:val="22"/>
          <w:lang w:val="vi-VN"/>
        </w:rPr>
      </w:pPr>
    </w:p>
    <w:p w14:paraId="7FD74114" w14:textId="77777777" w:rsidR="002F455F" w:rsidRPr="008E38BF" w:rsidRDefault="002F455F" w:rsidP="002F455F">
      <w:pPr>
        <w:pStyle w:val="NormalWeb"/>
        <w:shd w:val="clear" w:color="auto" w:fill="FEFEFE"/>
        <w:spacing w:before="0" w:beforeAutospacing="0" w:after="0" w:afterAutospacing="0" w:line="276" w:lineRule="auto"/>
        <w:rPr>
          <w:ins w:id="5081" w:author="An Tran, ACA (BUV)" w:date="2024-09-10T10:54:00Z" w16du:dateUtc="2024-09-10T03:54:00Z"/>
          <w:rFonts w:ascii="iCiel Avenir LT Std 35 Light" w:hAnsi="iCiel Avenir LT Std 35 Light"/>
          <w:color w:val="000000" w:themeColor="text1"/>
          <w:sz w:val="22"/>
          <w:szCs w:val="22"/>
          <w:lang w:val="vi-VN"/>
        </w:rPr>
      </w:pPr>
      <w:ins w:id="5082" w:author="An Tran, ACA (BUV)" w:date="2024-09-10T10:54:00Z" w16du:dateUtc="2024-09-10T03:54:00Z">
        <w:r w:rsidRPr="008E38BF">
          <w:rPr>
            <w:rFonts w:ascii="iCiel Avenir LT Std 35 Light" w:hAnsi="iCiel Avenir LT Std 35 Light"/>
            <w:color w:val="000000" w:themeColor="text1"/>
            <w:sz w:val="22"/>
            <w:szCs w:val="22"/>
            <w:lang w:val="vi-VN"/>
          </w:rPr>
          <w:t>BUT, if your degree is not a standard 240 credit format over years 3 and 4, the calculation is adjusted:</w:t>
        </w:r>
      </w:ins>
    </w:p>
    <w:p w14:paraId="7FE8A72E" w14:textId="77777777" w:rsidR="002F455F" w:rsidRPr="008E38BF" w:rsidRDefault="002F455F" w:rsidP="002F455F">
      <w:pPr>
        <w:pStyle w:val="NormalWeb"/>
        <w:numPr>
          <w:ilvl w:val="0"/>
          <w:numId w:val="69"/>
        </w:numPr>
        <w:shd w:val="clear" w:color="auto" w:fill="FEFEFE"/>
        <w:spacing w:before="0" w:beforeAutospacing="0" w:after="0" w:afterAutospacing="0" w:line="276" w:lineRule="auto"/>
        <w:rPr>
          <w:ins w:id="5083" w:author="An Tran, ACA (BUV)" w:date="2024-09-10T10:54:00Z" w16du:dateUtc="2024-09-10T03:54:00Z"/>
          <w:rFonts w:ascii="iCiel Avenir LT Std 35 Light" w:hAnsi="iCiel Avenir LT Std 35 Light"/>
          <w:color w:val="000000" w:themeColor="text1"/>
          <w:sz w:val="22"/>
          <w:szCs w:val="22"/>
          <w:lang w:val="vi-VN"/>
        </w:rPr>
      </w:pPr>
      <w:ins w:id="5084" w:author="An Tran, ACA (BUV)" w:date="2024-09-10T10:54:00Z" w16du:dateUtc="2024-09-10T03:54:00Z">
        <w:r w:rsidRPr="008E38BF">
          <w:rPr>
            <w:rFonts w:ascii="iCiel Avenir LT Std 35 Light" w:hAnsi="iCiel Avenir LT Std 35 Light"/>
            <w:color w:val="000000" w:themeColor="text1"/>
            <w:sz w:val="22"/>
            <w:szCs w:val="22"/>
            <w:lang w:val="vi-VN"/>
          </w:rPr>
          <w:t>If your modules add up to more than 240 credits from years 3 and 4, only the best 220 credits are considered in the calculation</w:t>
        </w:r>
      </w:ins>
    </w:p>
    <w:p w14:paraId="1B6286ED" w14:textId="77777777" w:rsidR="002F455F" w:rsidRPr="008E38BF" w:rsidRDefault="002F455F" w:rsidP="002F455F">
      <w:pPr>
        <w:pStyle w:val="NormalWeb"/>
        <w:numPr>
          <w:ilvl w:val="0"/>
          <w:numId w:val="69"/>
        </w:numPr>
        <w:shd w:val="clear" w:color="auto" w:fill="FEFEFE"/>
        <w:spacing w:before="0" w:beforeAutospacing="0" w:after="0" w:afterAutospacing="0" w:line="276" w:lineRule="auto"/>
        <w:rPr>
          <w:ins w:id="5085" w:author="An Tran, ACA (BUV)" w:date="2024-09-10T10:54:00Z" w16du:dateUtc="2024-09-10T03:54:00Z"/>
          <w:rFonts w:ascii="iCiel Avenir LT Std 35 Light" w:hAnsi="iCiel Avenir LT Std 35 Light"/>
          <w:color w:val="000000" w:themeColor="text1"/>
          <w:sz w:val="22"/>
          <w:szCs w:val="22"/>
          <w:lang w:val="vi-VN"/>
        </w:rPr>
      </w:pPr>
      <w:ins w:id="5086" w:author="An Tran, ACA (BUV)" w:date="2024-09-10T10:54:00Z" w16du:dateUtc="2024-09-10T03:54:00Z">
        <w:r w:rsidRPr="008E38BF">
          <w:rPr>
            <w:rFonts w:ascii="iCiel Avenir LT Std 35 Light" w:hAnsi="iCiel Avenir LT Std 35 Light"/>
            <w:color w:val="000000" w:themeColor="text1"/>
            <w:sz w:val="22"/>
            <w:szCs w:val="22"/>
            <w:lang w:val="vi-VN"/>
          </w:rPr>
          <w:t xml:space="preserve">If you have 120 credits or less with attributed marks (e.g. you have taken pass/fail modules, you arrived at Stirling with credit from another institution during 3rd or 4th year, you have undertaken placement modules or study abroad where no marks are assigned) they will all be considered in the calculation. </w:t>
        </w:r>
      </w:ins>
    </w:p>
    <w:p w14:paraId="2DDEE546" w14:textId="77777777" w:rsidR="002F455F" w:rsidRPr="008E38BF" w:rsidRDefault="002F455F" w:rsidP="002F455F">
      <w:pPr>
        <w:pStyle w:val="NormalWeb"/>
        <w:shd w:val="clear" w:color="auto" w:fill="FEFEFE"/>
        <w:spacing w:before="0" w:beforeAutospacing="0" w:after="0" w:afterAutospacing="0" w:line="276" w:lineRule="auto"/>
        <w:rPr>
          <w:ins w:id="5087" w:author="An Tran, ACA (BUV)" w:date="2024-09-10T10:54:00Z" w16du:dateUtc="2024-09-10T03:54:00Z"/>
          <w:rFonts w:ascii="iCiel Avenir LT Std 35 Light" w:hAnsi="iCiel Avenir LT Std 35 Light"/>
          <w:color w:val="000000" w:themeColor="text1"/>
          <w:sz w:val="22"/>
          <w:szCs w:val="22"/>
          <w:lang w:val="vi-VN"/>
        </w:rPr>
      </w:pPr>
    </w:p>
    <w:p w14:paraId="5B0E8A97" w14:textId="77777777" w:rsidR="002F455F" w:rsidRDefault="002F455F" w:rsidP="002F455F">
      <w:pPr>
        <w:pStyle w:val="NormalWeb"/>
        <w:shd w:val="clear" w:color="auto" w:fill="FEFEFE"/>
        <w:spacing w:before="0" w:beforeAutospacing="0" w:after="0" w:afterAutospacing="0" w:line="276" w:lineRule="auto"/>
        <w:rPr>
          <w:ins w:id="5088" w:author="An Tran, ACA (BUV)" w:date="2024-09-10T10:54:00Z" w16du:dateUtc="2024-09-10T03:54:00Z"/>
          <w:rFonts w:ascii="iCiel Avenir LT Std 35 Light" w:hAnsi="iCiel Avenir LT Std 35 Light"/>
          <w:color w:val="000000" w:themeColor="text1"/>
          <w:sz w:val="22"/>
          <w:szCs w:val="22"/>
        </w:rPr>
      </w:pPr>
      <w:ins w:id="5089" w:author="An Tran, ACA (BUV)" w:date="2024-09-10T10:54:00Z" w16du:dateUtc="2024-09-10T03:54:00Z">
        <w:r w:rsidRPr="008E38BF">
          <w:rPr>
            <w:rFonts w:ascii="iCiel Avenir LT Std 35 Light" w:hAnsi="iCiel Avenir LT Std 35 Light"/>
            <w:color w:val="000000" w:themeColor="text1"/>
            <w:sz w:val="22"/>
            <w:szCs w:val="22"/>
            <w:lang w:val="vi-VN"/>
          </w:rPr>
          <w:t>Once these types of adjustments have been made as appropriate for your degree, the classification is then calculated based on the relevant credits and the marks attributed to them.</w:t>
        </w:r>
      </w:ins>
    </w:p>
    <w:p w14:paraId="57E7ACBA" w14:textId="77777777" w:rsidR="002F455F" w:rsidRPr="000214C7" w:rsidRDefault="002F455F" w:rsidP="002F455F">
      <w:pPr>
        <w:pStyle w:val="NormalWeb"/>
        <w:shd w:val="clear" w:color="auto" w:fill="FEFEFE"/>
        <w:spacing w:before="0" w:beforeAutospacing="0" w:after="0" w:afterAutospacing="0" w:line="276" w:lineRule="auto"/>
        <w:rPr>
          <w:ins w:id="5090" w:author="An Tran, ACA (BUV)" w:date="2024-09-10T10:54:00Z" w16du:dateUtc="2024-09-10T03:54:00Z"/>
          <w:rFonts w:ascii="iCiel Avenir LT Std 35 Light" w:hAnsi="iCiel Avenir LT Std 35 Light"/>
          <w:color w:val="000000" w:themeColor="text1"/>
          <w:sz w:val="22"/>
          <w:szCs w:val="22"/>
        </w:rPr>
      </w:pPr>
    </w:p>
    <w:p w14:paraId="6DDA4EA8" w14:textId="77777777" w:rsidR="002F455F" w:rsidRDefault="002F455F" w:rsidP="002F455F">
      <w:pPr>
        <w:pStyle w:val="NormalWeb"/>
        <w:shd w:val="clear" w:color="auto" w:fill="FEFEFE"/>
        <w:spacing w:before="0" w:beforeAutospacing="0" w:after="0" w:afterAutospacing="0" w:line="276" w:lineRule="auto"/>
        <w:rPr>
          <w:ins w:id="5091" w:author="An Tran, ACA (BUV)" w:date="2024-09-10T10:54:00Z" w16du:dateUtc="2024-09-10T03:54:00Z"/>
          <w:rFonts w:ascii="iCiel Avenir LT Std 35 Light" w:hAnsi="iCiel Avenir LT Std 35 Light"/>
          <w:b/>
          <w:bCs/>
          <w:color w:val="000000" w:themeColor="text1"/>
          <w:sz w:val="22"/>
          <w:szCs w:val="22"/>
          <w:lang w:val="vi-VN"/>
        </w:rPr>
      </w:pPr>
      <w:ins w:id="5092" w:author="An Tran, ACA (BUV)" w:date="2024-09-10T10:54:00Z" w16du:dateUtc="2024-09-10T03:54:00Z">
        <w:r w:rsidRPr="008E38BF">
          <w:rPr>
            <w:rFonts w:ascii="iCiel Avenir LT Std 35 Light" w:hAnsi="iCiel Avenir LT Std 35 Light"/>
            <w:color w:val="000000" w:themeColor="text1"/>
            <w:sz w:val="22"/>
            <w:szCs w:val="22"/>
            <w:lang w:val="vi-VN"/>
          </w:rPr>
          <w:t xml:space="preserve">Weighted average marks </w:t>
        </w:r>
      </w:ins>
    </w:p>
    <w:p w14:paraId="6B08833B" w14:textId="77777777" w:rsidR="002F455F" w:rsidRPr="008E38BF" w:rsidRDefault="002F455F" w:rsidP="002F455F">
      <w:pPr>
        <w:pStyle w:val="NormalWeb"/>
        <w:shd w:val="clear" w:color="auto" w:fill="FEFEFE"/>
        <w:spacing w:before="0" w:beforeAutospacing="0" w:after="0" w:afterAutospacing="0" w:line="276" w:lineRule="auto"/>
        <w:rPr>
          <w:ins w:id="5093" w:author="An Tran, ACA (BUV)" w:date="2024-09-10T10:54:00Z" w16du:dateUtc="2024-09-10T03:54:00Z"/>
          <w:rFonts w:ascii="iCiel Avenir LT Std 35 Light" w:hAnsi="iCiel Avenir LT Std 35 Light"/>
          <w:color w:val="000000" w:themeColor="text1"/>
          <w:sz w:val="22"/>
          <w:szCs w:val="22"/>
          <w:lang w:val="vi-VN"/>
        </w:rPr>
      </w:pPr>
    </w:p>
    <w:p w14:paraId="409F668B" w14:textId="77777777" w:rsidR="002F455F" w:rsidRPr="008E38BF" w:rsidRDefault="002F455F" w:rsidP="002F455F">
      <w:pPr>
        <w:pStyle w:val="NormalWeb"/>
        <w:shd w:val="clear" w:color="auto" w:fill="FEFEFE"/>
        <w:spacing w:before="0" w:beforeAutospacing="0" w:after="0" w:afterAutospacing="0" w:line="276" w:lineRule="auto"/>
        <w:rPr>
          <w:ins w:id="5094" w:author="An Tran, ACA (BUV)" w:date="2024-09-10T10:54:00Z" w16du:dateUtc="2024-09-10T03:54:00Z"/>
          <w:rFonts w:ascii="iCiel Avenir LT Std 35 Light" w:hAnsi="iCiel Avenir LT Std 35 Light"/>
          <w:color w:val="000000" w:themeColor="text1"/>
          <w:sz w:val="22"/>
          <w:szCs w:val="22"/>
          <w:lang w:val="vi-VN"/>
        </w:rPr>
      </w:pPr>
      <w:ins w:id="5095" w:author="An Tran, ACA (BUV)" w:date="2024-09-10T10:54:00Z" w16du:dateUtc="2024-09-10T03:54:00Z">
        <w:r w:rsidRPr="008E38BF">
          <w:rPr>
            <w:rFonts w:ascii="iCiel Avenir LT Std 35 Light" w:hAnsi="iCiel Avenir LT Std 35 Light"/>
            <w:color w:val="000000" w:themeColor="text1"/>
            <w:sz w:val="22"/>
            <w:szCs w:val="22"/>
            <w:lang w:val="vi-VN"/>
          </w:rPr>
          <w:t xml:space="preserve">We calculate the average of all your marks for the modules included in the calculation, weighted by the number of credit points for each relevant module, to determine your classification. This is called a “weighted average mark”. </w:t>
        </w:r>
      </w:ins>
    </w:p>
    <w:p w14:paraId="3E2DC2EE" w14:textId="77777777" w:rsidR="002F455F" w:rsidRPr="008E38BF" w:rsidRDefault="002F455F" w:rsidP="002F455F">
      <w:pPr>
        <w:pStyle w:val="NormalWeb"/>
        <w:shd w:val="clear" w:color="auto" w:fill="FEFEFE"/>
        <w:spacing w:before="0" w:beforeAutospacing="0" w:after="0" w:afterAutospacing="0" w:line="276" w:lineRule="auto"/>
        <w:rPr>
          <w:ins w:id="5096" w:author="An Tran, ACA (BUV)" w:date="2024-09-10T10:54:00Z" w16du:dateUtc="2024-09-10T03:54:00Z"/>
          <w:rFonts w:ascii="iCiel Avenir LT Std 35 Light" w:hAnsi="iCiel Avenir LT Std 35 Light"/>
          <w:color w:val="000000" w:themeColor="text1"/>
          <w:sz w:val="22"/>
          <w:szCs w:val="22"/>
          <w:lang w:val="vi-VN"/>
        </w:rPr>
      </w:pPr>
    </w:p>
    <w:p w14:paraId="7C9BF588" w14:textId="77777777" w:rsidR="002F455F" w:rsidRPr="008E38BF" w:rsidRDefault="002F455F" w:rsidP="002F455F">
      <w:pPr>
        <w:pStyle w:val="NormalWeb"/>
        <w:shd w:val="clear" w:color="auto" w:fill="FEFEFE"/>
        <w:spacing w:before="0" w:beforeAutospacing="0" w:after="0" w:afterAutospacing="0" w:line="276" w:lineRule="auto"/>
        <w:rPr>
          <w:ins w:id="5097" w:author="An Tran, ACA (BUV)" w:date="2024-09-10T10:54:00Z" w16du:dateUtc="2024-09-10T03:54:00Z"/>
          <w:rFonts w:ascii="iCiel Avenir LT Std 35 Light" w:hAnsi="iCiel Avenir LT Std 35 Light"/>
          <w:color w:val="000000" w:themeColor="text1"/>
          <w:sz w:val="22"/>
          <w:szCs w:val="22"/>
          <w:lang w:val="vi-VN"/>
        </w:rPr>
      </w:pPr>
      <w:ins w:id="5098" w:author="An Tran, ACA (BUV)" w:date="2024-09-10T10:54:00Z" w16du:dateUtc="2024-09-10T03:54:00Z">
        <w:r w:rsidRPr="008E38BF">
          <w:rPr>
            <w:rFonts w:ascii="iCiel Avenir LT Std 35 Light" w:hAnsi="iCiel Avenir LT Std 35 Light"/>
            <w:color w:val="000000" w:themeColor="text1"/>
            <w:sz w:val="22"/>
            <w:szCs w:val="22"/>
            <w:lang w:val="vi-VN"/>
          </w:rPr>
          <w:t xml:space="preserve">As an example, the mark you receive for a 60-credit dissertation will have three times the impact on your overall degree classification than the mark for a 20-credit module because of the credit weighting.  You will find the credit weighting for each of your modules in the information on your course provided in the Degree Programme Tables which you can access on the Portal. </w:t>
        </w:r>
      </w:ins>
    </w:p>
    <w:p w14:paraId="062750C8" w14:textId="77777777" w:rsidR="002F455F" w:rsidRPr="008E38BF" w:rsidRDefault="002F455F" w:rsidP="002F455F">
      <w:pPr>
        <w:pStyle w:val="NormalWeb"/>
        <w:shd w:val="clear" w:color="auto" w:fill="FEFEFE"/>
        <w:spacing w:before="0" w:beforeAutospacing="0" w:after="0" w:afterAutospacing="0" w:line="276" w:lineRule="auto"/>
        <w:rPr>
          <w:ins w:id="5099" w:author="An Tran, ACA (BUV)" w:date="2024-09-10T10:54:00Z" w16du:dateUtc="2024-09-10T03:54:00Z"/>
          <w:rFonts w:ascii="iCiel Avenir LT Std 35 Light" w:hAnsi="iCiel Avenir LT Std 35 Light"/>
          <w:color w:val="000000" w:themeColor="text1"/>
          <w:sz w:val="22"/>
          <w:szCs w:val="22"/>
          <w:lang w:val="vi-VN"/>
        </w:rPr>
      </w:pPr>
    </w:p>
    <w:p w14:paraId="2D52AB33" w14:textId="77777777" w:rsidR="002F455F" w:rsidRPr="008E38BF" w:rsidRDefault="002F455F" w:rsidP="002F455F">
      <w:pPr>
        <w:pStyle w:val="NormalWeb"/>
        <w:shd w:val="clear" w:color="auto" w:fill="FEFEFE"/>
        <w:spacing w:before="0" w:beforeAutospacing="0" w:after="0" w:afterAutospacing="0" w:line="276" w:lineRule="auto"/>
        <w:rPr>
          <w:ins w:id="5100" w:author="An Tran, ACA (BUV)" w:date="2024-09-10T10:54:00Z" w16du:dateUtc="2024-09-10T03:54:00Z"/>
          <w:rFonts w:ascii="iCiel Avenir LT Std 35 Light" w:hAnsi="iCiel Avenir LT Std 35 Light"/>
          <w:color w:val="000000" w:themeColor="text1"/>
          <w:sz w:val="22"/>
          <w:szCs w:val="22"/>
          <w:lang w:val="vi-VN"/>
        </w:rPr>
      </w:pPr>
      <w:ins w:id="5101" w:author="An Tran, ACA (BUV)" w:date="2024-09-10T10:54:00Z" w16du:dateUtc="2024-09-10T03:54:00Z">
        <w:r w:rsidRPr="008E38BF">
          <w:rPr>
            <w:rFonts w:ascii="iCiel Avenir LT Std 35 Light" w:hAnsi="iCiel Avenir LT Std 35 Light"/>
            <w:color w:val="000000" w:themeColor="text1"/>
            <w:sz w:val="22"/>
            <w:szCs w:val="22"/>
            <w:lang w:val="vi-VN"/>
          </w:rPr>
          <w:t xml:space="preserve">The weighted average mark is then rounded to a whole number. The classification thresholds are as follows: </w:t>
        </w:r>
      </w:ins>
    </w:p>
    <w:p w14:paraId="577E9340" w14:textId="77777777" w:rsidR="002F455F" w:rsidRPr="008E38BF" w:rsidRDefault="002F455F" w:rsidP="002F455F">
      <w:pPr>
        <w:pStyle w:val="NormalWeb"/>
        <w:numPr>
          <w:ilvl w:val="0"/>
          <w:numId w:val="70"/>
        </w:numPr>
        <w:shd w:val="clear" w:color="auto" w:fill="FEFEFE"/>
        <w:spacing w:before="0" w:beforeAutospacing="0" w:after="0" w:afterAutospacing="0" w:line="276" w:lineRule="auto"/>
        <w:rPr>
          <w:ins w:id="5102" w:author="An Tran, ACA (BUV)" w:date="2024-09-10T10:54:00Z" w16du:dateUtc="2024-09-10T03:54:00Z"/>
          <w:rFonts w:ascii="iCiel Avenir LT Std 35 Light" w:hAnsi="iCiel Avenir LT Std 35 Light"/>
          <w:color w:val="000000" w:themeColor="text1"/>
          <w:sz w:val="22"/>
          <w:szCs w:val="22"/>
          <w:lang w:val="vi-VN"/>
        </w:rPr>
      </w:pPr>
      <w:ins w:id="5103" w:author="An Tran, ACA (BUV)" w:date="2024-09-10T10:54:00Z" w16du:dateUtc="2024-09-10T03:54:00Z">
        <w:r w:rsidRPr="008E38BF">
          <w:rPr>
            <w:rFonts w:ascii="iCiel Avenir LT Std 35 Light" w:hAnsi="iCiel Avenir LT Std 35 Light"/>
            <w:color w:val="000000" w:themeColor="text1"/>
            <w:sz w:val="22"/>
            <w:szCs w:val="22"/>
            <w:lang w:val="vi-VN"/>
          </w:rPr>
          <w:t>First class: 70</w:t>
        </w:r>
      </w:ins>
    </w:p>
    <w:p w14:paraId="2DE3E248" w14:textId="77777777" w:rsidR="002F455F" w:rsidRPr="008E38BF" w:rsidRDefault="002F455F" w:rsidP="002F455F">
      <w:pPr>
        <w:pStyle w:val="NormalWeb"/>
        <w:numPr>
          <w:ilvl w:val="0"/>
          <w:numId w:val="70"/>
        </w:numPr>
        <w:shd w:val="clear" w:color="auto" w:fill="FEFEFE"/>
        <w:spacing w:before="0" w:beforeAutospacing="0" w:after="0" w:afterAutospacing="0" w:line="276" w:lineRule="auto"/>
        <w:rPr>
          <w:ins w:id="5104" w:author="An Tran, ACA (BUV)" w:date="2024-09-10T10:54:00Z" w16du:dateUtc="2024-09-10T03:54:00Z"/>
          <w:rFonts w:ascii="iCiel Avenir LT Std 35 Light" w:hAnsi="iCiel Avenir LT Std 35 Light"/>
          <w:color w:val="000000" w:themeColor="text1"/>
          <w:sz w:val="22"/>
          <w:szCs w:val="22"/>
          <w:lang w:val="vi-VN"/>
        </w:rPr>
      </w:pPr>
      <w:ins w:id="5105" w:author="An Tran, ACA (BUV)" w:date="2024-09-10T10:54:00Z" w16du:dateUtc="2024-09-10T03:54:00Z">
        <w:r w:rsidRPr="008E38BF">
          <w:rPr>
            <w:rFonts w:ascii="iCiel Avenir LT Std 35 Light" w:hAnsi="iCiel Avenir LT Std 35 Light"/>
            <w:color w:val="000000" w:themeColor="text1"/>
            <w:sz w:val="22"/>
            <w:szCs w:val="22"/>
            <w:lang w:val="vi-VN"/>
          </w:rPr>
          <w:t>Upper second class: 60</w:t>
        </w:r>
      </w:ins>
    </w:p>
    <w:p w14:paraId="1A6CAA71" w14:textId="77777777" w:rsidR="002F455F" w:rsidRPr="008E38BF" w:rsidRDefault="002F455F" w:rsidP="002F455F">
      <w:pPr>
        <w:pStyle w:val="NormalWeb"/>
        <w:numPr>
          <w:ilvl w:val="0"/>
          <w:numId w:val="70"/>
        </w:numPr>
        <w:shd w:val="clear" w:color="auto" w:fill="FEFEFE"/>
        <w:spacing w:before="0" w:beforeAutospacing="0" w:after="0" w:afterAutospacing="0" w:line="276" w:lineRule="auto"/>
        <w:rPr>
          <w:ins w:id="5106" w:author="An Tran, ACA (BUV)" w:date="2024-09-10T10:54:00Z" w16du:dateUtc="2024-09-10T03:54:00Z"/>
          <w:rFonts w:ascii="iCiel Avenir LT Std 35 Light" w:hAnsi="iCiel Avenir LT Std 35 Light"/>
          <w:color w:val="000000" w:themeColor="text1"/>
          <w:sz w:val="22"/>
          <w:szCs w:val="22"/>
          <w:lang w:val="vi-VN"/>
        </w:rPr>
      </w:pPr>
      <w:ins w:id="5107" w:author="An Tran, ACA (BUV)" w:date="2024-09-10T10:54:00Z" w16du:dateUtc="2024-09-10T03:54:00Z">
        <w:r w:rsidRPr="008E38BF">
          <w:rPr>
            <w:rFonts w:ascii="iCiel Avenir LT Std 35 Light" w:hAnsi="iCiel Avenir LT Std 35 Light"/>
            <w:color w:val="000000" w:themeColor="text1"/>
            <w:sz w:val="22"/>
            <w:szCs w:val="22"/>
            <w:lang w:val="vi-VN"/>
          </w:rPr>
          <w:t>Lower second class: 50</w:t>
        </w:r>
      </w:ins>
    </w:p>
    <w:p w14:paraId="55D37310" w14:textId="77777777" w:rsidR="002F455F" w:rsidRPr="008E38BF" w:rsidRDefault="002F455F" w:rsidP="002F455F">
      <w:pPr>
        <w:pStyle w:val="NormalWeb"/>
        <w:numPr>
          <w:ilvl w:val="0"/>
          <w:numId w:val="70"/>
        </w:numPr>
        <w:shd w:val="clear" w:color="auto" w:fill="FEFEFE"/>
        <w:spacing w:before="0" w:beforeAutospacing="0" w:after="0" w:afterAutospacing="0" w:line="276" w:lineRule="auto"/>
        <w:rPr>
          <w:ins w:id="5108" w:author="An Tran, ACA (BUV)" w:date="2024-09-10T10:54:00Z" w16du:dateUtc="2024-09-10T03:54:00Z"/>
          <w:rFonts w:asciiTheme="minorHAnsi" w:eastAsiaTheme="majorEastAsia" w:hAnsiTheme="minorHAnsi" w:cstheme="minorHAnsi"/>
        </w:rPr>
      </w:pPr>
      <w:ins w:id="5109" w:author="An Tran, ACA (BUV)" w:date="2024-09-10T10:54:00Z" w16du:dateUtc="2024-09-10T03:54:00Z">
        <w:r w:rsidRPr="008E38BF">
          <w:rPr>
            <w:rFonts w:ascii="iCiel Avenir LT Std 35 Light" w:hAnsi="iCiel Avenir LT Std 35 Light"/>
            <w:color w:val="000000" w:themeColor="text1"/>
            <w:sz w:val="22"/>
            <w:szCs w:val="22"/>
            <w:lang w:val="vi-VN"/>
          </w:rPr>
          <w:t>Third class: 40</w:t>
        </w:r>
      </w:ins>
    </w:p>
    <w:p w14:paraId="2BF207A1" w14:textId="77777777" w:rsidR="002F455F" w:rsidRDefault="002F455F" w:rsidP="002F455F">
      <w:pPr>
        <w:pStyle w:val="NormalWeb"/>
        <w:shd w:val="clear" w:color="auto" w:fill="FEFEFE"/>
        <w:spacing w:before="0" w:beforeAutospacing="0" w:after="0" w:afterAutospacing="0" w:line="276" w:lineRule="auto"/>
        <w:rPr>
          <w:ins w:id="5110" w:author="An Tran, ACA (BUV)" w:date="2024-09-10T10:54:00Z" w16du:dateUtc="2024-09-10T03:54:00Z"/>
          <w:rFonts w:ascii="iCiel Avenir LT Std 35 Light" w:hAnsi="iCiel Avenir LT Std 35 Light"/>
          <w:b/>
          <w:bCs/>
          <w:color w:val="000000" w:themeColor="text1"/>
          <w:sz w:val="22"/>
          <w:szCs w:val="22"/>
          <w:lang w:val="vi-VN"/>
        </w:rPr>
      </w:pPr>
    </w:p>
    <w:p w14:paraId="7F1B64A8" w14:textId="77777777" w:rsidR="002F455F" w:rsidRPr="008E38BF" w:rsidRDefault="002F455F" w:rsidP="002F455F">
      <w:pPr>
        <w:pStyle w:val="NormalWeb"/>
        <w:shd w:val="clear" w:color="auto" w:fill="FEFEFE"/>
        <w:spacing w:before="0" w:beforeAutospacing="0" w:after="0" w:afterAutospacing="0" w:line="276" w:lineRule="auto"/>
        <w:rPr>
          <w:ins w:id="5111" w:author="An Tran, ACA (BUV)" w:date="2024-09-10T10:54:00Z" w16du:dateUtc="2024-09-10T03:54:00Z"/>
          <w:rFonts w:ascii="iCiel Avenir LT Std 35 Light" w:hAnsi="iCiel Avenir LT Std 35 Light"/>
          <w:color w:val="000000" w:themeColor="text1"/>
          <w:sz w:val="22"/>
          <w:szCs w:val="22"/>
          <w:lang w:val="vi-VN"/>
        </w:rPr>
      </w:pPr>
      <w:ins w:id="5112" w:author="An Tran, ACA (BUV)" w:date="2024-09-10T10:54:00Z" w16du:dateUtc="2024-09-10T03:54:00Z">
        <w:r w:rsidRPr="008E38BF">
          <w:rPr>
            <w:rFonts w:ascii="iCiel Avenir LT Std 35 Light" w:hAnsi="iCiel Avenir LT Std 35 Light"/>
            <w:color w:val="000000" w:themeColor="text1"/>
            <w:sz w:val="22"/>
            <w:szCs w:val="22"/>
            <w:lang w:val="vi-VN"/>
          </w:rPr>
          <w:t xml:space="preserve">The predominance rule </w:t>
        </w:r>
      </w:ins>
    </w:p>
    <w:p w14:paraId="58F17193" w14:textId="77777777" w:rsidR="002F455F" w:rsidRPr="008E38BF" w:rsidRDefault="002F455F" w:rsidP="002F455F">
      <w:pPr>
        <w:pStyle w:val="pf0"/>
        <w:spacing w:before="0" w:beforeAutospacing="0" w:after="0" w:afterAutospacing="0" w:line="276" w:lineRule="auto"/>
        <w:rPr>
          <w:ins w:id="5113" w:author="An Tran, ACA (BUV)" w:date="2024-09-10T10:54:00Z" w16du:dateUtc="2024-09-10T03:54:00Z"/>
          <w:rFonts w:ascii="iCiel Avenir LT Std 35 Light" w:hAnsi="iCiel Avenir LT Std 35 Light"/>
          <w:color w:val="000000" w:themeColor="text1"/>
          <w:sz w:val="22"/>
          <w:szCs w:val="22"/>
          <w:lang w:val="vi-VN"/>
        </w:rPr>
      </w:pPr>
      <w:ins w:id="5114" w:author="An Tran, ACA (BUV)" w:date="2024-09-10T10:54:00Z" w16du:dateUtc="2024-09-10T03:54:00Z">
        <w:r w:rsidRPr="008E38BF">
          <w:rPr>
            <w:rFonts w:ascii="iCiel Avenir LT Std 35 Light" w:hAnsi="iCiel Avenir LT Std 35 Light"/>
            <w:color w:val="000000" w:themeColor="text1"/>
            <w:sz w:val="22"/>
            <w:szCs w:val="22"/>
            <w:lang w:val="vi-VN" w:eastAsia="en-US"/>
          </w:rPr>
          <w:t xml:space="preserve">For any classification to be awarded, your mark profile must have at least 50% of all the credits counted in the calculation at or above the classification threshold - we call this the "predominance rule". If your mark profile is mainly in the lower classification, then this will be awarded. </w:t>
        </w:r>
      </w:ins>
    </w:p>
    <w:p w14:paraId="419EE7A6" w14:textId="77777777" w:rsidR="002F455F" w:rsidRDefault="002F455F" w:rsidP="002F455F">
      <w:pPr>
        <w:pStyle w:val="NormalWeb"/>
        <w:shd w:val="clear" w:color="auto" w:fill="FEFEFE"/>
        <w:spacing w:before="0" w:beforeAutospacing="0" w:after="0" w:afterAutospacing="0" w:line="276" w:lineRule="auto"/>
        <w:rPr>
          <w:ins w:id="5115" w:author="An Tran, ACA (BUV)" w:date="2024-09-10T10:54:00Z" w16du:dateUtc="2024-09-10T03:54:00Z"/>
          <w:rFonts w:ascii="iCiel Avenir LT Std 35 Light" w:hAnsi="iCiel Avenir LT Std 35 Light"/>
          <w:b/>
          <w:bCs/>
          <w:color w:val="000000" w:themeColor="text1"/>
          <w:sz w:val="22"/>
          <w:szCs w:val="22"/>
          <w:lang w:val="vi-VN"/>
        </w:rPr>
      </w:pPr>
    </w:p>
    <w:p w14:paraId="08299D94" w14:textId="77777777" w:rsidR="002F455F" w:rsidRPr="008E38BF" w:rsidRDefault="002F455F" w:rsidP="002F455F">
      <w:pPr>
        <w:pStyle w:val="NormalWeb"/>
        <w:shd w:val="clear" w:color="auto" w:fill="FEFEFE"/>
        <w:spacing w:before="0" w:beforeAutospacing="0" w:after="0" w:afterAutospacing="0" w:line="276" w:lineRule="auto"/>
        <w:rPr>
          <w:ins w:id="5116" w:author="An Tran, ACA (BUV)" w:date="2024-09-10T10:54:00Z" w16du:dateUtc="2024-09-10T03:54:00Z"/>
          <w:rFonts w:ascii="iCiel Avenir LT Std 35 Light" w:hAnsi="iCiel Avenir LT Std 35 Light"/>
          <w:color w:val="000000" w:themeColor="text1"/>
          <w:sz w:val="22"/>
          <w:szCs w:val="22"/>
          <w:lang w:val="vi-VN"/>
        </w:rPr>
      </w:pPr>
      <w:ins w:id="5117" w:author="An Tran, ACA (BUV)" w:date="2024-09-10T10:54:00Z" w16du:dateUtc="2024-09-10T03:54:00Z">
        <w:r w:rsidRPr="008E38BF">
          <w:rPr>
            <w:rFonts w:ascii="iCiel Avenir LT Std 35 Light" w:hAnsi="iCiel Avenir LT Std 35 Light"/>
            <w:color w:val="000000" w:themeColor="text1"/>
            <w:sz w:val="22"/>
            <w:szCs w:val="22"/>
            <w:lang w:val="vi-VN"/>
          </w:rPr>
          <w:t>Calculation algorithm</w:t>
        </w:r>
      </w:ins>
    </w:p>
    <w:p w14:paraId="3F8EFB2D" w14:textId="77777777" w:rsidR="002F455F" w:rsidRPr="008E38BF" w:rsidRDefault="002F455F" w:rsidP="002F455F">
      <w:pPr>
        <w:pStyle w:val="pf0"/>
        <w:spacing w:before="0" w:beforeAutospacing="0" w:after="0" w:afterAutospacing="0" w:line="276" w:lineRule="auto"/>
        <w:rPr>
          <w:ins w:id="5118" w:author="An Tran, ACA (BUV)" w:date="2024-09-10T10:54:00Z" w16du:dateUtc="2024-09-10T03:54:00Z"/>
          <w:rFonts w:ascii="iCiel Avenir LT Std 35 Light" w:hAnsi="iCiel Avenir LT Std 35 Light"/>
          <w:color w:val="000000" w:themeColor="text1"/>
          <w:sz w:val="22"/>
          <w:szCs w:val="22"/>
          <w:lang w:val="vi-VN" w:eastAsia="en-US"/>
        </w:rPr>
      </w:pPr>
      <w:ins w:id="5119" w:author="An Tran, ACA (BUV)" w:date="2024-09-10T10:54:00Z" w16du:dateUtc="2024-09-10T03:54:00Z">
        <w:r w:rsidRPr="008E38BF">
          <w:rPr>
            <w:rFonts w:ascii="iCiel Avenir LT Std 35 Light" w:hAnsi="iCiel Avenir LT Std 35 Light"/>
            <w:color w:val="000000" w:themeColor="text1"/>
            <w:sz w:val="22"/>
            <w:szCs w:val="22"/>
            <w:lang w:val="vi-VN" w:eastAsia="en-US"/>
          </w:rPr>
          <w:t>Our algorithm calculates your weighted average mark and checks that the mark profile has met the predominance rule. The appropriate degree classification is proposed for approval or discussion at the Awards Board at the end of your degree.</w:t>
        </w:r>
      </w:ins>
    </w:p>
    <w:p w14:paraId="6B46C0F7" w14:textId="77777777" w:rsidR="002F455F" w:rsidRPr="008E38BF" w:rsidRDefault="002F455F" w:rsidP="002F455F">
      <w:pPr>
        <w:spacing w:after="0" w:line="276" w:lineRule="auto"/>
        <w:ind w:firstLine="0"/>
        <w:rPr>
          <w:ins w:id="5120" w:author="An Tran, ACA (BUV)" w:date="2024-09-10T10:54:00Z" w16du:dateUtc="2024-09-10T03:54:00Z"/>
          <w:rFonts w:ascii="iCiel Avenir LT Std 35 Light" w:hAnsi="iCiel Avenir LT Std 35 Light" w:cs="Arial"/>
          <w:b/>
          <w:bCs/>
          <w:i/>
          <w:iCs/>
          <w:sz w:val="22"/>
          <w:szCs w:val="22"/>
          <w:lang w:val="vi-VN"/>
        </w:rPr>
      </w:pPr>
      <w:ins w:id="5121" w:author="An Tran, ACA (BUV)" w:date="2024-09-10T10:54:00Z" w16du:dateUtc="2024-09-10T03:54:00Z">
        <w:r w:rsidRPr="008E38BF">
          <w:rPr>
            <w:rFonts w:ascii="iCiel Avenir LT Std 35 Light" w:hAnsi="iCiel Avenir LT Std 35 Light" w:cs="Arial"/>
            <w:b/>
            <w:bCs/>
            <w:i/>
            <w:iCs/>
            <w:sz w:val="22"/>
            <w:szCs w:val="22"/>
            <w:lang w:val="vi-VN"/>
          </w:rPr>
          <w:t>Các điểm số được bao gồm trong tính toán</w:t>
        </w:r>
      </w:ins>
    </w:p>
    <w:p w14:paraId="1465B8D9" w14:textId="77777777" w:rsidR="002F455F" w:rsidRPr="008E38BF" w:rsidRDefault="002F455F" w:rsidP="002F455F">
      <w:pPr>
        <w:spacing w:after="0" w:line="276" w:lineRule="auto"/>
        <w:ind w:firstLine="0"/>
        <w:rPr>
          <w:ins w:id="5122" w:author="An Tran, ACA (BUV)" w:date="2024-09-10T10:54:00Z" w16du:dateUtc="2024-09-10T03:54:00Z"/>
          <w:rFonts w:ascii="iCiel Avenir LT Std 35 Light" w:hAnsi="iCiel Avenir LT Std 35 Light" w:cs="Arial"/>
          <w:i/>
          <w:iCs/>
          <w:sz w:val="22"/>
          <w:szCs w:val="22"/>
          <w:lang w:val="vi-VN"/>
        </w:rPr>
      </w:pPr>
      <w:ins w:id="5123" w:author="An Tran, ACA (BUV)" w:date="2024-09-10T10:54:00Z" w16du:dateUtc="2024-09-10T03:54:00Z">
        <w:r w:rsidRPr="008E38BF">
          <w:rPr>
            <w:rFonts w:ascii="iCiel Avenir LT Std 35 Light" w:hAnsi="iCiel Avenir LT Std 35 Light" w:cs="Arial"/>
            <w:i/>
            <w:iCs/>
            <w:sz w:val="22"/>
            <w:szCs w:val="22"/>
            <w:lang w:val="vi-VN"/>
          </w:rPr>
          <w:t>Tính toán phân loại bằng cấp dựa trên điểm số của các môn học trong các năm 3 và 4 (hoặc tương đương đối với sinh viên bán thời gian), nhưng có một số chi tiết quan trọng cần lưu ý.</w:t>
        </w:r>
      </w:ins>
    </w:p>
    <w:p w14:paraId="1D710CB7" w14:textId="77777777" w:rsidR="002F455F" w:rsidRPr="008E38BF" w:rsidRDefault="002F455F" w:rsidP="002F455F">
      <w:pPr>
        <w:spacing w:after="0" w:line="276" w:lineRule="auto"/>
        <w:ind w:firstLine="0"/>
        <w:rPr>
          <w:ins w:id="5124" w:author="An Tran, ACA (BUV)" w:date="2024-09-10T10:54:00Z" w16du:dateUtc="2024-09-10T03:54:00Z"/>
          <w:rFonts w:ascii="iCiel Avenir LT Std 35 Light" w:hAnsi="iCiel Avenir LT Std 35 Light" w:cs="Arial"/>
          <w:i/>
          <w:iCs/>
          <w:sz w:val="22"/>
          <w:szCs w:val="22"/>
          <w:lang w:val="vi-VN"/>
        </w:rPr>
      </w:pPr>
      <w:ins w:id="5125" w:author="An Tran, ACA (BUV)" w:date="2024-09-10T10:54:00Z" w16du:dateUtc="2024-09-10T03:54:00Z">
        <w:r w:rsidRPr="008E38BF">
          <w:rPr>
            <w:rFonts w:ascii="iCiel Avenir LT Std 35 Light" w:hAnsi="iCiel Avenir LT Std 35 Light" w:cs="Arial"/>
            <w:i/>
            <w:iCs/>
            <w:sz w:val="22"/>
            <w:szCs w:val="22"/>
            <w:lang w:val="vi-VN"/>
          </w:rPr>
          <w:t>Tính toán không bao gồm:</w:t>
        </w:r>
      </w:ins>
    </w:p>
    <w:p w14:paraId="15017E95" w14:textId="77777777" w:rsidR="002F455F" w:rsidRPr="008E38BF" w:rsidRDefault="002F455F" w:rsidP="002F455F">
      <w:pPr>
        <w:numPr>
          <w:ilvl w:val="0"/>
          <w:numId w:val="71"/>
        </w:numPr>
        <w:spacing w:after="0" w:line="276" w:lineRule="auto"/>
        <w:rPr>
          <w:ins w:id="5126" w:author="An Tran, ACA (BUV)" w:date="2024-09-10T10:54:00Z" w16du:dateUtc="2024-09-10T03:54:00Z"/>
          <w:rFonts w:ascii="iCiel Avenir LT Std 35 Light" w:hAnsi="iCiel Avenir LT Std 35 Light" w:cs="Arial"/>
          <w:i/>
          <w:iCs/>
          <w:sz w:val="22"/>
          <w:szCs w:val="22"/>
          <w:lang w:val="vi-VN"/>
        </w:rPr>
      </w:pPr>
      <w:ins w:id="5127" w:author="An Tran, ACA (BUV)" w:date="2024-09-10T10:54:00Z" w16du:dateUtc="2024-09-10T03:54:00Z">
        <w:r w:rsidRPr="008E38BF">
          <w:rPr>
            <w:rFonts w:ascii="iCiel Avenir LT Std 35 Light" w:hAnsi="iCiel Avenir LT Std 35 Light" w:cs="Arial"/>
            <w:i/>
            <w:iCs/>
            <w:sz w:val="22"/>
            <w:szCs w:val="22"/>
            <w:lang w:val="vi-VN"/>
          </w:rPr>
          <w:t>Các môn học được đánh giá theo cơ sở đỗ/trượt</w:t>
        </w:r>
        <w:r>
          <w:rPr>
            <w:rFonts w:ascii="iCiel Avenir LT Std 35 Light" w:hAnsi="iCiel Avenir LT Std 35 Light" w:cs="Arial"/>
            <w:i/>
            <w:iCs/>
            <w:sz w:val="22"/>
            <w:szCs w:val="22"/>
            <w:lang w:val="vi-VN"/>
          </w:rPr>
          <w:t xml:space="preserve"> môn</w:t>
        </w:r>
      </w:ins>
    </w:p>
    <w:p w14:paraId="7561D325" w14:textId="77777777" w:rsidR="002F455F" w:rsidRPr="008E38BF" w:rsidRDefault="002F455F" w:rsidP="002F455F">
      <w:pPr>
        <w:numPr>
          <w:ilvl w:val="0"/>
          <w:numId w:val="71"/>
        </w:numPr>
        <w:spacing w:after="0" w:line="276" w:lineRule="auto"/>
        <w:rPr>
          <w:ins w:id="5128" w:author="An Tran, ACA (BUV)" w:date="2024-09-10T10:54:00Z" w16du:dateUtc="2024-09-10T03:54:00Z"/>
          <w:rFonts w:ascii="iCiel Avenir LT Std 35 Light" w:hAnsi="iCiel Avenir LT Std 35 Light" w:cs="Arial"/>
          <w:i/>
          <w:iCs/>
          <w:sz w:val="22"/>
          <w:szCs w:val="22"/>
          <w:lang w:val="vi-VN"/>
        </w:rPr>
      </w:pPr>
      <w:ins w:id="5129" w:author="An Tran, ACA (BUV)" w:date="2024-09-10T10:54:00Z" w16du:dateUtc="2024-09-10T03:54:00Z">
        <w:r w:rsidRPr="008E38BF">
          <w:rPr>
            <w:rFonts w:ascii="iCiel Avenir LT Std 35 Light" w:hAnsi="iCiel Avenir LT Std 35 Light" w:cs="Arial"/>
            <w:i/>
            <w:iCs/>
            <w:sz w:val="22"/>
            <w:szCs w:val="22"/>
            <w:lang w:val="vi-VN"/>
          </w:rPr>
          <w:t>20 tín chỉ có điểm số thấp nhất</w:t>
        </w:r>
      </w:ins>
    </w:p>
    <w:p w14:paraId="44EE3B69" w14:textId="77777777" w:rsidR="002F455F" w:rsidRPr="008E38BF" w:rsidRDefault="002F455F" w:rsidP="002F455F">
      <w:pPr>
        <w:spacing w:after="0" w:line="276" w:lineRule="auto"/>
        <w:ind w:firstLine="0"/>
        <w:rPr>
          <w:ins w:id="5130" w:author="An Tran, ACA (BUV)" w:date="2024-09-10T10:54:00Z" w16du:dateUtc="2024-09-10T03:54:00Z"/>
          <w:rFonts w:ascii="iCiel Avenir LT Std 35 Light" w:hAnsi="iCiel Avenir LT Std 35 Light" w:cs="Arial"/>
          <w:i/>
          <w:iCs/>
          <w:sz w:val="22"/>
          <w:szCs w:val="22"/>
          <w:lang w:val="vi-VN"/>
        </w:rPr>
      </w:pPr>
      <w:ins w:id="5131" w:author="An Tran, ACA (BUV)" w:date="2024-09-10T10:54:00Z" w16du:dateUtc="2024-09-10T03:54:00Z">
        <w:r w:rsidRPr="008E38BF">
          <w:rPr>
            <w:rFonts w:ascii="iCiel Avenir LT Std 35 Light" w:hAnsi="iCiel Avenir LT Std 35 Light" w:cs="Arial"/>
            <w:i/>
            <w:iCs/>
            <w:sz w:val="22"/>
            <w:szCs w:val="22"/>
            <w:lang w:val="vi-VN"/>
          </w:rPr>
          <w:t>Tính toán bao gồm:</w:t>
        </w:r>
      </w:ins>
    </w:p>
    <w:p w14:paraId="026A067C" w14:textId="77777777" w:rsidR="002F455F" w:rsidRPr="008E38BF" w:rsidRDefault="002F455F" w:rsidP="002F455F">
      <w:pPr>
        <w:numPr>
          <w:ilvl w:val="0"/>
          <w:numId w:val="72"/>
        </w:numPr>
        <w:spacing w:after="0" w:line="276" w:lineRule="auto"/>
        <w:rPr>
          <w:ins w:id="5132" w:author="An Tran, ACA (BUV)" w:date="2024-09-10T10:54:00Z" w16du:dateUtc="2024-09-10T03:54:00Z"/>
          <w:rFonts w:ascii="iCiel Avenir LT Std 35 Light" w:hAnsi="iCiel Avenir LT Std 35 Light" w:cs="Arial"/>
          <w:i/>
          <w:iCs/>
          <w:sz w:val="22"/>
          <w:szCs w:val="22"/>
          <w:lang w:val="vi-VN"/>
        </w:rPr>
      </w:pPr>
      <w:ins w:id="5133" w:author="An Tran, ACA (BUV)" w:date="2024-09-10T10:54:00Z" w16du:dateUtc="2024-09-10T03:54:00Z">
        <w:r w:rsidRPr="008E38BF">
          <w:rPr>
            <w:rFonts w:ascii="iCiel Avenir LT Std 35 Light" w:hAnsi="iCiel Avenir LT Std 35 Light" w:cs="Arial"/>
            <w:i/>
            <w:iCs/>
            <w:sz w:val="22"/>
            <w:szCs w:val="22"/>
            <w:lang w:val="vi-VN"/>
          </w:rPr>
          <w:t>Các môn học bắt buộc và tùy chọn đều được tính</w:t>
        </w:r>
      </w:ins>
    </w:p>
    <w:p w14:paraId="388786A2" w14:textId="77777777" w:rsidR="002F455F" w:rsidRPr="008E38BF" w:rsidRDefault="002F455F" w:rsidP="002F455F">
      <w:pPr>
        <w:numPr>
          <w:ilvl w:val="0"/>
          <w:numId w:val="72"/>
        </w:numPr>
        <w:spacing w:after="0" w:line="276" w:lineRule="auto"/>
        <w:rPr>
          <w:ins w:id="5134" w:author="An Tran, ACA (BUV)" w:date="2024-09-10T10:54:00Z" w16du:dateUtc="2024-09-10T03:54:00Z"/>
          <w:rFonts w:ascii="iCiel Avenir LT Std 35 Light" w:hAnsi="iCiel Avenir LT Std 35 Light" w:cs="Arial"/>
          <w:i/>
          <w:iCs/>
          <w:sz w:val="22"/>
          <w:szCs w:val="22"/>
          <w:lang w:val="vi-VN"/>
        </w:rPr>
      </w:pPr>
      <w:ins w:id="5135" w:author="An Tran, ACA (BUV)" w:date="2024-09-10T10:54:00Z" w16du:dateUtc="2024-09-10T03:54:00Z">
        <w:r w:rsidRPr="008E38BF">
          <w:rPr>
            <w:rFonts w:ascii="iCiel Avenir LT Std 35 Light" w:hAnsi="iCiel Avenir LT Std 35 Light" w:cs="Arial"/>
            <w:i/>
            <w:iCs/>
            <w:sz w:val="22"/>
            <w:szCs w:val="22"/>
            <w:lang w:val="vi-VN"/>
          </w:rPr>
          <w:t>Luận văn (hoặc dự án tương đương)</w:t>
        </w:r>
      </w:ins>
    </w:p>
    <w:p w14:paraId="4244C88D" w14:textId="77777777" w:rsidR="002F455F" w:rsidRPr="008E38BF" w:rsidRDefault="002F455F" w:rsidP="002F455F">
      <w:pPr>
        <w:spacing w:after="0" w:line="276" w:lineRule="auto"/>
        <w:ind w:firstLine="0"/>
        <w:rPr>
          <w:ins w:id="5136" w:author="An Tran, ACA (BUV)" w:date="2024-09-10T10:54:00Z" w16du:dateUtc="2024-09-10T03:54:00Z"/>
          <w:rFonts w:ascii="iCiel Avenir LT Std 35 Light" w:hAnsi="iCiel Avenir LT Std 35 Light" w:cs="Arial"/>
          <w:i/>
          <w:iCs/>
          <w:sz w:val="22"/>
          <w:szCs w:val="22"/>
          <w:lang w:val="vi-VN"/>
        </w:rPr>
      </w:pPr>
      <w:ins w:id="5137" w:author="An Tran, ACA (BUV)" w:date="2024-09-10T10:54:00Z" w16du:dateUtc="2024-09-10T03:54:00Z">
        <w:r w:rsidRPr="008E38BF">
          <w:rPr>
            <w:rFonts w:ascii="iCiel Avenir LT Std 35 Light" w:hAnsi="iCiel Avenir LT Std 35 Light" w:cs="Arial"/>
            <w:i/>
            <w:iCs/>
            <w:sz w:val="22"/>
            <w:szCs w:val="22"/>
            <w:lang w:val="vi-VN"/>
          </w:rPr>
          <w:t>Tuy nhiên, nếu bằng cấp của bạn không phải là</w:t>
        </w:r>
        <w:r>
          <w:rPr>
            <w:rFonts w:ascii="iCiel Avenir LT Std 35 Light" w:hAnsi="iCiel Avenir LT Std 35 Light" w:cs="Arial"/>
            <w:i/>
            <w:iCs/>
            <w:sz w:val="22"/>
            <w:szCs w:val="22"/>
            <w:lang w:val="vi-VN"/>
          </w:rPr>
          <w:t xml:space="preserve"> tiêu chí</w:t>
        </w:r>
        <w:r w:rsidRPr="008E38BF">
          <w:rPr>
            <w:rFonts w:ascii="iCiel Avenir LT Std 35 Light" w:hAnsi="iCiel Avenir LT Std 35 Light" w:cs="Arial"/>
            <w:i/>
            <w:iCs/>
            <w:sz w:val="22"/>
            <w:szCs w:val="22"/>
            <w:lang w:val="vi-VN"/>
          </w:rPr>
          <w:t xml:space="preserve"> 240 tín chỉ tiêu chuẩn trong các năm 3 và 4, thì tính toán sẽ được điều chỉnh:</w:t>
        </w:r>
      </w:ins>
    </w:p>
    <w:p w14:paraId="63CE8F94" w14:textId="77777777" w:rsidR="002F455F" w:rsidRPr="008E38BF" w:rsidRDefault="002F455F" w:rsidP="002F455F">
      <w:pPr>
        <w:numPr>
          <w:ilvl w:val="0"/>
          <w:numId w:val="73"/>
        </w:numPr>
        <w:spacing w:after="0" w:line="276" w:lineRule="auto"/>
        <w:rPr>
          <w:ins w:id="5138" w:author="An Tran, ACA (BUV)" w:date="2024-09-10T10:54:00Z" w16du:dateUtc="2024-09-10T03:54:00Z"/>
          <w:rFonts w:ascii="iCiel Avenir LT Std 35 Light" w:hAnsi="iCiel Avenir LT Std 35 Light" w:cs="Arial"/>
          <w:i/>
          <w:iCs/>
          <w:sz w:val="22"/>
          <w:szCs w:val="22"/>
          <w:lang w:val="vi-VN"/>
        </w:rPr>
      </w:pPr>
      <w:ins w:id="5139" w:author="An Tran, ACA (BUV)" w:date="2024-09-10T10:54:00Z" w16du:dateUtc="2024-09-10T03:54:00Z">
        <w:r w:rsidRPr="008E38BF">
          <w:rPr>
            <w:rFonts w:ascii="iCiel Avenir LT Std 35 Light" w:hAnsi="iCiel Avenir LT Std 35 Light" w:cs="Arial"/>
            <w:i/>
            <w:iCs/>
            <w:sz w:val="22"/>
            <w:szCs w:val="22"/>
            <w:lang w:val="vi-VN"/>
          </w:rPr>
          <w:t xml:space="preserve">Nếu các môn học của bạn tổng cộng hơn 240 tín chỉ từ các năm 3 và 4, chỉ có 220 tín chỉ </w:t>
        </w:r>
        <w:r>
          <w:rPr>
            <w:rFonts w:ascii="iCiel Avenir LT Std 35 Light" w:hAnsi="iCiel Avenir LT Std 35 Light" w:cs="Arial"/>
            <w:i/>
            <w:iCs/>
            <w:sz w:val="22"/>
            <w:szCs w:val="22"/>
            <w:lang w:val="vi-VN"/>
          </w:rPr>
          <w:t>có điểm cao nhất</w:t>
        </w:r>
        <w:r w:rsidRPr="008E38BF">
          <w:rPr>
            <w:rFonts w:ascii="iCiel Avenir LT Std 35 Light" w:hAnsi="iCiel Avenir LT Std 35 Light" w:cs="Arial"/>
            <w:i/>
            <w:iCs/>
            <w:sz w:val="22"/>
            <w:szCs w:val="22"/>
            <w:lang w:val="vi-VN"/>
          </w:rPr>
          <w:t xml:space="preserve"> sẽ được xem xét trong tính toán.</w:t>
        </w:r>
      </w:ins>
    </w:p>
    <w:p w14:paraId="0667101D" w14:textId="77777777" w:rsidR="002F455F" w:rsidRPr="008E38BF" w:rsidRDefault="002F455F" w:rsidP="002F455F">
      <w:pPr>
        <w:numPr>
          <w:ilvl w:val="0"/>
          <w:numId w:val="73"/>
        </w:numPr>
        <w:spacing w:after="0" w:line="276" w:lineRule="auto"/>
        <w:rPr>
          <w:ins w:id="5140" w:author="An Tran, ACA (BUV)" w:date="2024-09-10T10:54:00Z" w16du:dateUtc="2024-09-10T03:54:00Z"/>
          <w:rFonts w:ascii="iCiel Avenir LT Std 35 Light" w:hAnsi="iCiel Avenir LT Std 35 Light" w:cs="Arial"/>
          <w:i/>
          <w:iCs/>
          <w:sz w:val="22"/>
          <w:szCs w:val="22"/>
          <w:lang w:val="vi-VN"/>
        </w:rPr>
      </w:pPr>
      <w:ins w:id="5141" w:author="An Tran, ACA (BUV)" w:date="2024-09-10T10:54:00Z" w16du:dateUtc="2024-09-10T03:54:00Z">
        <w:r w:rsidRPr="008E38BF">
          <w:rPr>
            <w:rFonts w:ascii="iCiel Avenir LT Std 35 Light" w:hAnsi="iCiel Avenir LT Std 35 Light" w:cs="Arial"/>
            <w:i/>
            <w:iCs/>
            <w:sz w:val="22"/>
            <w:szCs w:val="22"/>
            <w:lang w:val="vi-VN"/>
          </w:rPr>
          <w:t>Nếu bạn có 120 tín chỉ hoặc ít hơn với điểm số được gán (ví dụ: bạn đã tham gia các môn học đỗ/trượt, bạn đến Stirling với tín chỉ từ cơ sở khác trong năm 3 hoặc 4, bạn đã thực hiện các môn học thực tập hoặc học tập ở nước ngoài mà không có điểm số), tất cả các tín chỉ này sẽ được xem xét trong tính toán.</w:t>
        </w:r>
      </w:ins>
    </w:p>
    <w:p w14:paraId="3AE1D8DD" w14:textId="77777777" w:rsidR="002F455F" w:rsidRPr="008E38BF" w:rsidRDefault="002F455F" w:rsidP="002F455F">
      <w:pPr>
        <w:spacing w:after="0" w:line="276" w:lineRule="auto"/>
        <w:ind w:firstLine="0"/>
        <w:rPr>
          <w:ins w:id="5142" w:author="An Tran, ACA (BUV)" w:date="2024-09-10T10:54:00Z" w16du:dateUtc="2024-09-10T03:54:00Z"/>
          <w:rFonts w:ascii="iCiel Avenir LT Std 35 Light" w:hAnsi="iCiel Avenir LT Std 35 Light" w:cs="Arial"/>
          <w:i/>
          <w:iCs/>
          <w:sz w:val="22"/>
          <w:szCs w:val="22"/>
          <w:lang w:val="vi-VN"/>
        </w:rPr>
      </w:pPr>
      <w:ins w:id="5143" w:author="An Tran, ACA (BUV)" w:date="2024-09-10T10:54:00Z" w16du:dateUtc="2024-09-10T03:54:00Z">
        <w:r w:rsidRPr="008E38BF">
          <w:rPr>
            <w:rFonts w:ascii="iCiel Avenir LT Std 35 Light" w:hAnsi="iCiel Avenir LT Std 35 Light" w:cs="Arial"/>
            <w:i/>
            <w:iCs/>
            <w:sz w:val="22"/>
            <w:szCs w:val="22"/>
            <w:lang w:val="vi-VN"/>
          </w:rPr>
          <w:t>Sau khi thực hiện các điều chỉnh này cho bằng cấp của bạn, phân loại sẽ được tính dựa trên các tín chỉ liên quan và điểm số được gán cho chúng.</w:t>
        </w:r>
      </w:ins>
    </w:p>
    <w:p w14:paraId="05497633" w14:textId="77777777" w:rsidR="002F455F" w:rsidRPr="008E38BF" w:rsidRDefault="002F455F" w:rsidP="002F455F">
      <w:pPr>
        <w:spacing w:after="0" w:line="276" w:lineRule="auto"/>
        <w:ind w:firstLine="0"/>
        <w:rPr>
          <w:ins w:id="5144" w:author="An Tran, ACA (BUV)" w:date="2024-09-10T10:54:00Z" w16du:dateUtc="2024-09-10T03:54:00Z"/>
          <w:rFonts w:ascii="iCiel Avenir LT Std 35 Light" w:hAnsi="iCiel Avenir LT Std 35 Light" w:cs="Arial"/>
          <w:i/>
          <w:iCs/>
          <w:sz w:val="22"/>
          <w:szCs w:val="22"/>
          <w:lang w:val="vi-VN"/>
        </w:rPr>
      </w:pPr>
      <w:ins w:id="5145" w:author="An Tran, ACA (BUV)" w:date="2024-09-10T10:54:00Z" w16du:dateUtc="2024-09-10T03:54:00Z">
        <w:r w:rsidRPr="008E38BF">
          <w:rPr>
            <w:rFonts w:ascii="iCiel Avenir LT Std 35 Light" w:hAnsi="iCiel Avenir LT Std 35 Light" w:cs="Arial"/>
            <w:i/>
            <w:iCs/>
            <w:sz w:val="22"/>
            <w:szCs w:val="22"/>
            <w:lang w:val="vi-VN"/>
          </w:rPr>
          <w:t>Điểm số trung bình có trọng số</w:t>
        </w:r>
      </w:ins>
    </w:p>
    <w:p w14:paraId="6E4822D2" w14:textId="77777777" w:rsidR="002F455F" w:rsidRPr="008E38BF" w:rsidRDefault="002F455F" w:rsidP="002F455F">
      <w:pPr>
        <w:spacing w:after="0" w:line="276" w:lineRule="auto"/>
        <w:ind w:firstLine="0"/>
        <w:rPr>
          <w:ins w:id="5146" w:author="An Tran, ACA (BUV)" w:date="2024-09-10T10:54:00Z" w16du:dateUtc="2024-09-10T03:54:00Z"/>
          <w:rFonts w:ascii="iCiel Avenir LT Std 35 Light" w:hAnsi="iCiel Avenir LT Std 35 Light" w:cs="Arial"/>
          <w:i/>
          <w:iCs/>
          <w:sz w:val="22"/>
          <w:szCs w:val="22"/>
          <w:lang w:val="vi-VN"/>
        </w:rPr>
      </w:pPr>
      <w:ins w:id="5147" w:author="An Tran, ACA (BUV)" w:date="2024-09-10T10:54:00Z" w16du:dateUtc="2024-09-10T03:54:00Z">
        <w:r w:rsidRPr="008E38BF">
          <w:rPr>
            <w:rFonts w:ascii="iCiel Avenir LT Std 35 Light" w:hAnsi="iCiel Avenir LT Std 35 Light" w:cs="Arial"/>
            <w:i/>
            <w:iCs/>
            <w:sz w:val="22"/>
            <w:szCs w:val="22"/>
            <w:lang w:val="vi-VN"/>
          </w:rPr>
          <w:t>Chúng tôi tính toán trung bình của tất cả các điểm số của bạn cho các môn học được bao gồm trong tính toán, được trọng số theo số điểm tín chỉ của từng môn học liên quan, để xác định phân loại của bạn. Đây được gọi là "điểm số trung bình có trọng số".</w:t>
        </w:r>
      </w:ins>
    </w:p>
    <w:p w14:paraId="606CB724" w14:textId="77777777" w:rsidR="002F455F" w:rsidRPr="008E38BF" w:rsidRDefault="002F455F" w:rsidP="002F455F">
      <w:pPr>
        <w:spacing w:after="0" w:line="276" w:lineRule="auto"/>
        <w:ind w:firstLine="0"/>
        <w:rPr>
          <w:ins w:id="5148" w:author="An Tran, ACA (BUV)" w:date="2024-09-10T10:54:00Z" w16du:dateUtc="2024-09-10T03:54:00Z"/>
          <w:rFonts w:ascii="iCiel Avenir LT Std 35 Light" w:hAnsi="iCiel Avenir LT Std 35 Light" w:cs="Arial"/>
          <w:i/>
          <w:iCs/>
          <w:sz w:val="22"/>
          <w:szCs w:val="22"/>
          <w:lang w:val="vi-VN"/>
        </w:rPr>
      </w:pPr>
      <w:ins w:id="5149" w:author="An Tran, ACA (BUV)" w:date="2024-09-10T10:54:00Z" w16du:dateUtc="2024-09-10T03:54:00Z">
        <w:r w:rsidRPr="008E38BF">
          <w:rPr>
            <w:rFonts w:ascii="iCiel Avenir LT Std 35 Light" w:hAnsi="iCiel Avenir LT Std 35 Light" w:cs="Arial"/>
            <w:i/>
            <w:iCs/>
            <w:sz w:val="22"/>
            <w:szCs w:val="22"/>
            <w:lang w:val="vi-VN"/>
          </w:rPr>
          <w:t>Ví dụ, điểm số bạn nhận được cho một luận văn 60 tín chỉ sẽ có tác động gấp ba lần so với điểm số cho một môn học 20 tín chỉ đối với phân loại bằng cấp tổng thể của bạn vì trọng số tín chỉ. Bạn sẽ tìm thấy trọng số tín chỉ cho từng môn học của bạn trong thông tin về khóa học của bạn được cung cấp trong Bảng Chương trình Bằng cấp mà bạn có thể truy cập trên Cổng thông tin.</w:t>
        </w:r>
      </w:ins>
    </w:p>
    <w:p w14:paraId="45BACCCD" w14:textId="77777777" w:rsidR="002F455F" w:rsidRPr="008E38BF" w:rsidRDefault="002F455F" w:rsidP="002F455F">
      <w:pPr>
        <w:spacing w:after="0" w:line="276" w:lineRule="auto"/>
        <w:ind w:firstLine="0"/>
        <w:rPr>
          <w:ins w:id="5150" w:author="An Tran, ACA (BUV)" w:date="2024-09-10T10:54:00Z" w16du:dateUtc="2024-09-10T03:54:00Z"/>
          <w:rFonts w:ascii="iCiel Avenir LT Std 35 Light" w:hAnsi="iCiel Avenir LT Std 35 Light" w:cs="Arial"/>
          <w:i/>
          <w:iCs/>
          <w:sz w:val="22"/>
          <w:szCs w:val="22"/>
          <w:lang w:val="vi-VN"/>
        </w:rPr>
      </w:pPr>
      <w:ins w:id="5151" w:author="An Tran, ACA (BUV)" w:date="2024-09-10T10:54:00Z" w16du:dateUtc="2024-09-10T03:54:00Z">
        <w:r w:rsidRPr="008E38BF">
          <w:rPr>
            <w:rFonts w:ascii="iCiel Avenir LT Std 35 Light" w:hAnsi="iCiel Avenir LT Std 35 Light" w:cs="Arial"/>
            <w:i/>
            <w:iCs/>
            <w:sz w:val="22"/>
            <w:szCs w:val="22"/>
            <w:lang w:val="vi-VN"/>
          </w:rPr>
          <w:t>Điểm số trung bình có trọng số sau đó sẽ được làm tròn thành số nguyên. Các ngưỡng phân loại như sau:</w:t>
        </w:r>
      </w:ins>
    </w:p>
    <w:p w14:paraId="2A4F9D74" w14:textId="77777777" w:rsidR="002F455F" w:rsidRPr="008E38BF" w:rsidRDefault="002F455F" w:rsidP="002F455F">
      <w:pPr>
        <w:numPr>
          <w:ilvl w:val="0"/>
          <w:numId w:val="74"/>
        </w:numPr>
        <w:spacing w:after="0" w:line="276" w:lineRule="auto"/>
        <w:rPr>
          <w:ins w:id="5152" w:author="An Tran, ACA (BUV)" w:date="2024-09-10T10:54:00Z" w16du:dateUtc="2024-09-10T03:54:00Z"/>
          <w:rFonts w:ascii="iCiel Avenir LT Std 35 Light" w:hAnsi="iCiel Avenir LT Std 35 Light" w:cs="Arial"/>
          <w:i/>
          <w:iCs/>
          <w:sz w:val="22"/>
          <w:szCs w:val="22"/>
          <w:lang w:val="vi-VN"/>
        </w:rPr>
      </w:pPr>
      <w:ins w:id="5153" w:author="An Tran, ACA (BUV)" w:date="2024-09-10T10:54:00Z" w16du:dateUtc="2024-09-10T03:54:00Z">
        <w:r w:rsidRPr="008E38BF">
          <w:rPr>
            <w:rFonts w:ascii="iCiel Avenir LT Std 35 Light" w:hAnsi="iCiel Avenir LT Std 35 Light" w:cs="Arial"/>
            <w:i/>
            <w:iCs/>
            <w:sz w:val="22"/>
            <w:szCs w:val="22"/>
            <w:lang w:val="vi-VN"/>
          </w:rPr>
          <w:t>Danh dự hạng nhất: 70</w:t>
        </w:r>
      </w:ins>
    </w:p>
    <w:p w14:paraId="4B5841D5" w14:textId="77777777" w:rsidR="002F455F" w:rsidRPr="008E38BF" w:rsidRDefault="002F455F" w:rsidP="002F455F">
      <w:pPr>
        <w:numPr>
          <w:ilvl w:val="0"/>
          <w:numId w:val="74"/>
        </w:numPr>
        <w:spacing w:after="0" w:line="276" w:lineRule="auto"/>
        <w:rPr>
          <w:ins w:id="5154" w:author="An Tran, ACA (BUV)" w:date="2024-09-10T10:54:00Z" w16du:dateUtc="2024-09-10T03:54:00Z"/>
          <w:rFonts w:ascii="iCiel Avenir LT Std 35 Light" w:hAnsi="iCiel Avenir LT Std 35 Light" w:cs="Arial"/>
          <w:i/>
          <w:iCs/>
          <w:sz w:val="22"/>
          <w:szCs w:val="22"/>
          <w:lang w:val="vi-VN"/>
        </w:rPr>
      </w:pPr>
      <w:ins w:id="5155" w:author="An Tran, ACA (BUV)" w:date="2024-09-10T10:54:00Z" w16du:dateUtc="2024-09-10T03:54:00Z">
        <w:r w:rsidRPr="008E38BF">
          <w:rPr>
            <w:rFonts w:ascii="iCiel Avenir LT Std 35 Light" w:hAnsi="iCiel Avenir LT Std 35 Light" w:cs="Arial"/>
            <w:i/>
            <w:iCs/>
            <w:sz w:val="22"/>
            <w:szCs w:val="22"/>
            <w:lang w:val="vi-VN"/>
          </w:rPr>
          <w:t>Danh dự hạng hai, phân chia trên: 60</w:t>
        </w:r>
      </w:ins>
    </w:p>
    <w:p w14:paraId="13E2684A" w14:textId="77777777" w:rsidR="002F455F" w:rsidRPr="008E38BF" w:rsidRDefault="002F455F" w:rsidP="002F455F">
      <w:pPr>
        <w:numPr>
          <w:ilvl w:val="0"/>
          <w:numId w:val="74"/>
        </w:numPr>
        <w:spacing w:after="0" w:line="276" w:lineRule="auto"/>
        <w:rPr>
          <w:ins w:id="5156" w:author="An Tran, ACA (BUV)" w:date="2024-09-10T10:54:00Z" w16du:dateUtc="2024-09-10T03:54:00Z"/>
          <w:rFonts w:ascii="iCiel Avenir LT Std 35 Light" w:hAnsi="iCiel Avenir LT Std 35 Light" w:cs="Arial"/>
          <w:i/>
          <w:iCs/>
          <w:sz w:val="22"/>
          <w:szCs w:val="22"/>
          <w:lang w:val="vi-VN"/>
        </w:rPr>
      </w:pPr>
      <w:ins w:id="5157" w:author="An Tran, ACA (BUV)" w:date="2024-09-10T10:54:00Z" w16du:dateUtc="2024-09-10T03:54:00Z">
        <w:r w:rsidRPr="008E38BF">
          <w:rPr>
            <w:rFonts w:ascii="iCiel Avenir LT Std 35 Light" w:hAnsi="iCiel Avenir LT Std 35 Light" w:cs="Arial"/>
            <w:i/>
            <w:iCs/>
            <w:sz w:val="22"/>
            <w:szCs w:val="22"/>
            <w:lang w:val="vi-VN"/>
          </w:rPr>
          <w:t>Danh dự hạng hai, phân chia dưới: 50</w:t>
        </w:r>
      </w:ins>
    </w:p>
    <w:p w14:paraId="6FC7A58A" w14:textId="77777777" w:rsidR="002F455F" w:rsidRPr="008E38BF" w:rsidRDefault="002F455F" w:rsidP="002F455F">
      <w:pPr>
        <w:numPr>
          <w:ilvl w:val="0"/>
          <w:numId w:val="74"/>
        </w:numPr>
        <w:spacing w:after="0" w:line="276" w:lineRule="auto"/>
        <w:rPr>
          <w:ins w:id="5158" w:author="An Tran, ACA (BUV)" w:date="2024-09-10T10:54:00Z" w16du:dateUtc="2024-09-10T03:54:00Z"/>
          <w:rFonts w:ascii="iCiel Avenir LT Std 35 Light" w:hAnsi="iCiel Avenir LT Std 35 Light" w:cs="Arial"/>
          <w:i/>
          <w:iCs/>
          <w:sz w:val="22"/>
          <w:szCs w:val="22"/>
          <w:lang w:val="vi-VN"/>
        </w:rPr>
      </w:pPr>
      <w:ins w:id="5159" w:author="An Tran, ACA (BUV)" w:date="2024-09-10T10:54:00Z" w16du:dateUtc="2024-09-10T03:54:00Z">
        <w:r w:rsidRPr="008E38BF">
          <w:rPr>
            <w:rFonts w:ascii="iCiel Avenir LT Std 35 Light" w:hAnsi="iCiel Avenir LT Std 35 Light" w:cs="Arial"/>
            <w:i/>
            <w:iCs/>
            <w:sz w:val="22"/>
            <w:szCs w:val="22"/>
            <w:lang w:val="vi-VN"/>
          </w:rPr>
          <w:t>Danh dự hạng ba: 40</w:t>
        </w:r>
      </w:ins>
    </w:p>
    <w:p w14:paraId="592683FC" w14:textId="77777777" w:rsidR="002F455F" w:rsidRPr="008E38BF" w:rsidRDefault="002F455F" w:rsidP="002F455F">
      <w:pPr>
        <w:spacing w:after="0" w:line="276" w:lineRule="auto"/>
        <w:ind w:firstLine="0"/>
        <w:rPr>
          <w:ins w:id="5160" w:author="An Tran, ACA (BUV)" w:date="2024-09-10T10:54:00Z" w16du:dateUtc="2024-09-10T03:54:00Z"/>
          <w:rFonts w:ascii="iCiel Avenir LT Std 35 Light" w:hAnsi="iCiel Avenir LT Std 35 Light" w:cs="Arial"/>
          <w:i/>
          <w:iCs/>
          <w:sz w:val="22"/>
          <w:szCs w:val="22"/>
          <w:lang w:val="vi-VN"/>
        </w:rPr>
      </w:pPr>
      <w:ins w:id="5161" w:author="An Tran, ACA (BUV)" w:date="2024-09-10T10:54:00Z" w16du:dateUtc="2024-09-10T03:54:00Z">
        <w:r w:rsidRPr="008E38BF">
          <w:rPr>
            <w:rFonts w:ascii="iCiel Avenir LT Std 35 Light" w:hAnsi="iCiel Avenir LT Std 35 Light" w:cs="Arial"/>
            <w:i/>
            <w:iCs/>
            <w:sz w:val="22"/>
            <w:szCs w:val="22"/>
            <w:lang w:val="vi-VN"/>
          </w:rPr>
          <w:t>Quy tắc ưu thế</w:t>
        </w:r>
      </w:ins>
    </w:p>
    <w:p w14:paraId="35A24745" w14:textId="77777777" w:rsidR="002F455F" w:rsidRPr="008E38BF" w:rsidRDefault="002F455F" w:rsidP="002F455F">
      <w:pPr>
        <w:spacing w:after="0" w:line="276" w:lineRule="auto"/>
        <w:ind w:firstLine="0"/>
        <w:rPr>
          <w:ins w:id="5162" w:author="An Tran, ACA (BUV)" w:date="2024-09-10T10:54:00Z" w16du:dateUtc="2024-09-10T03:54:00Z"/>
          <w:rFonts w:ascii="iCiel Avenir LT Std 35 Light" w:hAnsi="iCiel Avenir LT Std 35 Light" w:cs="Arial"/>
          <w:i/>
          <w:iCs/>
          <w:sz w:val="22"/>
          <w:szCs w:val="22"/>
          <w:lang w:val="vi-VN"/>
        </w:rPr>
      </w:pPr>
      <w:ins w:id="5163" w:author="An Tran, ACA (BUV)" w:date="2024-09-10T10:54:00Z" w16du:dateUtc="2024-09-10T03:54:00Z">
        <w:r w:rsidRPr="008E38BF">
          <w:rPr>
            <w:rFonts w:ascii="iCiel Avenir LT Std 35 Light" w:hAnsi="iCiel Avenir LT Std 35 Light" w:cs="Arial"/>
            <w:i/>
            <w:iCs/>
            <w:sz w:val="22"/>
            <w:szCs w:val="22"/>
            <w:lang w:val="vi-VN"/>
          </w:rPr>
          <w:t>Để một phân loại được cấp, hồ sơ điểm của bạn phải có ít nhất 50% của tất cả các tín chỉ được tính trong tính toán đạt hoặc vượt qua ngưỡng phân loại - chúng tôi gọi đây là "quy tắc ưu thế". Nếu hồ sơ điểm của bạn chủ yếu nằm trong phân loại thấp hơn, thì phân loại đó sẽ được cấp.</w:t>
        </w:r>
      </w:ins>
    </w:p>
    <w:p w14:paraId="70A06E1D" w14:textId="77777777" w:rsidR="002F455F" w:rsidRDefault="002F455F" w:rsidP="002F455F">
      <w:pPr>
        <w:spacing w:after="0" w:line="276" w:lineRule="auto"/>
        <w:ind w:firstLine="0"/>
        <w:rPr>
          <w:ins w:id="5164" w:author="An Tran, ACA (BUV)" w:date="2024-09-10T10:56:00Z" w16du:dateUtc="2024-09-10T03:56:00Z"/>
          <w:rFonts w:ascii="iCiel Avenir LT Std 35 Light" w:hAnsi="iCiel Avenir LT Std 35 Light" w:cs="Arial"/>
          <w:i/>
          <w:iCs/>
          <w:sz w:val="22"/>
          <w:szCs w:val="22"/>
        </w:rPr>
      </w:pPr>
      <w:ins w:id="5165" w:author="An Tran, ACA (BUV)" w:date="2024-09-10T10:54:00Z" w16du:dateUtc="2024-09-10T03:54:00Z">
        <w:r w:rsidRPr="008E38BF">
          <w:rPr>
            <w:rFonts w:ascii="iCiel Avenir LT Std 35 Light" w:hAnsi="iCiel Avenir LT Std 35 Light" w:cs="Arial"/>
            <w:i/>
            <w:iCs/>
            <w:sz w:val="22"/>
            <w:szCs w:val="22"/>
            <w:lang w:val="vi-VN"/>
          </w:rPr>
          <w:t>Thuật toán tính toán</w:t>
        </w:r>
      </w:ins>
    </w:p>
    <w:p w14:paraId="27B0AE2E" w14:textId="5FF261D7" w:rsidR="002F455F" w:rsidRPr="002F455F" w:rsidRDefault="002F455F">
      <w:pPr>
        <w:spacing w:after="0" w:line="276" w:lineRule="auto"/>
        <w:ind w:firstLine="0"/>
        <w:rPr>
          <w:ins w:id="5166" w:author="An Tran, ACA (BUV)" w:date="2024-09-10T10:54:00Z" w16du:dateUtc="2024-09-10T03:54:00Z"/>
          <w:rFonts w:cs="Arial"/>
          <w:i/>
          <w:iCs/>
          <w:szCs w:val="22"/>
          <w:rPrChange w:id="5167" w:author="An Tran, ACA (BUV)" w:date="2024-09-10T10:56:00Z" w16du:dateUtc="2024-09-10T03:56:00Z">
            <w:rPr>
              <w:ins w:id="5168" w:author="An Tran, ACA (BUV)" w:date="2024-09-10T10:54:00Z" w16du:dateUtc="2024-09-10T03:54:00Z"/>
              <w:rFonts w:cs="Arial"/>
              <w:szCs w:val="22"/>
            </w:rPr>
          </w:rPrChange>
        </w:rPr>
        <w:pPrChange w:id="5169" w:author="An Tran, ACA (BUV)" w:date="2024-09-10T10:56:00Z" w16du:dateUtc="2024-09-10T03:56:00Z">
          <w:pPr>
            <w:pStyle w:val="Question"/>
            <w:numPr>
              <w:numId w:val="44"/>
            </w:numPr>
            <w:tabs>
              <w:tab w:val="left" w:pos="630"/>
              <w:tab w:val="left" w:pos="990"/>
            </w:tabs>
            <w:spacing w:before="100" w:line="400" w:lineRule="exact"/>
            <w:ind w:left="360" w:hanging="360"/>
          </w:pPr>
        </w:pPrChange>
      </w:pPr>
      <w:ins w:id="5170" w:author="An Tran, ACA (BUV)" w:date="2024-09-10T10:54:00Z" w16du:dateUtc="2024-09-10T03:54:00Z">
        <w:r w:rsidRPr="008E38BF">
          <w:rPr>
            <w:rFonts w:ascii="iCiel Avenir LT Std 35 Light" w:hAnsi="iCiel Avenir LT Std 35 Light" w:cs="Arial"/>
            <w:i/>
            <w:iCs/>
            <w:sz w:val="22"/>
            <w:szCs w:val="22"/>
            <w:lang w:val="vi-VN"/>
          </w:rPr>
          <w:t>Thuật toán của chúng tôi tính toán điểm số trung bình có trọng số của bạn và kiểm tra rằng hồ sơ điểm đã đáp ứng quy tắc ưu thế. Phân loại bằng cấp phù hợp sẽ được đề xuất để phê duyệt hoặc thảo luận tại Hội đồng Giải thưởng vào cuối chương trình học của bạn</w:t>
        </w:r>
      </w:ins>
    </w:p>
    <w:p w14:paraId="29A1D317" w14:textId="0724BE99" w:rsidR="00D9034C" w:rsidRPr="00734F86" w:rsidRDefault="00D9034C">
      <w:pPr>
        <w:pStyle w:val="Question"/>
        <w:numPr>
          <w:ilvl w:val="0"/>
          <w:numId w:val="44"/>
        </w:numPr>
        <w:tabs>
          <w:tab w:val="left" w:pos="630"/>
          <w:tab w:val="left" w:pos="990"/>
        </w:tabs>
        <w:spacing w:before="100" w:line="400" w:lineRule="exact"/>
        <w:ind w:left="0" w:firstLine="720"/>
        <w:rPr>
          <w:rFonts w:cs="Arial"/>
          <w:i/>
          <w:iCs/>
          <w:szCs w:val="22"/>
          <w:lang w:val="vi-VN"/>
          <w:rPrChange w:id="5171" w:author="An Tran, ACA (BUV)" w:date="2024-09-10T10:42:00Z" w16du:dateUtc="2024-09-10T03:42:00Z">
            <w:rPr>
              <w:rFonts w:cs="Arial"/>
              <w:szCs w:val="22"/>
              <w:lang w:val="vi-VN"/>
            </w:rPr>
          </w:rPrChange>
        </w:rPr>
        <w:pPrChange w:id="5172" w:author="An Tran, ACA (BUV)" w:date="2024-09-10T10:30:00Z" w16du:dateUtc="2024-09-10T03:30:00Z">
          <w:pPr>
            <w:pStyle w:val="Question"/>
            <w:numPr>
              <w:numId w:val="24"/>
            </w:numPr>
            <w:tabs>
              <w:tab w:val="left" w:pos="630"/>
              <w:tab w:val="left" w:pos="990"/>
              <w:tab w:val="left" w:pos="1080"/>
            </w:tabs>
            <w:spacing w:before="100" w:line="400" w:lineRule="exact"/>
            <w:ind w:left="3870" w:hanging="360"/>
          </w:pPr>
        </w:pPrChange>
      </w:pPr>
      <w:bookmarkStart w:id="5173" w:name="_Toc177077277"/>
      <w:r w:rsidRPr="004373E8">
        <w:rPr>
          <w:rFonts w:cs="Arial"/>
          <w:szCs w:val="22"/>
          <w:lang w:val="vi-VN"/>
        </w:rPr>
        <w:t>How can students maintain their scholarship/bursary? If students fail any modules, how’s that going to affect their scholarship? /</w:t>
      </w:r>
      <w:r w:rsidRPr="006B22EF">
        <w:rPr>
          <w:rFonts w:cs="Arial"/>
          <w:szCs w:val="22"/>
          <w:lang w:val="vi-VN"/>
          <w:rPrChange w:id="5174" w:author="An Tran, ACA (BUV)" w:date="2024-09-10T10:30:00Z" w16du:dateUtc="2024-09-10T03:30:00Z">
            <w:rPr>
              <w:rFonts w:cs="Arial"/>
              <w:i/>
              <w:iCs/>
              <w:szCs w:val="22"/>
              <w:lang w:val="vi-VN"/>
            </w:rPr>
          </w:rPrChange>
        </w:rPr>
        <w:t xml:space="preserve"> </w:t>
      </w:r>
      <w:r w:rsidRPr="00734F86">
        <w:rPr>
          <w:rFonts w:cs="Arial"/>
          <w:i/>
          <w:iCs/>
          <w:szCs w:val="22"/>
          <w:lang w:val="vi-VN"/>
        </w:rPr>
        <w:t>Làm thế nào để sinh viên duy trì học bổng? Nếu sinh viên trượt môn thì có ảnh hưởng đến học bổng của con hay không?</w:t>
      </w:r>
      <w:bookmarkEnd w:id="5057"/>
      <w:bookmarkEnd w:id="5058"/>
      <w:bookmarkEnd w:id="5173"/>
    </w:p>
    <w:p w14:paraId="402BE7F5"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r w:rsidRPr="004373E8">
        <w:rPr>
          <w:rFonts w:ascii="iCiel Avenir LT Std 35 Light" w:hAnsi="iCiel Avenir LT Std 35 Light" w:cs="Arial"/>
          <w:sz w:val="22"/>
          <w:szCs w:val="22"/>
          <w:lang w:val="vi-VN"/>
        </w:rPr>
        <w:tab/>
      </w:r>
    </w:p>
    <w:p w14:paraId="43C133AE" w14:textId="77777777" w:rsidR="00340932" w:rsidRPr="000006E6" w:rsidRDefault="00340932" w:rsidP="00340932">
      <w:pPr>
        <w:tabs>
          <w:tab w:val="left" w:pos="630"/>
          <w:tab w:val="left" w:pos="720"/>
          <w:tab w:val="left" w:pos="1080"/>
        </w:tabs>
        <w:ind w:firstLine="0"/>
        <w:rPr>
          <w:rFonts w:ascii="iCiel Avenir LT Std 35 Light" w:hAnsi="iCiel Avenir LT Std 35 Light" w:cs="Arial"/>
          <w:sz w:val="22"/>
          <w:szCs w:val="22"/>
        </w:rPr>
      </w:pPr>
      <w:r w:rsidRPr="0A16D7FE">
        <w:rPr>
          <w:rFonts w:ascii="iCiel Avenir LT Std 35 Light" w:hAnsi="iCiel Avenir LT Std 35 Light" w:cs="Arial"/>
          <w:sz w:val="22"/>
          <w:szCs w:val="22"/>
        </w:rPr>
        <w:t>The scholarship requirements vary among scholarship types and have been informed to the students by their Student Recruitment when receiving the scholarship. The scholarship holder also signed a scholarship acceptance letter which includes the terms and conditions. At the end each semester, all scholarship holders’ performance will be considered by a Scholarship Panel.  Although 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that semester. Please also be advised that Academic Misconduct and other violation of rules and regulations will also be considered by the Panel and may impact on the scholarship.</w:t>
      </w:r>
    </w:p>
    <w:p w14:paraId="79EE5D87" w14:textId="77777777" w:rsidR="00D9034C" w:rsidRDefault="00D9034C" w:rsidP="003E1B62">
      <w:pPr>
        <w:tabs>
          <w:tab w:val="left" w:pos="630"/>
          <w:tab w:val="left" w:pos="720"/>
          <w:tab w:val="left" w:pos="1080"/>
        </w:tabs>
        <w:ind w:firstLine="0"/>
        <w:rPr>
          <w:ins w:id="5175" w:author="An Tran, ACA (BUV)" w:date="2024-09-12T14:28:00Z" w16du:dateUtc="2024-09-12T07:28:00Z"/>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Mỗi loại học bổng khác nhau sẽ có điều kiện duy trì học bổng khác nhau, khi sinh viên nhận học bổng, Nhân viên tư vấn tuyển sinh đã thông báo về các điều khoản và điều kiện duy trì học bổng cũng như được ký Biên bản chấp nhận học bổng kèm các điều kiện. Vào cuối mỗi học kỳ, kết quả học tập của sinh viên học bổng sẽ được cân nhắc bởi Hội đồng Học bổng. Tuy rằng quyết định của Hội đồng Học bổng sẽ được thông báo đến sinh viên trước khi học kỳ mới bắt đầu, sinh viên có thể tự kiểm tra lại điều kiện duy trì học bổng trong biên bản đồng ý nhận học bổng. Sau khi đã hiểu rõ điều kiện học bổng, sinh viên có thể đối chiếu với kết quả tạm thời được công bố trên hệ thống Canvas của nhà trường khoảng 2 tháng sau khi kết thúc học kỳ. Nếu kết quả học tập của sinh viên không đạt tiêu chí của học bổng, học bổng của sinh viên có thể sẽ bị rút khỏi kỳ học đó. Sinh viên cần chú ý rằng vi phạm quy chế học thuật cũng như các hình thức vi phạm quy định khác của nhà trường cũng sẽ được Hội đồng Học bổng cân nhắc và có thể ảnh hưởng đến việc duy trì học bổng.</w:t>
      </w:r>
    </w:p>
    <w:p w14:paraId="6EFDDADE" w14:textId="77777777" w:rsidR="003F2C45" w:rsidRPr="003F2C45" w:rsidRDefault="003F2C45" w:rsidP="003E1B62">
      <w:pPr>
        <w:tabs>
          <w:tab w:val="left" w:pos="630"/>
          <w:tab w:val="left" w:pos="720"/>
          <w:tab w:val="left" w:pos="1080"/>
        </w:tabs>
        <w:ind w:firstLine="0"/>
        <w:rPr>
          <w:rFonts w:ascii="iCiel Avenir LT Std 35 Light" w:hAnsi="iCiel Avenir LT Std 35 Light" w:cs="Arial"/>
          <w:i/>
          <w:iCs/>
          <w:sz w:val="22"/>
          <w:szCs w:val="22"/>
          <w:rPrChange w:id="5176" w:author="An Tran, ACA (BUV)" w:date="2024-09-12T14:28:00Z" w16du:dateUtc="2024-09-12T07:28:00Z">
            <w:rPr>
              <w:rFonts w:ascii="iCiel Avenir LT Std 35 Light" w:hAnsi="iCiel Avenir LT Std 35 Light" w:cs="Arial"/>
              <w:i/>
              <w:iCs/>
              <w:sz w:val="22"/>
              <w:szCs w:val="22"/>
              <w:lang w:val="vi-VN"/>
            </w:rPr>
          </w:rPrChange>
        </w:rPr>
      </w:pPr>
    </w:p>
    <w:p w14:paraId="48870D3D" w14:textId="6B372972" w:rsidR="00D9034C" w:rsidRPr="004373E8" w:rsidDel="002F455F" w:rsidRDefault="00AA14EC">
      <w:pPr>
        <w:pStyle w:val="Question"/>
        <w:numPr>
          <w:ilvl w:val="0"/>
          <w:numId w:val="44"/>
        </w:numPr>
        <w:tabs>
          <w:tab w:val="left" w:pos="630"/>
          <w:tab w:val="left" w:pos="990"/>
        </w:tabs>
        <w:spacing w:before="100" w:line="400" w:lineRule="exact"/>
        <w:ind w:left="0" w:firstLine="720"/>
        <w:rPr>
          <w:del w:id="5177" w:author="An Tran, ACA (BUV)" w:date="2024-09-10T10:56:00Z" w16du:dateUtc="2024-09-10T03:56:00Z"/>
          <w:rFonts w:cs="Arial"/>
          <w:szCs w:val="22"/>
          <w:lang w:val="vi-VN"/>
        </w:rPr>
        <w:pPrChange w:id="5178" w:author="An Tran, ACA (BUV)" w:date="2024-09-10T10:32:00Z" w16du:dateUtc="2024-09-10T03:32:00Z">
          <w:pPr>
            <w:pStyle w:val="Question"/>
            <w:numPr>
              <w:numId w:val="24"/>
            </w:numPr>
            <w:tabs>
              <w:tab w:val="left" w:pos="630"/>
              <w:tab w:val="left" w:pos="990"/>
              <w:tab w:val="left" w:pos="1080"/>
            </w:tabs>
            <w:spacing w:before="100" w:line="400" w:lineRule="exact"/>
            <w:ind w:left="3870" w:firstLine="630"/>
          </w:pPr>
        </w:pPrChange>
      </w:pPr>
      <w:bookmarkStart w:id="5179" w:name="_Toc107734212"/>
      <w:bookmarkStart w:id="5180" w:name="_Toc107734426"/>
      <w:bookmarkStart w:id="5181" w:name="_Toc107734878"/>
      <w:bookmarkStart w:id="5182" w:name="_Toc107735100"/>
      <w:bookmarkStart w:id="5183" w:name="_Toc107735227"/>
      <w:bookmarkStart w:id="5184" w:name="_Toc107735332"/>
      <w:bookmarkStart w:id="5185" w:name="_Toc107735436"/>
      <w:bookmarkStart w:id="5186" w:name="_Toc107735539"/>
      <w:bookmarkStart w:id="5187" w:name="_Toc107735644"/>
      <w:bookmarkStart w:id="5188" w:name="_Toc107735748"/>
      <w:bookmarkStart w:id="5189" w:name="_Toc107735852"/>
      <w:bookmarkStart w:id="5190" w:name="_Toc107735956"/>
      <w:bookmarkStart w:id="5191" w:name="_Toc107736109"/>
      <w:bookmarkStart w:id="5192" w:name="_Toc107736256"/>
      <w:bookmarkStart w:id="5193" w:name="_Toc107736360"/>
      <w:bookmarkStart w:id="5194" w:name="_Toc107736582"/>
      <w:bookmarkStart w:id="5195" w:name="_Toc107736685"/>
      <w:bookmarkStart w:id="5196" w:name="_Toc107736788"/>
      <w:bookmarkStart w:id="5197" w:name="_Toc107736892"/>
      <w:bookmarkStart w:id="5198" w:name="_Toc107737744"/>
      <w:bookmarkStart w:id="5199" w:name="_Toc108099133"/>
      <w:bookmarkStart w:id="5200" w:name="_Toc113975548"/>
      <w:bookmarkStart w:id="5201" w:name="_Toc113976065"/>
      <w:bookmarkStart w:id="5202" w:name="_Toc114065595"/>
      <w:bookmarkStart w:id="5203" w:name="_Toc114065991"/>
      <w:bookmarkStart w:id="5204" w:name="_Toc113977103"/>
      <w:bookmarkStart w:id="5205" w:name="_Toc122700181"/>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id="5206" w:author="An Tran, ACA (BUV)" w:date="2024-09-10T10:56:00Z" w16du:dateUtc="2024-09-10T03:56:00Z">
        <w:r w:rsidRPr="00001F8A" w:rsidDel="002F455F">
          <w:rPr>
            <w:rFonts w:cs="Arial"/>
            <w:szCs w:val="22"/>
          </w:rPr>
          <w:delText>What are the criteria for</w:delText>
        </w:r>
        <w:r w:rsidDel="002F455F">
          <w:rPr>
            <w:rFonts w:cs="Arial"/>
            <w:szCs w:val="22"/>
            <w:lang w:val="vi-VN"/>
          </w:rPr>
          <w:delText xml:space="preserve"> Top student and</w:delText>
        </w:r>
        <w:r w:rsidRPr="00001F8A" w:rsidDel="002F455F">
          <w:rPr>
            <w:rFonts w:cs="Arial"/>
            <w:szCs w:val="22"/>
          </w:rPr>
          <w:delText xml:space="preserve"> </w:delText>
        </w:r>
        <w:r w:rsidDel="002F455F">
          <w:rPr>
            <w:rFonts w:cs="Arial"/>
            <w:szCs w:val="22"/>
          </w:rPr>
          <w:delText>Dean</w:delText>
        </w:r>
        <w:r w:rsidRPr="00001F8A" w:rsidDel="002F455F">
          <w:rPr>
            <w:rFonts w:cs="Arial"/>
            <w:szCs w:val="22"/>
          </w:rPr>
          <w:delText xml:space="preserve"> award at BUV?</w:delText>
        </w:r>
        <w:r w:rsidRPr="00001F8A" w:rsidDel="002F455F">
          <w:rPr>
            <w:rFonts w:cs="Arial"/>
            <w:b w:val="0"/>
            <w:szCs w:val="22"/>
          </w:rPr>
          <w:delText xml:space="preserve"> / </w:delText>
        </w:r>
        <w:r w:rsidRPr="00001F8A" w:rsidDel="002F455F">
          <w:rPr>
            <w:rFonts w:cs="Arial"/>
            <w:i/>
            <w:iCs/>
            <w:szCs w:val="22"/>
          </w:rPr>
          <w:delText>Tiêu chí trao thưởng về thành tích học tập xuất sắc ở BUV là gì</w:delText>
        </w:r>
        <w:r w:rsidR="00D9034C" w:rsidRPr="004373E8" w:rsidDel="002F455F">
          <w:rPr>
            <w:rFonts w:cs="Arial"/>
            <w:i/>
            <w:iCs/>
            <w:szCs w:val="22"/>
            <w:lang w:val="vi-VN"/>
          </w:rPr>
          <w:delText>?</w:delText>
        </w:r>
        <w:bookmarkStart w:id="5207" w:name="_Toc177044581"/>
        <w:bookmarkStart w:id="5208" w:name="_Toc177077278"/>
        <w:bookmarkEnd w:id="5204"/>
        <w:bookmarkEnd w:id="5205"/>
        <w:bookmarkEnd w:id="5207"/>
        <w:bookmarkEnd w:id="5208"/>
      </w:del>
    </w:p>
    <w:p w14:paraId="0013A71E" w14:textId="366938D5" w:rsidR="00D9034C" w:rsidRPr="004373E8" w:rsidDel="002F455F" w:rsidRDefault="00D9034C" w:rsidP="003E1B62">
      <w:pPr>
        <w:tabs>
          <w:tab w:val="left" w:pos="630"/>
          <w:tab w:val="left" w:pos="720"/>
          <w:tab w:val="left" w:pos="1080"/>
        </w:tabs>
        <w:ind w:left="630" w:firstLine="0"/>
        <w:rPr>
          <w:del w:id="5209" w:author="An Tran, ACA (BUV)" w:date="2024-09-10T10:56:00Z" w16du:dateUtc="2024-09-10T03:56:00Z"/>
          <w:rFonts w:ascii="iCiel Avenir LT Std 35 Light" w:hAnsi="iCiel Avenir LT Std 35 Light" w:cs="Arial"/>
          <w:b/>
          <w:bCs/>
          <w:sz w:val="22"/>
          <w:szCs w:val="22"/>
          <w:u w:val="single"/>
          <w:lang w:val="vi-VN"/>
        </w:rPr>
      </w:pPr>
      <w:del w:id="5210" w:author="An Tran, ACA (BUV)" w:date="2024-09-10T10:56:00Z" w16du:dateUtc="2024-09-10T03:56:00Z">
        <w:r w:rsidRPr="004373E8" w:rsidDel="002F455F">
          <w:rPr>
            <w:rFonts w:ascii="iCiel Avenir LT Std 35 Light" w:hAnsi="iCiel Avenir LT Std 35 Light" w:cs="Arial"/>
            <w:b/>
            <w:bCs/>
            <w:sz w:val="22"/>
            <w:szCs w:val="22"/>
            <w:u w:val="single"/>
            <w:lang w:val="vi-VN"/>
          </w:rPr>
          <w:delText xml:space="preserve">Answer / </w:delText>
        </w:r>
        <w:r w:rsidRPr="004373E8" w:rsidDel="002F455F">
          <w:rPr>
            <w:rFonts w:ascii="iCiel Avenir LT Std 35 Light" w:hAnsi="iCiel Avenir LT Std 35 Light" w:cs="Arial"/>
            <w:b/>
            <w:bCs/>
            <w:i/>
            <w:iCs/>
            <w:sz w:val="22"/>
            <w:szCs w:val="22"/>
            <w:u w:val="single"/>
            <w:lang w:val="vi-VN"/>
          </w:rPr>
          <w:delText>Câu trả lời</w:delText>
        </w:r>
        <w:r w:rsidRPr="004373E8" w:rsidDel="002F455F">
          <w:rPr>
            <w:rFonts w:ascii="iCiel Avenir LT Std 35 Light" w:hAnsi="iCiel Avenir LT Std 35 Light" w:cs="Arial"/>
            <w:b/>
            <w:bCs/>
            <w:sz w:val="22"/>
            <w:szCs w:val="22"/>
            <w:u w:val="single"/>
            <w:lang w:val="vi-VN"/>
          </w:rPr>
          <w:delText>:</w:delText>
        </w:r>
        <w:r w:rsidRPr="004373E8" w:rsidDel="002F455F">
          <w:rPr>
            <w:rFonts w:ascii="iCiel Avenir LT Std 35 Light" w:hAnsi="iCiel Avenir LT Std 35 Light" w:cs="Arial"/>
            <w:sz w:val="22"/>
            <w:szCs w:val="22"/>
            <w:lang w:val="vi-VN"/>
          </w:rPr>
          <w:tab/>
        </w:r>
        <w:bookmarkStart w:id="5211" w:name="_Toc177044582"/>
        <w:bookmarkStart w:id="5212" w:name="_Toc177077279"/>
        <w:bookmarkEnd w:id="5211"/>
        <w:bookmarkEnd w:id="5212"/>
      </w:del>
    </w:p>
    <w:p w14:paraId="117879C6" w14:textId="6ADFAC28" w:rsidR="00AA14EC" w:rsidDel="002F455F" w:rsidRDefault="00AA14EC" w:rsidP="00AA14EC">
      <w:pPr>
        <w:tabs>
          <w:tab w:val="left" w:pos="630"/>
          <w:tab w:val="left" w:pos="720"/>
          <w:tab w:val="left" w:pos="1080"/>
        </w:tabs>
        <w:ind w:firstLine="0"/>
        <w:rPr>
          <w:del w:id="5213" w:author="An Tran, ACA (BUV)" w:date="2024-09-10T10:56:00Z" w16du:dateUtc="2024-09-10T03:56:00Z"/>
          <w:rFonts w:ascii="iCiel Avenir LT Std 35 Light" w:hAnsi="iCiel Avenir LT Std 35 Light" w:cs="Arial"/>
          <w:sz w:val="22"/>
          <w:szCs w:val="22"/>
          <w:lang w:val="vi-VN"/>
        </w:rPr>
      </w:pPr>
      <w:del w:id="5214" w:author="An Tran, ACA (BUV)" w:date="2024-09-10T10:56:00Z" w16du:dateUtc="2024-09-10T03:56:00Z">
        <w:r w:rsidRPr="00001F8A" w:rsidDel="002F455F">
          <w:rPr>
            <w:rFonts w:ascii="iCiel Avenir LT Std 35 Light" w:hAnsi="iCiel Avenir LT Std 35 Light" w:cs="Arial"/>
            <w:sz w:val="22"/>
            <w:szCs w:val="22"/>
          </w:rPr>
          <w:delText>The</w:delText>
        </w:r>
        <w:r w:rsidDel="002F455F">
          <w:rPr>
            <w:rFonts w:ascii="iCiel Avenir LT Std 35 Light" w:hAnsi="iCiel Avenir LT Std 35 Light" w:cs="Arial"/>
            <w:sz w:val="22"/>
            <w:szCs w:val="22"/>
            <w:lang w:val="vi-VN"/>
          </w:rPr>
          <w:delText xml:space="preserve"> Top student </w:delText>
        </w:r>
        <w:r w:rsidRPr="00001F8A" w:rsidDel="002F455F">
          <w:rPr>
            <w:rFonts w:ascii="iCiel Avenir LT Std 35 Light" w:hAnsi="iCiel Avenir LT Std 35 Light" w:cs="Arial"/>
            <w:sz w:val="22"/>
            <w:szCs w:val="22"/>
          </w:rPr>
          <w:delText xml:space="preserve">award is a special award to recognise excellent academic achievement at BUV. The award is presented to the two students from each </w:delText>
        </w:r>
        <w:r w:rsidDel="002F455F">
          <w:rPr>
            <w:rFonts w:ascii="iCiel Avenir LT Std 35 Light" w:hAnsi="iCiel Avenir LT Std 35 Light" w:cs="Arial"/>
            <w:sz w:val="22"/>
            <w:szCs w:val="22"/>
          </w:rPr>
          <w:delText>program</w:delText>
        </w:r>
        <w:r w:rsidRPr="00001F8A" w:rsidDel="002F455F">
          <w:rPr>
            <w:rFonts w:ascii="iCiel Avenir LT Std 35 Light" w:hAnsi="iCiel Avenir LT Std 35 Light" w:cs="Arial"/>
            <w:sz w:val="22"/>
            <w:szCs w:val="22"/>
          </w:rPr>
          <w:delText xml:space="preserve"> with the </w:delText>
        </w:r>
        <w:r w:rsidDel="002F455F">
          <w:rPr>
            <w:rFonts w:ascii="iCiel Avenir LT Std 35 Light" w:hAnsi="iCiel Avenir LT Std 35 Light" w:cs="Arial"/>
            <w:sz w:val="22"/>
            <w:szCs w:val="22"/>
          </w:rPr>
          <w:delText>top</w:delText>
        </w:r>
        <w:r w:rsidRPr="00001F8A" w:rsidDel="002F455F">
          <w:rPr>
            <w:rFonts w:ascii="iCiel Avenir LT Std 35 Light" w:hAnsi="iCiel Avenir LT Std 35 Light" w:cs="Arial"/>
            <w:sz w:val="22"/>
            <w:szCs w:val="22"/>
          </w:rPr>
          <w:delText xml:space="preserve"> average score</w:delText>
        </w:r>
        <w:r w:rsidDel="002F455F">
          <w:rPr>
            <w:rFonts w:ascii="iCiel Avenir LT Std 35 Light" w:hAnsi="iCiel Avenir LT Std 35 Light" w:cs="Arial"/>
            <w:sz w:val="22"/>
            <w:szCs w:val="22"/>
          </w:rPr>
          <w:delText xml:space="preserve"> of Year 1 and Year 2 student</w:delText>
        </w:r>
        <w:r w:rsidRPr="00001F8A" w:rsidDel="002F455F">
          <w:rPr>
            <w:rFonts w:ascii="iCiel Avenir LT Std 35 Light" w:hAnsi="iCiel Avenir LT Std 35 Light" w:cs="Arial"/>
            <w:sz w:val="22"/>
            <w:szCs w:val="22"/>
          </w:rPr>
          <w:delText xml:space="preserve">, for one </w:delText>
        </w:r>
        <w:r w:rsidDel="002F455F">
          <w:rPr>
            <w:rFonts w:ascii="iCiel Avenir LT Std 35 Light" w:hAnsi="iCiel Avenir LT Std 35 Light" w:cs="Arial"/>
            <w:sz w:val="22"/>
            <w:szCs w:val="22"/>
          </w:rPr>
          <w:delText>academic year</w:delText>
        </w:r>
        <w:r w:rsidRPr="00001F8A" w:rsidDel="002F455F">
          <w:rPr>
            <w:rFonts w:ascii="iCiel Avenir LT Std 35 Light" w:hAnsi="iCiel Avenir LT Std 35 Light" w:cs="Arial"/>
            <w:sz w:val="22"/>
            <w:szCs w:val="22"/>
          </w:rPr>
          <w:delText xml:space="preserve"> and having no failed modules. </w:delText>
        </w:r>
        <w:r w:rsidDel="002F455F">
          <w:rPr>
            <w:rFonts w:ascii="iCiel Avenir LT Std 35 Light" w:hAnsi="iCiel Avenir LT Std 35 Light" w:cs="Arial"/>
            <w:sz w:val="22"/>
            <w:szCs w:val="22"/>
            <w:lang w:val="vi-VN"/>
          </w:rPr>
          <w:delText>Top</w:delText>
        </w:r>
        <w:r w:rsidRPr="00001F8A" w:rsidDel="002F455F">
          <w:rPr>
            <w:rFonts w:ascii="iCiel Avenir LT Std 35 Light" w:hAnsi="iCiel Avenir LT Std 35 Light" w:cs="Arial"/>
            <w:sz w:val="22"/>
            <w:szCs w:val="22"/>
          </w:rPr>
          <w:delText xml:space="preserve"> award students also need to have no violation of Academic Misconduct and Disciplinary in the applicable or subsequent semesters.</w:delText>
        </w:r>
        <w:bookmarkStart w:id="5215" w:name="_Toc177044583"/>
        <w:bookmarkStart w:id="5216" w:name="_Toc177077280"/>
        <w:bookmarkEnd w:id="5215"/>
        <w:bookmarkEnd w:id="5216"/>
      </w:del>
    </w:p>
    <w:p w14:paraId="55E46231" w14:textId="10439999" w:rsidR="00AA14EC" w:rsidRPr="00F26817" w:rsidDel="002F455F" w:rsidRDefault="00AA14EC" w:rsidP="00AA14EC">
      <w:pPr>
        <w:tabs>
          <w:tab w:val="left" w:pos="630"/>
          <w:tab w:val="left" w:pos="720"/>
          <w:tab w:val="left" w:pos="1080"/>
        </w:tabs>
        <w:ind w:firstLine="0"/>
        <w:rPr>
          <w:del w:id="5217" w:author="An Tran, ACA (BUV)" w:date="2024-09-10T10:56:00Z" w16du:dateUtc="2024-09-10T03:56:00Z"/>
          <w:rFonts w:ascii="iCiel Avenir LT Std 35 Light" w:hAnsi="iCiel Avenir LT Std 35 Light" w:cs="Arial"/>
          <w:sz w:val="22"/>
          <w:szCs w:val="22"/>
          <w:lang w:val="vi-VN"/>
        </w:rPr>
      </w:pPr>
      <w:del w:id="5218" w:author="An Tran, ACA (BUV)" w:date="2024-09-10T10:56:00Z" w16du:dateUtc="2024-09-10T03:56:00Z">
        <w:r w:rsidDel="002F455F">
          <w:rPr>
            <w:rFonts w:ascii="iCiel Avenir LT Std 35 Light" w:hAnsi="iCiel Avenir LT Std 35 Light" w:cs="Arial"/>
            <w:sz w:val="22"/>
            <w:szCs w:val="22"/>
            <w:lang w:val="vi-VN"/>
          </w:rPr>
          <w:delText xml:space="preserve">The Dean award is special award </w:delText>
        </w:r>
        <w:r w:rsidRPr="00F26817" w:rsidDel="002F455F">
          <w:rPr>
            <w:rFonts w:ascii="iCiel Avenir LT Std 35 Light" w:hAnsi="iCiel Avenir LT Std 35 Light" w:cs="Arial"/>
            <w:sz w:val="22"/>
            <w:szCs w:val="22"/>
          </w:rPr>
          <w:delText>to all students with an average of 70% or higher</w:delText>
        </w:r>
        <w:r w:rsidDel="002F455F">
          <w:rPr>
            <w:rFonts w:ascii="iCiel Avenir LT Std 35 Light" w:hAnsi="iCiel Avenir LT Std 35 Light" w:cs="Arial"/>
            <w:sz w:val="22"/>
            <w:szCs w:val="22"/>
            <w:lang w:val="vi-VN"/>
          </w:rPr>
          <w:delText xml:space="preserve"> </w:delText>
        </w:r>
        <w:r w:rsidRPr="00001F8A" w:rsidDel="002F455F">
          <w:rPr>
            <w:rFonts w:ascii="iCiel Avenir LT Std 35 Light" w:hAnsi="iCiel Avenir LT Std 35 Light" w:cs="Arial"/>
            <w:sz w:val="22"/>
            <w:szCs w:val="22"/>
          </w:rPr>
          <w:delText xml:space="preserve">for one </w:delText>
        </w:r>
        <w:r w:rsidDel="002F455F">
          <w:rPr>
            <w:rFonts w:ascii="iCiel Avenir LT Std 35 Light" w:hAnsi="iCiel Avenir LT Std 35 Light" w:cs="Arial"/>
            <w:sz w:val="22"/>
            <w:szCs w:val="22"/>
          </w:rPr>
          <w:delText>academic year</w:delText>
        </w:r>
        <w:r w:rsidRPr="00001F8A" w:rsidDel="002F455F">
          <w:rPr>
            <w:rFonts w:ascii="iCiel Avenir LT Std 35 Light" w:hAnsi="iCiel Avenir LT Std 35 Light" w:cs="Arial"/>
            <w:sz w:val="22"/>
            <w:szCs w:val="22"/>
          </w:rPr>
          <w:delText xml:space="preserve"> and having no failed modules</w:delText>
        </w:r>
        <w:r w:rsidRPr="00F26817" w:rsidDel="002F455F">
          <w:rPr>
            <w:rFonts w:ascii="iCiel Avenir LT Std 35 Light" w:hAnsi="iCiel Avenir LT Std 35 Light" w:cs="Arial"/>
            <w:sz w:val="22"/>
            <w:szCs w:val="22"/>
          </w:rPr>
          <w:delText xml:space="preserve">. </w:delText>
        </w:r>
        <w:r w:rsidDel="002F455F">
          <w:rPr>
            <w:rFonts w:ascii="iCiel Avenir LT Std 35 Light" w:hAnsi="iCiel Avenir LT Std 35 Light" w:cs="Arial"/>
            <w:sz w:val="22"/>
            <w:szCs w:val="22"/>
            <w:lang w:val="vi-VN"/>
          </w:rPr>
          <w:delText>Dean</w:delText>
        </w:r>
        <w:r w:rsidRPr="00001F8A" w:rsidDel="002F455F">
          <w:rPr>
            <w:rFonts w:ascii="iCiel Avenir LT Std 35 Light" w:hAnsi="iCiel Avenir LT Std 35 Light" w:cs="Arial"/>
            <w:sz w:val="22"/>
            <w:szCs w:val="22"/>
          </w:rPr>
          <w:delText xml:space="preserve"> award students also need to have no violation of Academic Misconduct and Disciplinary in the applicable or subsequent </w:delText>
        </w:r>
        <w:r w:rsidDel="002F455F">
          <w:rPr>
            <w:rFonts w:ascii="iCiel Avenir LT Std 35 Light" w:hAnsi="iCiel Avenir LT Std 35 Light" w:cs="Arial"/>
            <w:sz w:val="22"/>
            <w:szCs w:val="22"/>
            <w:lang w:val="vi-VN"/>
          </w:rPr>
          <w:delText>sesmesters.</w:delText>
        </w:r>
        <w:bookmarkStart w:id="5219" w:name="_Toc177044584"/>
        <w:bookmarkStart w:id="5220" w:name="_Toc177077281"/>
        <w:bookmarkEnd w:id="5219"/>
        <w:bookmarkEnd w:id="5220"/>
      </w:del>
    </w:p>
    <w:p w14:paraId="3597D3A8" w14:textId="4F1BE8E0" w:rsidR="00AA14EC" w:rsidDel="002F455F" w:rsidRDefault="00AA14EC" w:rsidP="00AA14EC">
      <w:pPr>
        <w:tabs>
          <w:tab w:val="left" w:pos="630"/>
          <w:tab w:val="left" w:pos="720"/>
          <w:tab w:val="left" w:pos="1080"/>
        </w:tabs>
        <w:ind w:firstLine="0"/>
        <w:rPr>
          <w:del w:id="5221" w:author="An Tran, ACA (BUV)" w:date="2024-09-10T10:56:00Z" w16du:dateUtc="2024-09-10T03:56:00Z"/>
          <w:rFonts w:ascii="iCiel Avenir LT Std 35 Light" w:hAnsi="iCiel Avenir LT Std 35 Light" w:cs="Arial"/>
          <w:i/>
          <w:iCs/>
          <w:sz w:val="22"/>
          <w:szCs w:val="22"/>
          <w:lang w:val="vi-VN"/>
        </w:rPr>
      </w:pPr>
      <w:del w:id="5222" w:author="An Tran, ACA (BUV)" w:date="2024-09-10T10:56:00Z" w16du:dateUtc="2024-09-10T03:56:00Z">
        <w:r w:rsidRPr="00001F8A" w:rsidDel="002F455F">
          <w:rPr>
            <w:rFonts w:ascii="iCiel Avenir LT Std 35 Light" w:hAnsi="iCiel Avenir LT Std 35 Light" w:cs="Arial"/>
            <w:i/>
            <w:iCs/>
            <w:sz w:val="22"/>
            <w:szCs w:val="22"/>
          </w:rPr>
          <w:delText xml:space="preserve">Chứng nhận thành tích học tập xuất sắc - </w:delText>
        </w:r>
        <w:r w:rsidDel="002F455F">
          <w:rPr>
            <w:rFonts w:ascii="iCiel Avenir LT Std 35 Light" w:hAnsi="iCiel Avenir LT Std 35 Light" w:cs="Arial"/>
            <w:i/>
            <w:iCs/>
            <w:sz w:val="22"/>
            <w:szCs w:val="22"/>
            <w:lang w:val="vi-VN"/>
          </w:rPr>
          <w:delText>Top</w:delText>
        </w:r>
        <w:r w:rsidRPr="00001F8A" w:rsidDel="002F455F">
          <w:rPr>
            <w:rFonts w:ascii="iCiel Avenir LT Std 35 Light" w:hAnsi="iCiel Avenir LT Std 35 Light" w:cs="Arial"/>
            <w:i/>
            <w:iCs/>
            <w:sz w:val="22"/>
            <w:szCs w:val="22"/>
          </w:rPr>
          <w:delText xml:space="preserve"> Award là một chứng nhận nhằm vinh danh các sinh viên đạt kết quả cao</w:delText>
        </w:r>
        <w:r w:rsidDel="002F455F">
          <w:rPr>
            <w:rFonts w:ascii="iCiel Avenir LT Std 35 Light" w:hAnsi="iCiel Avenir LT Std 35 Light" w:cs="Arial"/>
            <w:i/>
            <w:iCs/>
            <w:sz w:val="22"/>
            <w:szCs w:val="22"/>
            <w:lang w:val="vi-VN"/>
          </w:rPr>
          <w:delText xml:space="preserve"> nhất</w:delText>
        </w:r>
        <w:r w:rsidRPr="00001F8A" w:rsidDel="002F455F">
          <w:rPr>
            <w:rFonts w:ascii="iCiel Avenir LT Std 35 Light" w:hAnsi="iCiel Avenir LT Std 35 Light" w:cs="Arial"/>
            <w:i/>
            <w:iCs/>
            <w:sz w:val="22"/>
            <w:szCs w:val="22"/>
          </w:rPr>
          <w:delText xml:space="preserve"> trong học tập mỗi </w:delText>
        </w:r>
        <w:r w:rsidDel="002F455F">
          <w:rPr>
            <w:rFonts w:ascii="iCiel Avenir LT Std 35 Light" w:hAnsi="iCiel Avenir LT Std 35 Light" w:cs="Arial"/>
            <w:i/>
            <w:iCs/>
            <w:sz w:val="22"/>
            <w:szCs w:val="22"/>
            <w:lang w:val="vi-VN"/>
          </w:rPr>
          <w:delText>năm</w:delText>
        </w:r>
        <w:r w:rsidRPr="00001F8A" w:rsidDel="002F455F">
          <w:rPr>
            <w:rFonts w:ascii="iCiel Avenir LT Std 35 Light" w:hAnsi="iCiel Avenir LT Std 35 Light" w:cs="Arial"/>
            <w:i/>
            <w:iCs/>
            <w:sz w:val="22"/>
            <w:szCs w:val="22"/>
          </w:rPr>
          <w:delText xml:space="preserve"> tại BUV. Chứng nhận được trao cho hai sinh viên </w:delText>
        </w:r>
        <w:r w:rsidDel="002F455F">
          <w:rPr>
            <w:rFonts w:ascii="iCiel Avenir LT Std 35 Light" w:hAnsi="iCiel Avenir LT Std 35 Light" w:cs="Arial"/>
            <w:i/>
            <w:iCs/>
            <w:sz w:val="22"/>
            <w:szCs w:val="22"/>
            <w:lang w:val="vi-VN"/>
          </w:rPr>
          <w:delText>mỗi chương trình</w:delText>
        </w:r>
        <w:r w:rsidRPr="00001F8A" w:rsidDel="002F455F">
          <w:rPr>
            <w:rFonts w:ascii="iCiel Avenir LT Std 35 Light" w:hAnsi="iCiel Avenir LT Std 35 Light" w:cs="Arial"/>
            <w:i/>
            <w:iCs/>
            <w:sz w:val="22"/>
            <w:szCs w:val="22"/>
          </w:rPr>
          <w:delText xml:space="preserve"> có điểm trung bình</w:delText>
        </w:r>
        <w:r w:rsidDel="002F455F">
          <w:rPr>
            <w:rFonts w:ascii="iCiel Avenir LT Std 35 Light" w:hAnsi="iCiel Avenir LT Std 35 Light" w:cs="Arial"/>
            <w:i/>
            <w:iCs/>
            <w:sz w:val="22"/>
            <w:szCs w:val="22"/>
            <w:lang w:val="vi-VN"/>
          </w:rPr>
          <w:delText xml:space="preserve"> cao nhất</w:delText>
        </w:r>
        <w:r w:rsidRPr="00001F8A" w:rsidDel="002F455F">
          <w:rPr>
            <w:rFonts w:ascii="iCiel Avenir LT Std 35 Light" w:hAnsi="iCiel Avenir LT Std 35 Light" w:cs="Arial"/>
            <w:i/>
            <w:iCs/>
            <w:sz w:val="22"/>
            <w:szCs w:val="22"/>
          </w:rPr>
          <w:delText xml:space="preserve"> </w:delText>
        </w:r>
        <w:r w:rsidDel="002F455F">
          <w:rPr>
            <w:rFonts w:ascii="iCiel Avenir LT Std 35 Light" w:hAnsi="iCiel Avenir LT Std 35 Light" w:cs="Arial"/>
            <w:i/>
            <w:iCs/>
            <w:sz w:val="22"/>
            <w:szCs w:val="22"/>
            <w:lang w:val="vi-VN"/>
          </w:rPr>
          <w:delText>của</w:delText>
        </w:r>
        <w:r w:rsidRPr="00001F8A" w:rsidDel="002F455F">
          <w:rPr>
            <w:rFonts w:ascii="iCiel Avenir LT Std 35 Light" w:hAnsi="iCiel Avenir LT Std 35 Light" w:cs="Arial"/>
            <w:i/>
            <w:iCs/>
            <w:sz w:val="22"/>
            <w:szCs w:val="22"/>
          </w:rPr>
          <w:delText xml:space="preserve"> </w:delText>
        </w:r>
        <w:r w:rsidDel="002F455F">
          <w:rPr>
            <w:rFonts w:ascii="iCiel Avenir LT Std 35 Light" w:hAnsi="iCiel Avenir LT Std 35 Light" w:cs="Arial"/>
            <w:i/>
            <w:iCs/>
            <w:sz w:val="22"/>
            <w:szCs w:val="22"/>
            <w:lang w:val="vi-VN"/>
          </w:rPr>
          <w:delText>năm nhất và năm hai</w:delText>
        </w:r>
        <w:r w:rsidRPr="00001F8A" w:rsidDel="002F455F">
          <w:rPr>
            <w:rFonts w:ascii="iCiel Avenir LT Std 35 Light" w:hAnsi="iCiel Avenir LT Std 35 Light" w:cs="Arial"/>
            <w:i/>
            <w:iCs/>
            <w:sz w:val="22"/>
            <w:szCs w:val="22"/>
          </w:rPr>
          <w:delText xml:space="preserve">, và không có môn trượt. Đồng thời, sinh viên phải đảm bảo không có vi phạm học thuật hoặc kỷ luật trong </w:delText>
        </w:r>
        <w:r w:rsidDel="002F455F">
          <w:rPr>
            <w:rFonts w:ascii="iCiel Avenir LT Std 35 Light" w:hAnsi="iCiel Avenir LT Std 35 Light" w:cs="Arial"/>
            <w:i/>
            <w:iCs/>
            <w:sz w:val="22"/>
            <w:szCs w:val="22"/>
            <w:lang w:val="vi-VN"/>
          </w:rPr>
          <w:delText>năm học</w:delText>
        </w:r>
        <w:r w:rsidRPr="00001F8A" w:rsidDel="002F455F">
          <w:rPr>
            <w:rFonts w:ascii="iCiel Avenir LT Std 35 Light" w:hAnsi="iCiel Avenir LT Std 35 Light" w:cs="Arial"/>
            <w:i/>
            <w:iCs/>
            <w:sz w:val="22"/>
            <w:szCs w:val="22"/>
          </w:rPr>
          <w:delText xml:space="preserve"> xét giải thưởng hoặc kỳ học sau đó. </w:delText>
        </w:r>
        <w:bookmarkStart w:id="5223" w:name="_Toc177044585"/>
        <w:bookmarkStart w:id="5224" w:name="_Toc177077282"/>
        <w:bookmarkEnd w:id="5223"/>
        <w:bookmarkEnd w:id="5224"/>
      </w:del>
    </w:p>
    <w:p w14:paraId="2A1A8B0E" w14:textId="536E4DB2" w:rsidR="00D9034C" w:rsidRPr="004373E8" w:rsidDel="002F455F" w:rsidRDefault="00AA14EC" w:rsidP="003E1B62">
      <w:pPr>
        <w:tabs>
          <w:tab w:val="left" w:pos="630"/>
          <w:tab w:val="left" w:pos="720"/>
          <w:tab w:val="left" w:pos="1080"/>
        </w:tabs>
        <w:ind w:firstLine="0"/>
        <w:rPr>
          <w:del w:id="5225" w:author="An Tran, ACA (BUV)" w:date="2024-09-10T10:56:00Z" w16du:dateUtc="2024-09-10T03:56:00Z"/>
          <w:rFonts w:ascii="iCiel Avenir LT Std 35 Light" w:hAnsi="iCiel Avenir LT Std 35 Light" w:cs="Arial"/>
          <w:i/>
          <w:iCs/>
          <w:sz w:val="22"/>
          <w:szCs w:val="22"/>
          <w:lang w:val="vi-VN"/>
        </w:rPr>
      </w:pPr>
      <w:del w:id="5226" w:author="An Tran, ACA (BUV)" w:date="2024-09-10T10:56:00Z" w16du:dateUtc="2024-09-10T03:56:00Z">
        <w:r w:rsidRPr="00001F8A" w:rsidDel="002F455F">
          <w:rPr>
            <w:rFonts w:ascii="iCiel Avenir LT Std 35 Light" w:hAnsi="iCiel Avenir LT Std 35 Light" w:cs="Arial"/>
            <w:i/>
            <w:iCs/>
            <w:sz w:val="22"/>
            <w:szCs w:val="22"/>
          </w:rPr>
          <w:delText xml:space="preserve">Chứng nhận thành tích học tập xuất sắc - </w:delText>
        </w:r>
        <w:r w:rsidDel="002F455F">
          <w:rPr>
            <w:rFonts w:ascii="iCiel Avenir LT Std 35 Light" w:hAnsi="iCiel Avenir LT Std 35 Light" w:cs="Arial"/>
            <w:i/>
            <w:iCs/>
            <w:sz w:val="22"/>
            <w:szCs w:val="22"/>
            <w:lang w:val="vi-VN"/>
          </w:rPr>
          <w:delText>Dean</w:delText>
        </w:r>
        <w:r w:rsidRPr="00001F8A" w:rsidDel="002F455F">
          <w:rPr>
            <w:rFonts w:ascii="iCiel Avenir LT Std 35 Light" w:hAnsi="iCiel Avenir LT Std 35 Light" w:cs="Arial"/>
            <w:i/>
            <w:iCs/>
            <w:sz w:val="22"/>
            <w:szCs w:val="22"/>
          </w:rPr>
          <w:delText xml:space="preserve"> Award là một chứng nhận nhằm vinh danh các sinh viên đạt kết quả </w:delText>
        </w:r>
        <w:r w:rsidDel="002F455F">
          <w:rPr>
            <w:rFonts w:ascii="iCiel Avenir LT Std 35 Light" w:hAnsi="iCiel Avenir LT Std 35 Light" w:cs="Arial"/>
            <w:i/>
            <w:iCs/>
            <w:sz w:val="22"/>
            <w:szCs w:val="22"/>
            <w:lang w:val="vi-VN"/>
          </w:rPr>
          <w:delText>điểm trung từ 70% trở lên trong một năm học và không có môn trượt</w:delText>
        </w:r>
        <w:r w:rsidRPr="00001F8A" w:rsidDel="002F455F">
          <w:rPr>
            <w:rFonts w:ascii="iCiel Avenir LT Std 35 Light" w:hAnsi="iCiel Avenir LT Std 35 Light" w:cs="Arial"/>
            <w:i/>
            <w:iCs/>
            <w:sz w:val="22"/>
            <w:szCs w:val="22"/>
          </w:rPr>
          <w:delText xml:space="preserve">. Đồng thời, sinh viên phải đảm bảo không có vi phạm học thuật hoặc kỷ luật trong </w:delText>
        </w:r>
        <w:r w:rsidDel="002F455F">
          <w:rPr>
            <w:rFonts w:ascii="iCiel Avenir LT Std 35 Light" w:hAnsi="iCiel Avenir LT Std 35 Light" w:cs="Arial"/>
            <w:i/>
            <w:iCs/>
            <w:sz w:val="22"/>
            <w:szCs w:val="22"/>
            <w:lang w:val="vi-VN"/>
          </w:rPr>
          <w:delText>năm học</w:delText>
        </w:r>
        <w:r w:rsidRPr="00001F8A" w:rsidDel="002F455F">
          <w:rPr>
            <w:rFonts w:ascii="iCiel Avenir LT Std 35 Light" w:hAnsi="iCiel Avenir LT Std 35 Light" w:cs="Arial"/>
            <w:i/>
            <w:iCs/>
            <w:sz w:val="22"/>
            <w:szCs w:val="22"/>
          </w:rPr>
          <w:delText xml:space="preserve"> xét giải thưởng hoặc kỳ học sau đó.</w:delText>
        </w:r>
        <w:r w:rsidR="00D9034C" w:rsidRPr="004373E8" w:rsidDel="002F455F">
          <w:rPr>
            <w:rFonts w:ascii="iCiel Avenir LT Std 35 Light" w:hAnsi="iCiel Avenir LT Std 35 Light" w:cs="Arial"/>
            <w:i/>
            <w:iCs/>
            <w:sz w:val="22"/>
            <w:szCs w:val="22"/>
            <w:lang w:val="vi-VN"/>
          </w:rPr>
          <w:delText xml:space="preserve"> </w:delText>
        </w:r>
        <w:bookmarkStart w:id="5227" w:name="_Toc177044586"/>
        <w:bookmarkStart w:id="5228" w:name="_Toc177077283"/>
        <w:bookmarkEnd w:id="5227"/>
        <w:bookmarkEnd w:id="5228"/>
      </w:del>
    </w:p>
    <w:p w14:paraId="57557145" w14:textId="691146FE" w:rsidR="00D9034C" w:rsidRPr="00734F86" w:rsidDel="00084B2A" w:rsidRDefault="00D9034C">
      <w:pPr>
        <w:pStyle w:val="Question"/>
        <w:numPr>
          <w:ilvl w:val="0"/>
          <w:numId w:val="44"/>
        </w:numPr>
        <w:tabs>
          <w:tab w:val="left" w:pos="630"/>
          <w:tab w:val="left" w:pos="990"/>
        </w:tabs>
        <w:spacing w:before="100" w:line="400" w:lineRule="exact"/>
        <w:ind w:left="0" w:firstLine="720"/>
        <w:rPr>
          <w:del w:id="5229" w:author="An Tran, ACA (BUV)" w:date="2024-09-12T12:00:00Z" w16du:dateUtc="2024-09-12T05:00:00Z"/>
          <w:rFonts w:cs="Arial"/>
          <w:i/>
          <w:iCs/>
          <w:szCs w:val="22"/>
          <w:rPrChange w:id="5230" w:author="An Tran, ACA (BUV)" w:date="2024-09-10T10:42:00Z" w16du:dateUtc="2024-09-10T03:42:00Z">
            <w:rPr>
              <w:del w:id="5231" w:author="An Tran, ACA (BUV)" w:date="2024-09-12T12:00:00Z" w16du:dateUtc="2024-09-12T05:00:00Z"/>
              <w:rFonts w:cs="Arial"/>
              <w:i/>
              <w:iCs/>
              <w:szCs w:val="22"/>
              <w:lang w:val="vi-VN"/>
            </w:rPr>
          </w:rPrChange>
        </w:rPr>
        <w:pPrChange w:id="5232" w:author="An Tran, ACA (BUV)" w:date="2024-09-10T10:32:00Z" w16du:dateUtc="2024-09-10T03:32:00Z">
          <w:pPr>
            <w:pStyle w:val="Question"/>
            <w:numPr>
              <w:numId w:val="24"/>
            </w:numPr>
            <w:tabs>
              <w:tab w:val="left" w:pos="630"/>
              <w:tab w:val="left" w:pos="1080"/>
              <w:tab w:val="left" w:pos="1170"/>
            </w:tabs>
            <w:spacing w:before="100" w:line="400" w:lineRule="exact"/>
            <w:ind w:left="3870" w:hanging="360"/>
          </w:pPr>
        </w:pPrChange>
      </w:pPr>
      <w:bookmarkStart w:id="5233" w:name="_Toc107734214"/>
      <w:bookmarkStart w:id="5234" w:name="_Toc107734428"/>
      <w:bookmarkStart w:id="5235" w:name="_Toc107734880"/>
      <w:bookmarkStart w:id="5236" w:name="_Toc107735102"/>
      <w:bookmarkStart w:id="5237" w:name="_Toc107735229"/>
      <w:bookmarkStart w:id="5238" w:name="_Toc107735334"/>
      <w:bookmarkStart w:id="5239" w:name="_Toc107735438"/>
      <w:bookmarkStart w:id="5240" w:name="_Toc107735541"/>
      <w:bookmarkStart w:id="5241" w:name="_Toc107735646"/>
      <w:bookmarkStart w:id="5242" w:name="_Toc107735750"/>
      <w:bookmarkStart w:id="5243" w:name="_Toc107735854"/>
      <w:bookmarkStart w:id="5244" w:name="_Toc107735958"/>
      <w:bookmarkStart w:id="5245" w:name="_Toc107736111"/>
      <w:bookmarkStart w:id="5246" w:name="_Toc107736258"/>
      <w:bookmarkStart w:id="5247" w:name="_Toc107736362"/>
      <w:bookmarkStart w:id="5248" w:name="_Toc107736584"/>
      <w:bookmarkStart w:id="5249" w:name="_Toc107736687"/>
      <w:bookmarkStart w:id="5250" w:name="_Toc107736790"/>
      <w:bookmarkStart w:id="5251" w:name="_Toc107736894"/>
      <w:bookmarkStart w:id="5252" w:name="_Toc107737746"/>
      <w:bookmarkStart w:id="5253" w:name="_Toc108099135"/>
      <w:bookmarkStart w:id="5254" w:name="_Toc113975550"/>
      <w:bookmarkStart w:id="5255" w:name="_Toc113976067"/>
      <w:bookmarkStart w:id="5256" w:name="_Toc114065597"/>
      <w:bookmarkStart w:id="5257" w:name="_Toc114065993"/>
      <w:bookmarkStart w:id="5258" w:name="_Toc113977104"/>
      <w:bookmarkStart w:id="5259" w:name="_Toc12270018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del w:id="5260" w:author="An Tran, ACA (BUV)" w:date="2024-09-12T12:00:00Z" w16du:dateUtc="2024-09-12T05:00:00Z">
        <w:r w:rsidRPr="006B22EF" w:rsidDel="00084B2A">
          <w:rPr>
            <w:rFonts w:cs="Arial"/>
            <w:szCs w:val="22"/>
            <w:rPrChange w:id="5261" w:author="An Tran, ACA (BUV)" w:date="2024-09-10T10:32:00Z" w16du:dateUtc="2024-09-10T03:32:00Z">
              <w:rPr>
                <w:rFonts w:cs="Arial"/>
                <w:szCs w:val="22"/>
                <w:lang w:val="vi-VN"/>
              </w:rPr>
            </w:rPrChange>
          </w:rPr>
          <w:delText xml:space="preserve">Does Staffordshire University provide Overall Average Percentage Mark (GPA) and classification for Year 1 and Year 2? / </w:delText>
        </w:r>
        <w:r w:rsidRPr="00734F86" w:rsidDel="00084B2A">
          <w:rPr>
            <w:rFonts w:cs="Arial"/>
            <w:i/>
            <w:iCs/>
            <w:szCs w:val="22"/>
            <w:rPrChange w:id="5262" w:author="An Tran, ACA (BUV)" w:date="2024-09-10T10:42:00Z" w16du:dateUtc="2024-09-10T03:42:00Z">
              <w:rPr>
                <w:rFonts w:cs="Arial"/>
                <w:i/>
                <w:iCs/>
                <w:szCs w:val="22"/>
                <w:lang w:val="vi-VN"/>
              </w:rPr>
            </w:rPrChange>
          </w:rPr>
          <w:delText xml:space="preserve">Đại học Staffordshire có cung cấp điểm trung bình (GPA) riêng cho năm nhất và năm </w:delText>
        </w:r>
        <w:r w:rsidR="00C13E15" w:rsidRPr="00734F86" w:rsidDel="00084B2A">
          <w:rPr>
            <w:rFonts w:cs="Arial"/>
            <w:i/>
            <w:iCs/>
            <w:szCs w:val="22"/>
            <w:rPrChange w:id="5263" w:author="An Tran, ACA (BUV)" w:date="2024-09-10T10:42:00Z" w16du:dateUtc="2024-09-10T03:42:00Z">
              <w:rPr>
                <w:rFonts w:cs="Arial"/>
                <w:i/>
                <w:iCs/>
                <w:szCs w:val="22"/>
                <w:lang w:val="vi-VN"/>
              </w:rPr>
            </w:rPrChange>
          </w:rPr>
          <w:delText>hai</w:delText>
        </w:r>
        <w:r w:rsidRPr="00734F86" w:rsidDel="00084B2A">
          <w:rPr>
            <w:rFonts w:cs="Arial"/>
            <w:i/>
            <w:iCs/>
            <w:szCs w:val="22"/>
            <w:rPrChange w:id="5264" w:author="An Tran, ACA (BUV)" w:date="2024-09-10T10:42:00Z" w16du:dateUtc="2024-09-10T03:42:00Z">
              <w:rPr>
                <w:rFonts w:cs="Arial"/>
                <w:i/>
                <w:iCs/>
                <w:szCs w:val="22"/>
                <w:lang w:val="vi-VN"/>
              </w:rPr>
            </w:rPrChange>
          </w:rPr>
          <w:delText xml:space="preserve"> không?</w:delText>
        </w:r>
        <w:bookmarkStart w:id="5265" w:name="_Toc177044587"/>
        <w:bookmarkStart w:id="5266" w:name="_Toc177077284"/>
        <w:bookmarkEnd w:id="5258"/>
        <w:bookmarkEnd w:id="5259"/>
        <w:bookmarkEnd w:id="5265"/>
        <w:bookmarkEnd w:id="5266"/>
      </w:del>
    </w:p>
    <w:p w14:paraId="03E73BE3" w14:textId="451D78F1" w:rsidR="00D9034C" w:rsidRPr="004373E8" w:rsidDel="00084B2A" w:rsidRDefault="00D9034C" w:rsidP="003E1B62">
      <w:pPr>
        <w:pStyle w:val="ListParagraph"/>
        <w:tabs>
          <w:tab w:val="left" w:pos="630"/>
          <w:tab w:val="left" w:pos="720"/>
          <w:tab w:val="left" w:pos="1080"/>
        </w:tabs>
        <w:ind w:left="0"/>
        <w:contextualSpacing w:val="0"/>
        <w:rPr>
          <w:del w:id="5267" w:author="An Tran, ACA (BUV)" w:date="2024-09-12T12:00:00Z" w16du:dateUtc="2024-09-12T05:00:00Z"/>
          <w:rFonts w:ascii="iCiel Avenir LT Std 35 Light" w:hAnsi="iCiel Avenir LT Std 35 Light" w:cs="Arial"/>
          <w:b/>
          <w:bCs/>
          <w:sz w:val="22"/>
          <w:szCs w:val="22"/>
          <w:u w:val="single"/>
          <w:lang w:val="vi-VN"/>
        </w:rPr>
      </w:pPr>
      <w:del w:id="5268" w:author="An Tran, ACA (BUV)" w:date="2024-09-12T12:00:00Z" w16du:dateUtc="2024-09-12T05:00:00Z">
        <w:r w:rsidRPr="004373E8" w:rsidDel="00084B2A">
          <w:rPr>
            <w:rFonts w:ascii="iCiel Avenir LT Std 35 Light" w:hAnsi="iCiel Avenir LT Std 35 Light" w:cs="Arial"/>
            <w:b/>
            <w:bCs/>
            <w:sz w:val="22"/>
            <w:szCs w:val="22"/>
            <w:u w:val="single"/>
            <w:lang w:val="vi-VN"/>
          </w:rPr>
          <w:delText xml:space="preserve">Answer / </w:delText>
        </w:r>
        <w:r w:rsidRPr="004373E8" w:rsidDel="00084B2A">
          <w:rPr>
            <w:rFonts w:ascii="iCiel Avenir LT Std 35 Light" w:hAnsi="iCiel Avenir LT Std 35 Light" w:cs="Arial"/>
            <w:b/>
            <w:bCs/>
            <w:i/>
            <w:iCs/>
            <w:sz w:val="22"/>
            <w:szCs w:val="22"/>
            <w:u w:val="single"/>
            <w:lang w:val="vi-VN"/>
          </w:rPr>
          <w:delText>Câu trả lời</w:delText>
        </w:r>
        <w:r w:rsidRPr="004373E8" w:rsidDel="00084B2A">
          <w:rPr>
            <w:rFonts w:ascii="iCiel Avenir LT Std 35 Light" w:hAnsi="iCiel Avenir LT Std 35 Light" w:cs="Arial"/>
            <w:b/>
            <w:bCs/>
            <w:sz w:val="22"/>
            <w:szCs w:val="22"/>
            <w:u w:val="single"/>
            <w:lang w:val="vi-VN"/>
          </w:rPr>
          <w:delText>:</w:delText>
        </w:r>
        <w:r w:rsidRPr="004373E8" w:rsidDel="00084B2A">
          <w:rPr>
            <w:rFonts w:ascii="iCiel Avenir LT Std 35 Light" w:hAnsi="iCiel Avenir LT Std 35 Light" w:cs="Arial"/>
            <w:sz w:val="22"/>
            <w:szCs w:val="22"/>
            <w:lang w:val="vi-VN"/>
          </w:rPr>
          <w:tab/>
          <w:delText xml:space="preserve"> </w:delText>
        </w:r>
        <w:bookmarkStart w:id="5269" w:name="_Toc177044588"/>
        <w:bookmarkStart w:id="5270" w:name="_Toc177077285"/>
        <w:bookmarkEnd w:id="5269"/>
        <w:bookmarkEnd w:id="5270"/>
      </w:del>
    </w:p>
    <w:p w14:paraId="35C344FC" w14:textId="4C3B07D8" w:rsidR="00D9034C" w:rsidRPr="00C50EB1" w:rsidDel="00084B2A" w:rsidRDefault="00D9034C" w:rsidP="003E1B62">
      <w:pPr>
        <w:pStyle w:val="ListParagraph"/>
        <w:tabs>
          <w:tab w:val="left" w:pos="630"/>
          <w:tab w:val="left" w:pos="1080"/>
        </w:tabs>
        <w:ind w:left="0" w:firstLine="0"/>
        <w:contextualSpacing w:val="0"/>
        <w:rPr>
          <w:del w:id="5271" w:author="An Tran, ACA (BUV)" w:date="2024-09-12T12:00:00Z" w16du:dateUtc="2024-09-12T05:00:00Z"/>
          <w:rFonts w:ascii="iCiel Avenir LT Std 35 Light" w:hAnsi="iCiel Avenir LT Std 35 Light" w:cs="Arial"/>
          <w:sz w:val="22"/>
          <w:szCs w:val="22"/>
        </w:rPr>
      </w:pPr>
      <w:del w:id="5272" w:author="An Tran, ACA (BUV)" w:date="2024-09-12T12:00:00Z" w16du:dateUtc="2024-09-12T05:00:00Z">
        <w:r w:rsidRPr="004373E8" w:rsidDel="00084B2A">
          <w:rPr>
            <w:rFonts w:ascii="iCiel Avenir LT Std 35 Light" w:hAnsi="iCiel Avenir LT Std 35 Light" w:cs="Arial"/>
            <w:sz w:val="22"/>
            <w:szCs w:val="22"/>
            <w:lang w:val="vi-VN"/>
          </w:rPr>
          <w:delText>Staffordshire University doesn’t provide Overall Average Percentage Mark (GPA) and classification for Year 1 and Year 2. However, student can calculate the overall percentage in each academic year by themselves using the follow formular:</w:delText>
        </w:r>
        <w:bookmarkStart w:id="5273" w:name="_Toc177044589"/>
        <w:bookmarkStart w:id="5274" w:name="_Toc177077286"/>
        <w:bookmarkEnd w:id="5273"/>
        <w:bookmarkEnd w:id="5274"/>
      </w:del>
    </w:p>
    <w:p w14:paraId="180F7A25" w14:textId="7CB6731D" w:rsidR="00D9034C" w:rsidRPr="00C50EB1" w:rsidDel="00084B2A" w:rsidRDefault="00D9034C" w:rsidP="003E1B62">
      <w:pPr>
        <w:pStyle w:val="ListParagraph"/>
        <w:tabs>
          <w:tab w:val="left" w:pos="630"/>
          <w:tab w:val="left" w:pos="1080"/>
        </w:tabs>
        <w:ind w:left="0" w:firstLine="0"/>
        <w:contextualSpacing w:val="0"/>
        <w:rPr>
          <w:del w:id="5275" w:author="An Tran, ACA (BUV)" w:date="2024-09-12T12:00:00Z" w16du:dateUtc="2024-09-12T05:00:00Z"/>
          <w:rFonts w:ascii="iCiel Avenir LT Std 35 Light" w:hAnsi="iCiel Avenir LT Std 35 Light" w:cs="Arial"/>
          <w:sz w:val="22"/>
          <w:szCs w:val="22"/>
        </w:rPr>
      </w:pPr>
      <w:del w:id="5276" w:author="An Tran, ACA (BUV)" w:date="2024-09-12T12:00:00Z" w16du:dateUtc="2024-09-12T05:00:00Z">
        <w:r w:rsidRPr="004373E8" w:rsidDel="00084B2A">
          <w:rPr>
            <w:rFonts w:ascii="iCiel Avenir LT Std 35 Light" w:hAnsi="iCiel Avenir LT Std 35 Light" w:cs="Arial"/>
            <w:sz w:val="22"/>
            <w:szCs w:val="22"/>
            <w:lang w:val="vi-VN"/>
          </w:rPr>
          <w:delText>Average Level 4,5,6 (Year 1,2,3) passed core = (Module 1 x credit 1 + Module 2 x credit 2 +... Module n x credit n) /Total credits (taken in one year/ one Level).</w:delText>
        </w:r>
        <w:bookmarkStart w:id="5277" w:name="_Toc177044590"/>
        <w:bookmarkStart w:id="5278" w:name="_Toc177077287"/>
        <w:bookmarkEnd w:id="5277"/>
        <w:bookmarkEnd w:id="5278"/>
      </w:del>
    </w:p>
    <w:p w14:paraId="7E0C4FBA" w14:textId="6B632D5F" w:rsidR="00D9034C" w:rsidRPr="004373E8" w:rsidDel="00084B2A" w:rsidRDefault="00D9034C" w:rsidP="003E1B62">
      <w:pPr>
        <w:pStyle w:val="ListParagraph"/>
        <w:tabs>
          <w:tab w:val="left" w:pos="630"/>
          <w:tab w:val="left" w:pos="1080"/>
        </w:tabs>
        <w:ind w:left="0" w:firstLine="0"/>
        <w:contextualSpacing w:val="0"/>
        <w:rPr>
          <w:del w:id="5279" w:author="An Tran, ACA (BUV)" w:date="2024-09-12T12:00:00Z" w16du:dateUtc="2024-09-12T05:00:00Z"/>
          <w:rFonts w:ascii="iCiel Avenir LT Std 35 Light" w:hAnsi="iCiel Avenir LT Std 35 Light" w:cs="Arial"/>
          <w:i/>
          <w:iCs/>
          <w:sz w:val="22"/>
          <w:szCs w:val="22"/>
          <w:lang w:val="vi-VN"/>
        </w:rPr>
      </w:pPr>
      <w:del w:id="5280" w:author="An Tran, ACA (BUV)" w:date="2024-09-12T12:00:00Z" w16du:dateUtc="2024-09-12T05:00:00Z">
        <w:r w:rsidRPr="004373E8" w:rsidDel="00084B2A">
          <w:rPr>
            <w:rFonts w:ascii="iCiel Avenir LT Std 35 Light" w:hAnsi="iCiel Avenir LT Std 35 Light" w:cs="Arial"/>
            <w:i/>
            <w:iCs/>
            <w:sz w:val="22"/>
            <w:szCs w:val="22"/>
            <w:lang w:val="vi-VN"/>
          </w:rPr>
          <w:delText>Đại học Staffordshie không cung cấp điểm trung bình (GPA) riêng cho năm nhất và năm 2. Tuy nhiên, sinh viên có thể tự tính điểm trung bình cho mỗi năm học theo công thức sau:</w:delText>
        </w:r>
        <w:bookmarkStart w:id="5281" w:name="_Toc177044591"/>
        <w:bookmarkStart w:id="5282" w:name="_Toc177077288"/>
        <w:bookmarkEnd w:id="5281"/>
        <w:bookmarkEnd w:id="5282"/>
      </w:del>
    </w:p>
    <w:p w14:paraId="395B9C84" w14:textId="1A0F6A9C" w:rsidR="00D9034C" w:rsidRPr="004373E8" w:rsidDel="00084B2A" w:rsidRDefault="00D9034C" w:rsidP="003E1B62">
      <w:pPr>
        <w:pStyle w:val="ListParagraph"/>
        <w:tabs>
          <w:tab w:val="left" w:pos="630"/>
          <w:tab w:val="left" w:pos="1080"/>
        </w:tabs>
        <w:ind w:left="0" w:firstLine="0"/>
        <w:contextualSpacing w:val="0"/>
        <w:rPr>
          <w:del w:id="5283" w:author="An Tran, ACA (BUV)" w:date="2024-09-12T12:00:00Z" w16du:dateUtc="2024-09-12T05:00:00Z"/>
          <w:rFonts w:ascii="iCiel Avenir LT Std 35 Light" w:hAnsi="iCiel Avenir LT Std 35 Light" w:cs="Arial"/>
          <w:i/>
          <w:iCs/>
          <w:sz w:val="22"/>
          <w:szCs w:val="22"/>
          <w:lang w:val="vi-VN"/>
        </w:rPr>
      </w:pPr>
      <w:del w:id="5284" w:author="An Tran, ACA (BUV)" w:date="2024-09-12T12:00:00Z" w16du:dateUtc="2024-09-12T05:00:00Z">
        <w:r w:rsidRPr="004373E8" w:rsidDel="00084B2A">
          <w:rPr>
            <w:rFonts w:ascii="iCiel Avenir LT Std 35 Light" w:hAnsi="iCiel Avenir LT Std 35 Light" w:cs="Arial"/>
            <w:i/>
            <w:iCs/>
            <w:sz w:val="22"/>
            <w:szCs w:val="22"/>
            <w:lang w:val="vi-VN"/>
          </w:rPr>
          <w:delText>Điểm trung bình Level 4,5,6 (năm nhất, hai và ba) = (Điểm môn 1 x số tín chỉ môn 1+ Điểm môn 2 x số tín chỉ môn 2 + … Điểm môn n x số tín chỉ môn n) / Tổng số tín chỉ trong một level/ năm đó.</w:delText>
        </w:r>
        <w:bookmarkStart w:id="5285" w:name="_Toc177044592"/>
        <w:bookmarkStart w:id="5286" w:name="_Toc177077289"/>
        <w:bookmarkEnd w:id="5285"/>
        <w:bookmarkEnd w:id="5286"/>
      </w:del>
    </w:p>
    <w:p w14:paraId="0A9036DE" w14:textId="724E99F0" w:rsidR="00D9034C" w:rsidRPr="00734F86" w:rsidDel="00084B2A" w:rsidRDefault="00D9034C">
      <w:pPr>
        <w:pStyle w:val="Question"/>
        <w:numPr>
          <w:ilvl w:val="0"/>
          <w:numId w:val="44"/>
        </w:numPr>
        <w:tabs>
          <w:tab w:val="left" w:pos="630"/>
          <w:tab w:val="left" w:pos="990"/>
        </w:tabs>
        <w:spacing w:before="100" w:line="400" w:lineRule="exact"/>
        <w:ind w:left="0" w:firstLine="720"/>
        <w:rPr>
          <w:del w:id="5287" w:author="An Tran, ACA (BUV)" w:date="2024-09-12T12:00:00Z" w16du:dateUtc="2024-09-12T05:00:00Z"/>
          <w:rFonts w:cs="Arial"/>
          <w:i/>
          <w:iCs/>
          <w:szCs w:val="22"/>
          <w:lang w:val="vi-VN"/>
        </w:rPr>
        <w:pPrChange w:id="5288" w:author="An Tran, ACA (BUV)" w:date="2024-09-10T10:36:00Z" w16du:dateUtc="2024-09-10T03:36:00Z">
          <w:pPr>
            <w:pStyle w:val="Question"/>
            <w:numPr>
              <w:numId w:val="24"/>
            </w:numPr>
            <w:tabs>
              <w:tab w:val="left" w:pos="630"/>
              <w:tab w:val="left" w:pos="1080"/>
            </w:tabs>
            <w:spacing w:before="100" w:line="400" w:lineRule="exact"/>
            <w:ind w:left="3870" w:hanging="360"/>
          </w:pPr>
        </w:pPrChange>
      </w:pPr>
      <w:bookmarkStart w:id="5289" w:name="_Toc107734216"/>
      <w:bookmarkStart w:id="5290" w:name="_Toc107734430"/>
      <w:bookmarkStart w:id="5291" w:name="_Toc107734882"/>
      <w:bookmarkStart w:id="5292" w:name="_Toc107735104"/>
      <w:bookmarkStart w:id="5293" w:name="_Toc107735231"/>
      <w:bookmarkStart w:id="5294" w:name="_Toc107735336"/>
      <w:bookmarkStart w:id="5295" w:name="_Toc107735440"/>
      <w:bookmarkStart w:id="5296" w:name="_Toc107735543"/>
      <w:bookmarkStart w:id="5297" w:name="_Toc107735648"/>
      <w:bookmarkStart w:id="5298" w:name="_Toc107735752"/>
      <w:bookmarkStart w:id="5299" w:name="_Toc107735856"/>
      <w:bookmarkStart w:id="5300" w:name="_Toc107735960"/>
      <w:bookmarkStart w:id="5301" w:name="_Toc107736113"/>
      <w:bookmarkStart w:id="5302" w:name="_Toc107736260"/>
      <w:bookmarkStart w:id="5303" w:name="_Toc107736364"/>
      <w:bookmarkStart w:id="5304" w:name="_Toc107736586"/>
      <w:bookmarkStart w:id="5305" w:name="_Toc107736689"/>
      <w:bookmarkStart w:id="5306" w:name="_Toc107736792"/>
      <w:bookmarkStart w:id="5307" w:name="_Toc107736896"/>
      <w:bookmarkStart w:id="5308" w:name="_Toc107737748"/>
      <w:bookmarkStart w:id="5309" w:name="_Toc108099137"/>
      <w:bookmarkStart w:id="5310" w:name="_Toc113975552"/>
      <w:bookmarkStart w:id="5311" w:name="_Toc113976069"/>
      <w:bookmarkStart w:id="5312" w:name="_Toc114065599"/>
      <w:bookmarkStart w:id="5313" w:name="_Toc114065995"/>
      <w:bookmarkStart w:id="5314" w:name="_Toc113977105"/>
      <w:bookmarkStart w:id="5315" w:name="_Toc122700183"/>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del w:id="5316" w:author="An Tran, ACA (BUV)" w:date="2024-09-12T12:00:00Z" w16du:dateUtc="2024-09-12T05:00:00Z">
        <w:r w:rsidRPr="006B22EF" w:rsidDel="00084B2A">
          <w:rPr>
            <w:rFonts w:cs="Arial"/>
            <w:szCs w:val="22"/>
            <w:rPrChange w:id="5317" w:author="An Tran, ACA (BUV)" w:date="2024-09-10T10:32:00Z" w16du:dateUtc="2024-09-10T03:32:00Z">
              <w:rPr>
                <w:rFonts w:cs="Arial"/>
                <w:szCs w:val="22"/>
                <w:lang w:val="vi-VN"/>
              </w:rPr>
            </w:rPrChange>
          </w:rPr>
          <w:delText xml:space="preserve">When will a student’s final GPA &amp; classification be available? How are student’s GPA &amp; classification calculated? What is the graduation condition? </w:delText>
        </w:r>
        <w:r w:rsidRPr="006B22EF" w:rsidDel="00084B2A">
          <w:rPr>
            <w:rFonts w:cs="Arial"/>
            <w:b w:val="0"/>
            <w:szCs w:val="22"/>
            <w:rPrChange w:id="5318" w:author="An Tran, ACA (BUV)" w:date="2024-09-10T10:32:00Z" w16du:dateUtc="2024-09-10T03:32:00Z">
              <w:rPr>
                <w:rFonts w:cs="Arial"/>
                <w:b w:val="0"/>
                <w:szCs w:val="22"/>
                <w:lang w:val="vi-VN"/>
              </w:rPr>
            </w:rPrChange>
          </w:rPr>
          <w:delText xml:space="preserve">/ </w:delText>
        </w:r>
        <w:r w:rsidRPr="00734F86" w:rsidDel="00084B2A">
          <w:rPr>
            <w:rFonts w:cs="Arial"/>
            <w:i/>
            <w:iCs/>
            <w:szCs w:val="22"/>
            <w:rPrChange w:id="5319" w:author="An Tran, ACA (BUV)" w:date="2024-09-10T10:42:00Z" w16du:dateUtc="2024-09-10T03:42:00Z">
              <w:rPr>
                <w:rFonts w:cs="Arial"/>
                <w:i/>
                <w:iCs/>
                <w:szCs w:val="22"/>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bookmarkStart w:id="5320" w:name="_Toc177044593"/>
        <w:bookmarkStart w:id="5321" w:name="_Toc177077290"/>
        <w:bookmarkEnd w:id="5314"/>
        <w:bookmarkEnd w:id="5315"/>
        <w:bookmarkEnd w:id="5320"/>
        <w:bookmarkEnd w:id="5321"/>
      </w:del>
    </w:p>
    <w:p w14:paraId="59959DFE" w14:textId="53C64682" w:rsidR="00D9034C" w:rsidRPr="004373E8" w:rsidDel="00084B2A" w:rsidRDefault="00D9034C" w:rsidP="003E1B62">
      <w:pPr>
        <w:pStyle w:val="ListParagraph"/>
        <w:tabs>
          <w:tab w:val="left" w:pos="630"/>
          <w:tab w:val="left" w:pos="720"/>
          <w:tab w:val="left" w:pos="1080"/>
        </w:tabs>
        <w:ind w:left="0"/>
        <w:contextualSpacing w:val="0"/>
        <w:rPr>
          <w:del w:id="5322" w:author="An Tran, ACA (BUV)" w:date="2024-09-12T12:00:00Z" w16du:dateUtc="2024-09-12T05:00:00Z"/>
          <w:rFonts w:ascii="iCiel Avenir LT Std 35 Light" w:hAnsi="iCiel Avenir LT Std 35 Light" w:cs="Arial"/>
          <w:b/>
          <w:bCs/>
          <w:sz w:val="22"/>
          <w:szCs w:val="22"/>
          <w:u w:val="single"/>
          <w:lang w:val="vi-VN"/>
        </w:rPr>
      </w:pPr>
      <w:del w:id="5323" w:author="An Tran, ACA (BUV)" w:date="2024-09-12T12:00:00Z" w16du:dateUtc="2024-09-12T05:00:00Z">
        <w:r w:rsidRPr="004373E8" w:rsidDel="00084B2A">
          <w:rPr>
            <w:rFonts w:ascii="iCiel Avenir LT Std 35 Light" w:hAnsi="iCiel Avenir LT Std 35 Light" w:cs="Arial"/>
            <w:b/>
            <w:bCs/>
            <w:sz w:val="22"/>
            <w:szCs w:val="22"/>
            <w:u w:val="single"/>
            <w:lang w:val="vi-VN"/>
          </w:rPr>
          <w:delText xml:space="preserve">Answer / </w:delText>
        </w:r>
        <w:r w:rsidRPr="004373E8" w:rsidDel="00084B2A">
          <w:rPr>
            <w:rFonts w:ascii="iCiel Avenir LT Std 35 Light" w:hAnsi="iCiel Avenir LT Std 35 Light" w:cs="Arial"/>
            <w:b/>
            <w:bCs/>
            <w:i/>
            <w:iCs/>
            <w:sz w:val="22"/>
            <w:szCs w:val="22"/>
            <w:u w:val="single"/>
            <w:lang w:val="vi-VN"/>
          </w:rPr>
          <w:delText>Câu trả lời</w:delText>
        </w:r>
        <w:r w:rsidRPr="004373E8" w:rsidDel="00084B2A">
          <w:rPr>
            <w:rFonts w:ascii="iCiel Avenir LT Std 35 Light" w:hAnsi="iCiel Avenir LT Std 35 Light" w:cs="Arial"/>
            <w:b/>
            <w:bCs/>
            <w:sz w:val="22"/>
            <w:szCs w:val="22"/>
            <w:u w:val="single"/>
            <w:lang w:val="vi-VN"/>
          </w:rPr>
          <w:delText>:</w:delText>
        </w:r>
        <w:r w:rsidRPr="004373E8" w:rsidDel="00084B2A">
          <w:rPr>
            <w:rFonts w:ascii="iCiel Avenir LT Std 35 Light" w:hAnsi="iCiel Avenir LT Std 35 Light" w:cs="Arial"/>
            <w:sz w:val="22"/>
            <w:szCs w:val="22"/>
            <w:lang w:val="vi-VN"/>
          </w:rPr>
          <w:tab/>
        </w:r>
        <w:bookmarkStart w:id="5324" w:name="_Toc177044594"/>
        <w:bookmarkStart w:id="5325" w:name="_Toc177077291"/>
        <w:bookmarkEnd w:id="5324"/>
        <w:bookmarkEnd w:id="5325"/>
      </w:del>
    </w:p>
    <w:p w14:paraId="5BDAEDB7" w14:textId="412220B3" w:rsidR="00D9034C" w:rsidRPr="004373E8" w:rsidDel="00084B2A" w:rsidRDefault="00D9034C" w:rsidP="003E1B62">
      <w:pPr>
        <w:tabs>
          <w:tab w:val="left" w:pos="630"/>
          <w:tab w:val="left" w:pos="720"/>
          <w:tab w:val="left" w:pos="1080"/>
        </w:tabs>
        <w:ind w:firstLine="0"/>
        <w:rPr>
          <w:del w:id="5326" w:author="An Tran, ACA (BUV)" w:date="2024-09-12T12:00:00Z" w16du:dateUtc="2024-09-12T05:00:00Z"/>
          <w:rFonts w:ascii="iCiel Avenir LT Std 35 Light" w:hAnsi="iCiel Avenir LT Std 35 Light" w:cs="Arial"/>
          <w:sz w:val="22"/>
          <w:szCs w:val="22"/>
          <w:lang w:val="vi-VN"/>
        </w:rPr>
      </w:pPr>
      <w:del w:id="5327" w:author="An Tran, ACA (BUV)" w:date="2024-09-12T12:00:00Z" w16du:dateUtc="2024-09-12T05:00:00Z">
        <w:r w:rsidRPr="004373E8" w:rsidDel="00084B2A">
          <w:rPr>
            <w:rFonts w:ascii="iCiel Avenir LT Std 35 Light" w:hAnsi="iCiel Avenir LT Std 35 Light" w:cs="Arial"/>
            <w:sz w:val="22"/>
            <w:szCs w:val="22"/>
            <w:lang w:val="vi-VN"/>
          </w:rPr>
          <w:delText xml:space="preserve">If </w:delText>
        </w:r>
        <w:r w:rsidR="00F06962" w:rsidRPr="004373E8" w:rsidDel="00084B2A">
          <w:rPr>
            <w:rFonts w:ascii="iCiel Avenir LT Std 35 Light" w:hAnsi="iCiel Avenir LT Std 35 Light" w:cs="Arial"/>
            <w:sz w:val="22"/>
            <w:szCs w:val="22"/>
            <w:lang w:val="vi-VN"/>
          </w:rPr>
          <w:delText>a student</w:delText>
        </w:r>
        <w:r w:rsidRPr="004373E8" w:rsidDel="00084B2A">
          <w:rPr>
            <w:rFonts w:ascii="iCiel Avenir LT Std 35 Light" w:hAnsi="iCiel Avenir LT Std 35 Light" w:cs="Arial"/>
            <w:sz w:val="22"/>
            <w:szCs w:val="22"/>
            <w:lang w:val="vi-VN"/>
          </w:rPr>
          <w:delText xml:space="preserve"> studies Staffordshire University programme, GPA will be calculated at the end of the programme and visible in a student’s official final transcript. A student’s final GPA and classification needs to go through a verification process and needs to be agreed by </w:delText>
        </w:r>
        <w:r w:rsidR="00F06962" w:rsidRPr="004373E8" w:rsidDel="00084B2A">
          <w:rPr>
            <w:rFonts w:ascii="iCiel Avenir LT Std 35 Light" w:hAnsi="iCiel Avenir LT Std 35 Light" w:cs="Arial"/>
            <w:sz w:val="22"/>
            <w:szCs w:val="22"/>
            <w:lang w:val="vi-VN"/>
          </w:rPr>
          <w:delText>the External</w:delText>
        </w:r>
        <w:r w:rsidRPr="004373E8" w:rsidDel="00084B2A">
          <w:rPr>
            <w:rFonts w:ascii="iCiel Avenir LT Std 35 Light" w:hAnsi="iCiel Avenir LT Std 35 Light" w:cs="Arial"/>
            <w:sz w:val="22"/>
            <w:szCs w:val="22"/>
            <w:lang w:val="vi-VN"/>
          </w:rPr>
          <w:delText xml:space="preserve"> Examination Board. Therefore, until it is ready and approved to be delivered, BUV can only provide student the provisional GPA to date. The final GPA calculation is 30% of level 5 (Year 2) and 70% of level 6 (Year 3). Overall score &amp; corresponding base classification are as below:</w:delText>
        </w:r>
        <w:bookmarkStart w:id="5328" w:name="_Toc177044595"/>
        <w:bookmarkStart w:id="5329" w:name="_Toc177077292"/>
        <w:bookmarkEnd w:id="5328"/>
        <w:bookmarkEnd w:id="5329"/>
      </w:del>
    </w:p>
    <w:p w14:paraId="78DE7A84" w14:textId="0F90C916" w:rsidR="00D9034C" w:rsidRPr="004373E8" w:rsidDel="00084B2A" w:rsidRDefault="00D9034C" w:rsidP="00D85019">
      <w:pPr>
        <w:pStyle w:val="ListParagraph"/>
        <w:numPr>
          <w:ilvl w:val="0"/>
          <w:numId w:val="3"/>
        </w:numPr>
        <w:tabs>
          <w:tab w:val="left" w:pos="630"/>
          <w:tab w:val="left" w:pos="720"/>
          <w:tab w:val="left" w:pos="1080"/>
        </w:tabs>
        <w:ind w:left="0" w:firstLine="720"/>
        <w:contextualSpacing w:val="0"/>
        <w:rPr>
          <w:del w:id="5330" w:author="An Tran, ACA (BUV)" w:date="2024-09-12T12:00:00Z" w16du:dateUtc="2024-09-12T05:00:00Z"/>
          <w:rFonts w:ascii="iCiel Avenir LT Std 35 Light" w:hAnsi="iCiel Avenir LT Std 35 Light" w:cs="Arial"/>
          <w:sz w:val="22"/>
          <w:szCs w:val="22"/>
          <w:lang w:val="vi-VN"/>
        </w:rPr>
      </w:pPr>
      <w:del w:id="5331" w:author="An Tran, ACA (BUV)" w:date="2024-09-12T12:00:00Z" w16du:dateUtc="2024-09-12T05:00:00Z">
        <w:r w:rsidRPr="004373E8" w:rsidDel="00084B2A">
          <w:rPr>
            <w:rFonts w:ascii="iCiel Avenir LT Std 35 Light" w:hAnsi="iCiel Avenir LT Std 35 Light" w:cs="Arial"/>
            <w:sz w:val="22"/>
            <w:szCs w:val="22"/>
            <w:lang w:val="vi-VN"/>
          </w:rPr>
          <w:delText>From 70% to 100%: First Class Honours</w:delText>
        </w:r>
        <w:bookmarkStart w:id="5332" w:name="_Toc177044596"/>
        <w:bookmarkStart w:id="5333" w:name="_Toc177077293"/>
        <w:bookmarkEnd w:id="5332"/>
        <w:bookmarkEnd w:id="5333"/>
      </w:del>
    </w:p>
    <w:p w14:paraId="0A0F0F85" w14:textId="6340083F" w:rsidR="00D9034C" w:rsidRPr="004373E8" w:rsidDel="00084B2A" w:rsidRDefault="00D9034C" w:rsidP="00D85019">
      <w:pPr>
        <w:pStyle w:val="ListParagraph"/>
        <w:numPr>
          <w:ilvl w:val="0"/>
          <w:numId w:val="3"/>
        </w:numPr>
        <w:tabs>
          <w:tab w:val="left" w:pos="630"/>
          <w:tab w:val="left" w:pos="720"/>
          <w:tab w:val="left" w:pos="1080"/>
        </w:tabs>
        <w:ind w:left="0" w:firstLine="720"/>
        <w:contextualSpacing w:val="0"/>
        <w:rPr>
          <w:del w:id="5334" w:author="An Tran, ACA (BUV)" w:date="2024-09-12T12:00:00Z" w16du:dateUtc="2024-09-12T05:00:00Z"/>
          <w:rFonts w:ascii="iCiel Avenir LT Std 35 Light" w:hAnsi="iCiel Avenir LT Std 35 Light" w:cs="Arial"/>
          <w:sz w:val="22"/>
          <w:szCs w:val="22"/>
          <w:lang w:val="vi-VN"/>
        </w:rPr>
      </w:pPr>
      <w:del w:id="5335" w:author="An Tran, ACA (BUV)" w:date="2024-09-12T12:00:00Z" w16du:dateUtc="2024-09-12T05:00:00Z">
        <w:r w:rsidRPr="004373E8" w:rsidDel="00084B2A">
          <w:rPr>
            <w:rFonts w:ascii="iCiel Avenir LT Std 35 Light" w:hAnsi="iCiel Avenir LT Std 35 Light" w:cs="Arial"/>
            <w:sz w:val="22"/>
            <w:szCs w:val="22"/>
            <w:lang w:val="vi-VN"/>
          </w:rPr>
          <w:delText>From 60% to 69%: Upper Second-Class Honours</w:delText>
        </w:r>
        <w:bookmarkStart w:id="5336" w:name="_Toc177044597"/>
        <w:bookmarkStart w:id="5337" w:name="_Toc177077294"/>
        <w:bookmarkEnd w:id="5336"/>
        <w:bookmarkEnd w:id="5337"/>
      </w:del>
    </w:p>
    <w:p w14:paraId="7ED314A4" w14:textId="70F526FE" w:rsidR="00D9034C" w:rsidRPr="004373E8" w:rsidDel="00084B2A" w:rsidRDefault="00D9034C" w:rsidP="00D85019">
      <w:pPr>
        <w:pStyle w:val="ListParagraph"/>
        <w:numPr>
          <w:ilvl w:val="0"/>
          <w:numId w:val="3"/>
        </w:numPr>
        <w:tabs>
          <w:tab w:val="left" w:pos="630"/>
          <w:tab w:val="left" w:pos="720"/>
          <w:tab w:val="left" w:pos="1080"/>
        </w:tabs>
        <w:ind w:left="0" w:firstLine="720"/>
        <w:contextualSpacing w:val="0"/>
        <w:rPr>
          <w:del w:id="5338" w:author="An Tran, ACA (BUV)" w:date="2024-09-12T12:00:00Z" w16du:dateUtc="2024-09-12T05:00:00Z"/>
          <w:rFonts w:ascii="iCiel Avenir LT Std 35 Light" w:hAnsi="iCiel Avenir LT Std 35 Light" w:cs="Arial"/>
          <w:sz w:val="22"/>
          <w:szCs w:val="22"/>
          <w:lang w:val="vi-VN"/>
        </w:rPr>
      </w:pPr>
      <w:del w:id="5339" w:author="An Tran, ACA (BUV)" w:date="2024-09-12T12:00:00Z" w16du:dateUtc="2024-09-12T05:00:00Z">
        <w:r w:rsidRPr="004373E8" w:rsidDel="00084B2A">
          <w:rPr>
            <w:rFonts w:ascii="iCiel Avenir LT Std 35 Light" w:hAnsi="iCiel Avenir LT Std 35 Light" w:cs="Arial"/>
            <w:sz w:val="22"/>
            <w:szCs w:val="22"/>
            <w:lang w:val="vi-VN"/>
          </w:rPr>
          <w:delText>From 50% to 59%: Lower Second-Class Honours</w:delText>
        </w:r>
        <w:bookmarkStart w:id="5340" w:name="_Toc177044598"/>
        <w:bookmarkStart w:id="5341" w:name="_Toc177077295"/>
        <w:bookmarkEnd w:id="5340"/>
        <w:bookmarkEnd w:id="5341"/>
      </w:del>
    </w:p>
    <w:p w14:paraId="02CBC1AE" w14:textId="16391B3A" w:rsidR="00D9034C" w:rsidRPr="004373E8" w:rsidDel="00084B2A" w:rsidRDefault="00D9034C" w:rsidP="00D85019">
      <w:pPr>
        <w:pStyle w:val="ListParagraph"/>
        <w:numPr>
          <w:ilvl w:val="0"/>
          <w:numId w:val="3"/>
        </w:numPr>
        <w:tabs>
          <w:tab w:val="left" w:pos="630"/>
          <w:tab w:val="left" w:pos="720"/>
          <w:tab w:val="left" w:pos="1080"/>
        </w:tabs>
        <w:ind w:left="0" w:firstLine="720"/>
        <w:contextualSpacing w:val="0"/>
        <w:rPr>
          <w:del w:id="5342" w:author="An Tran, ACA (BUV)" w:date="2024-09-12T12:00:00Z" w16du:dateUtc="2024-09-12T05:00:00Z"/>
          <w:rFonts w:ascii="iCiel Avenir LT Std 35 Light" w:hAnsi="iCiel Avenir LT Std 35 Light" w:cs="Arial"/>
          <w:sz w:val="22"/>
          <w:szCs w:val="22"/>
          <w:lang w:val="vi-VN"/>
        </w:rPr>
      </w:pPr>
      <w:del w:id="5343" w:author="An Tran, ACA (BUV)" w:date="2024-09-12T12:00:00Z" w16du:dateUtc="2024-09-12T05:00:00Z">
        <w:r w:rsidRPr="004373E8" w:rsidDel="00084B2A">
          <w:rPr>
            <w:rFonts w:ascii="iCiel Avenir LT Std 35 Light" w:hAnsi="iCiel Avenir LT Std 35 Light" w:cs="Arial"/>
            <w:sz w:val="22"/>
            <w:szCs w:val="22"/>
            <w:lang w:val="vi-VN"/>
          </w:rPr>
          <w:delText>From 40% to 49%: Third Class Honours</w:delText>
        </w:r>
        <w:bookmarkStart w:id="5344" w:name="_Toc177044599"/>
        <w:bookmarkStart w:id="5345" w:name="_Toc177077296"/>
        <w:bookmarkEnd w:id="5344"/>
        <w:bookmarkEnd w:id="5345"/>
      </w:del>
    </w:p>
    <w:p w14:paraId="5DD1EB7A" w14:textId="63B4834A" w:rsidR="00D9034C" w:rsidRPr="004373E8" w:rsidDel="00084B2A" w:rsidRDefault="00D9034C" w:rsidP="00D85019">
      <w:pPr>
        <w:pStyle w:val="ListParagraph"/>
        <w:numPr>
          <w:ilvl w:val="0"/>
          <w:numId w:val="3"/>
        </w:numPr>
        <w:tabs>
          <w:tab w:val="left" w:pos="630"/>
          <w:tab w:val="left" w:pos="720"/>
          <w:tab w:val="left" w:pos="1080"/>
        </w:tabs>
        <w:ind w:left="0" w:firstLine="720"/>
        <w:contextualSpacing w:val="0"/>
        <w:rPr>
          <w:del w:id="5346" w:author="An Tran, ACA (BUV)" w:date="2024-09-12T12:00:00Z" w16du:dateUtc="2024-09-12T05:00:00Z"/>
          <w:rFonts w:ascii="iCiel Avenir LT Std 35 Light" w:hAnsi="iCiel Avenir LT Std 35 Light" w:cs="Arial"/>
          <w:sz w:val="22"/>
          <w:szCs w:val="22"/>
          <w:lang w:val="vi-VN"/>
        </w:rPr>
      </w:pPr>
      <w:del w:id="5347" w:author="An Tran, ACA (BUV)" w:date="2024-09-12T12:00:00Z" w16du:dateUtc="2024-09-12T05:00:00Z">
        <w:r w:rsidRPr="004373E8" w:rsidDel="00084B2A">
          <w:rPr>
            <w:rFonts w:ascii="iCiel Avenir LT Std 35 Light" w:hAnsi="iCiel Avenir LT Std 35 Light" w:cs="Arial"/>
            <w:sz w:val="22"/>
            <w:szCs w:val="22"/>
            <w:lang w:val="vi-VN"/>
          </w:rPr>
          <w:delText>39% or below: Fail or Ordinary Degrees (based on total credits gained for each case)</w:delText>
        </w:r>
        <w:bookmarkStart w:id="5348" w:name="_Toc177044600"/>
        <w:bookmarkStart w:id="5349" w:name="_Toc177077297"/>
        <w:bookmarkEnd w:id="5348"/>
        <w:bookmarkEnd w:id="5349"/>
      </w:del>
    </w:p>
    <w:p w14:paraId="59439B29" w14:textId="503678F7" w:rsidR="00D9034C" w:rsidRPr="004373E8" w:rsidDel="00084B2A" w:rsidRDefault="00D9034C" w:rsidP="003E1B62">
      <w:pPr>
        <w:tabs>
          <w:tab w:val="left" w:pos="630"/>
          <w:tab w:val="left" w:pos="720"/>
          <w:tab w:val="left" w:pos="1080"/>
        </w:tabs>
        <w:ind w:firstLine="0"/>
        <w:rPr>
          <w:del w:id="5350" w:author="An Tran, ACA (BUV)" w:date="2024-09-12T12:00:00Z" w16du:dateUtc="2024-09-12T05:00:00Z"/>
          <w:rFonts w:ascii="iCiel Avenir LT Std 35 Light" w:hAnsi="iCiel Avenir LT Std 35 Light" w:cs="Arial"/>
          <w:sz w:val="22"/>
          <w:szCs w:val="22"/>
          <w:lang w:val="vi-VN"/>
        </w:rPr>
      </w:pPr>
      <w:del w:id="5351" w:author="An Tran, ACA (BUV)" w:date="2024-09-12T12:00:00Z" w16du:dateUtc="2024-09-12T05:00:00Z">
        <w:r w:rsidRPr="004373E8" w:rsidDel="00084B2A">
          <w:rPr>
            <w:rFonts w:ascii="iCiel Avenir LT Std 35 Light" w:hAnsi="iCiel Avenir LT Std 35 Light" w:cs="Arial"/>
            <w:sz w:val="22"/>
            <w:szCs w:val="22"/>
            <w:lang w:val="vi-VN"/>
          </w:rPr>
          <w:delText xml:space="preserve">To graduate with an Honours degree the student is required to complete 360 credits. </w:delText>
        </w:r>
        <w:bookmarkStart w:id="5352" w:name="_Toc177044601"/>
        <w:bookmarkStart w:id="5353" w:name="_Toc177077298"/>
        <w:bookmarkEnd w:id="5352"/>
        <w:bookmarkEnd w:id="5353"/>
      </w:del>
    </w:p>
    <w:p w14:paraId="11A45DB2" w14:textId="48419035" w:rsidR="00D9034C" w:rsidRPr="004373E8" w:rsidDel="00084B2A" w:rsidRDefault="00D9034C" w:rsidP="003E1B62">
      <w:pPr>
        <w:tabs>
          <w:tab w:val="left" w:pos="630"/>
          <w:tab w:val="left" w:pos="720"/>
          <w:tab w:val="left" w:pos="1080"/>
        </w:tabs>
        <w:ind w:firstLine="0"/>
        <w:rPr>
          <w:del w:id="5354" w:author="An Tran, ACA (BUV)" w:date="2024-09-12T12:00:00Z" w16du:dateUtc="2024-09-12T05:00:00Z"/>
          <w:rFonts w:ascii="iCiel Avenir LT Std 35 Light" w:hAnsi="iCiel Avenir LT Std 35 Light" w:cs="Arial"/>
          <w:i/>
          <w:iCs/>
          <w:sz w:val="22"/>
          <w:szCs w:val="22"/>
          <w:lang w:val="vi-VN"/>
        </w:rPr>
      </w:pPr>
      <w:del w:id="5355" w:author="An Tran, ACA (BUV)" w:date="2024-09-12T12:00:00Z" w16du:dateUtc="2024-09-12T05:00:00Z">
        <w:r w:rsidRPr="004373E8" w:rsidDel="00084B2A">
          <w:rPr>
            <w:rFonts w:ascii="iCiel Avenir LT Std 35 Light" w:hAnsi="iCiel Avenir LT Std 35 Light" w:cs="Arial"/>
            <w:i/>
            <w:iCs/>
            <w:sz w:val="22"/>
            <w:szCs w:val="22"/>
            <w:lang w:val="vi-VN"/>
          </w:rPr>
          <w:delText>Nếu sinh viên theo học chương trình của Đại học Staffordshire, điểm trung bình GPA sẽ được tính sau khi chương trình kết thúc và sẽ được thể hiện trên bảng điểm chính thức cuối cùng. Điểm GPA và xếp loại tốt nghiệp của sinh viên sẽ cần phải qua quy trình xác minh chặt chẽ và được Hội đồng Khảo thí thông qua. Do đó, trước khi văn bằng và bảng điểm chính thức được thông qua và gửi đến sinh viên, BUV sẽ chỉ có thể cung cấp điểm GPA tạm thời. Trong hệ thống giáo dục Anh Quốc, điểm GPA cuối cùng của sinh viên sẽ được tính bằng tổng 30% điểm trung bình của Năm 2 và 70% điểm trung bình của Năm 3. Điểm tốt nghiệp và xếp loại tốt nghiệp tương đương như sau:</w:delText>
        </w:r>
        <w:bookmarkStart w:id="5356" w:name="_Toc177044602"/>
        <w:bookmarkStart w:id="5357" w:name="_Toc177077299"/>
        <w:bookmarkEnd w:id="5356"/>
        <w:bookmarkEnd w:id="5357"/>
      </w:del>
    </w:p>
    <w:p w14:paraId="69AB3B6C" w14:textId="1B958D5E" w:rsidR="00D9034C" w:rsidRPr="004373E8" w:rsidDel="00084B2A" w:rsidRDefault="00D9034C" w:rsidP="00D85019">
      <w:pPr>
        <w:pStyle w:val="ListParagraph"/>
        <w:numPr>
          <w:ilvl w:val="0"/>
          <w:numId w:val="4"/>
        </w:numPr>
        <w:tabs>
          <w:tab w:val="left" w:pos="630"/>
          <w:tab w:val="left" w:pos="720"/>
          <w:tab w:val="left" w:pos="1080"/>
        </w:tabs>
        <w:ind w:left="0" w:firstLine="720"/>
        <w:contextualSpacing w:val="0"/>
        <w:rPr>
          <w:del w:id="5358" w:author="An Tran, ACA (BUV)" w:date="2024-09-12T12:00:00Z" w16du:dateUtc="2024-09-12T05:00:00Z"/>
          <w:rFonts w:ascii="iCiel Avenir LT Std 35 Light" w:hAnsi="iCiel Avenir LT Std 35 Light" w:cs="Arial"/>
          <w:i/>
          <w:iCs/>
          <w:sz w:val="22"/>
          <w:szCs w:val="22"/>
          <w:lang w:val="vi-VN"/>
        </w:rPr>
      </w:pPr>
      <w:del w:id="5359" w:author="An Tran, ACA (BUV)" w:date="2024-09-12T12:00:00Z" w16du:dateUtc="2024-09-12T05:00:00Z">
        <w:r w:rsidRPr="004373E8" w:rsidDel="00084B2A">
          <w:rPr>
            <w:rFonts w:ascii="iCiel Avenir LT Std 35 Light" w:hAnsi="iCiel Avenir LT Std 35 Light" w:cs="Arial"/>
            <w:i/>
            <w:iCs/>
            <w:sz w:val="22"/>
            <w:szCs w:val="22"/>
            <w:lang w:val="vi-VN"/>
          </w:rPr>
          <w:delText>Từ 70% đến 100%: First Class Honours - Bằng Danh dự loại Xuất sắc</w:delText>
        </w:r>
        <w:bookmarkStart w:id="5360" w:name="_Toc177044603"/>
        <w:bookmarkStart w:id="5361" w:name="_Toc177077300"/>
        <w:bookmarkEnd w:id="5360"/>
        <w:bookmarkEnd w:id="5361"/>
      </w:del>
    </w:p>
    <w:p w14:paraId="69137C31" w14:textId="3237A5ED" w:rsidR="00D9034C" w:rsidRPr="004373E8" w:rsidDel="00084B2A" w:rsidRDefault="00D9034C" w:rsidP="00D85019">
      <w:pPr>
        <w:pStyle w:val="ListParagraph"/>
        <w:numPr>
          <w:ilvl w:val="0"/>
          <w:numId w:val="4"/>
        </w:numPr>
        <w:tabs>
          <w:tab w:val="left" w:pos="630"/>
          <w:tab w:val="left" w:pos="720"/>
          <w:tab w:val="left" w:pos="1080"/>
        </w:tabs>
        <w:ind w:left="0" w:firstLine="720"/>
        <w:contextualSpacing w:val="0"/>
        <w:rPr>
          <w:del w:id="5362" w:author="An Tran, ACA (BUV)" w:date="2024-09-12T12:00:00Z" w16du:dateUtc="2024-09-12T05:00:00Z"/>
          <w:rFonts w:ascii="iCiel Avenir LT Std 35 Light" w:hAnsi="iCiel Avenir LT Std 35 Light" w:cs="Arial"/>
          <w:i/>
          <w:iCs/>
          <w:sz w:val="22"/>
          <w:szCs w:val="22"/>
          <w:lang w:val="vi-VN"/>
        </w:rPr>
      </w:pPr>
      <w:del w:id="5363" w:author="An Tran, ACA (BUV)" w:date="2024-09-12T12:00:00Z" w16du:dateUtc="2024-09-12T05:00:00Z">
        <w:r w:rsidRPr="004373E8" w:rsidDel="00084B2A">
          <w:rPr>
            <w:rFonts w:ascii="iCiel Avenir LT Std 35 Light" w:hAnsi="iCiel Avenir LT Std 35 Light" w:cs="Arial"/>
            <w:i/>
            <w:iCs/>
            <w:sz w:val="22"/>
            <w:szCs w:val="22"/>
            <w:lang w:val="vi-VN"/>
          </w:rPr>
          <w:delText>Từ 60% đến 69%: Upper Second-Class Honours - Bằng Danh dự loại Giỏi</w:delText>
        </w:r>
        <w:bookmarkStart w:id="5364" w:name="_Toc177044604"/>
        <w:bookmarkStart w:id="5365" w:name="_Toc177077301"/>
        <w:bookmarkEnd w:id="5364"/>
        <w:bookmarkEnd w:id="5365"/>
      </w:del>
    </w:p>
    <w:p w14:paraId="2B905B76" w14:textId="479EF886" w:rsidR="00D9034C" w:rsidRPr="004373E8" w:rsidDel="00084B2A" w:rsidRDefault="00D9034C" w:rsidP="00D85019">
      <w:pPr>
        <w:pStyle w:val="ListParagraph"/>
        <w:numPr>
          <w:ilvl w:val="0"/>
          <w:numId w:val="4"/>
        </w:numPr>
        <w:tabs>
          <w:tab w:val="left" w:pos="630"/>
          <w:tab w:val="left" w:pos="720"/>
          <w:tab w:val="left" w:pos="1080"/>
        </w:tabs>
        <w:ind w:left="0" w:firstLine="720"/>
        <w:contextualSpacing w:val="0"/>
        <w:rPr>
          <w:del w:id="5366" w:author="An Tran, ACA (BUV)" w:date="2024-09-12T12:00:00Z" w16du:dateUtc="2024-09-12T05:00:00Z"/>
          <w:rFonts w:ascii="iCiel Avenir LT Std 35 Light" w:hAnsi="iCiel Avenir LT Std 35 Light" w:cs="Arial"/>
          <w:i/>
          <w:iCs/>
          <w:sz w:val="22"/>
          <w:szCs w:val="22"/>
          <w:lang w:val="vi-VN"/>
        </w:rPr>
      </w:pPr>
      <w:del w:id="5367" w:author="An Tran, ACA (BUV)" w:date="2024-09-12T12:00:00Z" w16du:dateUtc="2024-09-12T05:00:00Z">
        <w:r w:rsidRPr="004373E8" w:rsidDel="00084B2A">
          <w:rPr>
            <w:rFonts w:ascii="iCiel Avenir LT Std 35 Light" w:hAnsi="iCiel Avenir LT Std 35 Light" w:cs="Arial"/>
            <w:i/>
            <w:iCs/>
            <w:sz w:val="22"/>
            <w:szCs w:val="22"/>
            <w:lang w:val="vi-VN"/>
          </w:rPr>
          <w:delText>Từ 50% đến 59%: Lower Second-Class Honours - Bằng Danh dự loại Khá</w:delText>
        </w:r>
        <w:bookmarkStart w:id="5368" w:name="_Toc177044605"/>
        <w:bookmarkStart w:id="5369" w:name="_Toc177077302"/>
        <w:bookmarkEnd w:id="5368"/>
        <w:bookmarkEnd w:id="5369"/>
      </w:del>
    </w:p>
    <w:p w14:paraId="5C119AC7" w14:textId="78BEA038" w:rsidR="00D9034C" w:rsidRPr="004373E8" w:rsidDel="00084B2A" w:rsidRDefault="00D9034C" w:rsidP="00D85019">
      <w:pPr>
        <w:pStyle w:val="ListParagraph"/>
        <w:numPr>
          <w:ilvl w:val="0"/>
          <w:numId w:val="4"/>
        </w:numPr>
        <w:tabs>
          <w:tab w:val="left" w:pos="630"/>
          <w:tab w:val="left" w:pos="720"/>
          <w:tab w:val="left" w:pos="1080"/>
        </w:tabs>
        <w:ind w:left="0" w:firstLine="720"/>
        <w:contextualSpacing w:val="0"/>
        <w:rPr>
          <w:del w:id="5370" w:author="An Tran, ACA (BUV)" w:date="2024-09-12T12:00:00Z" w16du:dateUtc="2024-09-12T05:00:00Z"/>
          <w:rFonts w:ascii="iCiel Avenir LT Std 35 Light" w:hAnsi="iCiel Avenir LT Std 35 Light" w:cs="Arial"/>
          <w:i/>
          <w:iCs/>
          <w:sz w:val="22"/>
          <w:szCs w:val="22"/>
          <w:lang w:val="vi-VN"/>
        </w:rPr>
      </w:pPr>
      <w:del w:id="5371" w:author="An Tran, ACA (BUV)" w:date="2024-09-12T12:00:00Z" w16du:dateUtc="2024-09-12T05:00:00Z">
        <w:r w:rsidRPr="004373E8" w:rsidDel="00084B2A">
          <w:rPr>
            <w:rFonts w:ascii="iCiel Avenir LT Std 35 Light" w:hAnsi="iCiel Avenir LT Std 35 Light" w:cs="Arial"/>
            <w:i/>
            <w:iCs/>
            <w:sz w:val="22"/>
            <w:szCs w:val="22"/>
            <w:lang w:val="vi-VN"/>
          </w:rPr>
          <w:delText xml:space="preserve">Từ 40% đến 49%: Third Class Honours - Bằng Danh dự loại Trung bình </w:delText>
        </w:r>
        <w:bookmarkStart w:id="5372" w:name="_Toc177044606"/>
        <w:bookmarkStart w:id="5373" w:name="_Toc177077303"/>
        <w:bookmarkEnd w:id="5372"/>
        <w:bookmarkEnd w:id="5373"/>
      </w:del>
    </w:p>
    <w:p w14:paraId="2A6BA720" w14:textId="0951179D" w:rsidR="00D9034C" w:rsidRPr="004373E8" w:rsidDel="00084B2A" w:rsidRDefault="00D9034C" w:rsidP="00D85019">
      <w:pPr>
        <w:pStyle w:val="ListParagraph"/>
        <w:numPr>
          <w:ilvl w:val="0"/>
          <w:numId w:val="4"/>
        </w:numPr>
        <w:tabs>
          <w:tab w:val="left" w:pos="630"/>
          <w:tab w:val="left" w:pos="720"/>
          <w:tab w:val="left" w:pos="1080"/>
        </w:tabs>
        <w:ind w:left="0" w:firstLine="720"/>
        <w:contextualSpacing w:val="0"/>
        <w:rPr>
          <w:del w:id="5374" w:author="An Tran, ACA (BUV)" w:date="2024-09-12T12:00:00Z" w16du:dateUtc="2024-09-12T05:00:00Z"/>
          <w:rFonts w:ascii="iCiel Avenir LT Std 35 Light" w:hAnsi="iCiel Avenir LT Std 35 Light" w:cs="Arial"/>
          <w:i/>
          <w:iCs/>
          <w:sz w:val="22"/>
          <w:szCs w:val="22"/>
          <w:lang w:val="vi-VN"/>
        </w:rPr>
      </w:pPr>
      <w:del w:id="5375" w:author="An Tran, ACA (BUV)" w:date="2024-09-12T12:00:00Z" w16du:dateUtc="2024-09-12T05:00:00Z">
        <w:r w:rsidRPr="004373E8" w:rsidDel="00084B2A">
          <w:rPr>
            <w:rFonts w:ascii="iCiel Avenir LT Std 35 Light" w:hAnsi="iCiel Avenir LT Std 35 Light" w:cs="Arial"/>
            <w:i/>
            <w:iCs/>
            <w:sz w:val="22"/>
            <w:szCs w:val="22"/>
            <w:lang w:val="vi-VN"/>
          </w:rPr>
          <w:delText>Dưới 39%: Sinh viên không hoàn tất chương trình học hoặc nhận Bằng Không xếp loại (tùy vào số lượng tín chỉ đã hoàn thành trong từng trường hợp).</w:delText>
        </w:r>
        <w:bookmarkStart w:id="5376" w:name="_Toc177044607"/>
        <w:bookmarkStart w:id="5377" w:name="_Toc177077304"/>
        <w:bookmarkEnd w:id="5376"/>
        <w:bookmarkEnd w:id="5377"/>
      </w:del>
    </w:p>
    <w:p w14:paraId="05B904ED" w14:textId="2D1BD054" w:rsidR="00C670DF" w:rsidRPr="004373E8" w:rsidDel="00084B2A" w:rsidRDefault="00D9034C" w:rsidP="003E1B62">
      <w:pPr>
        <w:tabs>
          <w:tab w:val="left" w:pos="630"/>
          <w:tab w:val="left" w:pos="720"/>
          <w:tab w:val="left" w:pos="1080"/>
        </w:tabs>
        <w:ind w:firstLine="0"/>
        <w:rPr>
          <w:del w:id="5378" w:author="An Tran, ACA (BUV)" w:date="2024-09-12T12:00:00Z" w16du:dateUtc="2024-09-12T05:00:00Z"/>
          <w:rFonts w:ascii="iCiel Avenir LT Std 35 Light" w:hAnsi="iCiel Avenir LT Std 35 Light" w:cs="Arial"/>
          <w:i/>
          <w:iCs/>
          <w:sz w:val="22"/>
          <w:szCs w:val="22"/>
          <w:lang w:val="vi-VN"/>
        </w:rPr>
      </w:pPr>
      <w:del w:id="5379" w:author="An Tran, ACA (BUV)" w:date="2024-09-12T12:00:00Z" w16du:dateUtc="2024-09-12T05:00:00Z">
        <w:r w:rsidRPr="004373E8" w:rsidDel="00084B2A">
          <w:rPr>
            <w:rFonts w:ascii="iCiel Avenir LT Std 35 Light" w:hAnsi="iCiel Avenir LT Std 35 Light" w:cs="Arial"/>
            <w:i/>
            <w:iCs/>
            <w:sz w:val="22"/>
            <w:szCs w:val="22"/>
            <w:lang w:val="vi-VN"/>
          </w:rPr>
          <w:delText>Để tốt nghiệp với bằng danh dự, sinh viên cần hoàn thành 360 tín chỉ.</w:delText>
        </w:r>
        <w:bookmarkStart w:id="5380" w:name="_Toc107734218"/>
        <w:bookmarkStart w:id="5381" w:name="_Toc107734432"/>
        <w:bookmarkStart w:id="5382" w:name="_Toc107734884"/>
        <w:bookmarkStart w:id="5383" w:name="_Toc107735106"/>
        <w:bookmarkStart w:id="5384" w:name="_Toc107735233"/>
        <w:bookmarkStart w:id="5385" w:name="_Toc107735338"/>
        <w:bookmarkStart w:id="5386" w:name="_Toc107735442"/>
        <w:bookmarkStart w:id="5387" w:name="_Toc107735545"/>
        <w:bookmarkStart w:id="5388" w:name="_Toc107735650"/>
        <w:bookmarkStart w:id="5389" w:name="_Toc107735754"/>
        <w:bookmarkStart w:id="5390" w:name="_Toc107735858"/>
        <w:bookmarkStart w:id="5391" w:name="_Toc107735962"/>
        <w:bookmarkStart w:id="5392" w:name="_Toc107736115"/>
        <w:bookmarkStart w:id="5393" w:name="_Toc107736262"/>
        <w:bookmarkStart w:id="5394" w:name="_Toc107736366"/>
        <w:bookmarkStart w:id="5395" w:name="_Toc107736588"/>
        <w:bookmarkStart w:id="5396" w:name="_Toc107736691"/>
        <w:bookmarkStart w:id="5397" w:name="_Toc107736794"/>
        <w:bookmarkStart w:id="5398" w:name="_Toc107736898"/>
        <w:bookmarkStart w:id="5399" w:name="_Toc107737750"/>
        <w:bookmarkStart w:id="5400" w:name="_Toc108099139"/>
        <w:bookmarkStart w:id="5401" w:name="_Toc113975554"/>
        <w:bookmarkStart w:id="5402" w:name="_Toc113976071"/>
        <w:bookmarkStart w:id="5403" w:name="_Toc114065601"/>
        <w:bookmarkStart w:id="5404" w:name="_Toc114065997"/>
        <w:bookmarkStart w:id="5405" w:name="_Toc177044608"/>
        <w:bookmarkStart w:id="5406" w:name="_Toc177077305"/>
        <w:bookmarkStart w:id="5407" w:name="_Toc113977106"/>
        <w:bookmarkStart w:id="5408" w:name="_Toc122700184"/>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del>
    </w:p>
    <w:p w14:paraId="6E727272" w14:textId="578AE860" w:rsidR="00D9034C" w:rsidRPr="00734F86" w:rsidDel="00084B2A" w:rsidRDefault="00D9034C">
      <w:pPr>
        <w:pStyle w:val="Question"/>
        <w:numPr>
          <w:ilvl w:val="0"/>
          <w:numId w:val="44"/>
        </w:numPr>
        <w:tabs>
          <w:tab w:val="left" w:pos="630"/>
          <w:tab w:val="left" w:pos="990"/>
        </w:tabs>
        <w:spacing w:before="100" w:line="400" w:lineRule="exact"/>
        <w:ind w:left="0" w:firstLine="720"/>
        <w:rPr>
          <w:del w:id="5409" w:author="An Tran, ACA (BUV)" w:date="2024-09-12T12:00:00Z" w16du:dateUtc="2024-09-12T05:00:00Z"/>
          <w:rFonts w:cs="Arial"/>
          <w:i/>
          <w:iCs/>
          <w:szCs w:val="22"/>
          <w:lang w:val="vi-VN"/>
          <w:rPrChange w:id="5410" w:author="An Tran, ACA (BUV)" w:date="2024-09-10T10:42:00Z" w16du:dateUtc="2024-09-10T03:42:00Z">
            <w:rPr>
              <w:del w:id="5411" w:author="An Tran, ACA (BUV)" w:date="2024-09-12T12:00:00Z" w16du:dateUtc="2024-09-12T05:00:00Z"/>
              <w:rFonts w:cs="Arial"/>
              <w:szCs w:val="22"/>
              <w:lang w:val="vi-VN"/>
            </w:rPr>
          </w:rPrChange>
        </w:rPr>
        <w:pPrChange w:id="5412" w:author="An Tran, ACA (BUV)" w:date="2024-09-10T10:32:00Z" w16du:dateUtc="2024-09-10T03:32:00Z">
          <w:pPr>
            <w:pStyle w:val="Question"/>
            <w:numPr>
              <w:numId w:val="24"/>
            </w:numPr>
            <w:tabs>
              <w:tab w:val="left" w:pos="630"/>
              <w:tab w:val="left" w:pos="1080"/>
            </w:tabs>
            <w:spacing w:before="100" w:line="400" w:lineRule="exact"/>
            <w:ind w:left="3870" w:hanging="360"/>
          </w:pPr>
        </w:pPrChange>
      </w:pPr>
      <w:del w:id="5413" w:author="An Tran, ACA (BUV)" w:date="2024-09-12T12:00:00Z" w16du:dateUtc="2024-09-12T05:00:00Z">
        <w:r w:rsidRPr="00734F86" w:rsidDel="00084B2A">
          <w:rPr>
            <w:rFonts w:cs="Arial"/>
            <w:szCs w:val="22"/>
            <w:rPrChange w:id="5414" w:author="An Tran, ACA (BUV)" w:date="2024-09-10T10:32:00Z" w16du:dateUtc="2024-09-10T03:32:00Z">
              <w:rPr>
                <w:rFonts w:cs="Arial"/>
                <w:szCs w:val="22"/>
                <w:lang w:val="vi-VN"/>
              </w:rPr>
            </w:rPrChange>
          </w:rPr>
          <w:delText xml:space="preserve">When can I collect students’ official transcript and degree certificate? / </w:delText>
        </w:r>
        <w:r w:rsidRPr="00734F86" w:rsidDel="00084B2A">
          <w:rPr>
            <w:rFonts w:cs="Arial"/>
            <w:i/>
            <w:iCs/>
            <w:szCs w:val="22"/>
            <w:rPrChange w:id="5415" w:author="An Tran, ACA (BUV)" w:date="2024-09-10T10:42:00Z" w16du:dateUtc="2024-09-10T03:42:00Z">
              <w:rPr>
                <w:rFonts w:cs="Arial"/>
                <w:i/>
                <w:iCs/>
                <w:szCs w:val="22"/>
                <w:lang w:val="vi-VN"/>
              </w:rPr>
            </w:rPrChange>
          </w:rPr>
          <w:delText>Khi nào thì tôi nhận được bảng điểm chính thức và bằng tốt nghiệp của sinh viên?</w:delText>
        </w:r>
        <w:bookmarkStart w:id="5416" w:name="_Toc177044609"/>
        <w:bookmarkStart w:id="5417" w:name="_Toc177077306"/>
        <w:bookmarkEnd w:id="5407"/>
        <w:bookmarkEnd w:id="5408"/>
        <w:bookmarkEnd w:id="5416"/>
        <w:bookmarkEnd w:id="5417"/>
      </w:del>
    </w:p>
    <w:p w14:paraId="379D7AAC" w14:textId="72CCD826" w:rsidR="00D9034C" w:rsidRPr="004373E8" w:rsidDel="00084B2A" w:rsidRDefault="00D9034C" w:rsidP="003E1B62">
      <w:pPr>
        <w:pStyle w:val="ListParagraph"/>
        <w:tabs>
          <w:tab w:val="left" w:pos="630"/>
          <w:tab w:val="left" w:pos="720"/>
          <w:tab w:val="left" w:pos="1080"/>
        </w:tabs>
        <w:ind w:left="0"/>
        <w:contextualSpacing w:val="0"/>
        <w:rPr>
          <w:del w:id="5418" w:author="An Tran, ACA (BUV)" w:date="2024-09-12T12:00:00Z" w16du:dateUtc="2024-09-12T05:00:00Z"/>
          <w:rFonts w:ascii="iCiel Avenir LT Std 35 Light" w:hAnsi="iCiel Avenir LT Std 35 Light" w:cs="Arial"/>
          <w:b/>
          <w:bCs/>
          <w:sz w:val="22"/>
          <w:szCs w:val="22"/>
          <w:u w:val="single"/>
          <w:lang w:val="vi-VN"/>
        </w:rPr>
      </w:pPr>
      <w:del w:id="5419" w:author="An Tran, ACA (BUV)" w:date="2024-09-12T12:00:00Z" w16du:dateUtc="2024-09-12T05:00:00Z">
        <w:r w:rsidRPr="004373E8" w:rsidDel="00084B2A">
          <w:rPr>
            <w:rFonts w:ascii="iCiel Avenir LT Std 35 Light" w:hAnsi="iCiel Avenir LT Std 35 Light" w:cs="Arial"/>
            <w:b/>
            <w:bCs/>
            <w:sz w:val="22"/>
            <w:szCs w:val="22"/>
            <w:u w:val="single"/>
            <w:lang w:val="vi-VN"/>
          </w:rPr>
          <w:delText xml:space="preserve">Answer / </w:delText>
        </w:r>
        <w:r w:rsidRPr="004373E8" w:rsidDel="00084B2A">
          <w:rPr>
            <w:rFonts w:ascii="iCiel Avenir LT Std 35 Light" w:hAnsi="iCiel Avenir LT Std 35 Light" w:cs="Arial"/>
            <w:b/>
            <w:bCs/>
            <w:i/>
            <w:iCs/>
            <w:sz w:val="22"/>
            <w:szCs w:val="22"/>
            <w:u w:val="single"/>
            <w:lang w:val="vi-VN"/>
          </w:rPr>
          <w:delText>Câu trả lời</w:delText>
        </w:r>
        <w:r w:rsidRPr="004373E8" w:rsidDel="00084B2A">
          <w:rPr>
            <w:rFonts w:ascii="iCiel Avenir LT Std 35 Light" w:hAnsi="iCiel Avenir LT Std 35 Light" w:cs="Arial"/>
            <w:b/>
            <w:bCs/>
            <w:sz w:val="22"/>
            <w:szCs w:val="22"/>
            <w:u w:val="single"/>
            <w:lang w:val="vi-VN"/>
          </w:rPr>
          <w:delText>:</w:delText>
        </w:r>
        <w:bookmarkStart w:id="5420" w:name="_Toc177044610"/>
        <w:bookmarkStart w:id="5421" w:name="_Toc177077307"/>
        <w:bookmarkEnd w:id="5420"/>
        <w:bookmarkEnd w:id="5421"/>
      </w:del>
    </w:p>
    <w:p w14:paraId="2F77EAAF" w14:textId="7A59BFD3" w:rsidR="00D9034C" w:rsidRPr="004373E8" w:rsidDel="00084B2A" w:rsidRDefault="00D9034C" w:rsidP="003E1B62">
      <w:pPr>
        <w:tabs>
          <w:tab w:val="left" w:pos="630"/>
          <w:tab w:val="left" w:pos="720"/>
          <w:tab w:val="left" w:pos="1080"/>
        </w:tabs>
        <w:ind w:firstLine="0"/>
        <w:rPr>
          <w:del w:id="5422" w:author="An Tran, ACA (BUV)" w:date="2024-09-12T12:00:00Z" w16du:dateUtc="2024-09-12T05:00:00Z"/>
          <w:rFonts w:ascii="iCiel Avenir LT Std 35 Light" w:hAnsi="iCiel Avenir LT Std 35 Light" w:cs="Arial"/>
          <w:sz w:val="22"/>
          <w:szCs w:val="22"/>
          <w:lang w:val="vi-VN"/>
        </w:rPr>
      </w:pPr>
      <w:del w:id="5423" w:author="An Tran, ACA (BUV)" w:date="2024-09-12T12:00:00Z" w16du:dateUtc="2024-09-12T05:00:00Z">
        <w:r w:rsidRPr="004373E8" w:rsidDel="00084B2A">
          <w:rPr>
            <w:rFonts w:ascii="iCiel Avenir LT Std 35 Light" w:hAnsi="iCiel Avenir LT Std 35 Light" w:cs="Arial"/>
            <w:sz w:val="22"/>
            <w:szCs w:val="22"/>
            <w:lang w:val="vi-VN"/>
          </w:rPr>
          <w:delText xml:space="preserve">There is a strict process for confirmation of a student’s grade and award which involves the External Examination Board. This Board normally takes place around 9 to 10 weeks after </w:delText>
        </w:r>
        <w:r w:rsidR="0037692E" w:rsidRPr="004373E8" w:rsidDel="00084B2A">
          <w:rPr>
            <w:rFonts w:ascii="iCiel Avenir LT Std 35 Light" w:hAnsi="iCiel Avenir LT Std 35 Light" w:cs="Arial"/>
            <w:sz w:val="22"/>
            <w:szCs w:val="22"/>
            <w:lang w:val="vi-VN"/>
          </w:rPr>
          <w:delText>a student’s</w:delText>
        </w:r>
        <w:r w:rsidRPr="004373E8" w:rsidDel="00084B2A">
          <w:rPr>
            <w:rFonts w:ascii="iCiel Avenir LT Std 35 Light" w:hAnsi="iCiel Avenir LT Std 35 Light" w:cs="Arial"/>
            <w:sz w:val="22"/>
            <w:szCs w:val="22"/>
            <w:lang w:val="vi-VN"/>
          </w:rPr>
          <w:delText xml:space="preserve"> final semester and is scheduled by Staffordshire University. After the two universities confirm student’s degree classification and make sure that all graduation conditions are met, Staffordshire University will proceed with Official Transcript and Certificate printing and delivery from UK to Vietnam. This process normally takes up to 6-8 weeks after the official results are available on the student portal. </w:delText>
        </w:r>
        <w:r w:rsidR="0037692E" w:rsidRPr="004373E8" w:rsidDel="00084B2A">
          <w:rPr>
            <w:rFonts w:ascii="iCiel Avenir LT Std 35 Light" w:hAnsi="iCiel Avenir LT Std 35 Light" w:cs="Arial"/>
            <w:sz w:val="22"/>
            <w:szCs w:val="22"/>
            <w:lang w:val="vi-VN"/>
          </w:rPr>
          <w:delText>We will</w:delText>
        </w:r>
        <w:r w:rsidRPr="004373E8" w:rsidDel="00084B2A">
          <w:rPr>
            <w:rFonts w:ascii="iCiel Avenir LT Std 35 Light" w:hAnsi="iCiel Avenir LT Std 35 Light" w:cs="Arial"/>
            <w:sz w:val="22"/>
            <w:szCs w:val="22"/>
            <w:lang w:val="vi-VN"/>
          </w:rPr>
          <w:delText xml:space="preserve"> inform students by email when the Official Transcript and Certificate are ready to pick up.</w:delText>
        </w:r>
        <w:bookmarkStart w:id="5424" w:name="_Toc177044611"/>
        <w:bookmarkStart w:id="5425" w:name="_Toc177077308"/>
        <w:bookmarkEnd w:id="5424"/>
        <w:bookmarkEnd w:id="5425"/>
      </w:del>
    </w:p>
    <w:p w14:paraId="693B01F3" w14:textId="500BFD6A" w:rsidR="006E2F53" w:rsidRPr="004373E8" w:rsidDel="00084B2A" w:rsidRDefault="00D9034C" w:rsidP="003E1B62">
      <w:pPr>
        <w:tabs>
          <w:tab w:val="left" w:pos="630"/>
          <w:tab w:val="left" w:pos="720"/>
          <w:tab w:val="left" w:pos="1080"/>
        </w:tabs>
        <w:ind w:firstLine="0"/>
        <w:rPr>
          <w:del w:id="5426" w:author="An Tran, ACA (BUV)" w:date="2024-09-12T12:00:00Z" w16du:dateUtc="2024-09-12T05:00:00Z"/>
          <w:rFonts w:ascii="iCiel Avenir LT Std 35 Light" w:hAnsi="iCiel Avenir LT Std 35 Light" w:cs="Arial"/>
          <w:i/>
          <w:iCs/>
          <w:sz w:val="22"/>
          <w:szCs w:val="22"/>
          <w:lang w:val="vi-VN"/>
        </w:rPr>
      </w:pPr>
      <w:del w:id="5427" w:author="An Tran, ACA (BUV)" w:date="2024-09-12T12:00:00Z" w16du:dateUtc="2024-09-12T05:00:00Z">
        <w:r w:rsidRPr="004373E8" w:rsidDel="00084B2A">
          <w:rPr>
            <w:rFonts w:ascii="iCiel Avenir LT Std 35 Light" w:hAnsi="iCiel Avenir LT Std 35 Light" w:cs="Arial"/>
            <w:i/>
            <w:iCs/>
            <w:sz w:val="22"/>
            <w:szCs w:val="22"/>
            <w:lang w:val="vi-VN"/>
          </w:rPr>
          <w:delText>Quy trình kiểm tra, xác nhận và in văn bằng, bảng điểm của sinh viên được quản lý nghiêm ngặt bởi Hội đồng Khảo thí. Hội đồng Khảo thí này thường diễn ra khoảng 9 đến 10 tuần sau kỳ học cuối của sinh viên và được tổ chức bởi Đại học Staffordshire. Sau khi hai trường thống nhất xếp loại tốt nghiệp của sinh viên, cũng như sinh viên đã đạt đủ các điều kiện tốt nghiệp, bằng tốt nghiệp và bảng điểm chính thức của sinh viên sẽ được in và chuyển phát từ Anh Quốc về Việt Nam. Quy trình này thường kéo dài khoảng 6-8 tuần kể từ ngày điểm chính thức được công bố. Nhà trường sẽ thông báo qua email ngay khi bảng điểm và bằng tốt nghiệp được chuyển đến BUV để sinh viên đến nhận.</w:delText>
        </w:r>
        <w:bookmarkStart w:id="5428" w:name="_Toc177044612"/>
        <w:bookmarkStart w:id="5429" w:name="_Toc177077309"/>
        <w:bookmarkEnd w:id="5428"/>
        <w:bookmarkEnd w:id="5429"/>
      </w:del>
    </w:p>
    <w:p w14:paraId="23C7E632" w14:textId="2A4D62FB" w:rsidR="00D9034C" w:rsidRPr="00734F86" w:rsidDel="00084B2A" w:rsidRDefault="00D9034C">
      <w:pPr>
        <w:pStyle w:val="Question"/>
        <w:numPr>
          <w:ilvl w:val="0"/>
          <w:numId w:val="44"/>
        </w:numPr>
        <w:spacing w:before="100" w:line="400" w:lineRule="exact"/>
        <w:ind w:left="0" w:firstLine="720"/>
        <w:rPr>
          <w:del w:id="5430" w:author="An Tran, ACA (BUV)" w:date="2024-09-12T12:00:00Z" w16du:dateUtc="2024-09-12T05:00:00Z"/>
          <w:rFonts w:cs="Arial"/>
          <w:i/>
          <w:iCs/>
          <w:szCs w:val="22"/>
          <w:rPrChange w:id="5431" w:author="An Tran, ACA (BUV)" w:date="2024-09-10T10:42:00Z" w16du:dateUtc="2024-09-10T03:42:00Z">
            <w:rPr>
              <w:del w:id="5432" w:author="An Tran, ACA (BUV)" w:date="2024-09-12T12:00:00Z" w16du:dateUtc="2024-09-12T05:00:00Z"/>
              <w:rFonts w:cs="Arial"/>
              <w:bCs/>
              <w:szCs w:val="22"/>
              <w:lang w:val="vi-VN"/>
            </w:rPr>
          </w:rPrChange>
        </w:rPr>
        <w:pPrChange w:id="5433" w:author="An Tran, ACA (BUV)" w:date="2024-09-10T10:36:00Z" w16du:dateUtc="2024-09-10T03:36:00Z">
          <w:pPr>
            <w:pStyle w:val="Question"/>
            <w:numPr>
              <w:numId w:val="24"/>
            </w:numPr>
            <w:tabs>
              <w:tab w:val="left" w:pos="630"/>
              <w:tab w:val="left" w:pos="1080"/>
            </w:tabs>
            <w:spacing w:before="100" w:line="400" w:lineRule="exact"/>
            <w:ind w:left="3870" w:hanging="360"/>
          </w:pPr>
        </w:pPrChange>
      </w:pPr>
      <w:bookmarkStart w:id="5434" w:name="_Toc107734220"/>
      <w:bookmarkStart w:id="5435" w:name="_Toc107734434"/>
      <w:bookmarkStart w:id="5436" w:name="_Toc107734886"/>
      <w:bookmarkStart w:id="5437" w:name="_Toc107735108"/>
      <w:bookmarkStart w:id="5438" w:name="_Toc107735235"/>
      <w:bookmarkStart w:id="5439" w:name="_Toc107735340"/>
      <w:bookmarkStart w:id="5440" w:name="_Toc107735444"/>
      <w:bookmarkStart w:id="5441" w:name="_Toc107735547"/>
      <w:bookmarkStart w:id="5442" w:name="_Toc107735652"/>
      <w:bookmarkStart w:id="5443" w:name="_Toc107735756"/>
      <w:bookmarkStart w:id="5444" w:name="_Toc107735860"/>
      <w:bookmarkStart w:id="5445" w:name="_Toc107735964"/>
      <w:bookmarkStart w:id="5446" w:name="_Toc107736117"/>
      <w:bookmarkStart w:id="5447" w:name="_Toc107736264"/>
      <w:bookmarkStart w:id="5448" w:name="_Toc107736368"/>
      <w:bookmarkStart w:id="5449" w:name="_Toc107736590"/>
      <w:bookmarkStart w:id="5450" w:name="_Toc107736693"/>
      <w:bookmarkStart w:id="5451" w:name="_Toc107736796"/>
      <w:bookmarkStart w:id="5452" w:name="_Toc107736900"/>
      <w:bookmarkStart w:id="5453" w:name="_Toc107737752"/>
      <w:bookmarkStart w:id="5454" w:name="_Toc108099141"/>
      <w:bookmarkStart w:id="5455" w:name="_Toc113975556"/>
      <w:bookmarkStart w:id="5456" w:name="_Toc113976073"/>
      <w:bookmarkStart w:id="5457" w:name="_Toc114065603"/>
      <w:bookmarkStart w:id="5458" w:name="_Toc114065999"/>
      <w:bookmarkStart w:id="5459" w:name="_Toc113977107"/>
      <w:bookmarkStart w:id="5460" w:name="_Toc122700185"/>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del w:id="5461" w:author="An Tran, ACA (BUV)" w:date="2024-09-12T12:00:00Z" w16du:dateUtc="2024-09-12T05:00:00Z">
        <w:r w:rsidRPr="00734F86" w:rsidDel="00084B2A">
          <w:rPr>
            <w:rFonts w:cs="Arial"/>
            <w:szCs w:val="22"/>
            <w:lang w:val="vi-VN"/>
          </w:rPr>
          <w:delText xml:space="preserve">Can Staffordshire University’s grading scale and GPA be converted to the 4.0 system in the US or Germany so students can apply to higher education institution in these countries? </w:delText>
        </w:r>
        <w:r w:rsidR="00F06962" w:rsidRPr="00734F86" w:rsidDel="00084B2A">
          <w:rPr>
            <w:rFonts w:cs="Arial"/>
            <w:szCs w:val="22"/>
            <w:lang w:val="vi-VN"/>
          </w:rPr>
          <w:delText xml:space="preserve">/ </w:delText>
        </w:r>
        <w:r w:rsidR="00F06962" w:rsidRPr="00734F86" w:rsidDel="00084B2A">
          <w:rPr>
            <w:rFonts w:cs="Arial"/>
            <w:i/>
            <w:iCs/>
            <w:szCs w:val="22"/>
            <w:lang w:val="vi-VN"/>
          </w:rPr>
          <w:delText>Liệu</w:delText>
        </w:r>
        <w:r w:rsidRPr="00734F86" w:rsidDel="00084B2A">
          <w:rPr>
            <w:rFonts w:cs="Arial"/>
            <w:i/>
            <w:iCs/>
            <w:szCs w:val="22"/>
            <w:lang w:val="vi-VN"/>
          </w:rPr>
          <w:delText xml:space="preserve"> thang điểm và GPA của trường Đại học </w:delText>
        </w:r>
        <w:r w:rsidR="00A75226" w:rsidRPr="00734F86" w:rsidDel="00084B2A">
          <w:rPr>
            <w:rFonts w:cs="Arial"/>
            <w:i/>
            <w:iCs/>
            <w:szCs w:val="22"/>
            <w:lang w:val="vi-VN"/>
          </w:rPr>
          <w:delText>Staffordshire có</w:delText>
        </w:r>
        <w:r w:rsidRPr="00734F86" w:rsidDel="00084B2A">
          <w:rPr>
            <w:rFonts w:cs="Arial"/>
            <w:i/>
            <w:iCs/>
            <w:szCs w:val="22"/>
            <w:lang w:val="vi-VN"/>
          </w:rPr>
          <w:delText xml:space="preserve"> thể được chuyển đổi sang hệ thang điểm 4.0 ở Mỹ hay Đức để sinh viên có thể đăng ký học cao học tại các cở sở giáo dục ở những nước này?</w:delText>
        </w:r>
        <w:bookmarkStart w:id="5462" w:name="_Toc177044613"/>
        <w:bookmarkStart w:id="5463" w:name="_Toc177077310"/>
        <w:bookmarkEnd w:id="5459"/>
        <w:bookmarkEnd w:id="5460"/>
        <w:bookmarkEnd w:id="5462"/>
        <w:bookmarkEnd w:id="5463"/>
      </w:del>
    </w:p>
    <w:p w14:paraId="46D6DA8A" w14:textId="743AD827" w:rsidR="00D9034C" w:rsidRPr="004373E8" w:rsidDel="00084B2A" w:rsidRDefault="00D9034C" w:rsidP="003E1B62">
      <w:pPr>
        <w:pStyle w:val="ListParagraph"/>
        <w:tabs>
          <w:tab w:val="left" w:pos="630"/>
          <w:tab w:val="left" w:pos="720"/>
          <w:tab w:val="left" w:pos="1080"/>
        </w:tabs>
        <w:ind w:left="0"/>
        <w:contextualSpacing w:val="0"/>
        <w:rPr>
          <w:del w:id="5464" w:author="An Tran, ACA (BUV)" w:date="2024-09-12T12:00:00Z" w16du:dateUtc="2024-09-12T05:00:00Z"/>
          <w:rFonts w:ascii="iCiel Avenir LT Std 35 Light" w:hAnsi="iCiel Avenir LT Std 35 Light" w:cs="Arial"/>
          <w:b/>
          <w:bCs/>
          <w:sz w:val="22"/>
          <w:szCs w:val="22"/>
          <w:u w:val="single"/>
          <w:lang w:val="vi-VN"/>
        </w:rPr>
      </w:pPr>
      <w:del w:id="5465" w:author="An Tran, ACA (BUV)" w:date="2024-09-12T12:00:00Z" w16du:dateUtc="2024-09-12T05:00:00Z">
        <w:r w:rsidRPr="004373E8" w:rsidDel="00084B2A">
          <w:rPr>
            <w:rFonts w:ascii="iCiel Avenir LT Std 35 Light" w:hAnsi="iCiel Avenir LT Std 35 Light" w:cs="Arial"/>
            <w:b/>
            <w:bCs/>
            <w:sz w:val="22"/>
            <w:szCs w:val="22"/>
            <w:u w:val="single"/>
            <w:lang w:val="vi-VN"/>
          </w:rPr>
          <w:delText xml:space="preserve">Answer / </w:delText>
        </w:r>
        <w:r w:rsidRPr="004373E8" w:rsidDel="00084B2A">
          <w:rPr>
            <w:rFonts w:ascii="iCiel Avenir LT Std 35 Light" w:hAnsi="iCiel Avenir LT Std 35 Light" w:cs="Arial"/>
            <w:b/>
            <w:bCs/>
            <w:i/>
            <w:iCs/>
            <w:sz w:val="22"/>
            <w:szCs w:val="22"/>
            <w:u w:val="single"/>
            <w:lang w:val="vi-VN"/>
          </w:rPr>
          <w:delText>Câu trả lời</w:delText>
        </w:r>
        <w:r w:rsidRPr="004373E8" w:rsidDel="00084B2A">
          <w:rPr>
            <w:rFonts w:ascii="iCiel Avenir LT Std 35 Light" w:hAnsi="iCiel Avenir LT Std 35 Light" w:cs="Arial"/>
            <w:b/>
            <w:bCs/>
            <w:sz w:val="22"/>
            <w:szCs w:val="22"/>
            <w:u w:val="single"/>
            <w:lang w:val="vi-VN"/>
          </w:rPr>
          <w:delText>:</w:delText>
        </w:r>
        <w:r w:rsidRPr="004373E8" w:rsidDel="00084B2A">
          <w:rPr>
            <w:rFonts w:ascii="iCiel Avenir LT Std 35 Light" w:hAnsi="iCiel Avenir LT Std 35 Light" w:cs="Arial"/>
            <w:sz w:val="22"/>
            <w:szCs w:val="22"/>
            <w:lang w:val="vi-VN"/>
          </w:rPr>
          <w:delText xml:space="preserve"> </w:delText>
        </w:r>
        <w:bookmarkStart w:id="5466" w:name="_Toc177044614"/>
        <w:bookmarkStart w:id="5467" w:name="_Toc177077311"/>
        <w:bookmarkEnd w:id="5466"/>
        <w:bookmarkEnd w:id="5467"/>
      </w:del>
    </w:p>
    <w:p w14:paraId="3B8AB9D3" w14:textId="36FF2F0C" w:rsidR="00D9034C" w:rsidRPr="004373E8" w:rsidDel="00084B2A" w:rsidRDefault="00D9034C" w:rsidP="003E1B62">
      <w:pPr>
        <w:tabs>
          <w:tab w:val="left" w:pos="630"/>
          <w:tab w:val="left" w:pos="720"/>
          <w:tab w:val="left" w:pos="1080"/>
        </w:tabs>
        <w:ind w:firstLine="0"/>
        <w:rPr>
          <w:del w:id="5468" w:author="An Tran, ACA (BUV)" w:date="2024-09-12T12:00:00Z" w16du:dateUtc="2024-09-12T05:00:00Z"/>
          <w:rFonts w:ascii="iCiel Avenir LT Std 35 Light" w:hAnsi="iCiel Avenir LT Std 35 Light" w:cs="Arial"/>
          <w:sz w:val="22"/>
          <w:szCs w:val="22"/>
          <w:lang w:val="vi-VN"/>
        </w:rPr>
      </w:pPr>
      <w:del w:id="5469" w:author="An Tran, ACA (BUV)" w:date="2024-09-12T12:00:00Z" w16du:dateUtc="2024-09-12T05:00:00Z">
        <w:r w:rsidRPr="004373E8" w:rsidDel="00084B2A">
          <w:rPr>
            <w:rFonts w:ascii="iCiel Avenir LT Std 35 Light" w:hAnsi="iCiel Avenir LT Std 35 Light" w:cs="Arial"/>
            <w:sz w:val="22"/>
            <w:szCs w:val="22"/>
            <w:lang w:val="vi-VN"/>
          </w:rPr>
          <w:delText>Please kindly be informed that Staffordshire University does not have the conversion grade from UK Grading System to the 4.0 system or US and Germany grade system. However, we believe that the student can use your result to-date to apply for the student’s purpose as the UK education system is recognized worldwide.</w:delText>
        </w:r>
        <w:bookmarkStart w:id="5470" w:name="_Toc177044615"/>
        <w:bookmarkStart w:id="5471" w:name="_Toc177077312"/>
        <w:bookmarkEnd w:id="5470"/>
        <w:bookmarkEnd w:id="5471"/>
      </w:del>
    </w:p>
    <w:p w14:paraId="54079763" w14:textId="3D8D5411" w:rsidR="00D9034C" w:rsidRPr="004373E8" w:rsidDel="00084B2A" w:rsidRDefault="00D9034C" w:rsidP="003E1B62">
      <w:pPr>
        <w:tabs>
          <w:tab w:val="left" w:pos="630"/>
          <w:tab w:val="left" w:pos="720"/>
          <w:tab w:val="left" w:pos="1080"/>
        </w:tabs>
        <w:ind w:firstLine="0"/>
        <w:rPr>
          <w:del w:id="5472" w:author="An Tran, ACA (BUV)" w:date="2024-09-12T12:00:00Z" w16du:dateUtc="2024-09-12T05:00:00Z"/>
          <w:rFonts w:ascii="iCiel Avenir LT Std 35 Light" w:hAnsi="iCiel Avenir LT Std 35 Light" w:cs="Arial"/>
          <w:sz w:val="22"/>
          <w:szCs w:val="22"/>
          <w:lang w:val="vi-VN"/>
        </w:rPr>
      </w:pPr>
      <w:del w:id="5473" w:author="An Tran, ACA (BUV)" w:date="2024-09-12T12:00:00Z" w16du:dateUtc="2024-09-12T05:00:00Z">
        <w:r w:rsidRPr="004373E8" w:rsidDel="00084B2A">
          <w:rPr>
            <w:rFonts w:ascii="iCiel Avenir LT Std 35 Light" w:hAnsi="iCiel Avenir LT Std 35 Light" w:cs="Arial"/>
            <w:sz w:val="22"/>
            <w:szCs w:val="22"/>
            <w:lang w:val="vi-VN"/>
          </w:rPr>
          <w:delText>Staffordshire University would advise the students to contact the international admissions department of the university that the student is applying for higher education to enquire specific entry requirements &amp; instructions.</w:delText>
        </w:r>
        <w:bookmarkStart w:id="5474" w:name="_Toc177044616"/>
        <w:bookmarkStart w:id="5475" w:name="_Toc177077313"/>
        <w:bookmarkEnd w:id="5474"/>
        <w:bookmarkEnd w:id="5475"/>
      </w:del>
    </w:p>
    <w:p w14:paraId="42479299" w14:textId="0F687144" w:rsidR="00D9034C" w:rsidRPr="004373E8" w:rsidDel="00084B2A" w:rsidRDefault="00D9034C" w:rsidP="003E1B62">
      <w:pPr>
        <w:tabs>
          <w:tab w:val="left" w:pos="630"/>
          <w:tab w:val="left" w:pos="720"/>
          <w:tab w:val="left" w:pos="1080"/>
        </w:tabs>
        <w:ind w:firstLine="0"/>
        <w:rPr>
          <w:del w:id="5476" w:author="An Tran, ACA (BUV)" w:date="2024-09-12T12:00:00Z" w16du:dateUtc="2024-09-12T05:00:00Z"/>
          <w:rFonts w:ascii="iCiel Avenir LT Std 35 Light" w:hAnsi="iCiel Avenir LT Std 35 Light" w:cs="Arial"/>
          <w:sz w:val="22"/>
          <w:szCs w:val="22"/>
          <w:lang w:val="vi-VN"/>
        </w:rPr>
      </w:pPr>
      <w:del w:id="5477" w:author="An Tran, ACA (BUV)" w:date="2024-09-12T12:00:00Z" w16du:dateUtc="2024-09-12T05:00:00Z">
        <w:r w:rsidRPr="004373E8" w:rsidDel="00084B2A">
          <w:rPr>
            <w:rFonts w:ascii="iCiel Avenir LT Std 35 Light" w:hAnsi="iCiel Avenir LT Std 35 Light" w:cs="Arial"/>
            <w:sz w:val="22"/>
            <w:szCs w:val="22"/>
            <w:lang w:val="vi-VN"/>
          </w:rPr>
          <w:delText>In addition, students can also refer to the link below for your reference.</w:delText>
        </w:r>
        <w:bookmarkStart w:id="5478" w:name="_Toc177044617"/>
        <w:bookmarkStart w:id="5479" w:name="_Toc177077314"/>
        <w:bookmarkEnd w:id="5478"/>
        <w:bookmarkEnd w:id="5479"/>
      </w:del>
    </w:p>
    <w:p w14:paraId="4ECFC50F" w14:textId="32BAC343" w:rsidR="00D9034C" w:rsidRPr="004373E8" w:rsidDel="00084B2A" w:rsidRDefault="00F576D4" w:rsidP="003E1B62">
      <w:pPr>
        <w:tabs>
          <w:tab w:val="left" w:pos="630"/>
          <w:tab w:val="left" w:pos="720"/>
          <w:tab w:val="left" w:pos="1080"/>
        </w:tabs>
        <w:rPr>
          <w:del w:id="5480" w:author="An Tran, ACA (BUV)" w:date="2024-09-12T12:00:00Z" w16du:dateUtc="2024-09-12T05:00:00Z"/>
          <w:rFonts w:ascii="iCiel Avenir LT Std 35 Light" w:hAnsi="iCiel Avenir LT Std 35 Light" w:cs="Arial"/>
          <w:sz w:val="22"/>
          <w:szCs w:val="22"/>
          <w:lang w:val="vi-VN"/>
        </w:rPr>
      </w:pPr>
      <w:del w:id="5481" w:author="An Tran, ACA (BUV)" w:date="2024-09-12T12:00:00Z" w16du:dateUtc="2024-09-12T05:00:00Z">
        <w:r w:rsidDel="00084B2A">
          <w:fldChar w:fldCharType="begin"/>
        </w:r>
        <w:r w:rsidDel="00084B2A">
          <w:delInstrText>HYPERLINK "https://gpacalculator.net/grade-conversion/united-kingdom/"</w:delInstrText>
        </w:r>
        <w:r w:rsidDel="00084B2A">
          <w:fldChar w:fldCharType="separate"/>
        </w:r>
        <w:r w:rsidR="00D9034C" w:rsidRPr="004373E8" w:rsidDel="00084B2A">
          <w:rPr>
            <w:rStyle w:val="Hyperlink"/>
            <w:rFonts w:ascii="iCiel Avenir LT Std 35 Light" w:hAnsi="iCiel Avenir LT Std 35 Light" w:cs="Arial"/>
            <w:sz w:val="22"/>
            <w:szCs w:val="22"/>
            <w:lang w:val="vi-VN"/>
          </w:rPr>
          <w:delText>https://gpacalculator.net/grade-conversion/united-kingdom/</w:delText>
        </w:r>
        <w:r w:rsidDel="00084B2A">
          <w:rPr>
            <w:rStyle w:val="Hyperlink"/>
            <w:rFonts w:ascii="iCiel Avenir LT Std 35 Light" w:hAnsi="iCiel Avenir LT Std 35 Light" w:cs="Arial"/>
            <w:sz w:val="22"/>
            <w:szCs w:val="22"/>
            <w:lang w:val="vi-VN"/>
          </w:rPr>
          <w:fldChar w:fldCharType="end"/>
        </w:r>
        <w:r w:rsidR="00D9034C" w:rsidRPr="004373E8" w:rsidDel="00084B2A">
          <w:rPr>
            <w:rFonts w:ascii="iCiel Avenir LT Std 35 Light" w:hAnsi="iCiel Avenir LT Std 35 Light" w:cs="Arial"/>
            <w:sz w:val="22"/>
            <w:szCs w:val="22"/>
            <w:lang w:val="vi-VN"/>
          </w:rPr>
          <w:delText xml:space="preserve"> </w:delText>
        </w:r>
        <w:bookmarkStart w:id="5482" w:name="_Toc177044618"/>
        <w:bookmarkStart w:id="5483" w:name="_Toc177077315"/>
        <w:bookmarkEnd w:id="5482"/>
        <w:bookmarkEnd w:id="5483"/>
      </w:del>
    </w:p>
    <w:p w14:paraId="13C7A33F" w14:textId="04EE00CD" w:rsidR="00D9034C" w:rsidRPr="004373E8" w:rsidDel="00084B2A" w:rsidRDefault="00D9034C" w:rsidP="003E1B62">
      <w:pPr>
        <w:tabs>
          <w:tab w:val="left" w:pos="630"/>
          <w:tab w:val="left" w:pos="720"/>
          <w:tab w:val="left" w:pos="1080"/>
        </w:tabs>
        <w:ind w:firstLine="0"/>
        <w:rPr>
          <w:del w:id="5484" w:author="An Tran, ACA (BUV)" w:date="2024-09-12T12:00:00Z" w16du:dateUtc="2024-09-12T05:00:00Z"/>
          <w:rFonts w:ascii="iCiel Avenir LT Std 35 Light" w:hAnsi="iCiel Avenir LT Std 35 Light" w:cs="Arial"/>
          <w:sz w:val="22"/>
          <w:szCs w:val="22"/>
          <w:lang w:val="vi-VN"/>
        </w:rPr>
      </w:pPr>
      <w:del w:id="5485" w:author="An Tran, ACA (BUV)" w:date="2024-09-12T12:00:00Z" w16du:dateUtc="2024-09-12T05:00:00Z">
        <w:r w:rsidRPr="004373E8" w:rsidDel="00084B2A">
          <w:rPr>
            <w:rFonts w:ascii="iCiel Avenir LT Std 35 Light" w:hAnsi="iCiel Avenir LT Std 35 Light" w:cs="Arial"/>
            <w:sz w:val="22"/>
            <w:szCs w:val="22"/>
            <w:lang w:val="vi-VN"/>
          </w:rPr>
          <w:delText xml:space="preserve">In case the student needs the reference letter for the higher education, please email to Student </w:delText>
        </w:r>
        <w:r w:rsidR="003E6043" w:rsidRPr="004373E8" w:rsidDel="00084B2A">
          <w:rPr>
            <w:rFonts w:ascii="iCiel Avenir LT Std 35 Light" w:hAnsi="iCiel Avenir LT Std 35 Light" w:cs="Arial"/>
            <w:sz w:val="22"/>
            <w:szCs w:val="22"/>
            <w:lang w:val="vi-VN"/>
          </w:rPr>
          <w:delText>Careers Services</w:delText>
        </w:r>
        <w:r w:rsidRPr="004373E8" w:rsidDel="00084B2A">
          <w:rPr>
            <w:rFonts w:ascii="iCiel Avenir LT Std 35 Light" w:hAnsi="iCiel Avenir LT Std 35 Light" w:cs="Arial"/>
            <w:sz w:val="22"/>
            <w:szCs w:val="22"/>
            <w:lang w:val="vi-VN"/>
          </w:rPr>
          <w:delText xml:space="preserve"> at</w:delText>
        </w:r>
        <w:r w:rsidR="003E6043" w:rsidRPr="004373E8" w:rsidDel="00084B2A">
          <w:rPr>
            <w:rFonts w:ascii="iCiel Avenir LT Std 35 Light" w:hAnsi="iCiel Avenir LT Std 35 Light" w:cs="Arial"/>
            <w:sz w:val="22"/>
            <w:szCs w:val="22"/>
            <w:lang w:val="vi-VN"/>
          </w:rPr>
          <w:delText xml:space="preserve"> </w:delText>
        </w:r>
        <w:r w:rsidR="00F576D4" w:rsidDel="00084B2A">
          <w:fldChar w:fldCharType="begin"/>
        </w:r>
        <w:r w:rsidR="00F576D4" w:rsidDel="00084B2A">
          <w:delInstrText>HYPERLINK "mailto:se-careers@buv.edu.vn"</w:delInstrText>
        </w:r>
        <w:r w:rsidR="00F576D4" w:rsidDel="00084B2A">
          <w:fldChar w:fldCharType="separate"/>
        </w:r>
        <w:r w:rsidR="003E6043" w:rsidRPr="004373E8" w:rsidDel="00084B2A">
          <w:rPr>
            <w:rStyle w:val="Hyperlink"/>
            <w:rFonts w:ascii="iCiel Avenir LT Std 35 Light" w:hAnsi="iCiel Avenir LT Std 35 Light" w:cs="Arial"/>
            <w:sz w:val="22"/>
            <w:szCs w:val="22"/>
            <w:lang w:val="vi-VN"/>
          </w:rPr>
          <w:delText>se-careers@buv.edu.vn</w:delText>
        </w:r>
        <w:r w:rsidR="00F576D4" w:rsidDel="00084B2A">
          <w:rPr>
            <w:rStyle w:val="Hyperlink"/>
            <w:rFonts w:ascii="iCiel Avenir LT Std 35 Light" w:hAnsi="iCiel Avenir LT Std 35 Light" w:cs="Arial"/>
            <w:sz w:val="22"/>
            <w:szCs w:val="22"/>
            <w:lang w:val="vi-VN"/>
          </w:rPr>
          <w:fldChar w:fldCharType="end"/>
        </w:r>
        <w:r w:rsidR="003E6043" w:rsidRPr="004373E8" w:rsidDel="00084B2A">
          <w:rPr>
            <w:rFonts w:ascii="iCiel Avenir LT Std 35 Light" w:hAnsi="iCiel Avenir LT Std 35 Light" w:cs="Arial"/>
            <w:sz w:val="22"/>
            <w:szCs w:val="22"/>
            <w:lang w:val="vi-VN"/>
          </w:rPr>
          <w:delText xml:space="preserve"> </w:delText>
        </w:r>
        <w:r w:rsidRPr="004373E8" w:rsidDel="00084B2A">
          <w:rPr>
            <w:rFonts w:ascii="iCiel Avenir LT Std 35 Light" w:hAnsi="iCiel Avenir LT Std 35 Light" w:cs="Arial"/>
            <w:sz w:val="22"/>
            <w:szCs w:val="22"/>
            <w:lang w:val="vi-VN"/>
          </w:rPr>
          <w:delText>for their support.</w:delText>
        </w:r>
        <w:bookmarkStart w:id="5486" w:name="_Toc177044619"/>
        <w:bookmarkStart w:id="5487" w:name="_Toc177077316"/>
        <w:bookmarkEnd w:id="5486"/>
        <w:bookmarkEnd w:id="5487"/>
      </w:del>
    </w:p>
    <w:p w14:paraId="6CCE76B5" w14:textId="598BDF72" w:rsidR="00D9034C" w:rsidRPr="004373E8" w:rsidDel="00084B2A" w:rsidRDefault="00D9034C" w:rsidP="003E1B62">
      <w:pPr>
        <w:ind w:firstLine="0"/>
        <w:rPr>
          <w:del w:id="5488" w:author="An Tran, ACA (BUV)" w:date="2024-09-12T12:00:00Z" w16du:dateUtc="2024-09-12T05:00:00Z"/>
          <w:rFonts w:ascii="iCiel Avenir LT Std 35 Light" w:hAnsi="iCiel Avenir LT Std 35 Light" w:cs="Arial"/>
          <w:i/>
          <w:iCs/>
          <w:sz w:val="22"/>
          <w:szCs w:val="22"/>
          <w:lang w:val="vi-VN"/>
        </w:rPr>
      </w:pPr>
      <w:del w:id="5489" w:author="An Tran, ACA (BUV)" w:date="2024-09-12T12:00:00Z" w16du:dateUtc="2024-09-12T05:00:00Z">
        <w:r w:rsidRPr="004373E8" w:rsidDel="00084B2A">
          <w:rPr>
            <w:rFonts w:ascii="iCiel Avenir LT Std 35 Light" w:hAnsi="iCiel Avenir LT Std 35 Light" w:cs="Arial"/>
            <w:i/>
            <w:iCs/>
            <w:sz w:val="22"/>
            <w:szCs w:val="22"/>
            <w:lang w:val="vi-VN"/>
          </w:rPr>
          <w:delText>Đại học Staffordshire không cung cấp điểm chuyển đổi từ hệ thang điểm Anh sang hệ thang điểm 4.0 hay hệ thang điểm của nước Mỹ hãy Đức. Tuy nhiên, chúng tôi tin rằng sinh viên có thể sử dụng kết quả gần nhất để để đăng ký các chương trình đào tạo theo ý muốn vì hệ thống giáo dục và thang điểm của Anh được công nhận trên toàn thế giới.</w:delText>
        </w:r>
        <w:r w:rsidR="009A1281" w:rsidRPr="004373E8" w:rsidDel="00084B2A">
          <w:rPr>
            <w:rFonts w:ascii="iCiel Avenir LT Std 35 Light" w:hAnsi="iCiel Avenir LT Std 35 Light" w:cs="Arial"/>
            <w:i/>
            <w:iCs/>
            <w:sz w:val="22"/>
            <w:szCs w:val="22"/>
            <w:lang w:val="vi-VN"/>
          </w:rPr>
          <w:delText xml:space="preserve"> </w:delText>
        </w:r>
        <w:r w:rsidRPr="004373E8" w:rsidDel="00084B2A">
          <w:rPr>
            <w:rFonts w:ascii="iCiel Avenir LT Std 35 Light" w:hAnsi="iCiel Avenir LT Std 35 Light" w:cs="Arial"/>
            <w:i/>
            <w:iCs/>
            <w:sz w:val="22"/>
            <w:szCs w:val="22"/>
            <w:lang w:val="vi-VN"/>
          </w:rPr>
          <w:delText>Đại học Staffordshire University khuyến khích sinh viên liên hệ với bộ phận tuyển sinh quốc tế của trường đại học mà sinh viên muốn đăng ký học cao học để nhận được yêu cầu và hướng dẫn tuyển sinh cụ thể.</w:delText>
        </w:r>
        <w:bookmarkStart w:id="5490" w:name="_Toc177044620"/>
        <w:bookmarkStart w:id="5491" w:name="_Toc177077317"/>
        <w:bookmarkEnd w:id="5490"/>
        <w:bookmarkEnd w:id="5491"/>
      </w:del>
    </w:p>
    <w:p w14:paraId="47AD0141" w14:textId="5966FEF9" w:rsidR="00D9034C" w:rsidRPr="004373E8" w:rsidDel="00084B2A" w:rsidRDefault="00D9034C" w:rsidP="003E1B62">
      <w:pPr>
        <w:tabs>
          <w:tab w:val="left" w:pos="630"/>
          <w:tab w:val="left" w:pos="720"/>
          <w:tab w:val="left" w:pos="1080"/>
        </w:tabs>
        <w:ind w:firstLine="0"/>
        <w:rPr>
          <w:del w:id="5492" w:author="An Tran, ACA (BUV)" w:date="2024-09-12T12:00:00Z" w16du:dateUtc="2024-09-12T05:00:00Z"/>
          <w:rFonts w:ascii="iCiel Avenir LT Std 35 Light" w:hAnsi="iCiel Avenir LT Std 35 Light" w:cs="Arial"/>
          <w:i/>
          <w:iCs/>
          <w:sz w:val="22"/>
          <w:szCs w:val="22"/>
          <w:lang w:val="vi-VN"/>
        </w:rPr>
      </w:pPr>
      <w:del w:id="5493" w:author="An Tran, ACA (BUV)" w:date="2024-09-12T12:00:00Z" w16du:dateUtc="2024-09-12T05:00:00Z">
        <w:r w:rsidRPr="004373E8" w:rsidDel="00084B2A">
          <w:rPr>
            <w:rFonts w:ascii="iCiel Avenir LT Std 35 Light" w:hAnsi="iCiel Avenir LT Std 35 Light" w:cs="Arial"/>
            <w:i/>
            <w:iCs/>
            <w:sz w:val="22"/>
            <w:szCs w:val="22"/>
            <w:lang w:val="vi-VN"/>
          </w:rPr>
          <w:delText>Ngoài ra, sinh viên cũng có thể tham khảo đường dưới đây về cách quy đổi:</w:delText>
        </w:r>
        <w:bookmarkStart w:id="5494" w:name="_Toc177044621"/>
        <w:bookmarkStart w:id="5495" w:name="_Toc177077318"/>
        <w:bookmarkEnd w:id="5494"/>
        <w:bookmarkEnd w:id="5495"/>
      </w:del>
    </w:p>
    <w:p w14:paraId="5315EC0F" w14:textId="2732B1E7" w:rsidR="00D9034C" w:rsidRPr="004373E8" w:rsidDel="00084B2A" w:rsidRDefault="00F576D4" w:rsidP="003E1B62">
      <w:pPr>
        <w:tabs>
          <w:tab w:val="left" w:pos="630"/>
          <w:tab w:val="left" w:pos="720"/>
          <w:tab w:val="left" w:pos="1080"/>
        </w:tabs>
        <w:rPr>
          <w:del w:id="5496" w:author="An Tran, ACA (BUV)" w:date="2024-09-12T12:00:00Z" w16du:dateUtc="2024-09-12T05:00:00Z"/>
          <w:rFonts w:ascii="iCiel Avenir LT Std 35 Light" w:hAnsi="iCiel Avenir LT Std 35 Light" w:cs="Arial"/>
          <w:i/>
          <w:iCs/>
          <w:sz w:val="22"/>
          <w:szCs w:val="22"/>
          <w:lang w:val="vi-VN"/>
        </w:rPr>
      </w:pPr>
      <w:del w:id="5497" w:author="An Tran, ACA (BUV)" w:date="2024-09-12T12:00:00Z" w16du:dateUtc="2024-09-12T05:00:00Z">
        <w:r w:rsidDel="00084B2A">
          <w:fldChar w:fldCharType="begin"/>
        </w:r>
        <w:r w:rsidDel="00084B2A">
          <w:delInstrText>HYPERLINK "https://gpacalculator.net/grade-conversion/united-kingdom/"</w:delInstrText>
        </w:r>
        <w:r w:rsidDel="00084B2A">
          <w:fldChar w:fldCharType="separate"/>
        </w:r>
        <w:r w:rsidR="00D9034C" w:rsidRPr="004373E8" w:rsidDel="00084B2A">
          <w:rPr>
            <w:rStyle w:val="Hyperlink"/>
            <w:rFonts w:ascii="iCiel Avenir LT Std 35 Light" w:hAnsi="iCiel Avenir LT Std 35 Light" w:cs="Arial"/>
            <w:i/>
            <w:iCs/>
            <w:sz w:val="22"/>
            <w:szCs w:val="22"/>
            <w:lang w:val="vi-VN"/>
          </w:rPr>
          <w:delText>https://gpacalculator.net/grade-conversion/united-kingdom/</w:delText>
        </w:r>
        <w:r w:rsidDel="00084B2A">
          <w:rPr>
            <w:rStyle w:val="Hyperlink"/>
            <w:rFonts w:ascii="iCiel Avenir LT Std 35 Light" w:hAnsi="iCiel Avenir LT Std 35 Light" w:cs="Arial"/>
            <w:i/>
            <w:iCs/>
            <w:sz w:val="22"/>
            <w:szCs w:val="22"/>
            <w:lang w:val="vi-VN"/>
          </w:rPr>
          <w:fldChar w:fldCharType="end"/>
        </w:r>
        <w:r w:rsidR="00D9034C" w:rsidRPr="004373E8" w:rsidDel="00084B2A">
          <w:rPr>
            <w:rFonts w:ascii="iCiel Avenir LT Std 35 Light" w:hAnsi="iCiel Avenir LT Std 35 Light" w:cs="Arial"/>
            <w:i/>
            <w:iCs/>
            <w:sz w:val="22"/>
            <w:szCs w:val="22"/>
            <w:lang w:val="vi-VN"/>
          </w:rPr>
          <w:delText xml:space="preserve"> </w:delText>
        </w:r>
        <w:bookmarkStart w:id="5498" w:name="_Toc177044622"/>
        <w:bookmarkStart w:id="5499" w:name="_Toc177077319"/>
        <w:bookmarkEnd w:id="5498"/>
        <w:bookmarkEnd w:id="5499"/>
      </w:del>
    </w:p>
    <w:p w14:paraId="0B0DE64D" w14:textId="35B5B0C6" w:rsidR="00D9034C" w:rsidRPr="004373E8" w:rsidDel="00084B2A" w:rsidRDefault="00D9034C" w:rsidP="003E1B62">
      <w:pPr>
        <w:tabs>
          <w:tab w:val="left" w:pos="630"/>
          <w:tab w:val="left" w:pos="720"/>
          <w:tab w:val="left" w:pos="1080"/>
        </w:tabs>
        <w:ind w:firstLine="0"/>
        <w:rPr>
          <w:del w:id="5500" w:author="An Tran, ACA (BUV)" w:date="2024-09-12T12:00:00Z" w16du:dateUtc="2024-09-12T05:00:00Z"/>
          <w:rFonts w:ascii="iCiel Avenir LT Std 35 Light" w:hAnsi="iCiel Avenir LT Std 35 Light" w:cs="Arial"/>
          <w:i/>
          <w:iCs/>
          <w:sz w:val="22"/>
          <w:szCs w:val="22"/>
          <w:lang w:val="vi-VN"/>
        </w:rPr>
      </w:pPr>
      <w:del w:id="5501" w:author="An Tran, ACA (BUV)" w:date="2024-09-12T12:00:00Z" w16du:dateUtc="2024-09-12T05:00:00Z">
        <w:r w:rsidRPr="004373E8" w:rsidDel="00084B2A">
          <w:rPr>
            <w:rFonts w:ascii="iCiel Avenir LT Std 35 Light" w:hAnsi="iCiel Avenir LT Std 35 Light" w:cs="Arial"/>
            <w:i/>
            <w:iCs/>
            <w:sz w:val="22"/>
            <w:szCs w:val="22"/>
            <w:lang w:val="vi-VN"/>
          </w:rPr>
          <w:delText xml:space="preserve">Trong trường hợp cần thư giới thiệu để đăng ký học cao học, sinh viên vui lòng liên hệ với </w:delText>
        </w:r>
        <w:r w:rsidR="00F918B8" w:rsidRPr="004373E8" w:rsidDel="00084B2A">
          <w:rPr>
            <w:rFonts w:ascii="iCiel Avenir LT Std 35 Light" w:hAnsi="iCiel Avenir LT Std 35 Light" w:cs="Arial"/>
            <w:i/>
            <w:iCs/>
            <w:sz w:val="22"/>
            <w:szCs w:val="22"/>
            <w:lang w:val="vi-VN"/>
          </w:rPr>
          <w:delText xml:space="preserve">Bộ phận </w:delText>
        </w:r>
        <w:r w:rsidR="003E6043" w:rsidRPr="004373E8" w:rsidDel="00084B2A">
          <w:rPr>
            <w:rFonts w:ascii="iCiel Avenir LT Std 35 Light" w:hAnsi="iCiel Avenir LT Std 35 Light" w:cs="Arial"/>
            <w:i/>
            <w:iCs/>
            <w:sz w:val="22"/>
            <w:szCs w:val="22"/>
            <w:lang w:val="vi-VN"/>
          </w:rPr>
          <w:delText>Dịch vụ Hướng nghiệp</w:delText>
        </w:r>
        <w:r w:rsidR="00F918B8" w:rsidRPr="004373E8" w:rsidDel="00084B2A">
          <w:rPr>
            <w:rFonts w:ascii="iCiel Avenir LT Std 35 Light" w:hAnsi="iCiel Avenir LT Std 35 Light" w:cs="Arial"/>
            <w:i/>
            <w:iCs/>
            <w:sz w:val="22"/>
            <w:szCs w:val="22"/>
            <w:lang w:val="vi-VN"/>
          </w:rPr>
          <w:delText xml:space="preserve"> </w:delText>
        </w:r>
        <w:r w:rsidRPr="004373E8" w:rsidDel="00084B2A">
          <w:rPr>
            <w:rFonts w:ascii="iCiel Avenir LT Std 35 Light" w:hAnsi="iCiel Avenir LT Std 35 Light" w:cs="Arial"/>
            <w:i/>
            <w:iCs/>
            <w:sz w:val="22"/>
            <w:szCs w:val="22"/>
            <w:lang w:val="vi-VN"/>
          </w:rPr>
          <w:delText xml:space="preserve">qua email </w:delText>
        </w:r>
        <w:r w:rsidR="00F576D4" w:rsidDel="00084B2A">
          <w:fldChar w:fldCharType="begin"/>
        </w:r>
        <w:r w:rsidR="00F576D4" w:rsidDel="00084B2A">
          <w:delInstrText>HYPERLINK "mailto:se-careers@buv.edu.vn"</w:delInstrText>
        </w:r>
        <w:r w:rsidR="00F576D4" w:rsidDel="00084B2A">
          <w:fldChar w:fldCharType="separate"/>
        </w:r>
        <w:r w:rsidR="003E6043" w:rsidRPr="004373E8" w:rsidDel="00084B2A">
          <w:rPr>
            <w:rStyle w:val="Hyperlink"/>
            <w:rFonts w:ascii="iCiel Avenir LT Std 35 Light" w:hAnsi="iCiel Avenir LT Std 35 Light" w:cs="Arial"/>
            <w:i/>
            <w:iCs/>
            <w:sz w:val="22"/>
            <w:szCs w:val="22"/>
            <w:lang w:val="vi-VN"/>
          </w:rPr>
          <w:delText>se-careers@buv.edu.vn</w:delText>
        </w:r>
        <w:r w:rsidR="00F576D4" w:rsidDel="00084B2A">
          <w:rPr>
            <w:rStyle w:val="Hyperlink"/>
            <w:rFonts w:ascii="iCiel Avenir LT Std 35 Light" w:hAnsi="iCiel Avenir LT Std 35 Light" w:cs="Arial"/>
            <w:i/>
            <w:iCs/>
            <w:sz w:val="22"/>
            <w:szCs w:val="22"/>
            <w:lang w:val="vi-VN"/>
          </w:rPr>
          <w:fldChar w:fldCharType="end"/>
        </w:r>
        <w:r w:rsidR="003E6043" w:rsidRPr="004373E8" w:rsidDel="00084B2A">
          <w:rPr>
            <w:rFonts w:ascii="iCiel Avenir LT Std 35 Light" w:hAnsi="iCiel Avenir LT Std 35 Light" w:cs="Arial"/>
            <w:i/>
            <w:iCs/>
            <w:sz w:val="22"/>
            <w:szCs w:val="22"/>
            <w:lang w:val="vi-VN"/>
          </w:rPr>
          <w:delText xml:space="preserve"> </w:delText>
        </w:r>
        <w:r w:rsidRPr="004373E8" w:rsidDel="00084B2A">
          <w:rPr>
            <w:rFonts w:ascii="iCiel Avenir LT Std 35 Light" w:hAnsi="iCiel Avenir LT Std 35 Light" w:cs="Arial"/>
            <w:i/>
            <w:iCs/>
            <w:sz w:val="22"/>
            <w:szCs w:val="22"/>
            <w:lang w:val="vi-VN"/>
          </w:rPr>
          <w:delText>để được hỗ trợ.</w:delText>
        </w:r>
        <w:bookmarkStart w:id="5502" w:name="_Toc177044623"/>
        <w:bookmarkStart w:id="5503" w:name="_Toc177077320"/>
        <w:bookmarkEnd w:id="5502"/>
        <w:bookmarkEnd w:id="5503"/>
      </w:del>
    </w:p>
    <w:p w14:paraId="2F48CC33" w14:textId="6B3063C3" w:rsidR="00D9034C" w:rsidRPr="00734F86" w:rsidDel="00084B2A" w:rsidRDefault="00D9034C">
      <w:pPr>
        <w:pStyle w:val="Question"/>
        <w:numPr>
          <w:ilvl w:val="0"/>
          <w:numId w:val="44"/>
        </w:numPr>
        <w:tabs>
          <w:tab w:val="left" w:pos="630"/>
          <w:tab w:val="left" w:pos="990"/>
        </w:tabs>
        <w:spacing w:before="100" w:line="400" w:lineRule="exact"/>
        <w:ind w:left="0" w:firstLine="720"/>
        <w:rPr>
          <w:del w:id="5504" w:author="An Tran, ACA (BUV)" w:date="2024-09-12T12:00:00Z" w16du:dateUtc="2024-09-12T05:00:00Z"/>
          <w:rFonts w:cs="Arial"/>
          <w:i/>
          <w:iCs/>
          <w:szCs w:val="22"/>
          <w:rPrChange w:id="5505" w:author="An Tran, ACA (BUV)" w:date="2024-09-10T10:42:00Z" w16du:dateUtc="2024-09-10T03:42:00Z">
            <w:rPr>
              <w:del w:id="5506" w:author="An Tran, ACA (BUV)" w:date="2024-09-12T12:00:00Z" w16du:dateUtc="2024-09-12T05:00:00Z"/>
              <w:rFonts w:cs="Arial"/>
              <w:b w:val="0"/>
              <w:szCs w:val="22"/>
              <w:lang w:val="vi-VN"/>
            </w:rPr>
          </w:rPrChange>
        </w:rPr>
        <w:pPrChange w:id="5507" w:author="An Tran, ACA (BUV)" w:date="2024-09-10T10:34:00Z" w16du:dateUtc="2024-09-10T03:34:00Z">
          <w:pPr>
            <w:pStyle w:val="Question"/>
            <w:numPr>
              <w:numId w:val="24"/>
            </w:numPr>
            <w:tabs>
              <w:tab w:val="left" w:pos="630"/>
              <w:tab w:val="left" w:pos="1080"/>
            </w:tabs>
            <w:spacing w:before="100" w:line="400" w:lineRule="exact"/>
            <w:ind w:left="3870" w:hanging="360"/>
          </w:pPr>
        </w:pPrChange>
      </w:pPr>
      <w:bookmarkStart w:id="5508" w:name="_Toc107734222"/>
      <w:bookmarkStart w:id="5509" w:name="_Toc107734436"/>
      <w:bookmarkStart w:id="5510" w:name="_Toc107734888"/>
      <w:bookmarkStart w:id="5511" w:name="_Toc107735110"/>
      <w:bookmarkStart w:id="5512" w:name="_Toc107735237"/>
      <w:bookmarkStart w:id="5513" w:name="_Toc107735342"/>
      <w:bookmarkStart w:id="5514" w:name="_Toc107735446"/>
      <w:bookmarkStart w:id="5515" w:name="_Toc107735549"/>
      <w:bookmarkStart w:id="5516" w:name="_Toc107735654"/>
      <w:bookmarkStart w:id="5517" w:name="_Toc107735758"/>
      <w:bookmarkStart w:id="5518" w:name="_Toc107735862"/>
      <w:bookmarkStart w:id="5519" w:name="_Toc107735966"/>
      <w:bookmarkStart w:id="5520" w:name="_Toc107736119"/>
      <w:bookmarkStart w:id="5521" w:name="_Toc107736266"/>
      <w:bookmarkStart w:id="5522" w:name="_Toc107736370"/>
      <w:bookmarkStart w:id="5523" w:name="_Toc107736592"/>
      <w:bookmarkStart w:id="5524" w:name="_Toc107736695"/>
      <w:bookmarkStart w:id="5525" w:name="_Toc107736798"/>
      <w:bookmarkStart w:id="5526" w:name="_Toc107736902"/>
      <w:bookmarkStart w:id="5527" w:name="_Toc107737754"/>
      <w:bookmarkStart w:id="5528" w:name="_Toc108099143"/>
      <w:bookmarkStart w:id="5529" w:name="_Toc113975558"/>
      <w:bookmarkStart w:id="5530" w:name="_Toc113976075"/>
      <w:bookmarkStart w:id="5531" w:name="_Toc114065605"/>
      <w:bookmarkStart w:id="5532" w:name="_Toc114066001"/>
      <w:bookmarkStart w:id="5533" w:name="_Toc113977108"/>
      <w:bookmarkStart w:id="5534" w:name="_Toc122700186"/>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del w:id="5535" w:author="An Tran, ACA (BUV)" w:date="2024-09-12T12:00:00Z" w16du:dateUtc="2024-09-12T05:00:00Z">
        <w:r w:rsidRPr="00734F86" w:rsidDel="00084B2A">
          <w:rPr>
            <w:rFonts w:cs="Arial"/>
            <w:szCs w:val="22"/>
            <w:rPrChange w:id="5536" w:author="An Tran, ACA (BUV)" w:date="2024-09-10T10:33:00Z" w16du:dateUtc="2024-09-10T03:33:00Z">
              <w:rPr>
                <w:rFonts w:cs="Arial"/>
                <w:szCs w:val="22"/>
                <w:lang w:val="vi-VN"/>
              </w:rPr>
            </w:rPrChange>
          </w:rPr>
          <w:delText>How can students have a copy or a re-issued version of the transcript/degree certificate?</w:delText>
        </w:r>
        <w:r w:rsidRPr="00734F86" w:rsidDel="00084B2A">
          <w:rPr>
            <w:rFonts w:cs="Arial"/>
            <w:b w:val="0"/>
            <w:szCs w:val="22"/>
            <w:rPrChange w:id="5537" w:author="An Tran, ACA (BUV)" w:date="2024-09-10T10:33:00Z" w16du:dateUtc="2024-09-10T03:33:00Z">
              <w:rPr>
                <w:rFonts w:cs="Arial"/>
                <w:b w:val="0"/>
                <w:szCs w:val="22"/>
                <w:lang w:val="vi-VN"/>
              </w:rPr>
            </w:rPrChange>
          </w:rPr>
          <w:delText xml:space="preserve"> / </w:delText>
        </w:r>
        <w:r w:rsidRPr="00734F86" w:rsidDel="00084B2A">
          <w:rPr>
            <w:rFonts w:cs="Arial"/>
            <w:i/>
            <w:iCs/>
            <w:szCs w:val="22"/>
            <w:rPrChange w:id="5538" w:author="An Tran, ACA (BUV)" w:date="2024-09-10T10:42:00Z" w16du:dateUtc="2024-09-10T03:42:00Z">
              <w:rPr>
                <w:rFonts w:cs="Arial"/>
                <w:i/>
                <w:iCs/>
                <w:szCs w:val="22"/>
                <w:lang w:val="vi-VN"/>
              </w:rPr>
            </w:rPrChange>
          </w:rPr>
          <w:delText>Làm thế nào để sinh viên có thể xin bản sao hoặc xin cấp lại bảng điểm chính thức hoặc bằng tốt nghiệp?</w:delText>
        </w:r>
        <w:bookmarkStart w:id="5539" w:name="_Toc177044624"/>
        <w:bookmarkStart w:id="5540" w:name="_Toc177077321"/>
        <w:bookmarkEnd w:id="5533"/>
        <w:bookmarkEnd w:id="5534"/>
        <w:bookmarkEnd w:id="5539"/>
        <w:bookmarkEnd w:id="5540"/>
      </w:del>
    </w:p>
    <w:p w14:paraId="16CE8B29" w14:textId="76792A9C" w:rsidR="00D9034C" w:rsidRPr="004373E8" w:rsidDel="00084B2A" w:rsidRDefault="00D9034C" w:rsidP="003E1B62">
      <w:pPr>
        <w:pStyle w:val="ListParagraph"/>
        <w:tabs>
          <w:tab w:val="left" w:pos="630"/>
          <w:tab w:val="left" w:pos="720"/>
          <w:tab w:val="left" w:pos="1080"/>
        </w:tabs>
        <w:ind w:left="0"/>
        <w:contextualSpacing w:val="0"/>
        <w:rPr>
          <w:del w:id="5541" w:author="An Tran, ACA (BUV)" w:date="2024-09-12T12:00:00Z" w16du:dateUtc="2024-09-12T05:00:00Z"/>
          <w:rFonts w:ascii="iCiel Avenir LT Std 35 Light" w:hAnsi="iCiel Avenir LT Std 35 Light" w:cs="Arial"/>
          <w:b/>
          <w:bCs/>
          <w:sz w:val="22"/>
          <w:szCs w:val="22"/>
          <w:u w:val="single"/>
          <w:lang w:val="vi-VN"/>
        </w:rPr>
      </w:pPr>
      <w:del w:id="5542" w:author="An Tran, ACA (BUV)" w:date="2024-09-12T12:00:00Z" w16du:dateUtc="2024-09-12T05:00:00Z">
        <w:r w:rsidRPr="004373E8" w:rsidDel="00084B2A">
          <w:rPr>
            <w:rFonts w:ascii="iCiel Avenir LT Std 35 Light" w:hAnsi="iCiel Avenir LT Std 35 Light" w:cs="Arial"/>
            <w:b/>
            <w:bCs/>
            <w:sz w:val="22"/>
            <w:szCs w:val="22"/>
            <w:u w:val="single"/>
            <w:lang w:val="vi-VN"/>
          </w:rPr>
          <w:delText xml:space="preserve">Answer / </w:delText>
        </w:r>
        <w:r w:rsidRPr="004373E8" w:rsidDel="00084B2A">
          <w:rPr>
            <w:rFonts w:ascii="iCiel Avenir LT Std 35 Light" w:hAnsi="iCiel Avenir LT Std 35 Light" w:cs="Arial"/>
            <w:b/>
            <w:bCs/>
            <w:i/>
            <w:iCs/>
            <w:sz w:val="22"/>
            <w:szCs w:val="22"/>
            <w:u w:val="single"/>
            <w:lang w:val="vi-VN"/>
          </w:rPr>
          <w:delText>Câu trả lời</w:delText>
        </w:r>
        <w:r w:rsidRPr="004373E8" w:rsidDel="00084B2A">
          <w:rPr>
            <w:rFonts w:ascii="iCiel Avenir LT Std 35 Light" w:hAnsi="iCiel Avenir LT Std 35 Light" w:cs="Arial"/>
            <w:b/>
            <w:bCs/>
            <w:sz w:val="22"/>
            <w:szCs w:val="22"/>
            <w:u w:val="single"/>
            <w:lang w:val="vi-VN"/>
          </w:rPr>
          <w:delText>:</w:delText>
        </w:r>
        <w:bookmarkStart w:id="5543" w:name="_Toc177044625"/>
        <w:bookmarkStart w:id="5544" w:name="_Toc177077322"/>
        <w:bookmarkEnd w:id="5543"/>
        <w:bookmarkEnd w:id="5544"/>
      </w:del>
    </w:p>
    <w:p w14:paraId="0CBD5414" w14:textId="3136ABFB" w:rsidR="00D9034C" w:rsidRPr="004373E8" w:rsidDel="00084B2A" w:rsidRDefault="00D9034C" w:rsidP="003E1B62">
      <w:pPr>
        <w:tabs>
          <w:tab w:val="left" w:pos="630"/>
          <w:tab w:val="left" w:pos="720"/>
          <w:tab w:val="left" w:pos="1080"/>
        </w:tabs>
        <w:ind w:firstLine="0"/>
        <w:rPr>
          <w:del w:id="5545" w:author="An Tran, ACA (BUV)" w:date="2024-09-12T12:00:00Z" w16du:dateUtc="2024-09-12T05:00:00Z"/>
          <w:rFonts w:ascii="iCiel Avenir LT Std 35 Light" w:hAnsi="iCiel Avenir LT Std 35 Light" w:cs="Arial"/>
          <w:sz w:val="22"/>
          <w:szCs w:val="22"/>
          <w:lang w:val="vi-VN"/>
        </w:rPr>
      </w:pPr>
      <w:del w:id="5546" w:author="An Tran, ACA (BUV)" w:date="2024-09-12T12:00:00Z" w16du:dateUtc="2024-09-12T05:00:00Z">
        <w:r w:rsidRPr="004373E8" w:rsidDel="00084B2A">
          <w:rPr>
            <w:rFonts w:ascii="iCiel Avenir LT Std 35 Light" w:hAnsi="iCiel Avenir LT Std 35 Light" w:cs="Arial"/>
            <w:sz w:val="22"/>
            <w:szCs w:val="22"/>
            <w:lang w:val="vi-VN"/>
          </w:rPr>
          <w:delText xml:space="preserve">As Staffordshire University is the student’s awarding body, the process of issuing replacement or copy of degree certificate and/or transcript needs to follow standard procedure of the University. Please follow the instructions below: Please visit </w:delText>
        </w:r>
        <w:r w:rsidR="00F576D4" w:rsidDel="00084B2A">
          <w:fldChar w:fldCharType="begin"/>
        </w:r>
        <w:r w:rsidR="00F576D4" w:rsidDel="00084B2A">
          <w:delInstrText>HYPERLINK "https://www.staffs.ac.uk/alumni/certificates-transcripts"</w:delInstrText>
        </w:r>
        <w:r w:rsidR="00F576D4" w:rsidDel="00084B2A">
          <w:fldChar w:fldCharType="separate"/>
        </w:r>
        <w:r w:rsidRPr="004373E8" w:rsidDel="00084B2A">
          <w:rPr>
            <w:rStyle w:val="Hyperlink"/>
            <w:rFonts w:ascii="iCiel Avenir LT Std 35 Light" w:hAnsi="iCiel Avenir LT Std 35 Light" w:cs="Arial"/>
            <w:sz w:val="22"/>
            <w:szCs w:val="22"/>
            <w:lang w:val="vi-VN"/>
          </w:rPr>
          <w:delText>https://www.staffs.ac.uk/alumni/certificates-transcripts</w:delText>
        </w:r>
        <w:r w:rsidR="00F576D4" w:rsidDel="00084B2A">
          <w:rPr>
            <w:rStyle w:val="Hyperlink"/>
            <w:rFonts w:ascii="iCiel Avenir LT Std 35 Light" w:hAnsi="iCiel Avenir LT Std 35 Light" w:cs="Arial"/>
            <w:sz w:val="22"/>
            <w:szCs w:val="22"/>
            <w:lang w:val="vi-VN"/>
          </w:rPr>
          <w:fldChar w:fldCharType="end"/>
        </w:r>
        <w:r w:rsidRPr="004373E8" w:rsidDel="00084B2A">
          <w:rPr>
            <w:rFonts w:ascii="iCiel Avenir LT Std 35 Light" w:hAnsi="iCiel Avenir LT Std 35 Light" w:cs="Arial"/>
            <w:sz w:val="22"/>
            <w:szCs w:val="22"/>
            <w:lang w:val="vi-VN"/>
          </w:rPr>
          <w:delText xml:space="preserve">. Students will need to download a Replacement Certificate Request form and e-mail the completed form to </w:delText>
        </w:r>
        <w:r w:rsidR="00F576D4" w:rsidDel="00084B2A">
          <w:fldChar w:fldCharType="begin"/>
        </w:r>
        <w:r w:rsidR="00F576D4" w:rsidDel="00084B2A">
          <w:delInstrText>HYPERLINK "mailto:studenthub@staffs.ac.uk"</w:delInstrText>
        </w:r>
        <w:r w:rsidR="00F576D4" w:rsidDel="00084B2A">
          <w:fldChar w:fldCharType="separate"/>
        </w:r>
        <w:r w:rsidRPr="004373E8" w:rsidDel="00084B2A">
          <w:rPr>
            <w:rStyle w:val="Hyperlink"/>
            <w:rFonts w:ascii="iCiel Avenir LT Std 35 Light" w:hAnsi="iCiel Avenir LT Std 35 Light" w:cs="Arial"/>
            <w:sz w:val="22"/>
            <w:szCs w:val="22"/>
            <w:lang w:val="vi-VN"/>
          </w:rPr>
          <w:delText>studenthub@staffs.ac.uk</w:delText>
        </w:r>
        <w:r w:rsidR="00F576D4" w:rsidDel="00084B2A">
          <w:rPr>
            <w:rStyle w:val="Hyperlink"/>
            <w:rFonts w:ascii="iCiel Avenir LT Std 35 Light" w:hAnsi="iCiel Avenir LT Std 35 Light" w:cs="Arial"/>
            <w:sz w:val="22"/>
            <w:szCs w:val="22"/>
            <w:lang w:val="vi-VN"/>
          </w:rPr>
          <w:fldChar w:fldCharType="end"/>
        </w:r>
        <w:r w:rsidRPr="004373E8" w:rsidDel="00084B2A">
          <w:rPr>
            <w:rFonts w:ascii="iCiel Avenir LT Std 35 Light" w:hAnsi="iCiel Avenir LT Std 35 Light" w:cs="Arial"/>
            <w:sz w:val="22"/>
            <w:szCs w:val="22"/>
            <w:lang w:val="vi-VN"/>
          </w:rPr>
          <w:delText xml:space="preserve">, follow guideline on payment and submit required documents. It would take several weeks for Staffordshire University to process and inform </w:delText>
        </w:r>
        <w:r w:rsidR="00A75226" w:rsidRPr="004373E8" w:rsidDel="00084B2A">
          <w:rPr>
            <w:rFonts w:ascii="iCiel Avenir LT Std 35 Light" w:hAnsi="iCiel Avenir LT Std 35 Light" w:cs="Arial"/>
            <w:sz w:val="22"/>
            <w:szCs w:val="22"/>
            <w:lang w:val="vi-VN"/>
          </w:rPr>
          <w:delText>students</w:delText>
        </w:r>
        <w:r w:rsidRPr="004373E8" w:rsidDel="00084B2A">
          <w:rPr>
            <w:rFonts w:ascii="iCiel Avenir LT Std 35 Light" w:hAnsi="iCiel Avenir LT Std 35 Light" w:cs="Arial"/>
            <w:sz w:val="22"/>
            <w:szCs w:val="22"/>
            <w:lang w:val="vi-VN"/>
          </w:rPr>
          <w:delText xml:space="preserve"> with the result. Please also note that unexpected situations like a pandemic and subsequent lockdown may lead to significant delays.</w:delText>
        </w:r>
        <w:bookmarkStart w:id="5547" w:name="_Toc177044626"/>
        <w:bookmarkStart w:id="5548" w:name="_Toc177077323"/>
        <w:bookmarkEnd w:id="5547"/>
        <w:bookmarkEnd w:id="5548"/>
      </w:del>
    </w:p>
    <w:p w14:paraId="71CC752D" w14:textId="3FB16696" w:rsidR="002F4E9E" w:rsidRPr="00C50EB1" w:rsidDel="00084B2A" w:rsidRDefault="00D9034C" w:rsidP="003E1B62">
      <w:pPr>
        <w:tabs>
          <w:tab w:val="left" w:pos="630"/>
          <w:tab w:val="left" w:pos="720"/>
          <w:tab w:val="left" w:pos="1080"/>
        </w:tabs>
        <w:ind w:firstLine="0"/>
        <w:rPr>
          <w:del w:id="5549" w:author="An Tran, ACA (BUV)" w:date="2024-09-12T12:00:00Z" w16du:dateUtc="2024-09-12T05:00:00Z"/>
          <w:rFonts w:ascii="iCiel Avenir LT Std 35 Light" w:hAnsi="iCiel Avenir LT Std 35 Light" w:cs="Arial"/>
          <w:i/>
          <w:iCs/>
          <w:sz w:val="22"/>
          <w:szCs w:val="22"/>
        </w:rPr>
      </w:pPr>
      <w:del w:id="5550" w:author="An Tran, ACA (BUV)" w:date="2024-09-12T12:00:00Z" w16du:dateUtc="2024-09-12T05:00:00Z">
        <w:r w:rsidRPr="004373E8" w:rsidDel="00084B2A">
          <w:rPr>
            <w:rFonts w:ascii="iCiel Avenir LT Std 35 Light" w:hAnsi="iCiel Avenir LT Std 35 Light" w:cs="Arial"/>
            <w:i/>
            <w:iCs/>
            <w:sz w:val="22"/>
            <w:szCs w:val="22"/>
            <w:lang w:val="vi-VN"/>
          </w:rPr>
          <w:delText xml:space="preserve">Do Đại học Staffordshire là đơn vị cấp bằng của sinh viên, quy trình cấp bản sao hoặc bản thay thế cho bảng điểm chính thức và bằng tốt nghiệp sẽ cần tuân thủ theo quy trình tiêu chuẩn của trường Staffordshire. Sinh viên sẽ cần làm theo hướng dẫn sau: Truy cập vào đường link </w:delText>
        </w:r>
        <w:r w:rsidR="00F576D4" w:rsidDel="00084B2A">
          <w:fldChar w:fldCharType="begin"/>
        </w:r>
        <w:r w:rsidR="00F576D4" w:rsidDel="00084B2A">
          <w:delInstrText>HYPERLINK "https://www.staffs.ac.uk/alumni/certificates-transcripts"</w:delInstrText>
        </w:r>
        <w:r w:rsidR="00F576D4" w:rsidDel="00084B2A">
          <w:fldChar w:fldCharType="separate"/>
        </w:r>
        <w:r w:rsidRPr="004373E8" w:rsidDel="00084B2A">
          <w:rPr>
            <w:rStyle w:val="Hyperlink"/>
            <w:rFonts w:ascii="iCiel Avenir LT Std 35 Light" w:hAnsi="iCiel Avenir LT Std 35 Light" w:cs="Arial"/>
            <w:i/>
            <w:iCs/>
            <w:sz w:val="22"/>
            <w:szCs w:val="22"/>
            <w:lang w:val="vi-VN"/>
          </w:rPr>
          <w:delText>https://www.staffs.ac.uk/alumni/certificates-transcripts</w:delText>
        </w:r>
        <w:r w:rsidR="00F576D4" w:rsidDel="00084B2A">
          <w:rPr>
            <w:rStyle w:val="Hyperlink"/>
            <w:rFonts w:ascii="iCiel Avenir LT Std 35 Light" w:hAnsi="iCiel Avenir LT Std 35 Light" w:cs="Arial"/>
            <w:i/>
            <w:iCs/>
            <w:sz w:val="22"/>
            <w:szCs w:val="22"/>
            <w:lang w:val="vi-VN"/>
          </w:rPr>
          <w:fldChar w:fldCharType="end"/>
        </w:r>
        <w:r w:rsidRPr="004373E8" w:rsidDel="00084B2A">
          <w:rPr>
            <w:rFonts w:ascii="iCiel Avenir LT Std 35 Light" w:hAnsi="iCiel Avenir LT Std 35 Light" w:cs="Arial"/>
            <w:i/>
            <w:iCs/>
            <w:sz w:val="22"/>
            <w:szCs w:val="22"/>
            <w:lang w:val="vi-VN"/>
          </w:rPr>
          <w:delText xml:space="preserve">. Sinh viên sẽ cần tải xuống mẫu Đơn yêu cầu cấp lại Bằng (Replacement Certificate Request form) và gửi email đến địa chỉ </w:delText>
        </w:r>
        <w:r w:rsidR="00F576D4" w:rsidDel="00084B2A">
          <w:fldChar w:fldCharType="begin"/>
        </w:r>
        <w:r w:rsidR="00F576D4" w:rsidDel="00084B2A">
          <w:delInstrText>HYPERLINK "mailto:studenthub@staffs.ac.uk"</w:delInstrText>
        </w:r>
        <w:r w:rsidR="00F576D4" w:rsidDel="00084B2A">
          <w:fldChar w:fldCharType="separate"/>
        </w:r>
        <w:r w:rsidRPr="004373E8" w:rsidDel="00084B2A">
          <w:rPr>
            <w:rStyle w:val="Hyperlink"/>
            <w:rFonts w:ascii="iCiel Avenir LT Std 35 Light" w:hAnsi="iCiel Avenir LT Std 35 Light" w:cs="Arial"/>
            <w:i/>
            <w:iCs/>
            <w:sz w:val="22"/>
            <w:szCs w:val="22"/>
            <w:lang w:val="vi-VN"/>
          </w:rPr>
          <w:delText>studenthub@staffs.ac.uk</w:delText>
        </w:r>
        <w:r w:rsidR="00F576D4" w:rsidDel="00084B2A">
          <w:rPr>
            <w:rStyle w:val="Hyperlink"/>
            <w:rFonts w:ascii="iCiel Avenir LT Std 35 Light" w:hAnsi="iCiel Avenir LT Std 35 Light" w:cs="Arial"/>
            <w:i/>
            <w:iCs/>
            <w:sz w:val="22"/>
            <w:szCs w:val="22"/>
            <w:lang w:val="vi-VN"/>
          </w:rPr>
          <w:fldChar w:fldCharType="end"/>
        </w:r>
        <w:r w:rsidRPr="004373E8" w:rsidDel="00084B2A">
          <w:rPr>
            <w:rFonts w:ascii="iCiel Avenir LT Std 35 Light" w:hAnsi="iCiel Avenir LT Std 35 Light" w:cs="Arial"/>
            <w:i/>
            <w:iCs/>
            <w:sz w:val="22"/>
            <w:szCs w:val="22"/>
            <w:lang w:val="vi-VN"/>
          </w:rPr>
          <w:delText xml:space="preserve"> để hoàn thành yêu cầu. Xin vui lòng làm theo hướng dẫn về phí cũng như nộp những giấy tờ được yêu cầu bởi trường Staffordshire. Sinh viên cũng nên lưu ý là các lý do như dịch bệnh có thể ảnh hưởng đáng kể đến quy trình và thời gian nhận được tài liệu của sinh viên.</w:delText>
        </w:r>
        <w:bookmarkStart w:id="5551" w:name="_Toc177044627"/>
        <w:bookmarkStart w:id="5552" w:name="_Toc177077324"/>
        <w:bookmarkEnd w:id="5551"/>
        <w:bookmarkEnd w:id="5552"/>
      </w:del>
    </w:p>
    <w:p w14:paraId="36C61646" w14:textId="786DC224" w:rsidR="00D9034C" w:rsidRPr="00734F86" w:rsidDel="00084B2A" w:rsidRDefault="00D9034C">
      <w:pPr>
        <w:pStyle w:val="Question"/>
        <w:numPr>
          <w:ilvl w:val="0"/>
          <w:numId w:val="44"/>
        </w:numPr>
        <w:tabs>
          <w:tab w:val="left" w:pos="630"/>
          <w:tab w:val="left" w:pos="990"/>
        </w:tabs>
        <w:spacing w:before="100" w:line="400" w:lineRule="exact"/>
        <w:ind w:left="0" w:firstLine="720"/>
        <w:rPr>
          <w:del w:id="5553" w:author="An Tran, ACA (BUV)" w:date="2024-09-12T12:00:00Z" w16du:dateUtc="2024-09-12T05:00:00Z"/>
          <w:rFonts w:cs="Arial"/>
          <w:i/>
          <w:iCs/>
          <w:szCs w:val="22"/>
          <w:rPrChange w:id="5554" w:author="An Tran, ACA (BUV)" w:date="2024-09-10T10:42:00Z" w16du:dateUtc="2024-09-10T03:42:00Z">
            <w:rPr>
              <w:del w:id="5555" w:author="An Tran, ACA (BUV)" w:date="2024-09-12T12:00:00Z" w16du:dateUtc="2024-09-12T05:00:00Z"/>
              <w:rFonts w:cs="Arial"/>
              <w:szCs w:val="22"/>
              <w:lang w:val="vi-VN"/>
            </w:rPr>
          </w:rPrChange>
        </w:rPr>
        <w:pPrChange w:id="5556" w:author="An Tran, ACA (BUV)" w:date="2024-09-10T10:34:00Z" w16du:dateUtc="2024-09-10T03:34:00Z">
          <w:pPr>
            <w:pStyle w:val="Question"/>
            <w:numPr>
              <w:numId w:val="24"/>
            </w:numPr>
            <w:tabs>
              <w:tab w:val="left" w:pos="630"/>
              <w:tab w:val="left" w:pos="1080"/>
            </w:tabs>
            <w:spacing w:before="100" w:line="400" w:lineRule="exact"/>
            <w:ind w:left="3870" w:hanging="360"/>
          </w:pPr>
        </w:pPrChange>
      </w:pPr>
      <w:bookmarkStart w:id="5557" w:name="_Toc107734224"/>
      <w:bookmarkStart w:id="5558" w:name="_Toc107734438"/>
      <w:bookmarkStart w:id="5559" w:name="_Toc107734890"/>
      <w:bookmarkStart w:id="5560" w:name="_Toc107735112"/>
      <w:bookmarkStart w:id="5561" w:name="_Toc107735239"/>
      <w:bookmarkStart w:id="5562" w:name="_Toc107735344"/>
      <w:bookmarkStart w:id="5563" w:name="_Toc107735448"/>
      <w:bookmarkStart w:id="5564" w:name="_Toc107735551"/>
      <w:bookmarkStart w:id="5565" w:name="_Toc107735656"/>
      <w:bookmarkStart w:id="5566" w:name="_Toc107735760"/>
      <w:bookmarkStart w:id="5567" w:name="_Toc107735864"/>
      <w:bookmarkStart w:id="5568" w:name="_Toc107735968"/>
      <w:bookmarkStart w:id="5569" w:name="_Toc107736121"/>
      <w:bookmarkStart w:id="5570" w:name="_Toc107736268"/>
      <w:bookmarkStart w:id="5571" w:name="_Toc107736372"/>
      <w:bookmarkStart w:id="5572" w:name="_Toc107736594"/>
      <w:bookmarkStart w:id="5573" w:name="_Toc107736697"/>
      <w:bookmarkStart w:id="5574" w:name="_Toc107736800"/>
      <w:bookmarkStart w:id="5575" w:name="_Toc107736904"/>
      <w:bookmarkStart w:id="5576" w:name="_Toc107737756"/>
      <w:bookmarkStart w:id="5577" w:name="_Toc108099145"/>
      <w:bookmarkStart w:id="5578" w:name="_Toc113975560"/>
      <w:bookmarkStart w:id="5579" w:name="_Toc113976077"/>
      <w:bookmarkStart w:id="5580" w:name="_Toc114065607"/>
      <w:bookmarkStart w:id="5581" w:name="_Toc114066003"/>
      <w:bookmarkStart w:id="5582" w:name="_Toc113977109"/>
      <w:bookmarkStart w:id="5583" w:name="_Toc122700187"/>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del w:id="5584" w:author="An Tran, ACA (BUV)" w:date="2024-09-12T12:00:00Z" w16du:dateUtc="2024-09-12T05:00:00Z">
        <w:r w:rsidRPr="00734F86" w:rsidDel="00084B2A">
          <w:rPr>
            <w:rFonts w:cs="Arial"/>
            <w:szCs w:val="22"/>
            <w:rPrChange w:id="5585" w:author="An Tran, ACA (BUV)" w:date="2024-09-10T10:34:00Z" w16du:dateUtc="2024-09-10T03:34:00Z">
              <w:rPr>
                <w:rFonts w:cs="Arial"/>
                <w:szCs w:val="22"/>
                <w:lang w:val="vi-VN"/>
              </w:rPr>
            </w:rPrChange>
          </w:rPr>
          <w:delText xml:space="preserve">Can parents or siblings collect the certificate and transcript for </w:delText>
        </w:r>
        <w:r w:rsidR="00F06962" w:rsidRPr="00734F86" w:rsidDel="00084B2A">
          <w:rPr>
            <w:rFonts w:cs="Arial"/>
            <w:szCs w:val="22"/>
            <w:rPrChange w:id="5586" w:author="An Tran, ACA (BUV)" w:date="2024-09-10T10:34:00Z" w16du:dateUtc="2024-09-10T03:34:00Z">
              <w:rPr>
                <w:rFonts w:cs="Arial"/>
                <w:szCs w:val="22"/>
                <w:lang w:val="vi-VN"/>
              </w:rPr>
            </w:rPrChange>
          </w:rPr>
          <w:delText>students</w:delText>
        </w:r>
        <w:r w:rsidRPr="00734F86" w:rsidDel="00084B2A">
          <w:rPr>
            <w:rFonts w:cs="Arial"/>
            <w:szCs w:val="22"/>
            <w:rPrChange w:id="5587" w:author="An Tran, ACA (BUV)" w:date="2024-09-10T10:34:00Z" w16du:dateUtc="2024-09-10T03:34:00Z">
              <w:rPr>
                <w:rFonts w:cs="Arial"/>
                <w:szCs w:val="22"/>
                <w:lang w:val="vi-VN"/>
              </w:rPr>
            </w:rPrChange>
          </w:rPr>
          <w:delText>? Or can BUV send student’s original certificate and transcript via post?</w:delText>
        </w:r>
        <w:r w:rsidRPr="00734F86" w:rsidDel="00084B2A">
          <w:rPr>
            <w:rFonts w:cs="Arial"/>
            <w:b w:val="0"/>
            <w:szCs w:val="22"/>
            <w:rPrChange w:id="5588" w:author="An Tran, ACA (BUV)" w:date="2024-09-10T10:34:00Z" w16du:dateUtc="2024-09-10T03:34:00Z">
              <w:rPr>
                <w:rFonts w:cs="Arial"/>
                <w:b w:val="0"/>
                <w:szCs w:val="22"/>
                <w:lang w:val="vi-VN"/>
              </w:rPr>
            </w:rPrChange>
          </w:rPr>
          <w:delText xml:space="preserve"> / </w:delText>
        </w:r>
        <w:r w:rsidRPr="00734F86" w:rsidDel="00084B2A">
          <w:rPr>
            <w:rFonts w:cs="Arial"/>
            <w:i/>
            <w:iCs/>
            <w:szCs w:val="22"/>
            <w:rPrChange w:id="5589" w:author="An Tran, ACA (BUV)" w:date="2024-09-10T10:42:00Z" w16du:dateUtc="2024-09-10T03:42:00Z">
              <w:rPr>
                <w:rFonts w:cs="Arial"/>
                <w:i/>
                <w:iCs/>
                <w:szCs w:val="22"/>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bookmarkStart w:id="5590" w:name="_Toc177044628"/>
        <w:bookmarkStart w:id="5591" w:name="_Toc177077325"/>
        <w:bookmarkEnd w:id="5582"/>
        <w:bookmarkEnd w:id="5583"/>
        <w:bookmarkEnd w:id="5590"/>
        <w:bookmarkEnd w:id="5591"/>
      </w:del>
    </w:p>
    <w:p w14:paraId="68515F88" w14:textId="7124993A" w:rsidR="00D9034C" w:rsidRPr="004373E8" w:rsidDel="00084B2A" w:rsidRDefault="00D9034C" w:rsidP="003E1B62">
      <w:pPr>
        <w:pStyle w:val="ListParagraph"/>
        <w:tabs>
          <w:tab w:val="left" w:pos="630"/>
          <w:tab w:val="left" w:pos="720"/>
          <w:tab w:val="left" w:pos="1080"/>
        </w:tabs>
        <w:ind w:left="0"/>
        <w:contextualSpacing w:val="0"/>
        <w:rPr>
          <w:del w:id="5592" w:author="An Tran, ACA (BUV)" w:date="2024-09-12T12:00:00Z" w16du:dateUtc="2024-09-12T05:00:00Z"/>
          <w:rFonts w:ascii="iCiel Avenir LT Std 35 Light" w:hAnsi="iCiel Avenir LT Std 35 Light" w:cs="Arial"/>
          <w:b/>
          <w:bCs/>
          <w:sz w:val="22"/>
          <w:szCs w:val="22"/>
          <w:u w:val="single"/>
          <w:lang w:val="vi-VN"/>
        </w:rPr>
      </w:pPr>
      <w:del w:id="5593" w:author="An Tran, ACA (BUV)" w:date="2024-09-12T12:00:00Z" w16du:dateUtc="2024-09-12T05:00:00Z">
        <w:r w:rsidRPr="004373E8" w:rsidDel="00084B2A">
          <w:rPr>
            <w:rFonts w:ascii="iCiel Avenir LT Std 35 Light" w:hAnsi="iCiel Avenir LT Std 35 Light" w:cs="Arial"/>
            <w:b/>
            <w:bCs/>
            <w:sz w:val="22"/>
            <w:szCs w:val="22"/>
            <w:u w:val="single"/>
            <w:lang w:val="vi-VN"/>
          </w:rPr>
          <w:delText xml:space="preserve">Answer / </w:delText>
        </w:r>
        <w:r w:rsidRPr="004373E8" w:rsidDel="00084B2A">
          <w:rPr>
            <w:rFonts w:ascii="iCiel Avenir LT Std 35 Light" w:hAnsi="iCiel Avenir LT Std 35 Light" w:cs="Arial"/>
            <w:b/>
            <w:bCs/>
            <w:i/>
            <w:iCs/>
            <w:sz w:val="22"/>
            <w:szCs w:val="22"/>
            <w:u w:val="single"/>
            <w:lang w:val="vi-VN"/>
          </w:rPr>
          <w:delText>Câu trả lời</w:delText>
        </w:r>
        <w:r w:rsidRPr="004373E8" w:rsidDel="00084B2A">
          <w:rPr>
            <w:rFonts w:ascii="iCiel Avenir LT Std 35 Light" w:hAnsi="iCiel Avenir LT Std 35 Light" w:cs="Arial"/>
            <w:b/>
            <w:bCs/>
            <w:sz w:val="22"/>
            <w:szCs w:val="22"/>
            <w:u w:val="single"/>
            <w:lang w:val="vi-VN"/>
          </w:rPr>
          <w:delText>:</w:delText>
        </w:r>
        <w:bookmarkStart w:id="5594" w:name="_Toc177044629"/>
        <w:bookmarkStart w:id="5595" w:name="_Toc177077326"/>
        <w:bookmarkEnd w:id="5594"/>
        <w:bookmarkEnd w:id="5595"/>
      </w:del>
    </w:p>
    <w:p w14:paraId="14CAD806" w14:textId="344363C1" w:rsidR="00D9034C" w:rsidRPr="004373E8" w:rsidDel="00084B2A" w:rsidRDefault="00D9034C" w:rsidP="003E1B62">
      <w:pPr>
        <w:tabs>
          <w:tab w:val="left" w:pos="630"/>
          <w:tab w:val="left" w:pos="720"/>
          <w:tab w:val="left" w:pos="1080"/>
        </w:tabs>
        <w:ind w:firstLine="0"/>
        <w:rPr>
          <w:del w:id="5596" w:author="An Tran, ACA (BUV)" w:date="2024-09-12T12:00:00Z" w16du:dateUtc="2024-09-12T05:00:00Z"/>
          <w:rFonts w:ascii="iCiel Avenir LT Std 35 Light" w:hAnsi="iCiel Avenir LT Std 35 Light" w:cs="Arial"/>
          <w:sz w:val="22"/>
          <w:szCs w:val="22"/>
          <w:lang w:val="vi-VN"/>
        </w:rPr>
      </w:pPr>
      <w:del w:id="5597" w:author="An Tran, ACA (BUV)" w:date="2024-09-12T12:00:00Z" w16du:dateUtc="2024-09-12T05:00:00Z">
        <w:r w:rsidRPr="004373E8" w:rsidDel="00084B2A">
          <w:rPr>
            <w:rFonts w:ascii="iCiel Avenir LT Std 35 Light" w:hAnsi="iCiel Avenir LT Std 35 Light" w:cs="Arial"/>
            <w:sz w:val="22"/>
            <w:szCs w:val="22"/>
            <w:lang w:val="vi-VN"/>
          </w:rPr>
          <w:delText xml:space="preserve">As degree certificates and transcripts are vitally important documents, it is advisable that </w:delText>
        </w:r>
        <w:r w:rsidR="00A75226" w:rsidRPr="004373E8" w:rsidDel="00084B2A">
          <w:rPr>
            <w:rFonts w:ascii="iCiel Avenir LT Std 35 Light" w:hAnsi="iCiel Avenir LT Std 35 Light" w:cs="Arial"/>
            <w:sz w:val="22"/>
            <w:szCs w:val="22"/>
            <w:lang w:val="vi-VN"/>
          </w:rPr>
          <w:delText>students</w:delText>
        </w:r>
        <w:r w:rsidRPr="004373E8" w:rsidDel="00084B2A">
          <w:rPr>
            <w:rFonts w:ascii="iCiel Avenir LT Std 35 Light" w:hAnsi="iCiel Avenir LT Std 35 Light" w:cs="Arial"/>
            <w:sz w:val="22"/>
            <w:szCs w:val="22"/>
            <w:lang w:val="vi-VN"/>
          </w:rPr>
          <w:delText xml:space="preserve"> should collect these documents in person. </w:delText>
        </w:r>
        <w:bookmarkStart w:id="5598" w:name="_Toc177044630"/>
        <w:bookmarkStart w:id="5599" w:name="_Toc177077327"/>
        <w:bookmarkEnd w:id="5598"/>
        <w:bookmarkEnd w:id="5599"/>
      </w:del>
    </w:p>
    <w:p w14:paraId="3217B9BA" w14:textId="3E745650" w:rsidR="00D9034C" w:rsidRPr="00D901E6" w:rsidDel="00084B2A" w:rsidRDefault="00D9034C" w:rsidP="003E1B62">
      <w:pPr>
        <w:pStyle w:val="ListParagraph"/>
        <w:tabs>
          <w:tab w:val="left" w:pos="630"/>
          <w:tab w:val="left" w:pos="720"/>
          <w:tab w:val="left" w:pos="1080"/>
        </w:tabs>
        <w:ind w:left="0" w:firstLine="0"/>
        <w:contextualSpacing w:val="0"/>
        <w:rPr>
          <w:del w:id="5600" w:author="An Tran, ACA (BUV)" w:date="2024-09-12T12:00:00Z" w16du:dateUtc="2024-09-12T05:00:00Z"/>
          <w:rFonts w:ascii="iCiel Avenir LT Std 35 Light" w:hAnsi="iCiel Avenir LT Std 35 Light" w:cs="Arial"/>
          <w:sz w:val="22"/>
          <w:szCs w:val="22"/>
        </w:rPr>
      </w:pPr>
      <w:del w:id="5601" w:author="An Tran, ACA (BUV)" w:date="2024-09-12T12:00:00Z" w16du:dateUtc="2024-09-12T05:00:00Z">
        <w:r w:rsidRPr="004373E8" w:rsidDel="00084B2A">
          <w:rPr>
            <w:rFonts w:ascii="iCiel Avenir LT Std 35 Light" w:hAnsi="iCiel Avenir LT Std 35 Light" w:cs="Arial"/>
            <w:sz w:val="22"/>
            <w:szCs w:val="22"/>
            <w:lang w:val="vi-VN"/>
          </w:rPr>
          <w:delText xml:space="preserve">In case the student would like to authorise a person to pick up on their behalf, students will need to write an </w:delText>
        </w:r>
        <w:r w:rsidR="009D3AB7" w:rsidRPr="004373E8" w:rsidDel="00084B2A">
          <w:rPr>
            <w:rFonts w:ascii="iCiel Avenir LT Std 35 Light" w:hAnsi="iCiel Avenir LT Std 35 Light" w:cs="Arial"/>
            <w:sz w:val="22"/>
            <w:szCs w:val="22"/>
            <w:lang w:val="vi-VN"/>
          </w:rPr>
          <w:delText>authorization</w:delText>
        </w:r>
        <w:r w:rsidRPr="004373E8" w:rsidDel="00084B2A">
          <w:rPr>
            <w:rFonts w:ascii="iCiel Avenir LT Std 35 Light" w:hAnsi="iCiel Avenir LT Std 35 Light" w:cs="Arial"/>
            <w:sz w:val="22"/>
            <w:szCs w:val="22"/>
            <w:lang w:val="vi-VN"/>
          </w:rPr>
          <w:delText xml:space="preserve"> letter, signed, scanned and sent to Central Academic Information Services (CAIS) team at </w:delText>
        </w:r>
        <w:r w:rsidR="00F576D4" w:rsidDel="00084B2A">
          <w:fldChar w:fldCharType="begin"/>
        </w:r>
        <w:r w:rsidR="00F576D4" w:rsidDel="00084B2A">
          <w:delInstrText>HYPERLINK "mailto:cais@buv.edu.vn"</w:delInstrText>
        </w:r>
        <w:r w:rsidR="00F576D4" w:rsidDel="00084B2A">
          <w:fldChar w:fldCharType="separate"/>
        </w:r>
        <w:r w:rsidRPr="004373E8" w:rsidDel="00084B2A">
          <w:rPr>
            <w:rStyle w:val="Hyperlink"/>
            <w:rFonts w:ascii="iCiel Avenir LT Std 35 Light" w:hAnsi="iCiel Avenir LT Std 35 Light" w:cs="Arial"/>
            <w:sz w:val="22"/>
            <w:szCs w:val="22"/>
            <w:lang w:val="vi-VN"/>
          </w:rPr>
          <w:delText>cais@buv.edu.vn</w:delText>
        </w:r>
        <w:r w:rsidR="00F576D4" w:rsidDel="00084B2A">
          <w:rPr>
            <w:rStyle w:val="Hyperlink"/>
            <w:rFonts w:ascii="iCiel Avenir LT Std 35 Light" w:hAnsi="iCiel Avenir LT Std 35 Light" w:cs="Arial"/>
            <w:sz w:val="22"/>
            <w:szCs w:val="22"/>
            <w:lang w:val="vi-VN"/>
          </w:rPr>
          <w:fldChar w:fldCharType="end"/>
        </w:r>
        <w:r w:rsidRPr="004373E8" w:rsidDel="00084B2A">
          <w:rPr>
            <w:rFonts w:ascii="iCiel Avenir LT Std 35 Light" w:hAnsi="iCiel Avenir LT Std 35 Light" w:cs="Arial"/>
            <w:sz w:val="22"/>
            <w:szCs w:val="22"/>
            <w:lang w:val="vi-VN"/>
          </w:rPr>
          <w:delText xml:space="preserve"> with the authorised person’s full name, date of birth, Personal ID card/Passport or equivalent identification document number. Within 1 working day, the CAIS team will confirm this request. The authorised person then needs to present their identification document and sign on a receipt when collect the degree certificate and/or transcript. BUV will scan this receipt and send to student for confirmation.</w:delText>
        </w:r>
        <w:bookmarkStart w:id="5602" w:name="_Toc177044631"/>
        <w:bookmarkStart w:id="5603" w:name="_Toc177077328"/>
        <w:bookmarkEnd w:id="5602"/>
        <w:bookmarkEnd w:id="5603"/>
      </w:del>
    </w:p>
    <w:p w14:paraId="533CF095" w14:textId="54E7B674" w:rsidR="00D9034C" w:rsidRPr="004373E8" w:rsidDel="00084B2A" w:rsidRDefault="00D9034C" w:rsidP="003E1B62">
      <w:pPr>
        <w:pStyle w:val="ListParagraph"/>
        <w:tabs>
          <w:tab w:val="left" w:pos="630"/>
          <w:tab w:val="left" w:pos="720"/>
          <w:tab w:val="left" w:pos="1080"/>
        </w:tabs>
        <w:ind w:left="0" w:firstLine="0"/>
        <w:contextualSpacing w:val="0"/>
        <w:rPr>
          <w:del w:id="5604" w:author="An Tran, ACA (BUV)" w:date="2024-09-12T12:00:00Z" w16du:dateUtc="2024-09-12T05:00:00Z"/>
          <w:rFonts w:ascii="iCiel Avenir LT Std 35 Light" w:hAnsi="iCiel Avenir LT Std 35 Light" w:cs="Arial"/>
          <w:sz w:val="22"/>
          <w:szCs w:val="22"/>
          <w:lang w:val="vi-VN"/>
        </w:rPr>
      </w:pPr>
      <w:del w:id="5605" w:author="An Tran, ACA (BUV)" w:date="2024-09-12T12:00:00Z" w16du:dateUtc="2024-09-12T05:00:00Z">
        <w:r w:rsidRPr="004373E8" w:rsidDel="00084B2A">
          <w:rPr>
            <w:rFonts w:ascii="iCiel Avenir LT Std 35 Light" w:hAnsi="iCiel Avenir LT Std 35 Light" w:cs="Arial"/>
            <w:sz w:val="22"/>
            <w:szCs w:val="22"/>
            <w:lang w:val="vi-VN"/>
          </w:rPr>
          <w:delText xml:space="preserve">In case students would like their degree certificate and transcript to be sent by post, students will need to write an email and send to </w:delText>
        </w:r>
        <w:r w:rsidR="00D901E6" w:rsidRPr="004373E8" w:rsidDel="00084B2A">
          <w:rPr>
            <w:rFonts w:ascii="iCiel Avenir LT Std 35 Light" w:hAnsi="iCiel Avenir LT Std 35 Light" w:cs="Arial"/>
            <w:sz w:val="22"/>
            <w:szCs w:val="22"/>
            <w:lang w:val="vi-VN"/>
          </w:rPr>
          <w:delText xml:space="preserve">Central Academic Information Services (CAIS) team at </w:delText>
        </w:r>
        <w:r w:rsidR="00F576D4" w:rsidDel="00084B2A">
          <w:fldChar w:fldCharType="begin"/>
        </w:r>
        <w:r w:rsidR="00F576D4" w:rsidDel="00084B2A">
          <w:delInstrText>HYPERLINK "mailto:cais@buv.edu.vn"</w:delInstrText>
        </w:r>
        <w:r w:rsidR="00F576D4" w:rsidDel="00084B2A">
          <w:fldChar w:fldCharType="separate"/>
        </w:r>
        <w:r w:rsidR="00D901E6" w:rsidRPr="004373E8" w:rsidDel="00084B2A">
          <w:rPr>
            <w:rStyle w:val="Hyperlink"/>
            <w:rFonts w:ascii="iCiel Avenir LT Std 35 Light" w:hAnsi="iCiel Avenir LT Std 35 Light" w:cs="Arial"/>
            <w:sz w:val="22"/>
            <w:szCs w:val="22"/>
            <w:lang w:val="vi-VN"/>
          </w:rPr>
          <w:delText>cais@buv.edu.vn</w:delText>
        </w:r>
        <w:r w:rsidR="00F576D4" w:rsidDel="00084B2A">
          <w:rPr>
            <w:rStyle w:val="Hyperlink"/>
            <w:rFonts w:ascii="iCiel Avenir LT Std 35 Light" w:hAnsi="iCiel Avenir LT Std 35 Light" w:cs="Arial"/>
            <w:sz w:val="22"/>
            <w:szCs w:val="22"/>
            <w:lang w:val="vi-VN"/>
          </w:rPr>
          <w:fldChar w:fldCharType="end"/>
        </w:r>
        <w:r w:rsidRPr="004373E8" w:rsidDel="00084B2A">
          <w:rPr>
            <w:rFonts w:ascii="iCiel Avenir LT Std 35 Light" w:hAnsi="iCiel Avenir LT Std 35 Light" w:cs="Arial"/>
            <w:sz w:val="22"/>
            <w:szCs w:val="22"/>
            <w:lang w:val="vi-VN"/>
          </w:rPr>
          <w:delText xml:space="preserve">. Please note that BUV can only send degree </w:delText>
        </w:r>
        <w:r w:rsidR="00F06962" w:rsidRPr="004373E8" w:rsidDel="00084B2A">
          <w:rPr>
            <w:rFonts w:ascii="iCiel Avenir LT Std 35 Light" w:hAnsi="iCiel Avenir LT Std 35 Light" w:cs="Arial"/>
            <w:sz w:val="22"/>
            <w:szCs w:val="22"/>
            <w:lang w:val="vi-VN"/>
          </w:rPr>
          <w:delText>certificates</w:delText>
        </w:r>
        <w:r w:rsidRPr="004373E8" w:rsidDel="00084B2A">
          <w:rPr>
            <w:rFonts w:ascii="iCiel Avenir LT Std 35 Light" w:hAnsi="iCiel Avenir LT Std 35 Light" w:cs="Arial"/>
            <w:sz w:val="22"/>
            <w:szCs w:val="22"/>
            <w:lang w:val="vi-VN"/>
          </w:rPr>
          <w:delText xml:space="preserve"> and/or transcript to the registered address on the system. Within 1 working day, BUV will confirm the request and timeline for delivery. Students are requested to receive the documents in person as their signature will be required upon delivery. </w:delText>
        </w:r>
        <w:bookmarkStart w:id="5606" w:name="_Toc177044632"/>
        <w:bookmarkStart w:id="5607" w:name="_Toc177077329"/>
        <w:bookmarkEnd w:id="5606"/>
        <w:bookmarkEnd w:id="5607"/>
      </w:del>
    </w:p>
    <w:p w14:paraId="63E66010" w14:textId="7B3DF5AF" w:rsidR="00D9034C" w:rsidRPr="004373E8" w:rsidDel="00084B2A" w:rsidRDefault="00D9034C" w:rsidP="003E1B62">
      <w:pPr>
        <w:tabs>
          <w:tab w:val="left" w:pos="630"/>
          <w:tab w:val="left" w:pos="720"/>
          <w:tab w:val="left" w:pos="1080"/>
        </w:tabs>
        <w:ind w:firstLine="0"/>
        <w:rPr>
          <w:del w:id="5608" w:author="An Tran, ACA (BUV)" w:date="2024-09-12T12:00:00Z" w16du:dateUtc="2024-09-12T05:00:00Z"/>
          <w:rFonts w:ascii="iCiel Avenir LT Std 35 Light" w:hAnsi="iCiel Avenir LT Std 35 Light" w:cs="Arial"/>
          <w:i/>
          <w:iCs/>
          <w:sz w:val="22"/>
          <w:szCs w:val="22"/>
          <w:lang w:val="vi-VN"/>
        </w:rPr>
      </w:pPr>
      <w:del w:id="5609" w:author="An Tran, ACA (BUV)" w:date="2024-09-12T12:00:00Z" w16du:dateUtc="2024-09-12T05:00:00Z">
        <w:r w:rsidRPr="004373E8" w:rsidDel="00084B2A">
          <w:rPr>
            <w:rFonts w:ascii="iCiel Avenir LT Std 35 Light" w:hAnsi="iCiel Avenir LT Std 35 Light" w:cs="Arial"/>
            <w:i/>
            <w:iCs/>
            <w:sz w:val="22"/>
            <w:szCs w:val="22"/>
            <w:lang w:val="vi-VN"/>
          </w:rPr>
          <w:delText xml:space="preserve">Bằng tốt nghiệp và bảng điểm chính thức là những tài liệu cực kỳ quan trọng. Do đó, sinh viên được khuyên nên tự mình đến trường để nhận trực tiếp. </w:delText>
        </w:r>
        <w:bookmarkStart w:id="5610" w:name="_Toc177044633"/>
        <w:bookmarkStart w:id="5611" w:name="_Toc177077330"/>
        <w:bookmarkEnd w:id="5610"/>
        <w:bookmarkEnd w:id="5611"/>
      </w:del>
    </w:p>
    <w:p w14:paraId="18004126" w14:textId="22E71202" w:rsidR="00D9034C" w:rsidRPr="004373E8" w:rsidDel="00084B2A" w:rsidRDefault="00D9034C" w:rsidP="003E1B62">
      <w:pPr>
        <w:pStyle w:val="ListParagraph"/>
        <w:tabs>
          <w:tab w:val="left" w:pos="630"/>
          <w:tab w:val="left" w:pos="720"/>
          <w:tab w:val="left" w:pos="1080"/>
        </w:tabs>
        <w:ind w:left="0" w:firstLine="0"/>
        <w:contextualSpacing w:val="0"/>
        <w:rPr>
          <w:del w:id="5612" w:author="An Tran, ACA (BUV)" w:date="2024-09-12T12:00:00Z" w16du:dateUtc="2024-09-12T05:00:00Z"/>
          <w:rFonts w:ascii="iCiel Avenir LT Std 35 Light" w:hAnsi="iCiel Avenir LT Std 35 Light" w:cs="Arial"/>
          <w:i/>
          <w:iCs/>
          <w:sz w:val="22"/>
          <w:szCs w:val="22"/>
          <w:lang w:val="vi-VN"/>
        </w:rPr>
      </w:pPr>
      <w:del w:id="5613" w:author="An Tran, ACA (BUV)" w:date="2024-09-12T12:00:00Z" w16du:dateUtc="2024-09-12T05:00:00Z">
        <w:r w:rsidRPr="004373E8" w:rsidDel="00084B2A">
          <w:rPr>
            <w:rFonts w:ascii="iCiel Avenir LT Std 35 Light" w:hAnsi="iCiel Avenir LT Std 35 Light" w:cs="Arial"/>
            <w:i/>
            <w:iCs/>
            <w:sz w:val="22"/>
            <w:szCs w:val="22"/>
            <w:lang w:val="vi-VN"/>
          </w:rPr>
          <w:delText xml:space="preserve">Nếu sinh viên muốn ủy quyền cho người đến nhận thay, sinh viên cần viết thư ủy quyền, ký, scan và gửi đến Trung tâm Dữ liệu Sinh viên (CAIS) tại địa chỉ </w:delText>
        </w:r>
        <w:r w:rsidR="00F576D4" w:rsidDel="00084B2A">
          <w:fldChar w:fldCharType="begin"/>
        </w:r>
        <w:r w:rsidR="00F576D4" w:rsidDel="00084B2A">
          <w:delInstrText>HYPERLINK "mailto:cais@buv.edu.vn"</w:delInstrText>
        </w:r>
        <w:r w:rsidR="00F576D4" w:rsidDel="00084B2A">
          <w:fldChar w:fldCharType="separate"/>
        </w:r>
        <w:r w:rsidRPr="004373E8" w:rsidDel="00084B2A">
          <w:rPr>
            <w:rStyle w:val="Hyperlink"/>
            <w:rFonts w:ascii="iCiel Avenir LT Std 35 Light" w:hAnsi="iCiel Avenir LT Std 35 Light" w:cs="Arial"/>
            <w:i/>
            <w:iCs/>
            <w:sz w:val="22"/>
            <w:szCs w:val="22"/>
            <w:lang w:val="vi-VN"/>
          </w:rPr>
          <w:delText>cais@buv.edu.vn</w:delText>
        </w:r>
        <w:r w:rsidR="00F576D4" w:rsidDel="00084B2A">
          <w:rPr>
            <w:rStyle w:val="Hyperlink"/>
            <w:rFonts w:ascii="iCiel Avenir LT Std 35 Light" w:hAnsi="iCiel Avenir LT Std 35 Light" w:cs="Arial"/>
            <w:i/>
            <w:iCs/>
            <w:sz w:val="22"/>
            <w:szCs w:val="22"/>
            <w:lang w:val="vi-VN"/>
          </w:rPr>
          <w:fldChar w:fldCharType="end"/>
        </w:r>
        <w:r w:rsidR="00F576D4" w:rsidDel="00084B2A">
          <w:fldChar w:fldCharType="begin"/>
        </w:r>
        <w:r w:rsidR="00F576D4" w:rsidDel="00084B2A">
          <w:delInstrText>HYPERLINK "mailto:cais@buv.edu.vn"</w:delInstrText>
        </w:r>
        <w:r w:rsidR="00F576D4" w:rsidDel="00084B2A">
          <w:fldChar w:fldCharType="separate"/>
        </w:r>
        <w:r w:rsidDel="00084B2A">
          <w:rPr>
            <w:rStyle w:val="Hyperlink"/>
          </w:rPr>
          <w:delText>mailto:cais@buv.edu.vn</w:delText>
        </w:r>
        <w:r w:rsidR="00F576D4" w:rsidDel="00084B2A">
          <w:rPr>
            <w:rStyle w:val="Hyperlink"/>
          </w:rPr>
          <w:fldChar w:fldCharType="end"/>
        </w:r>
        <w:r w:rsidRPr="004373E8" w:rsidDel="00084B2A">
          <w:rPr>
            <w:rFonts w:ascii="iCiel Avenir LT Std 35 Light" w:hAnsi="iCiel Avenir LT Std 35 Light" w:cs="Arial"/>
            <w:i/>
            <w:iCs/>
            <w:sz w:val="22"/>
            <w:szCs w:val="22"/>
            <w:lang w:val="vi-VN"/>
          </w:rPr>
          <w:delText xml:space="preserve"> với tên đầy đủ của người được ủy quyền, ngày tháng năm sinh, số CCCD/Hộ chiếu hoặc giấy tờ tùy thân tương đương. Người được ủy quyền sẽ cần xuất trình giấy tờ tùy thân và ký vào giấy xác nhận khi đến lấy tài liệu cho sinh viên. Sau đó, BUV sẽ xác nhận tài liệu của sinh viên đã được giao cho người ủy quyền.</w:delText>
        </w:r>
        <w:bookmarkStart w:id="5614" w:name="_Toc177044634"/>
        <w:bookmarkStart w:id="5615" w:name="_Toc177077331"/>
        <w:bookmarkEnd w:id="5614"/>
        <w:bookmarkEnd w:id="5615"/>
      </w:del>
    </w:p>
    <w:p w14:paraId="5CD00188" w14:textId="15AAA0AF" w:rsidR="00D9034C" w:rsidRPr="004373E8" w:rsidDel="00084B2A" w:rsidRDefault="00D9034C" w:rsidP="003E1B62">
      <w:pPr>
        <w:pStyle w:val="ListParagraph"/>
        <w:tabs>
          <w:tab w:val="left" w:pos="630"/>
          <w:tab w:val="left" w:pos="720"/>
          <w:tab w:val="left" w:pos="1080"/>
        </w:tabs>
        <w:ind w:left="0" w:firstLine="0"/>
        <w:contextualSpacing w:val="0"/>
        <w:rPr>
          <w:del w:id="5616" w:author="An Tran, ACA (BUV)" w:date="2024-09-12T12:00:00Z" w16du:dateUtc="2024-09-12T05:00:00Z"/>
          <w:rFonts w:ascii="iCiel Avenir LT Std 35 Light" w:hAnsi="iCiel Avenir LT Std 35 Light" w:cs="Arial"/>
          <w:i/>
          <w:iCs/>
          <w:sz w:val="22"/>
          <w:szCs w:val="22"/>
          <w:lang w:val="vi-VN"/>
        </w:rPr>
      </w:pPr>
      <w:bookmarkStart w:id="5617" w:name="_Toc177044635"/>
      <w:bookmarkStart w:id="5618" w:name="_Toc177077332"/>
      <w:bookmarkEnd w:id="5617"/>
      <w:bookmarkEnd w:id="5618"/>
    </w:p>
    <w:p w14:paraId="235A0762" w14:textId="6F397314" w:rsidR="00C10C75" w:rsidRPr="004373E8" w:rsidDel="00084B2A" w:rsidRDefault="00D9034C" w:rsidP="003E1B62">
      <w:pPr>
        <w:pStyle w:val="ListParagraph"/>
        <w:tabs>
          <w:tab w:val="left" w:pos="630"/>
          <w:tab w:val="left" w:pos="720"/>
          <w:tab w:val="left" w:pos="1080"/>
        </w:tabs>
        <w:ind w:left="0" w:firstLine="0"/>
        <w:contextualSpacing w:val="0"/>
        <w:rPr>
          <w:del w:id="5619" w:author="An Tran, ACA (BUV)" w:date="2024-09-12T12:00:00Z" w16du:dateUtc="2024-09-12T05:00:00Z"/>
          <w:rFonts w:ascii="iCiel Avenir LT Std 35 Light" w:hAnsi="iCiel Avenir LT Std 35 Light" w:cs="Arial"/>
          <w:i/>
          <w:iCs/>
          <w:sz w:val="22"/>
          <w:szCs w:val="22"/>
          <w:lang w:val="vi-VN"/>
        </w:rPr>
      </w:pPr>
      <w:del w:id="5620" w:author="An Tran, ACA (BUV)" w:date="2024-09-12T12:00:00Z" w16du:dateUtc="2024-09-12T05:00:00Z">
        <w:r w:rsidRPr="004373E8" w:rsidDel="00084B2A">
          <w:rPr>
            <w:rFonts w:ascii="iCiel Avenir LT Std 35 Light" w:hAnsi="iCiel Avenir LT Std 35 Light" w:cs="Arial"/>
            <w:i/>
            <w:iCs/>
            <w:sz w:val="22"/>
            <w:szCs w:val="22"/>
            <w:lang w:val="vi-VN"/>
          </w:rPr>
          <w:delText xml:space="preserve">Nếu sinh viên muốn nhận bằng tốt nghiệp và bảng điểm qua đường bưu điện, sinh viên sẽ cần viết email gửi đến </w:delText>
        </w:r>
        <w:r w:rsidR="00DC4FE7" w:rsidRPr="004373E8" w:rsidDel="00084B2A">
          <w:rPr>
            <w:rFonts w:ascii="iCiel Avenir LT Std 35 Light" w:hAnsi="iCiel Avenir LT Std 35 Light" w:cs="Arial"/>
            <w:i/>
            <w:iCs/>
            <w:sz w:val="22"/>
            <w:szCs w:val="22"/>
            <w:lang w:val="vi-VN"/>
          </w:rPr>
          <w:delText>Bộ phận</w:delText>
        </w:r>
        <w:r w:rsidRPr="004373E8" w:rsidDel="00084B2A">
          <w:rPr>
            <w:rFonts w:ascii="iCiel Avenir LT Std 35 Light" w:hAnsi="iCiel Avenir LT Std 35 Light" w:cs="Arial"/>
            <w:i/>
            <w:iCs/>
            <w:sz w:val="22"/>
            <w:szCs w:val="22"/>
            <w:lang w:val="vi-VN"/>
          </w:rPr>
          <w:delText xml:space="preserve"> </w:delText>
        </w:r>
        <w:r w:rsidR="005679CF" w:rsidRPr="004373E8" w:rsidDel="00084B2A">
          <w:rPr>
            <w:rFonts w:ascii="iCiel Avenir LT Std 35 Light" w:hAnsi="iCiel Avenir LT Std 35 Light" w:cs="Arial"/>
            <w:i/>
            <w:iCs/>
            <w:sz w:val="22"/>
            <w:szCs w:val="22"/>
            <w:lang w:val="vi-VN"/>
          </w:rPr>
          <w:delText xml:space="preserve">Trung tâm Dữ liệu Sinh viên tại </w:delText>
        </w:r>
        <w:r w:rsidR="00F576D4" w:rsidDel="00084B2A">
          <w:fldChar w:fldCharType="begin"/>
        </w:r>
        <w:r w:rsidR="00F576D4" w:rsidDel="00084B2A">
          <w:delInstrText>HYPERLINK "mailto:cais@buv.edu.vn"</w:delInstrText>
        </w:r>
        <w:r w:rsidR="00F576D4" w:rsidDel="00084B2A">
          <w:fldChar w:fldCharType="separate"/>
        </w:r>
        <w:r w:rsidR="005679CF" w:rsidRPr="004373E8" w:rsidDel="00084B2A">
          <w:rPr>
            <w:rStyle w:val="Hyperlink"/>
            <w:rFonts w:ascii="iCiel Avenir LT Std 35 Light" w:hAnsi="iCiel Avenir LT Std 35 Light" w:cs="Arial"/>
            <w:i/>
            <w:iCs/>
            <w:sz w:val="22"/>
            <w:szCs w:val="22"/>
            <w:lang w:val="vi-VN"/>
          </w:rPr>
          <w:delText>cais@buv.edu.vn</w:delText>
        </w:r>
        <w:r w:rsidR="00F576D4" w:rsidDel="00084B2A">
          <w:rPr>
            <w:rStyle w:val="Hyperlink"/>
            <w:rFonts w:ascii="iCiel Avenir LT Std 35 Light" w:hAnsi="iCiel Avenir LT Std 35 Light" w:cs="Arial"/>
            <w:i/>
            <w:iCs/>
            <w:sz w:val="22"/>
            <w:szCs w:val="22"/>
            <w:lang w:val="vi-VN"/>
          </w:rPr>
          <w:fldChar w:fldCharType="end"/>
        </w:r>
        <w:r w:rsidR="005679CF" w:rsidRPr="004373E8" w:rsidDel="00084B2A">
          <w:rPr>
            <w:rFonts w:ascii="iCiel Avenir LT Std 35 Light" w:hAnsi="iCiel Avenir LT Std 35 Light" w:cs="Arial"/>
            <w:i/>
            <w:iCs/>
            <w:sz w:val="22"/>
            <w:szCs w:val="22"/>
            <w:lang w:val="vi-VN"/>
          </w:rPr>
          <w:delText xml:space="preserve"> </w:delText>
        </w:r>
        <w:r w:rsidRPr="004373E8" w:rsidDel="00084B2A">
          <w:rPr>
            <w:rFonts w:ascii="iCiel Avenir LT Std 35 Light" w:hAnsi="iCiel Avenir LT Std 35 Light" w:cs="Arial"/>
            <w:i/>
            <w:iCs/>
            <w:sz w:val="22"/>
            <w:szCs w:val="22"/>
            <w:lang w:val="vi-VN"/>
          </w:rPr>
          <w:delText>để trình bày yêu cầu. Xin lưu ý rằng BUV chỉ có thể gửi bằng tốt nghiệp và bảng điểm đến địa chỉ của sinh viên đã đăng ký trên hệ thống. Trong 1 ngày làm việc, BUV sẽ xác nhận yêu cầu của sinh viên qua email cùng với thời gian chuyển phát. Sinh viên sau đó sẽ cần sắp xếp thời gian để nhận tài liệu vì sinh viên sẽ được yêu cầu ký tên để nhận bưu kiện.</w:delText>
        </w:r>
        <w:bookmarkStart w:id="5621" w:name="_Toc177044636"/>
        <w:bookmarkStart w:id="5622" w:name="_Toc177077333"/>
        <w:bookmarkEnd w:id="5621"/>
        <w:bookmarkEnd w:id="5622"/>
      </w:del>
    </w:p>
    <w:p w14:paraId="6A911AE9" w14:textId="76D36971" w:rsidR="00C10C75" w:rsidRPr="003F2C45" w:rsidRDefault="003F2C45">
      <w:pPr>
        <w:pStyle w:val="Question"/>
        <w:numPr>
          <w:ilvl w:val="0"/>
          <w:numId w:val="44"/>
        </w:numPr>
        <w:tabs>
          <w:tab w:val="left" w:pos="630"/>
          <w:tab w:val="left" w:pos="990"/>
        </w:tabs>
        <w:spacing w:before="100" w:line="400" w:lineRule="exact"/>
        <w:ind w:left="0" w:firstLine="720"/>
        <w:rPr>
          <w:ins w:id="5623" w:author="An Tran, ACA (BUV)" w:date="2024-09-12T14:29:00Z" w16du:dateUtc="2024-09-12T07:29:00Z"/>
          <w:rFonts w:cs="Arial"/>
          <w:i/>
          <w:iCs/>
          <w:szCs w:val="22"/>
        </w:rPr>
      </w:pPr>
      <w:bookmarkStart w:id="5624" w:name="_Toc177077334"/>
      <w:ins w:id="5625" w:author="An Tran, ACA (BUV)" w:date="2024-09-12T14:30:00Z" w16du:dateUtc="2024-09-12T07:30:00Z">
        <w:r w:rsidRPr="003F2C45">
          <w:rPr>
            <w:rFonts w:cs="Arial"/>
            <w:szCs w:val="22"/>
          </w:rPr>
          <w:t xml:space="preserve">What are the criteria for Course Excellence Award and Dean’s List at BUV? / </w:t>
        </w:r>
        <w:r w:rsidRPr="003F2C45">
          <w:rPr>
            <w:rFonts w:cs="Arial"/>
            <w:i/>
            <w:iCs/>
            <w:szCs w:val="22"/>
            <w:rPrChange w:id="5626" w:author="An Tran, ACA (BUV)" w:date="2024-09-12T14:30:00Z" w16du:dateUtc="2024-09-12T07:30:00Z">
              <w:rPr>
                <w:rFonts w:cs="Arial"/>
                <w:szCs w:val="22"/>
              </w:rPr>
            </w:rPrChange>
          </w:rPr>
          <w:t>Tiêu chí trao thưởng về thành tích học tập xuất sắc ở BUV là gì</w:t>
        </w:r>
      </w:ins>
      <w:del w:id="5627" w:author="An Tran, ACA (BUV)" w:date="2024-09-12T14:30:00Z" w16du:dateUtc="2024-09-12T07:30:00Z">
        <w:r w:rsidR="00C10C75" w:rsidRPr="003F2C45" w:rsidDel="003F2C45">
          <w:rPr>
            <w:rFonts w:cs="Arial"/>
            <w:i/>
            <w:iCs/>
            <w:szCs w:val="22"/>
            <w:rPrChange w:id="5628" w:author="An Tran, ACA (BUV)" w:date="2024-09-12T14:30:00Z" w16du:dateUtc="2024-09-12T07:30:00Z">
              <w:rPr>
                <w:rFonts w:cs="Arial"/>
                <w:szCs w:val="22"/>
                <w:lang w:val="vi-VN"/>
              </w:rPr>
            </w:rPrChange>
          </w:rPr>
          <w:delText>Do the students need to re-submit the assessment if the student has Ex</w:delText>
        </w:r>
        <w:r w:rsidR="004C4B87" w:rsidRPr="003F2C45" w:rsidDel="003F2C45">
          <w:rPr>
            <w:rFonts w:cs="Arial"/>
            <w:i/>
            <w:iCs/>
            <w:szCs w:val="22"/>
            <w:rPrChange w:id="5629" w:author="An Tran, ACA (BUV)" w:date="2024-09-12T14:30:00Z" w16du:dateUtc="2024-09-12T07:30:00Z">
              <w:rPr>
                <w:rFonts w:cs="Arial"/>
                <w:szCs w:val="22"/>
                <w:lang w:val="vi-VN"/>
              </w:rPr>
            </w:rPrChange>
          </w:rPr>
          <w:delText>ceptional</w:delText>
        </w:r>
        <w:r w:rsidR="00C10C75" w:rsidRPr="003F2C45" w:rsidDel="003F2C45">
          <w:rPr>
            <w:rFonts w:cs="Arial"/>
            <w:i/>
            <w:iCs/>
            <w:szCs w:val="22"/>
            <w:rPrChange w:id="5630" w:author="An Tran, ACA (BUV)" w:date="2024-09-12T14:30:00Z" w16du:dateUtc="2024-09-12T07:30:00Z">
              <w:rPr>
                <w:rFonts w:cs="Arial"/>
                <w:szCs w:val="22"/>
                <w:lang w:val="vi-VN"/>
              </w:rPr>
            </w:rPrChange>
          </w:rPr>
          <w:delText xml:space="preserve"> Circumstance Upheld? When? / </w:delText>
        </w:r>
        <w:r w:rsidR="00C10C75" w:rsidRPr="003F2C45" w:rsidDel="003F2C45">
          <w:rPr>
            <w:rFonts w:cs="Arial"/>
            <w:i/>
            <w:iCs/>
            <w:szCs w:val="22"/>
            <w:rPrChange w:id="5631" w:author="An Tran, ACA (BUV)" w:date="2024-09-12T14:30:00Z" w16du:dateUtc="2024-09-12T07:30:00Z">
              <w:rPr>
                <w:rFonts w:cs="Arial"/>
                <w:i/>
                <w:iCs/>
                <w:szCs w:val="22"/>
                <w:lang w:val="vi-VN"/>
              </w:rPr>
            </w:rPrChange>
          </w:rPr>
          <w:delText>Sau khi đơn xin xét ngoại lệ của sinh viên được chấp thuận, sinh viên có phải nộp lại bài không và bao giờ nộp lại bài</w:delText>
        </w:r>
      </w:del>
      <w:r w:rsidR="00C10C75" w:rsidRPr="003F2C45">
        <w:rPr>
          <w:rFonts w:cs="Arial"/>
          <w:i/>
          <w:iCs/>
          <w:szCs w:val="22"/>
          <w:rPrChange w:id="5632" w:author="An Tran, ACA (BUV)" w:date="2024-09-12T14:30:00Z" w16du:dateUtc="2024-09-12T07:30:00Z">
            <w:rPr>
              <w:rFonts w:cs="Arial"/>
              <w:i/>
              <w:iCs/>
              <w:szCs w:val="22"/>
              <w:lang w:val="vi-VN"/>
            </w:rPr>
          </w:rPrChange>
        </w:rPr>
        <w:t>?</w:t>
      </w:r>
      <w:bookmarkEnd w:id="5624"/>
    </w:p>
    <w:p w14:paraId="5F093EF1" w14:textId="77777777" w:rsidR="003F2C45" w:rsidRPr="003F2C45" w:rsidRDefault="003F2C45">
      <w:pPr>
        <w:pStyle w:val="ListParagraph"/>
        <w:tabs>
          <w:tab w:val="left" w:pos="630"/>
          <w:tab w:val="left" w:pos="720"/>
          <w:tab w:val="left" w:pos="1080"/>
        </w:tabs>
        <w:ind w:left="0"/>
        <w:contextualSpacing w:val="0"/>
        <w:rPr>
          <w:ins w:id="5633" w:author="An Tran, ACA (BUV)" w:date="2024-09-12T14:29:00Z" w16du:dateUtc="2024-09-12T07:29:00Z"/>
          <w:rFonts w:ascii="iCiel Avenir LT Std 35 Light" w:hAnsi="iCiel Avenir LT Std 35 Light" w:cs="Arial"/>
          <w:i/>
          <w:iCs/>
          <w:sz w:val="22"/>
          <w:szCs w:val="22"/>
          <w:lang w:val="vi-VN"/>
          <w:rPrChange w:id="5634" w:author="An Tran, ACA (BUV)" w:date="2024-09-12T14:30:00Z" w16du:dateUtc="2024-09-12T07:30:00Z">
            <w:rPr>
              <w:ins w:id="5635" w:author="An Tran, ACA (BUV)" w:date="2024-09-12T14:29:00Z" w16du:dateUtc="2024-09-12T07:29:00Z"/>
            </w:rPr>
          </w:rPrChange>
        </w:rPr>
        <w:pPrChange w:id="5636" w:author="An Tran, ACA (BUV)" w:date="2024-09-12T14:30:00Z" w16du:dateUtc="2024-09-12T07:30:00Z">
          <w:pPr>
            <w:ind w:firstLine="0"/>
          </w:pPr>
        </w:pPrChange>
      </w:pPr>
      <w:ins w:id="5637" w:author="An Tran, ACA (BUV)" w:date="2024-09-12T14:29:00Z" w16du:dateUtc="2024-09-12T07:29:00Z">
        <w:r w:rsidRPr="003F2C45">
          <w:rPr>
            <w:rFonts w:ascii="iCiel Avenir LT Std 35 Light" w:hAnsi="iCiel Avenir LT Std 35 Light" w:cs="Arial"/>
            <w:b/>
            <w:bCs/>
            <w:sz w:val="22"/>
            <w:szCs w:val="22"/>
            <w:u w:val="single"/>
            <w:lang w:val="vi-VN"/>
            <w:rPrChange w:id="5638" w:author="An Tran, ACA (BUV)" w:date="2024-09-12T14:30:00Z" w16du:dateUtc="2024-09-12T07:30:00Z">
              <w:rPr/>
            </w:rPrChange>
          </w:rPr>
          <w:t>Answer / Câu trả lời:</w:t>
        </w:r>
        <w:r w:rsidRPr="003F2C45">
          <w:rPr>
            <w:rFonts w:ascii="iCiel Avenir LT Std 35 Light" w:hAnsi="iCiel Avenir LT Std 35 Light" w:cs="Arial"/>
            <w:i/>
            <w:iCs/>
            <w:sz w:val="22"/>
            <w:szCs w:val="22"/>
            <w:lang w:val="vi-VN"/>
            <w:rPrChange w:id="5639" w:author="An Tran, ACA (BUV)" w:date="2024-09-12T14:30:00Z" w16du:dateUtc="2024-09-12T07:30:00Z">
              <w:rPr/>
            </w:rPrChange>
          </w:rPr>
          <w:tab/>
        </w:r>
      </w:ins>
    </w:p>
    <w:p w14:paraId="00C08137" w14:textId="77777777" w:rsidR="003F2C45" w:rsidRPr="003F2C45" w:rsidRDefault="003F2C45" w:rsidP="003F2C45">
      <w:pPr>
        <w:ind w:firstLine="0"/>
        <w:rPr>
          <w:ins w:id="5640" w:author="An Tran, ACA (BUV)" w:date="2024-09-12T14:29:00Z" w16du:dateUtc="2024-09-12T07:29:00Z"/>
          <w:rFonts w:ascii="iCiel Avenir LT Std 35 Light" w:hAnsi="iCiel Avenir LT Std 35 Light" w:cs="Arial"/>
          <w:i/>
          <w:iCs/>
          <w:sz w:val="22"/>
          <w:szCs w:val="22"/>
          <w:lang w:val="vi-VN"/>
          <w:rPrChange w:id="5641" w:author="An Tran, ACA (BUV)" w:date="2024-09-12T14:30:00Z" w16du:dateUtc="2024-09-12T07:30:00Z">
            <w:rPr>
              <w:ins w:id="5642" w:author="An Tran, ACA (BUV)" w:date="2024-09-12T14:29:00Z" w16du:dateUtc="2024-09-12T07:29:00Z"/>
            </w:rPr>
          </w:rPrChange>
        </w:rPr>
      </w:pPr>
      <w:ins w:id="5643" w:author="An Tran, ACA (BUV)" w:date="2024-09-12T14:29:00Z" w16du:dateUtc="2024-09-12T07:29:00Z">
        <w:r w:rsidRPr="003F2C45">
          <w:rPr>
            <w:rFonts w:ascii="iCiel Avenir LT Std 35 Light" w:hAnsi="iCiel Avenir LT Std 35 Light" w:cs="Arial"/>
            <w:i/>
            <w:iCs/>
            <w:sz w:val="22"/>
            <w:szCs w:val="22"/>
            <w:lang w:val="vi-VN"/>
            <w:rPrChange w:id="5644" w:author="An Tran, ACA (BUV)" w:date="2024-09-12T14:30:00Z" w16du:dateUtc="2024-09-12T07:30:00Z">
              <w:rPr/>
            </w:rPrChange>
          </w:rPr>
          <w:t>The Course Excellence Award honors students with exceptional academic performance at BUV. This accolade is given to the top two students from each program who achieve the highest average scores in their respective years: Years 1 to 3 for a 3-year course structure, or Years 1 to 4 for a 4-year course structure. Eligibility requires that students have no failed modules, and the average score is calculated over the entire academic year. Awardees must also have no violations of Academic Misconduct or Disciplinary actions in the relevant year.</w:t>
        </w:r>
      </w:ins>
    </w:p>
    <w:p w14:paraId="7429D067" w14:textId="77777777" w:rsidR="003F2C45" w:rsidRPr="003F2C45" w:rsidRDefault="003F2C45" w:rsidP="003F2C45">
      <w:pPr>
        <w:ind w:firstLine="0"/>
        <w:rPr>
          <w:ins w:id="5645" w:author="An Tran, ACA (BUV)" w:date="2024-09-12T14:29:00Z" w16du:dateUtc="2024-09-12T07:29:00Z"/>
          <w:rFonts w:ascii="iCiel Avenir LT Std 35 Light" w:hAnsi="iCiel Avenir LT Std 35 Light" w:cs="Arial"/>
          <w:i/>
          <w:iCs/>
          <w:sz w:val="22"/>
          <w:szCs w:val="22"/>
          <w:lang w:val="vi-VN"/>
          <w:rPrChange w:id="5646" w:author="An Tran, ACA (BUV)" w:date="2024-09-12T14:30:00Z" w16du:dateUtc="2024-09-12T07:30:00Z">
            <w:rPr>
              <w:ins w:id="5647" w:author="An Tran, ACA (BUV)" w:date="2024-09-12T14:29:00Z" w16du:dateUtc="2024-09-12T07:29:00Z"/>
            </w:rPr>
          </w:rPrChange>
        </w:rPr>
      </w:pPr>
      <w:ins w:id="5648" w:author="An Tran, ACA (BUV)" w:date="2024-09-12T14:29:00Z" w16du:dateUtc="2024-09-12T07:29:00Z">
        <w:r w:rsidRPr="003F2C45">
          <w:rPr>
            <w:rFonts w:ascii="iCiel Avenir LT Std 35 Light" w:hAnsi="iCiel Avenir LT Std 35 Light" w:cs="Arial"/>
            <w:i/>
            <w:iCs/>
            <w:sz w:val="22"/>
            <w:szCs w:val="22"/>
            <w:lang w:val="vi-VN"/>
            <w:rPrChange w:id="5649" w:author="An Tran, ACA (BUV)" w:date="2024-09-12T14:30:00Z" w16du:dateUtc="2024-09-12T07:30:00Z">
              <w:rPr/>
            </w:rPrChange>
          </w:rPr>
          <w:t>The Dean's List is a special recognition given to students who rank in the top 5% of their programme, achieving an average score of 70% or higher over an academic year without any failed modules. The average score is calculated based on the entire academic year. Recipients of the Dean's List must also have no violations of Academic Misconduct or Disciplinary actions during the applicable or subsequent year.</w:t>
        </w:r>
      </w:ins>
    </w:p>
    <w:p w14:paraId="032CECD2" w14:textId="77777777" w:rsidR="003F2C45" w:rsidRPr="003F2C45" w:rsidRDefault="003F2C45" w:rsidP="003F2C45">
      <w:pPr>
        <w:ind w:firstLine="0"/>
        <w:rPr>
          <w:ins w:id="5650" w:author="An Tran, ACA (BUV)" w:date="2024-09-12T14:29:00Z" w16du:dateUtc="2024-09-12T07:29:00Z"/>
          <w:rFonts w:ascii="iCiel Avenir LT Std 35 Light" w:hAnsi="iCiel Avenir LT Std 35 Light" w:cs="Arial"/>
          <w:i/>
          <w:iCs/>
          <w:sz w:val="22"/>
          <w:szCs w:val="22"/>
          <w:lang w:val="vi-VN"/>
          <w:rPrChange w:id="5651" w:author="An Tran, ACA (BUV)" w:date="2024-09-12T14:30:00Z" w16du:dateUtc="2024-09-12T07:30:00Z">
            <w:rPr>
              <w:ins w:id="5652" w:author="An Tran, ACA (BUV)" w:date="2024-09-12T14:29:00Z" w16du:dateUtc="2024-09-12T07:29:00Z"/>
            </w:rPr>
          </w:rPrChange>
        </w:rPr>
      </w:pPr>
      <w:ins w:id="5653" w:author="An Tran, ACA (BUV)" w:date="2024-09-12T14:29:00Z" w16du:dateUtc="2024-09-12T07:29:00Z">
        <w:r w:rsidRPr="003F2C45">
          <w:rPr>
            <w:rFonts w:ascii="iCiel Avenir LT Std 35 Light" w:hAnsi="iCiel Avenir LT Std 35 Light" w:cs="Arial"/>
            <w:i/>
            <w:iCs/>
            <w:sz w:val="22"/>
            <w:szCs w:val="22"/>
            <w:lang w:val="vi-VN"/>
            <w:rPrChange w:id="5654" w:author="An Tran, ACA (BUV)" w:date="2024-09-12T14:30:00Z" w16du:dateUtc="2024-09-12T07:30:00Z">
              <w:rPr/>
            </w:rPrChange>
          </w:rPr>
          <w:t>Course Excellence Award (Sinh viên Xuất sắc của Khóa) tôn vinh những sinh viên có thành tích học tập xuất sắc tại BUV. Giải thưởng này được trao cho hai sinh viên xuất sắc nhất từ mỗi chương trình có điểm trung bình cao nhất trong các năm học tương ứng: từ Năm 1 đến Năm 2 đối với chương trình có thời gian học 3 năm, hoặc từ Năm 1 đến Năm 4 đối với chương trình có thời gian học 4 năm. Để đủ điều kiện nhận giải, sinh viên không được có môn học bị trượt, và điểm trung bình được tính trên toàn bộ năm học. Đồng thời, sinh viên phải đảm bảo không có vi phạm học thuật hoặc kỷ luật trong năm học tương ứng.</w:t>
        </w:r>
      </w:ins>
    </w:p>
    <w:p w14:paraId="5CFDCB87" w14:textId="6D85D46E" w:rsidR="003F2C45" w:rsidRPr="003F2C45" w:rsidRDefault="003F2C45">
      <w:pPr>
        <w:ind w:firstLine="0"/>
        <w:rPr>
          <w:ins w:id="5655" w:author="An Tran, ACA (BUV)" w:date="2024-09-12T14:29:00Z" w16du:dateUtc="2024-09-12T07:29:00Z"/>
          <w:rFonts w:cs="Arial"/>
          <w:i/>
          <w:iCs/>
          <w:szCs w:val="22"/>
          <w:lang w:val="vi-VN"/>
          <w:rPrChange w:id="5656" w:author="An Tran, ACA (BUV)" w:date="2024-09-12T14:30:00Z" w16du:dateUtc="2024-09-12T07:30:00Z">
            <w:rPr>
              <w:ins w:id="5657" w:author="An Tran, ACA (BUV)" w:date="2024-09-12T14:29:00Z" w16du:dateUtc="2024-09-12T07:29:00Z"/>
              <w:rFonts w:cs="Arial"/>
              <w:i/>
              <w:iCs/>
              <w:szCs w:val="22"/>
            </w:rPr>
          </w:rPrChange>
        </w:rPr>
        <w:pPrChange w:id="5658" w:author="An Tran, ACA (BUV)" w:date="2024-09-12T14:29:00Z" w16du:dateUtc="2024-09-12T07:29:00Z">
          <w:pPr>
            <w:pStyle w:val="Question"/>
            <w:numPr>
              <w:numId w:val="44"/>
            </w:numPr>
            <w:tabs>
              <w:tab w:val="left" w:pos="630"/>
              <w:tab w:val="left" w:pos="990"/>
            </w:tabs>
            <w:spacing w:before="100" w:line="400" w:lineRule="exact"/>
            <w:ind w:left="360" w:hanging="360"/>
          </w:pPr>
        </w:pPrChange>
      </w:pPr>
      <w:ins w:id="5659" w:author="An Tran, ACA (BUV)" w:date="2024-09-12T14:29:00Z" w16du:dateUtc="2024-09-12T07:29:00Z">
        <w:r w:rsidRPr="003F2C45">
          <w:rPr>
            <w:rFonts w:ascii="iCiel Avenir LT Std 35 Light" w:hAnsi="iCiel Avenir LT Std 35 Light" w:cs="Arial"/>
            <w:i/>
            <w:iCs/>
            <w:sz w:val="22"/>
            <w:szCs w:val="22"/>
            <w:lang w:val="vi-VN"/>
            <w:rPrChange w:id="5660" w:author="An Tran, ACA (BUV)" w:date="2024-09-12T14:30:00Z" w16du:dateUtc="2024-09-12T07:30:00Z">
              <w:rPr/>
            </w:rPrChange>
          </w:rPr>
          <w:t>Dean's List ghi nhận những sinh viên nằm trong top 5% sinh viên xuất sắc của từng chương trình, với điểm trung bình từ 70% trở lên trong một năm học và không có môn nào bị trượt. Điểm trung bình được đánh giá trên toàn bộ năm học, và các sinh viên nhận giải không được có vi phạm học thuật hoặc kỷ luật trong năm học tương ứng.</w:t>
        </w:r>
      </w:ins>
    </w:p>
    <w:p w14:paraId="2FEF2B8C" w14:textId="4703CA88" w:rsidR="003F2C45" w:rsidRPr="003F2C45" w:rsidRDefault="003F2C45">
      <w:pPr>
        <w:pStyle w:val="Question"/>
        <w:numPr>
          <w:ilvl w:val="0"/>
          <w:numId w:val="44"/>
        </w:numPr>
        <w:tabs>
          <w:tab w:val="left" w:pos="630"/>
          <w:tab w:val="left" w:pos="990"/>
        </w:tabs>
        <w:spacing w:before="100" w:line="400" w:lineRule="exact"/>
        <w:ind w:left="0" w:firstLine="720"/>
        <w:rPr>
          <w:rFonts w:cs="Arial"/>
          <w:szCs w:val="22"/>
          <w:rPrChange w:id="5661" w:author="An Tran, ACA (BUV)" w:date="2024-09-12T14:29:00Z" w16du:dateUtc="2024-09-12T07:29:00Z">
            <w:rPr>
              <w:rFonts w:cs="Arial"/>
              <w:szCs w:val="22"/>
              <w:lang w:val="vi-VN"/>
            </w:rPr>
          </w:rPrChange>
        </w:rPr>
        <w:pPrChange w:id="5662" w:author="An Tran, ACA (BUV)" w:date="2024-09-12T14:29:00Z" w16du:dateUtc="2024-09-12T07:29:00Z">
          <w:pPr>
            <w:pStyle w:val="Question"/>
            <w:numPr>
              <w:numId w:val="24"/>
            </w:numPr>
            <w:tabs>
              <w:tab w:val="left" w:pos="630"/>
              <w:tab w:val="left" w:pos="1080"/>
            </w:tabs>
            <w:spacing w:before="100" w:line="400" w:lineRule="exact"/>
            <w:ind w:left="3870" w:hanging="360"/>
          </w:pPr>
        </w:pPrChange>
      </w:pPr>
      <w:bookmarkStart w:id="5663" w:name="_Toc177077335"/>
      <w:ins w:id="5664" w:author="An Tran, ACA (BUV)" w:date="2024-09-12T14:29:00Z" w16du:dateUtc="2024-09-12T07:29:00Z">
        <w:r w:rsidRPr="009B03D3">
          <w:rPr>
            <w:rFonts w:cs="Arial"/>
            <w:szCs w:val="22"/>
          </w:rPr>
          <w:t xml:space="preserve">Do the students need to re-submit the assessment if the student has Exceptional Circumstance Upheld? When? / </w:t>
        </w:r>
        <w:r w:rsidRPr="009B03D3">
          <w:rPr>
            <w:rFonts w:cs="Arial"/>
            <w:i/>
            <w:iCs/>
            <w:szCs w:val="22"/>
          </w:rPr>
          <w:t>Sau khi đơn xin xét ngoại lệ của sinh viên được chấp thuận, sinh viên có phải nộp lại bài không và bao giờ nộp lại bài?</w:t>
        </w:r>
      </w:ins>
      <w:bookmarkEnd w:id="5663"/>
    </w:p>
    <w:p w14:paraId="5BC257E6" w14:textId="77777777" w:rsidR="00C10C75" w:rsidRPr="004373E8"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832734A" w14:textId="77777777" w:rsidR="00E42593" w:rsidRPr="00F13AA5" w:rsidRDefault="00E42593" w:rsidP="00E42593">
      <w:pPr>
        <w:pStyle w:val="NormalWeb"/>
        <w:shd w:val="clear" w:color="auto" w:fill="FFFFFF"/>
        <w:rPr>
          <w:ins w:id="5665" w:author="An Tran, ACA (BUV)" w:date="2024-09-10T02:36:00Z" w16du:dateUtc="2024-09-09T19:36:00Z"/>
          <w:rFonts w:ascii="iCiel Avenir LT Std 35 Light" w:hAnsi="iCiel Avenir LT Std 35 Light"/>
          <w:color w:val="000000"/>
          <w:sz w:val="22"/>
          <w:szCs w:val="22"/>
        </w:rPr>
      </w:pPr>
      <w:ins w:id="5666" w:author="An Tran, ACA (BUV)" w:date="2024-09-10T02:36:00Z" w16du:dateUtc="2024-09-09T19:36:00Z">
        <w:r w:rsidRPr="00F13AA5">
          <w:rPr>
            <w:rFonts w:ascii="iCiel Avenir LT Std 35 Light" w:hAnsi="iCiel Avenir LT Std 35 Light"/>
            <w:color w:val="000000"/>
            <w:sz w:val="22"/>
            <w:szCs w:val="22"/>
          </w:rPr>
          <w:t xml:space="preserve">The students are advised to wait until they receive the Exceptional Circumstance decision sent by Academic Compliance Office. </w:t>
        </w:r>
      </w:ins>
    </w:p>
    <w:p w14:paraId="027DB0D5" w14:textId="77777777" w:rsidR="00E42593" w:rsidRPr="00F13AA5" w:rsidRDefault="00E42593" w:rsidP="00E42593">
      <w:pPr>
        <w:pStyle w:val="NormalWeb"/>
        <w:shd w:val="clear" w:color="auto" w:fill="FFFFFF"/>
        <w:rPr>
          <w:ins w:id="5667" w:author="An Tran, ACA (BUV)" w:date="2024-09-10T02:36:00Z" w16du:dateUtc="2024-09-09T19:36:00Z"/>
          <w:rFonts w:ascii="iCiel Avenir LT Std 35 Light" w:hAnsi="iCiel Avenir LT Std 35 Light"/>
          <w:color w:val="000000"/>
          <w:sz w:val="22"/>
          <w:szCs w:val="22"/>
        </w:rPr>
      </w:pPr>
      <w:ins w:id="5668" w:author="An Tran, ACA (BUV)" w:date="2024-09-10T02:36:00Z" w16du:dateUtc="2024-09-09T19:36:00Z">
        <w:r w:rsidRPr="00F13AA5">
          <w:rPr>
            <w:rFonts w:ascii="iCiel Avenir LT Std 35 Light" w:hAnsi="iCiel Avenir LT Std 35 Light"/>
            <w:color w:val="000000"/>
            <w:sz w:val="22"/>
            <w:szCs w:val="22"/>
          </w:rPr>
          <w:t>If the student gets Exceptional Circumstance upheld, one of the following outcomes can be applied:</w:t>
        </w:r>
      </w:ins>
    </w:p>
    <w:p w14:paraId="2AF591C7" w14:textId="6C3AD0B5" w:rsidR="00E42593" w:rsidRPr="00F13AA5" w:rsidRDefault="00E42593">
      <w:pPr>
        <w:pStyle w:val="NormalWeb"/>
        <w:numPr>
          <w:ilvl w:val="0"/>
          <w:numId w:val="52"/>
        </w:numPr>
        <w:shd w:val="clear" w:color="auto" w:fill="FFFFFF"/>
        <w:rPr>
          <w:ins w:id="5669" w:author="An Tran, ACA (BUV)" w:date="2024-09-10T02:36:00Z" w16du:dateUtc="2024-09-09T19:36:00Z"/>
          <w:rFonts w:ascii="iCiel Avenir LT Std 35 Light" w:hAnsi="iCiel Avenir LT Std 35 Light"/>
          <w:color w:val="000000"/>
          <w:sz w:val="22"/>
          <w:szCs w:val="22"/>
        </w:rPr>
        <w:pPrChange w:id="5670" w:author="An Tran, ACA (BUV)" w:date="2024-09-10T02:38:00Z" w16du:dateUtc="2024-09-09T19:38:00Z">
          <w:pPr>
            <w:pStyle w:val="NormalWeb"/>
            <w:shd w:val="clear" w:color="auto" w:fill="FFFFFF"/>
          </w:pPr>
        </w:pPrChange>
      </w:pPr>
      <w:ins w:id="5671" w:author="An Tran, ACA (BUV)" w:date="2024-09-10T02:36:00Z" w16du:dateUtc="2024-09-09T19:36:00Z">
        <w:r w:rsidRPr="00F13AA5">
          <w:rPr>
            <w:rFonts w:ascii="iCiel Avenir LT Std 35 Light" w:hAnsi="iCiel Avenir LT Std 35 Light"/>
            <w:color w:val="000000"/>
            <w:sz w:val="22"/>
            <w:szCs w:val="22"/>
          </w:rPr>
          <w:t>Provide an extension longer than the standard extension, or as provided under an ARUAA.</w:t>
        </w:r>
      </w:ins>
    </w:p>
    <w:p w14:paraId="29E65431" w14:textId="0ABD335D" w:rsidR="00E42593" w:rsidRPr="00F13AA5" w:rsidRDefault="00E42593">
      <w:pPr>
        <w:pStyle w:val="NormalWeb"/>
        <w:numPr>
          <w:ilvl w:val="0"/>
          <w:numId w:val="52"/>
        </w:numPr>
        <w:shd w:val="clear" w:color="auto" w:fill="FFFFFF"/>
        <w:rPr>
          <w:ins w:id="5672" w:author="An Tran, ACA (BUV)" w:date="2024-09-10T02:36:00Z" w16du:dateUtc="2024-09-09T19:36:00Z"/>
          <w:rFonts w:ascii="iCiel Avenir LT Std 35 Light" w:hAnsi="iCiel Avenir LT Std 35 Light"/>
          <w:color w:val="000000"/>
          <w:sz w:val="22"/>
          <w:szCs w:val="22"/>
        </w:rPr>
        <w:pPrChange w:id="5673" w:author="An Tran, ACA (BUV)" w:date="2024-09-10T02:38:00Z" w16du:dateUtc="2024-09-09T19:38:00Z">
          <w:pPr>
            <w:pStyle w:val="NormalWeb"/>
            <w:shd w:val="clear" w:color="auto" w:fill="FFFFFF"/>
          </w:pPr>
        </w:pPrChange>
      </w:pPr>
      <w:ins w:id="5674" w:author="An Tran, ACA (BUV)" w:date="2024-09-10T02:36:00Z" w16du:dateUtc="2024-09-09T19:36:00Z">
        <w:r w:rsidRPr="00F13AA5">
          <w:rPr>
            <w:rFonts w:ascii="iCiel Avenir LT Std 35 Light" w:hAnsi="iCiel Avenir LT Std 35 Light"/>
            <w:color w:val="000000"/>
            <w:sz w:val="22"/>
            <w:szCs w:val="22"/>
          </w:rPr>
          <w:t>Remove or reduce late penalties incurred as a result of an extenuating circumstance where there was good reason that appropriate extension requests were not made.</w:t>
        </w:r>
      </w:ins>
    </w:p>
    <w:p w14:paraId="04389E91" w14:textId="5475F190" w:rsidR="00E42593" w:rsidRPr="00F13AA5" w:rsidRDefault="00E42593">
      <w:pPr>
        <w:pStyle w:val="NormalWeb"/>
        <w:numPr>
          <w:ilvl w:val="0"/>
          <w:numId w:val="52"/>
        </w:numPr>
        <w:shd w:val="clear" w:color="auto" w:fill="FFFFFF"/>
        <w:rPr>
          <w:ins w:id="5675" w:author="An Tran, ACA (BUV)" w:date="2024-09-10T02:36:00Z" w16du:dateUtc="2024-09-09T19:36:00Z"/>
          <w:rFonts w:ascii="iCiel Avenir LT Std 35 Light" w:hAnsi="iCiel Avenir LT Std 35 Light"/>
          <w:color w:val="000000"/>
          <w:sz w:val="22"/>
          <w:szCs w:val="22"/>
        </w:rPr>
        <w:pPrChange w:id="5676" w:author="An Tran, ACA (BUV)" w:date="2024-09-10T02:38:00Z" w16du:dateUtc="2024-09-09T19:38:00Z">
          <w:pPr>
            <w:pStyle w:val="NormalWeb"/>
            <w:shd w:val="clear" w:color="auto" w:fill="FFFFFF"/>
          </w:pPr>
        </w:pPrChange>
      </w:pPr>
      <w:ins w:id="5677" w:author="An Tran, ACA (BUV)" w:date="2024-09-10T02:36:00Z" w16du:dateUtc="2024-09-09T19:36:00Z">
        <w:r w:rsidRPr="00F13AA5">
          <w:rPr>
            <w:rFonts w:ascii="iCiel Avenir LT Std 35 Light" w:hAnsi="iCiel Avenir LT Std 35 Light"/>
            <w:color w:val="000000"/>
            <w:sz w:val="22"/>
            <w:szCs w:val="22"/>
          </w:rPr>
          <w:t>Where a student has not yet met all the learning outcomes nor completed all the assessment elements the sub-board may recommend an alternative assessment, to enable the student to do so, in agreement with the module-coordinator.</w:t>
        </w:r>
      </w:ins>
    </w:p>
    <w:p w14:paraId="0B27CE16" w14:textId="05C5F9BB" w:rsidR="00E42593" w:rsidRPr="00F13AA5" w:rsidRDefault="00E42593">
      <w:pPr>
        <w:pStyle w:val="NormalWeb"/>
        <w:numPr>
          <w:ilvl w:val="0"/>
          <w:numId w:val="52"/>
        </w:numPr>
        <w:shd w:val="clear" w:color="auto" w:fill="FFFFFF"/>
        <w:rPr>
          <w:ins w:id="5678" w:author="An Tran, ACA (BUV)" w:date="2024-09-10T02:36:00Z" w16du:dateUtc="2024-09-09T19:36:00Z"/>
          <w:rFonts w:ascii="iCiel Avenir LT Std 35 Light" w:hAnsi="iCiel Avenir LT Std 35 Light"/>
          <w:color w:val="000000"/>
          <w:sz w:val="22"/>
          <w:szCs w:val="22"/>
        </w:rPr>
        <w:pPrChange w:id="5679" w:author="An Tran, ACA (BUV)" w:date="2024-09-10T02:38:00Z" w16du:dateUtc="2024-09-09T19:38:00Z">
          <w:pPr>
            <w:pStyle w:val="NormalWeb"/>
            <w:shd w:val="clear" w:color="auto" w:fill="FFFFFF"/>
          </w:pPr>
        </w:pPrChange>
      </w:pPr>
      <w:ins w:id="5680" w:author="An Tran, ACA (BUV)" w:date="2024-09-10T02:36:00Z" w16du:dateUtc="2024-09-09T19:36:00Z">
        <w:r w:rsidRPr="00F13AA5">
          <w:rPr>
            <w:rFonts w:ascii="iCiel Avenir LT Std 35 Light" w:hAnsi="iCiel Avenir LT Std 35 Light"/>
            <w:color w:val="000000"/>
            <w:sz w:val="22"/>
            <w:szCs w:val="22"/>
          </w:rPr>
          <w:t>Allow the student to take a resit, with an uncapped grade, where the original assessment was impacted by an extenuating circumstance.</w:t>
        </w:r>
      </w:ins>
    </w:p>
    <w:p w14:paraId="1119D852" w14:textId="3070B6F1" w:rsidR="00E42593" w:rsidRPr="00F13AA5" w:rsidRDefault="00E42593">
      <w:pPr>
        <w:pStyle w:val="NormalWeb"/>
        <w:numPr>
          <w:ilvl w:val="0"/>
          <w:numId w:val="52"/>
        </w:numPr>
        <w:shd w:val="clear" w:color="auto" w:fill="FFFFFF"/>
        <w:rPr>
          <w:ins w:id="5681" w:author="An Tran, ACA (BUV)" w:date="2024-09-10T02:36:00Z" w16du:dateUtc="2024-09-09T19:36:00Z"/>
          <w:rFonts w:ascii="iCiel Avenir LT Std 35 Light" w:hAnsi="iCiel Avenir LT Std 35 Light"/>
          <w:color w:val="000000"/>
          <w:sz w:val="22"/>
          <w:szCs w:val="22"/>
        </w:rPr>
        <w:pPrChange w:id="5682" w:author="An Tran, ACA (BUV)" w:date="2024-09-10T02:38:00Z" w16du:dateUtc="2024-09-09T19:38:00Z">
          <w:pPr>
            <w:pStyle w:val="NormalWeb"/>
            <w:shd w:val="clear" w:color="auto" w:fill="FFFFFF"/>
          </w:pPr>
        </w:pPrChange>
      </w:pPr>
      <w:ins w:id="5683" w:author="An Tran, ACA (BUV)" w:date="2024-09-10T02:36:00Z" w16du:dateUtc="2024-09-09T19:36:00Z">
        <w:r w:rsidRPr="00F13AA5">
          <w:rPr>
            <w:rFonts w:ascii="iCiel Avenir LT Std 35 Light" w:hAnsi="iCiel Avenir LT Std 35 Light"/>
            <w:color w:val="000000"/>
            <w:sz w:val="22"/>
            <w:szCs w:val="22"/>
          </w:rPr>
          <w:t>Remove a grade cap incurred as a result of an extenuating circumstance.</w:t>
        </w:r>
      </w:ins>
    </w:p>
    <w:p w14:paraId="278C695A" w14:textId="23E550CE" w:rsidR="00E42593" w:rsidRPr="00F13AA5" w:rsidRDefault="00E42593">
      <w:pPr>
        <w:pStyle w:val="NormalWeb"/>
        <w:numPr>
          <w:ilvl w:val="0"/>
          <w:numId w:val="52"/>
        </w:numPr>
        <w:shd w:val="clear" w:color="auto" w:fill="FFFFFF"/>
        <w:rPr>
          <w:ins w:id="5684" w:author="An Tran, ACA (BUV)" w:date="2024-09-10T02:36:00Z" w16du:dateUtc="2024-09-09T19:36:00Z"/>
          <w:rFonts w:ascii="iCiel Avenir LT Std 35 Light" w:hAnsi="iCiel Avenir LT Std 35 Light"/>
          <w:color w:val="000000"/>
          <w:sz w:val="22"/>
          <w:szCs w:val="22"/>
        </w:rPr>
        <w:pPrChange w:id="5685" w:author="An Tran, ACA (BUV)" w:date="2024-09-10T02:38:00Z" w16du:dateUtc="2024-09-09T19:38:00Z">
          <w:pPr>
            <w:pStyle w:val="NormalWeb"/>
            <w:shd w:val="clear" w:color="auto" w:fill="FFFFFF"/>
          </w:pPr>
        </w:pPrChange>
      </w:pPr>
      <w:ins w:id="5686" w:author="An Tran, ACA (BUV)" w:date="2024-09-10T02:36:00Z" w16du:dateUtc="2024-09-09T19:36:00Z">
        <w:r w:rsidRPr="00F13AA5">
          <w:rPr>
            <w:rFonts w:ascii="iCiel Avenir LT Std 35 Light" w:hAnsi="iCiel Avenir LT Std 35 Light"/>
            <w:color w:val="000000"/>
            <w:sz w:val="22"/>
            <w:szCs w:val="22"/>
          </w:rPr>
          <w:t>In exceptional circumstances, allow the student to have a further assessment opportunity, where the current assessment opportunity was impacted by an extenuating circumstance and they have exhausted their assessment opportunities under the assessment policy. The additional assessment must be taken and grade uploaded before the upload deadline immediately prior to the next progression date.</w:t>
        </w:r>
      </w:ins>
    </w:p>
    <w:p w14:paraId="50B277F0" w14:textId="77777777" w:rsidR="00E42593" w:rsidRPr="00F13AA5" w:rsidRDefault="00E42593" w:rsidP="00E42593">
      <w:pPr>
        <w:pStyle w:val="NormalWeb"/>
        <w:shd w:val="clear" w:color="auto" w:fill="FFFFFF"/>
        <w:rPr>
          <w:ins w:id="5687" w:author="An Tran, ACA (BUV)" w:date="2024-09-10T02:36:00Z" w16du:dateUtc="2024-09-09T19:36:00Z"/>
          <w:rFonts w:ascii="iCiel Avenir LT Std 35 Light" w:hAnsi="iCiel Avenir LT Std 35 Light"/>
          <w:color w:val="000000"/>
          <w:sz w:val="22"/>
          <w:szCs w:val="22"/>
        </w:rPr>
      </w:pPr>
      <w:ins w:id="5688" w:author="An Tran, ACA (BUV)" w:date="2024-09-10T02:36:00Z" w16du:dateUtc="2024-09-09T19:36:00Z">
        <w:r w:rsidRPr="00F13AA5">
          <w:rPr>
            <w:rFonts w:ascii="iCiel Avenir LT Std 35 Light" w:hAnsi="iCiel Avenir LT Std 35 Light"/>
            <w:color w:val="000000"/>
            <w:sz w:val="22"/>
            <w:szCs w:val="22"/>
          </w:rPr>
          <w:t>Academic Decision Makers may decide not to uphold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t>
        </w:r>
      </w:ins>
    </w:p>
    <w:p w14:paraId="69B00EA6" w14:textId="5CCD61E0" w:rsidR="00E42593" w:rsidRPr="00F13AA5" w:rsidRDefault="00E42593">
      <w:pPr>
        <w:pStyle w:val="NormalWeb"/>
        <w:numPr>
          <w:ilvl w:val="0"/>
          <w:numId w:val="52"/>
        </w:numPr>
        <w:shd w:val="clear" w:color="auto" w:fill="FFFFFF"/>
        <w:rPr>
          <w:ins w:id="5689" w:author="An Tran, ACA (BUV)" w:date="2024-09-10T02:36:00Z" w16du:dateUtc="2024-09-09T19:36:00Z"/>
          <w:rFonts w:ascii="iCiel Avenir LT Std 35 Light" w:hAnsi="iCiel Avenir LT Std 35 Light"/>
          <w:color w:val="000000"/>
          <w:sz w:val="22"/>
          <w:szCs w:val="22"/>
        </w:rPr>
        <w:pPrChange w:id="5690" w:author="An Tran, ACA (BUV)" w:date="2024-09-10T02:38:00Z" w16du:dateUtc="2024-09-09T19:38:00Z">
          <w:pPr>
            <w:pStyle w:val="NormalWeb"/>
            <w:shd w:val="clear" w:color="auto" w:fill="FFFFFF"/>
          </w:pPr>
        </w:pPrChange>
      </w:pPr>
      <w:ins w:id="5691" w:author="An Tran, ACA (BUV)" w:date="2024-09-10T02:36:00Z" w16du:dateUtc="2024-09-09T19:36:00Z">
        <w:r w:rsidRPr="00F13AA5">
          <w:rPr>
            <w:rFonts w:ascii="iCiel Avenir LT Std 35 Light" w:hAnsi="iCiel Avenir LT Std 35 Light"/>
            <w:color w:val="000000"/>
            <w:sz w:val="22"/>
            <w:szCs w:val="22"/>
          </w:rPr>
          <w:t>Reduce the relative weighting of an assessment that was impacted by an extenuating circumstance, taking into account the nee d for the student to assure that they have met the learning outcomes of the module.</w:t>
        </w:r>
      </w:ins>
    </w:p>
    <w:p w14:paraId="222ED5B1" w14:textId="61728FA5" w:rsidR="00E42593" w:rsidRPr="00F13AA5" w:rsidRDefault="00E42593">
      <w:pPr>
        <w:pStyle w:val="NormalWeb"/>
        <w:numPr>
          <w:ilvl w:val="0"/>
          <w:numId w:val="52"/>
        </w:numPr>
        <w:shd w:val="clear" w:color="auto" w:fill="FFFFFF"/>
        <w:rPr>
          <w:ins w:id="5692" w:author="An Tran, ACA (BUV)" w:date="2024-09-10T02:36:00Z" w16du:dateUtc="2024-09-09T19:36:00Z"/>
          <w:rFonts w:ascii="iCiel Avenir LT Std 35 Light" w:hAnsi="iCiel Avenir LT Std 35 Light"/>
          <w:color w:val="000000"/>
          <w:sz w:val="22"/>
          <w:szCs w:val="22"/>
        </w:rPr>
        <w:pPrChange w:id="5693" w:author="An Tran, ACA (BUV)" w:date="2024-09-10T02:38:00Z" w16du:dateUtc="2024-09-09T19:38:00Z">
          <w:pPr>
            <w:pStyle w:val="NormalWeb"/>
            <w:shd w:val="clear" w:color="auto" w:fill="FFFFFF"/>
          </w:pPr>
        </w:pPrChange>
      </w:pPr>
      <w:ins w:id="5694" w:author="An Tran, ACA (BUV)" w:date="2024-09-10T02:36:00Z" w16du:dateUtc="2024-09-09T19:36:00Z">
        <w:r w:rsidRPr="00F13AA5">
          <w:rPr>
            <w:rFonts w:ascii="iCiel Avenir LT Std 35 Light" w:hAnsi="iCiel Avenir LT Std 35 Light"/>
            <w:color w:val="000000"/>
            <w:sz w:val="22"/>
            <w:szCs w:val="22"/>
          </w:rPr>
          <w:t>In exceptional circumstances which affect a cohort of students, but which are outwith their control, other outcomes as are reasonable and appropriate in the circumstances.</w:t>
        </w:r>
      </w:ins>
    </w:p>
    <w:p w14:paraId="79C8A38A" w14:textId="62646B32" w:rsidR="00E42593" w:rsidRPr="00F13AA5" w:rsidRDefault="00E42593">
      <w:pPr>
        <w:pStyle w:val="NormalWeb"/>
        <w:numPr>
          <w:ilvl w:val="0"/>
          <w:numId w:val="52"/>
        </w:numPr>
        <w:shd w:val="clear" w:color="auto" w:fill="FFFFFF"/>
        <w:spacing w:line="400" w:lineRule="exact"/>
        <w:jc w:val="both"/>
        <w:rPr>
          <w:ins w:id="5695" w:author="An Tran, ACA (BUV)" w:date="2024-09-10T02:36:00Z" w16du:dateUtc="2024-09-09T19:36:00Z"/>
          <w:rFonts w:ascii="iCiel Avenir LT Std 35 Light" w:hAnsi="iCiel Avenir LT Std 35 Light"/>
          <w:color w:val="000000"/>
          <w:sz w:val="22"/>
          <w:szCs w:val="22"/>
        </w:rPr>
        <w:pPrChange w:id="5696" w:author="An Tran, ACA (BUV)" w:date="2024-09-10T02:38:00Z" w16du:dateUtc="2024-09-09T19:38:00Z">
          <w:pPr>
            <w:pStyle w:val="NormalWeb"/>
            <w:shd w:val="clear" w:color="auto" w:fill="FFFFFF"/>
            <w:spacing w:line="400" w:lineRule="exact"/>
            <w:jc w:val="both"/>
          </w:pPr>
        </w:pPrChange>
      </w:pPr>
      <w:ins w:id="5697" w:author="An Tran, ACA (BUV)" w:date="2024-09-10T02:36:00Z" w16du:dateUtc="2024-09-09T19:36:00Z">
        <w:r w:rsidRPr="00F13AA5">
          <w:rPr>
            <w:rFonts w:ascii="iCiel Avenir LT Std 35 Light" w:hAnsi="iCiel Avenir LT Std 35 Light"/>
            <w:color w:val="000000"/>
            <w:sz w:val="22"/>
            <w:szCs w:val="22"/>
          </w:rPr>
          <w:t>If a number of assessments are affected by the extenuating circumstances then different outcomes may be appropriate for each, depending on the nature of the assessment.</w:t>
        </w:r>
      </w:ins>
    </w:p>
    <w:p w14:paraId="2136E6D6" w14:textId="77777777" w:rsidR="00E42593" w:rsidRPr="009D65E8" w:rsidRDefault="00E42593" w:rsidP="00E42593">
      <w:pPr>
        <w:pStyle w:val="NormalWeb"/>
        <w:shd w:val="clear" w:color="auto" w:fill="FFFFFF"/>
        <w:spacing w:line="400" w:lineRule="exact"/>
        <w:jc w:val="both"/>
        <w:rPr>
          <w:ins w:id="5698" w:author="An Tran, ACA (BUV)" w:date="2024-09-10T02:36:00Z" w16du:dateUtc="2024-09-09T19:36:00Z"/>
          <w:rFonts w:ascii="iCiel Avenir LT Std 35 Light" w:hAnsi="iCiel Avenir LT Std 35 Light"/>
          <w:i/>
          <w:iCs/>
          <w:color w:val="000000"/>
          <w:sz w:val="22"/>
          <w:szCs w:val="22"/>
        </w:rPr>
      </w:pPr>
      <w:ins w:id="5699" w:author="An Tran, ACA (BUV)" w:date="2024-09-10T02:36:00Z" w16du:dateUtc="2024-09-09T19:36:00Z">
        <w:r w:rsidRPr="009D65E8">
          <w:rPr>
            <w:rFonts w:ascii="iCiel Avenir LT Std 35 Light" w:hAnsi="iCiel Avenir LT Std 35 Light"/>
            <w:i/>
            <w:iCs/>
            <w:color w:val="000000"/>
            <w:sz w:val="22"/>
            <w:szCs w:val="22"/>
          </w:rPr>
          <w:t>Nếu sinh viên được chấp nhận Đơn xin xét ngoại lệ, một trong các kết quả sau có thể được áp dụng:</w:t>
        </w:r>
      </w:ins>
    </w:p>
    <w:p w14:paraId="52426367" w14:textId="77777777" w:rsidR="00E42593" w:rsidRPr="009D65E8" w:rsidRDefault="00E42593" w:rsidP="00E42593">
      <w:pPr>
        <w:pStyle w:val="NormalWeb"/>
        <w:numPr>
          <w:ilvl w:val="0"/>
          <w:numId w:val="50"/>
        </w:numPr>
        <w:shd w:val="clear" w:color="auto" w:fill="FFFFFF"/>
        <w:spacing w:line="400" w:lineRule="exact"/>
        <w:jc w:val="both"/>
        <w:rPr>
          <w:ins w:id="5700" w:author="An Tran, ACA (BUV)" w:date="2024-09-10T02:36:00Z" w16du:dateUtc="2024-09-09T19:36:00Z"/>
          <w:rFonts w:ascii="iCiel Avenir LT Std 35 Light" w:hAnsi="iCiel Avenir LT Std 35 Light"/>
          <w:i/>
          <w:iCs/>
          <w:color w:val="000000"/>
          <w:sz w:val="22"/>
          <w:szCs w:val="22"/>
        </w:rPr>
      </w:pPr>
      <w:ins w:id="5701" w:author="An Tran, ACA (BUV)" w:date="2024-09-10T02:36:00Z" w16du:dateUtc="2024-09-09T19:36:00Z">
        <w:r w:rsidRPr="009D65E8">
          <w:rPr>
            <w:rFonts w:ascii="iCiel Avenir LT Std 35 Light" w:hAnsi="iCiel Avenir LT Std 35 Light"/>
            <w:i/>
            <w:iCs/>
            <w:color w:val="000000"/>
            <w:sz w:val="22"/>
            <w:szCs w:val="22"/>
          </w:rPr>
          <w:t>Cho phép gia hạn thời gian nộp bài dài hơn so với thời hạn tiêu chuẩn, hoặc như đã được quy định trong ARUAA.</w:t>
        </w:r>
      </w:ins>
    </w:p>
    <w:p w14:paraId="57EC4114" w14:textId="77777777" w:rsidR="00E42593" w:rsidRPr="009D65E8" w:rsidRDefault="00E42593" w:rsidP="00E42593">
      <w:pPr>
        <w:pStyle w:val="NormalWeb"/>
        <w:numPr>
          <w:ilvl w:val="0"/>
          <w:numId w:val="50"/>
        </w:numPr>
        <w:shd w:val="clear" w:color="auto" w:fill="FFFFFF"/>
        <w:spacing w:line="400" w:lineRule="exact"/>
        <w:jc w:val="both"/>
        <w:rPr>
          <w:ins w:id="5702" w:author="An Tran, ACA (BUV)" w:date="2024-09-10T02:36:00Z" w16du:dateUtc="2024-09-09T19:36:00Z"/>
          <w:rFonts w:ascii="iCiel Avenir LT Std 35 Light" w:hAnsi="iCiel Avenir LT Std 35 Light"/>
          <w:i/>
          <w:iCs/>
          <w:color w:val="000000"/>
          <w:sz w:val="22"/>
          <w:szCs w:val="22"/>
        </w:rPr>
      </w:pPr>
      <w:ins w:id="5703" w:author="An Tran, ACA (BUV)" w:date="2024-09-10T02:36:00Z" w16du:dateUtc="2024-09-09T19:36:00Z">
        <w:r w:rsidRPr="009D65E8">
          <w:rPr>
            <w:rFonts w:ascii="iCiel Avenir LT Std 35 Light" w:hAnsi="iCiel Avenir LT Std 35 Light"/>
            <w:i/>
            <w:iCs/>
            <w:color w:val="000000"/>
            <w:sz w:val="22"/>
            <w:szCs w:val="22"/>
          </w:rPr>
          <w:t>Xóa hoặc giảm các hình phạt nộp bài trễ phát sinh do hoàn cảnh đặc biệt khi có lý do chính đáng cho việc không nộp đơn xin xét ngoại lệ trong thời gian quy định.</w:t>
        </w:r>
      </w:ins>
    </w:p>
    <w:p w14:paraId="1D89943A" w14:textId="77777777" w:rsidR="00E42593" w:rsidRPr="009D65E8" w:rsidRDefault="00E42593" w:rsidP="00E42593">
      <w:pPr>
        <w:pStyle w:val="NormalWeb"/>
        <w:numPr>
          <w:ilvl w:val="0"/>
          <w:numId w:val="50"/>
        </w:numPr>
        <w:shd w:val="clear" w:color="auto" w:fill="FFFFFF"/>
        <w:spacing w:line="400" w:lineRule="exact"/>
        <w:jc w:val="both"/>
        <w:rPr>
          <w:ins w:id="5704" w:author="An Tran, ACA (BUV)" w:date="2024-09-10T02:36:00Z" w16du:dateUtc="2024-09-09T19:36:00Z"/>
          <w:rFonts w:ascii="iCiel Avenir LT Std 35 Light" w:hAnsi="iCiel Avenir LT Std 35 Light"/>
          <w:i/>
          <w:iCs/>
          <w:color w:val="000000"/>
          <w:sz w:val="22"/>
          <w:szCs w:val="22"/>
        </w:rPr>
      </w:pPr>
      <w:ins w:id="5705" w:author="An Tran, ACA (BUV)" w:date="2024-09-10T02:36:00Z" w16du:dateUtc="2024-09-09T19:36:00Z">
        <w:r w:rsidRPr="009D65E8">
          <w:rPr>
            <w:rFonts w:ascii="iCiel Avenir LT Std 35 Light" w:hAnsi="iCiel Avenir LT Std 35 Light"/>
            <w:i/>
            <w:iCs/>
            <w:color w:val="000000"/>
            <w:sz w:val="22"/>
            <w:szCs w:val="22"/>
          </w:rPr>
          <w:t>Trường hợp sinh viên chưa hoàn thành tất cả mục tiêu và yêu cầu đầu ra của môn học hoặc chưa hoàn thành hết các bài thi, tiểu ban có thể đề xuất một bài đánh giá thay thế, để sinh viên có thể hoàn thành, với sự đồng ý của điều phối viên môn học.</w:t>
        </w:r>
      </w:ins>
    </w:p>
    <w:p w14:paraId="4208477E" w14:textId="77777777" w:rsidR="00E42593" w:rsidRPr="009D65E8" w:rsidRDefault="00E42593" w:rsidP="00E42593">
      <w:pPr>
        <w:pStyle w:val="NormalWeb"/>
        <w:numPr>
          <w:ilvl w:val="0"/>
          <w:numId w:val="50"/>
        </w:numPr>
        <w:shd w:val="clear" w:color="auto" w:fill="FFFFFF"/>
        <w:spacing w:line="400" w:lineRule="exact"/>
        <w:jc w:val="both"/>
        <w:rPr>
          <w:ins w:id="5706" w:author="An Tran, ACA (BUV)" w:date="2024-09-10T02:36:00Z" w16du:dateUtc="2024-09-09T19:36:00Z"/>
          <w:rFonts w:ascii="iCiel Avenir LT Std 35 Light" w:hAnsi="iCiel Avenir LT Std 35 Light"/>
          <w:i/>
          <w:iCs/>
          <w:color w:val="000000"/>
          <w:sz w:val="22"/>
          <w:szCs w:val="22"/>
        </w:rPr>
      </w:pPr>
      <w:ins w:id="5707" w:author="An Tran, ACA (BUV)" w:date="2024-09-10T02:36:00Z" w16du:dateUtc="2024-09-09T19:36:00Z">
        <w:r w:rsidRPr="009D65E8">
          <w:rPr>
            <w:rFonts w:ascii="iCiel Avenir LT Std 35 Light" w:hAnsi="iCiel Avenir LT Std 35 Light"/>
            <w:i/>
            <w:iCs/>
            <w:color w:val="000000"/>
            <w:sz w:val="22"/>
            <w:szCs w:val="22"/>
          </w:rPr>
          <w:t>Cho phép sinh viên thi lại với điểm không bị giới hạn, nếu bài thi gốc bị ảnh hưởng trường hợp ngoại lệ.</w:t>
        </w:r>
      </w:ins>
    </w:p>
    <w:p w14:paraId="52AB7F1E" w14:textId="77777777" w:rsidR="00E42593" w:rsidRPr="009D65E8" w:rsidRDefault="00E42593" w:rsidP="00E42593">
      <w:pPr>
        <w:pStyle w:val="NormalWeb"/>
        <w:numPr>
          <w:ilvl w:val="0"/>
          <w:numId w:val="50"/>
        </w:numPr>
        <w:shd w:val="clear" w:color="auto" w:fill="FFFFFF"/>
        <w:spacing w:line="400" w:lineRule="exact"/>
        <w:jc w:val="both"/>
        <w:rPr>
          <w:ins w:id="5708" w:author="An Tran, ACA (BUV)" w:date="2024-09-10T02:36:00Z" w16du:dateUtc="2024-09-09T19:36:00Z"/>
          <w:rFonts w:ascii="iCiel Avenir LT Std 35 Light" w:hAnsi="iCiel Avenir LT Std 35 Light"/>
          <w:i/>
          <w:iCs/>
          <w:color w:val="000000"/>
          <w:sz w:val="22"/>
          <w:szCs w:val="22"/>
        </w:rPr>
      </w:pPr>
      <w:ins w:id="5709" w:author="An Tran, ACA (BUV)" w:date="2024-09-10T02:36:00Z" w16du:dateUtc="2024-09-09T19:36:00Z">
        <w:r w:rsidRPr="009D65E8">
          <w:rPr>
            <w:rFonts w:ascii="iCiel Avenir LT Std 35 Light" w:hAnsi="iCiel Avenir LT Std 35 Light"/>
            <w:i/>
            <w:iCs/>
            <w:color w:val="000000"/>
            <w:sz w:val="22"/>
            <w:szCs w:val="22"/>
          </w:rPr>
          <w:t>Xóa bỏ mức điểm giới hạn phát sinh do trường hợp ngoại lệ.</w:t>
        </w:r>
      </w:ins>
    </w:p>
    <w:p w14:paraId="183893A4" w14:textId="77777777" w:rsidR="00E42593" w:rsidRPr="009D65E8" w:rsidRDefault="00E42593" w:rsidP="00E42593">
      <w:pPr>
        <w:pStyle w:val="NormalWeb"/>
        <w:numPr>
          <w:ilvl w:val="0"/>
          <w:numId w:val="50"/>
        </w:numPr>
        <w:shd w:val="clear" w:color="auto" w:fill="FFFFFF"/>
        <w:spacing w:line="400" w:lineRule="exact"/>
        <w:jc w:val="both"/>
        <w:rPr>
          <w:ins w:id="5710" w:author="An Tran, ACA (BUV)" w:date="2024-09-10T02:36:00Z" w16du:dateUtc="2024-09-09T19:36:00Z"/>
          <w:rFonts w:ascii="iCiel Avenir LT Std 35 Light" w:hAnsi="iCiel Avenir LT Std 35 Light"/>
          <w:i/>
          <w:iCs/>
          <w:color w:val="000000"/>
          <w:sz w:val="22"/>
          <w:szCs w:val="22"/>
        </w:rPr>
      </w:pPr>
      <w:ins w:id="5711" w:author="An Tran, ACA (BUV)" w:date="2024-09-10T02:36:00Z" w16du:dateUtc="2024-09-09T19:36:00Z">
        <w:r w:rsidRPr="009D65E8">
          <w:rPr>
            <w:rFonts w:ascii="iCiel Avenir LT Std 35 Light" w:hAnsi="iCiel Avenir LT Std 35 Light"/>
            <w:i/>
            <w:iCs/>
            <w:color w:val="000000"/>
            <w:sz w:val="22"/>
            <w:szCs w:val="22"/>
          </w:rPr>
          <w:t>Trong trường hợp đặc biệt, cho phép sinh viên có thêm cơ hội đánh giá, nếu cơ hội đánh giá hiện tại bị ảnh hưởng bởi hoàn cảnh đặc biệt và họ đã sử dụng hết các cơ hội làm bài theo quy định. Bài kiểm tra bổ sung sẽ được thực hiện và điểm phải được tải lên trước hạn chót tải điểm trước ngày đánh giá tiến trình học tập gần nhất.</w:t>
        </w:r>
      </w:ins>
    </w:p>
    <w:p w14:paraId="4D84CA14" w14:textId="77777777" w:rsidR="00E42593" w:rsidRPr="009D65E8" w:rsidRDefault="00E42593" w:rsidP="00E42593">
      <w:pPr>
        <w:pStyle w:val="NormalWeb"/>
        <w:shd w:val="clear" w:color="auto" w:fill="FFFFFF"/>
        <w:spacing w:line="400" w:lineRule="exact"/>
        <w:jc w:val="both"/>
        <w:rPr>
          <w:ins w:id="5712" w:author="An Tran, ACA (BUV)" w:date="2024-09-10T02:36:00Z" w16du:dateUtc="2024-09-09T19:36:00Z"/>
          <w:rFonts w:ascii="iCiel Avenir LT Std 35 Light" w:hAnsi="iCiel Avenir LT Std 35 Light"/>
          <w:i/>
          <w:iCs/>
          <w:color w:val="000000"/>
          <w:sz w:val="22"/>
          <w:szCs w:val="22"/>
        </w:rPr>
      </w:pPr>
      <w:ins w:id="5713" w:author="An Tran, ACA (BUV)" w:date="2024-09-10T02:36:00Z" w16du:dateUtc="2024-09-09T19:36:00Z">
        <w:r w:rsidRPr="009D65E8">
          <w:rPr>
            <w:rFonts w:ascii="iCiel Avenir LT Std 35 Light" w:hAnsi="iCiel Avenir LT Std 35 Light"/>
            <w:i/>
            <w:iCs/>
            <w:color w:val="000000"/>
            <w:sz w:val="22"/>
            <w:szCs w:val="22"/>
          </w:rPr>
          <w:t>Các Quyết Định của Hội đồng có thể quyết định không chấp nhận yêu cầu của sinh viên vì nhiều lý do. Ví dụ, hoàn cảnh của bạn không đáp ứng được kỳ vọng của Trường về tính đặc biệt, hoặc bằng chứng của bạn không đáp ứng được tiêu chuẩn. Khi đó, các đánh giá của bạn sẽ được xem xét tại Hội Đồng Khảo Thí như bình thường và các Quy Định tiêu chuẩn sẽ được áp dụng.</w:t>
        </w:r>
      </w:ins>
    </w:p>
    <w:p w14:paraId="7A493063" w14:textId="77777777" w:rsidR="00E42593" w:rsidRPr="009D65E8" w:rsidRDefault="00E42593" w:rsidP="00E42593">
      <w:pPr>
        <w:pStyle w:val="NormalWeb"/>
        <w:numPr>
          <w:ilvl w:val="0"/>
          <w:numId w:val="51"/>
        </w:numPr>
        <w:shd w:val="clear" w:color="auto" w:fill="FFFFFF"/>
        <w:spacing w:line="400" w:lineRule="exact"/>
        <w:jc w:val="both"/>
        <w:rPr>
          <w:ins w:id="5714" w:author="An Tran, ACA (BUV)" w:date="2024-09-10T02:36:00Z" w16du:dateUtc="2024-09-09T19:36:00Z"/>
          <w:rFonts w:ascii="iCiel Avenir LT Std 35 Light" w:hAnsi="iCiel Avenir LT Std 35 Light"/>
          <w:i/>
          <w:iCs/>
          <w:color w:val="000000"/>
          <w:sz w:val="22"/>
          <w:szCs w:val="22"/>
        </w:rPr>
      </w:pPr>
      <w:ins w:id="5715" w:author="An Tran, ACA (BUV)" w:date="2024-09-10T02:36:00Z" w16du:dateUtc="2024-09-09T19:36:00Z">
        <w:r w:rsidRPr="009D65E8">
          <w:rPr>
            <w:rFonts w:ascii="iCiel Avenir LT Std 35 Light" w:hAnsi="iCiel Avenir LT Std 35 Light"/>
            <w:i/>
            <w:iCs/>
            <w:color w:val="000000"/>
            <w:sz w:val="22"/>
            <w:szCs w:val="22"/>
          </w:rPr>
          <w:t>Giảm trọng số tương đối của một đánh giá bị ảnh hưởng bởi hoàn cảnh đặc biệt, dựa trên nhu cầu của sinh viên để đảm bảo đạt được các kết quả học tập của môn học.</w:t>
        </w:r>
      </w:ins>
    </w:p>
    <w:p w14:paraId="64D23EF9" w14:textId="77777777" w:rsidR="00E42593" w:rsidRPr="009D65E8" w:rsidRDefault="00E42593" w:rsidP="00E42593">
      <w:pPr>
        <w:pStyle w:val="NormalWeb"/>
        <w:numPr>
          <w:ilvl w:val="0"/>
          <w:numId w:val="51"/>
        </w:numPr>
        <w:shd w:val="clear" w:color="auto" w:fill="FFFFFF"/>
        <w:spacing w:line="400" w:lineRule="exact"/>
        <w:jc w:val="both"/>
        <w:rPr>
          <w:ins w:id="5716" w:author="An Tran, ACA (BUV)" w:date="2024-09-10T02:36:00Z" w16du:dateUtc="2024-09-09T19:36:00Z"/>
          <w:rFonts w:ascii="iCiel Avenir LT Std 35 Light" w:hAnsi="iCiel Avenir LT Std 35 Light"/>
          <w:i/>
          <w:iCs/>
          <w:color w:val="000000"/>
          <w:sz w:val="22"/>
          <w:szCs w:val="22"/>
        </w:rPr>
      </w:pPr>
      <w:ins w:id="5717" w:author="An Tran, ACA (BUV)" w:date="2024-09-10T02:36:00Z" w16du:dateUtc="2024-09-09T19:36:00Z">
        <w:r w:rsidRPr="009D65E8">
          <w:rPr>
            <w:rFonts w:ascii="iCiel Avenir LT Std 35 Light" w:hAnsi="iCiel Avenir LT Std 35 Light"/>
            <w:i/>
            <w:iCs/>
            <w:color w:val="000000"/>
            <w:sz w:val="22"/>
            <w:szCs w:val="22"/>
          </w:rPr>
          <w:t>Trong những trường hợp xin xét ngoại lệ ảnh hưởng đến một nhóm sinh viên, nhưng nằm ngoài tầm kiểm soát của sinh viên, các kết quả khác phù hợp và hợp lý theo hoàn cảnh sẽ được áp dụng.</w:t>
        </w:r>
      </w:ins>
    </w:p>
    <w:p w14:paraId="36E079B3" w14:textId="70C6BDC8" w:rsidR="00FB3E90" w:rsidRPr="004373E8" w:rsidDel="00E42593" w:rsidRDefault="00E42593" w:rsidP="00E42593">
      <w:pPr>
        <w:ind w:firstLine="0"/>
        <w:rPr>
          <w:del w:id="5718" w:author="An Tran, ACA (BUV)" w:date="2024-09-10T02:36:00Z" w16du:dateUtc="2024-09-09T19:36:00Z"/>
          <w:rFonts w:ascii="iCiel Avenir LT Std 35 Light" w:hAnsi="iCiel Avenir LT Std 35 Light"/>
          <w:sz w:val="22"/>
          <w:szCs w:val="22"/>
          <w:lang w:val="vi-VN"/>
        </w:rPr>
      </w:pPr>
      <w:ins w:id="5719" w:author="An Tran, ACA (BUV)" w:date="2024-09-10T02:36:00Z" w16du:dateUtc="2024-09-09T19:36:00Z">
        <w:r w:rsidRPr="009D65E8">
          <w:rPr>
            <w:rFonts w:ascii="iCiel Avenir LT Std 35 Light" w:hAnsi="iCiel Avenir LT Std 35 Light"/>
            <w:i/>
            <w:iCs/>
            <w:color w:val="000000"/>
            <w:sz w:val="22"/>
            <w:szCs w:val="22"/>
          </w:rPr>
          <w:t>Nếu một số bài kiểm tra bị ảnh hưởng bởi trường hợp xet ngoại lệ, thì các kết quả khác nhau có thể được áp dụng  cho từng bài, tùy thuộc vào tính chất của bài kiểm tra.</w:t>
        </w:r>
      </w:ins>
      <w:del w:id="5720" w:author="An Tran, ACA (BUV)" w:date="2024-09-10T02:36:00Z" w16du:dateUtc="2024-09-09T19:36:00Z">
        <w:r w:rsidR="00FB3E90" w:rsidRPr="004373E8" w:rsidDel="00E42593">
          <w:rPr>
            <w:rFonts w:ascii="iCiel Avenir LT Std 35 Light" w:hAnsi="iCiel Avenir LT Std 35 Light"/>
            <w:sz w:val="22"/>
            <w:szCs w:val="22"/>
            <w:lang w:val="vi-VN"/>
          </w:rPr>
          <w:delText xml:space="preserve">The students are advised to wait for </w:delText>
        </w:r>
        <w:r w:rsidR="00FB3E90" w:rsidRPr="004373E8" w:rsidDel="00E42593">
          <w:rPr>
            <w:rFonts w:ascii="iCiel Avenir LT Std 35 Light" w:hAnsi="iCiel Avenir LT Std 35 Light" w:cs="Arial"/>
            <w:sz w:val="22"/>
            <w:szCs w:val="22"/>
            <w:lang w:val="vi-VN"/>
          </w:rPr>
          <w:delText>the Exceptional Circumstance</w:delText>
        </w:r>
        <w:r w:rsidR="00FB3E90" w:rsidRPr="004373E8" w:rsidDel="00E42593">
          <w:rPr>
            <w:rFonts w:ascii="iCiel Avenir LT Std 35 Light" w:hAnsi="iCiel Avenir LT Std 35 Light"/>
            <w:sz w:val="22"/>
            <w:szCs w:val="22"/>
            <w:lang w:val="vi-VN"/>
          </w:rPr>
          <w:delText xml:space="preserve"> decision and the official results of the concerned semester. </w:delText>
        </w:r>
      </w:del>
    </w:p>
    <w:p w14:paraId="5CA98D69" w14:textId="47614A4B" w:rsidR="00FB3E90" w:rsidRPr="004373E8" w:rsidDel="00E42593" w:rsidRDefault="00FB3E90" w:rsidP="003E1B62">
      <w:pPr>
        <w:pStyle w:val="NormalWeb"/>
        <w:shd w:val="clear" w:color="auto" w:fill="FFFFFF"/>
        <w:spacing w:line="400" w:lineRule="exact"/>
        <w:jc w:val="both"/>
        <w:rPr>
          <w:del w:id="5721" w:author="An Tran, ACA (BUV)" w:date="2024-09-10T02:36:00Z" w16du:dateUtc="2024-09-09T19:36:00Z"/>
          <w:rFonts w:ascii="iCiel Avenir LT Std 35 Light" w:hAnsi="iCiel Avenir LT Std 35 Light"/>
          <w:color w:val="000000"/>
          <w:sz w:val="22"/>
          <w:szCs w:val="22"/>
          <w:lang w:val="vi-VN"/>
        </w:rPr>
      </w:pPr>
      <w:del w:id="5722" w:author="An Tran, ACA (BUV)" w:date="2024-09-10T02:36:00Z" w16du:dateUtc="2024-09-09T19:36:00Z">
        <w:r w:rsidRPr="004373E8" w:rsidDel="00E42593">
          <w:rPr>
            <w:rFonts w:ascii="iCiel Avenir LT Std 35 Light" w:hAnsi="iCiel Avenir LT Std 35 Light"/>
            <w:color w:val="000000"/>
            <w:sz w:val="22"/>
            <w:szCs w:val="22"/>
            <w:lang w:val="vi-VN"/>
          </w:rPr>
          <w:delText>After the official results are released, if students do not attempt or did not get an average pass mark for the module and the Board decision is that the students are required to complete a referral, he/she would be given a deadline to submit a new assessment task for the failed components to complete the module. This is called a re-sit.</w:delText>
        </w:r>
      </w:del>
    </w:p>
    <w:p w14:paraId="6FA2D6A0" w14:textId="7AAFF293" w:rsidR="00FB3E90" w:rsidRPr="004373E8" w:rsidDel="00E42593" w:rsidRDefault="00FB3E90" w:rsidP="003E1B62">
      <w:pPr>
        <w:pStyle w:val="NormalWeb"/>
        <w:shd w:val="clear" w:color="auto" w:fill="FFFFFF"/>
        <w:spacing w:line="400" w:lineRule="exact"/>
        <w:jc w:val="both"/>
        <w:rPr>
          <w:del w:id="5723" w:author="An Tran, ACA (BUV)" w:date="2024-09-10T02:36:00Z" w16du:dateUtc="2024-09-09T19:36:00Z"/>
          <w:rFonts w:ascii="iCiel Avenir LT Std 35 Light" w:hAnsi="iCiel Avenir LT Std 35 Light"/>
          <w:color w:val="000000"/>
          <w:sz w:val="22"/>
          <w:szCs w:val="22"/>
        </w:rPr>
      </w:pPr>
      <w:del w:id="5724" w:author="An Tran, ACA (BUV)" w:date="2024-09-10T02:36:00Z" w16du:dateUtc="2024-09-09T19:36:00Z">
        <w:r w:rsidRPr="004373E8" w:rsidDel="00E42593">
          <w:rPr>
            <w:rFonts w:ascii="iCiel Avenir LT Std 35 Light" w:hAnsi="iCiel Avenir LT Std 35 Light"/>
            <w:color w:val="000000"/>
            <w:sz w:val="22"/>
            <w:szCs w:val="22"/>
            <w:lang w:val="vi-VN"/>
          </w:rPr>
          <w:delText xml:space="preserve">If the student gets Exceptional Circumstance </w:delText>
        </w:r>
        <w:r w:rsidRPr="004373E8" w:rsidDel="00E42593">
          <w:rPr>
            <w:rFonts w:ascii="iCiel Avenir LT Std 35 Light" w:hAnsi="iCiel Avenir LT Std 35 Light"/>
            <w:b/>
            <w:bCs/>
            <w:color w:val="000000"/>
            <w:sz w:val="22"/>
            <w:szCs w:val="22"/>
            <w:lang w:val="vi-VN"/>
          </w:rPr>
          <w:delText>upheld</w:delText>
        </w:r>
        <w:r w:rsidRPr="004373E8" w:rsidDel="00E42593">
          <w:rPr>
            <w:rFonts w:ascii="iCiel Avenir LT Std 35 Light" w:hAnsi="iCiel Avenir LT Std 35 Light"/>
            <w:color w:val="000000"/>
            <w:sz w:val="22"/>
            <w:szCs w:val="22"/>
            <w:lang w:val="vi-VN"/>
          </w:rPr>
          <w:delText>, one of the following outcomes can be applied:</w:delText>
        </w:r>
      </w:del>
    </w:p>
    <w:p w14:paraId="55109E07" w14:textId="73801570" w:rsidR="00FB3E90" w:rsidRPr="004373E8" w:rsidDel="00E42593" w:rsidRDefault="00FB3E90" w:rsidP="003E1B62">
      <w:pPr>
        <w:pStyle w:val="NormalWeb"/>
        <w:shd w:val="clear" w:color="auto" w:fill="FFFFFF"/>
        <w:spacing w:line="400" w:lineRule="exact"/>
        <w:jc w:val="both"/>
        <w:rPr>
          <w:del w:id="5725" w:author="An Tran, ACA (BUV)" w:date="2024-09-10T02:36:00Z" w16du:dateUtc="2024-09-09T19:36:00Z"/>
          <w:rFonts w:ascii="iCiel Avenir LT Std 35 Light" w:hAnsi="iCiel Avenir LT Std 35 Light"/>
          <w:color w:val="000000"/>
          <w:sz w:val="22"/>
          <w:szCs w:val="22"/>
        </w:rPr>
      </w:pPr>
      <w:del w:id="5726" w:author="An Tran, ACA (BUV)" w:date="2024-09-10T02:36:00Z" w16du:dateUtc="2024-09-09T19:36:00Z">
        <w:r w:rsidRPr="004373E8" w:rsidDel="00E42593">
          <w:rPr>
            <w:rFonts w:ascii="iCiel Avenir LT Std 35 Light" w:hAnsi="iCiel Avenir LT Std 35 Light"/>
            <w:color w:val="000000"/>
            <w:sz w:val="22"/>
            <w:szCs w:val="22"/>
          </w:rPr>
          <w:delText>For Upheld Exceptional Circumstances Claims:</w:delText>
        </w:r>
      </w:del>
    </w:p>
    <w:p w14:paraId="798B4D94" w14:textId="4A9423A5" w:rsidR="00FB3E90" w:rsidRPr="004373E8" w:rsidDel="00E42593" w:rsidRDefault="00FB3E90" w:rsidP="003E1B62">
      <w:pPr>
        <w:pStyle w:val="NormalWeb"/>
        <w:shd w:val="clear" w:color="auto" w:fill="FFFFFF"/>
        <w:spacing w:line="400" w:lineRule="exact"/>
        <w:ind w:left="1080"/>
        <w:rPr>
          <w:del w:id="5727" w:author="An Tran, ACA (BUV)" w:date="2024-09-10T02:36:00Z" w16du:dateUtc="2024-09-09T19:36:00Z"/>
          <w:rFonts w:ascii="iCiel Avenir LT Std 35 Light" w:hAnsi="iCiel Avenir LT Std 35 Light"/>
          <w:color w:val="000000"/>
          <w:sz w:val="22"/>
          <w:szCs w:val="22"/>
          <w:lang w:val="vi-VN"/>
        </w:rPr>
      </w:pPr>
      <w:del w:id="5728" w:author="An Tran, ACA (BUV)" w:date="2024-09-10T02:36:00Z" w16du:dateUtc="2024-09-09T19:36:00Z">
        <w:r w:rsidRPr="004373E8" w:rsidDel="00E42593">
          <w:rPr>
            <w:rFonts w:ascii="iCiel Avenir LT Std 35 Light" w:hAnsi="iCiel Avenir LT Std 35 Light"/>
            <w:color w:val="000000"/>
            <w:sz w:val="22"/>
            <w:szCs w:val="22"/>
            <w:lang w:val="vi-VN"/>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del>
    </w:p>
    <w:p w14:paraId="702C1B34" w14:textId="1425D3B4" w:rsidR="00FB3E90" w:rsidRPr="004373E8" w:rsidDel="00E42593" w:rsidRDefault="00FB3E90" w:rsidP="003E1B62">
      <w:pPr>
        <w:pStyle w:val="NormalWeb"/>
        <w:shd w:val="clear" w:color="auto" w:fill="FFFFFF"/>
        <w:spacing w:line="400" w:lineRule="exact"/>
        <w:ind w:left="1080"/>
        <w:rPr>
          <w:del w:id="5729" w:author="An Tran, ACA (BUV)" w:date="2024-09-10T02:36:00Z" w16du:dateUtc="2024-09-09T19:36:00Z"/>
          <w:rFonts w:ascii="iCiel Avenir LT Std 35 Light" w:hAnsi="iCiel Avenir LT Std 35 Light" w:cs="Arial"/>
          <w:sz w:val="22"/>
          <w:szCs w:val="22"/>
          <w:lang w:val="vi-VN" w:eastAsia="en-GB"/>
        </w:rPr>
      </w:pPr>
      <w:del w:id="5730"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If you were unable to submit your work, or you have received a failed mark, you won’t be penalised if you are given another assessment opportunity. For example;  </w:delText>
        </w:r>
      </w:del>
    </w:p>
    <w:p w14:paraId="671C7E38" w14:textId="2A7FDFF3" w:rsidR="00FB3E90" w:rsidRPr="004373E8" w:rsidDel="00E42593" w:rsidRDefault="00FB3E90" w:rsidP="003E1B62">
      <w:pPr>
        <w:pStyle w:val="NormalWeb"/>
        <w:shd w:val="clear" w:color="auto" w:fill="FFFFFF"/>
        <w:spacing w:line="400" w:lineRule="exact"/>
        <w:ind w:left="1080"/>
        <w:rPr>
          <w:del w:id="5731" w:author="An Tran, ACA (BUV)" w:date="2024-09-10T02:36:00Z" w16du:dateUtc="2024-09-09T19:36:00Z"/>
          <w:rFonts w:ascii="iCiel Avenir LT Std 35 Light" w:hAnsi="iCiel Avenir LT Std 35 Light" w:cs="Arial"/>
          <w:sz w:val="22"/>
          <w:szCs w:val="22"/>
          <w:lang w:val="vi-VN" w:eastAsia="en-GB"/>
        </w:rPr>
      </w:pPr>
      <w:del w:id="5732" w:author="An Tran, ACA (BUV)" w:date="2024-09-10T02:36:00Z" w16du:dateUtc="2024-09-09T19:36:00Z">
        <w:r w:rsidRPr="004373E8" w:rsidDel="00E42593">
          <w:rPr>
            <w:rFonts w:ascii="iCiel Avenir LT Std 35 Light" w:hAnsi="iCiel Avenir LT Std 35 Light" w:cs="Arial"/>
            <w:sz w:val="22"/>
            <w:szCs w:val="22"/>
            <w:lang w:eastAsia="en-GB"/>
          </w:rPr>
          <w:delText>I</w:delText>
        </w:r>
        <w:r w:rsidRPr="004373E8" w:rsidDel="00E42593">
          <w:rPr>
            <w:rFonts w:ascii="iCiel Avenir LT Std 35 Light" w:hAnsi="iCiel Avenir LT Std 35 Light" w:cs="Arial"/>
            <w:sz w:val="22"/>
            <w:szCs w:val="22"/>
            <w:lang w:val="vi-VN" w:eastAsia="en-GB"/>
          </w:rPr>
          <w:delText xml:space="preserve">f you have ECs for your first assessment opportunity, and are given a resit opportunity, this would not be capped at the minimum pass mark.   </w:delText>
        </w:r>
      </w:del>
    </w:p>
    <w:p w14:paraId="4B230C93" w14:textId="6ECE0CF8" w:rsidR="00FB3E90" w:rsidRPr="004373E8" w:rsidDel="00E42593" w:rsidRDefault="00FB3E90" w:rsidP="003E1B62">
      <w:pPr>
        <w:pStyle w:val="NormalWeb"/>
        <w:shd w:val="clear" w:color="auto" w:fill="FFFFFF"/>
        <w:spacing w:line="400" w:lineRule="exact"/>
        <w:ind w:left="1080"/>
        <w:rPr>
          <w:del w:id="5733" w:author="An Tran, ACA (BUV)" w:date="2024-09-10T02:36:00Z" w16du:dateUtc="2024-09-09T19:36:00Z"/>
          <w:rFonts w:ascii="iCiel Avenir LT Std 35 Light" w:hAnsi="iCiel Avenir LT Std 35 Light" w:cs="Arial"/>
          <w:sz w:val="22"/>
          <w:szCs w:val="22"/>
          <w:lang w:val="vi-VN" w:eastAsia="en-GB"/>
        </w:rPr>
      </w:pPr>
      <w:del w:id="5734"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del>
    </w:p>
    <w:p w14:paraId="1AA64244" w14:textId="015361CF" w:rsidR="00FB3E90" w:rsidRPr="004373E8" w:rsidDel="00E42593" w:rsidRDefault="00FB3E90" w:rsidP="003E1B62">
      <w:pPr>
        <w:pStyle w:val="NormalWeb"/>
        <w:shd w:val="clear" w:color="auto" w:fill="FFFFFF"/>
        <w:spacing w:line="400" w:lineRule="exact"/>
        <w:ind w:left="1080"/>
        <w:rPr>
          <w:del w:id="5735" w:author="An Tran, ACA (BUV)" w:date="2024-09-10T02:36:00Z" w16du:dateUtc="2024-09-09T19:36:00Z"/>
          <w:rFonts w:ascii="iCiel Avenir LT Std 35 Light" w:hAnsi="iCiel Avenir LT Std 35 Light" w:cs="Arial"/>
          <w:sz w:val="22"/>
          <w:szCs w:val="22"/>
          <w:lang w:val="vi-VN" w:eastAsia="en-GB"/>
        </w:rPr>
      </w:pPr>
      <w:del w:id="5736"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If you are given a third assessment opportunity and have ECs an Award Board will need to assess your profile and their decision will be released to you in your results profile.  </w:delText>
        </w:r>
      </w:del>
    </w:p>
    <w:p w14:paraId="7748DC87" w14:textId="6EC04747" w:rsidR="00FB3E90" w:rsidRPr="004373E8" w:rsidDel="00E42593" w:rsidRDefault="00FB3E90" w:rsidP="003E1B62">
      <w:pPr>
        <w:pStyle w:val="NormalWeb"/>
        <w:shd w:val="clear" w:color="auto" w:fill="FFFFFF"/>
        <w:spacing w:line="400" w:lineRule="exact"/>
        <w:ind w:left="1080"/>
        <w:rPr>
          <w:del w:id="5737" w:author="An Tran, ACA (BUV)" w:date="2024-09-10T02:36:00Z" w16du:dateUtc="2024-09-09T19:36:00Z"/>
          <w:rFonts w:ascii="iCiel Avenir LT Std 35 Light" w:hAnsi="iCiel Avenir LT Std 35 Light" w:cs="Arial"/>
          <w:sz w:val="22"/>
          <w:szCs w:val="22"/>
          <w:lang w:val="vi-VN" w:eastAsia="en-GB"/>
        </w:rPr>
      </w:pPr>
      <w:del w:id="5738"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The Award Board will not always be able to offer you a resubmission opportunity, for example, if the following apply.  </w:delText>
        </w:r>
      </w:del>
    </w:p>
    <w:p w14:paraId="41411F3A" w14:textId="55D70FF9" w:rsidR="00FB3E90" w:rsidRPr="004373E8" w:rsidDel="00E42593" w:rsidRDefault="00FB3E90" w:rsidP="003E1B62">
      <w:pPr>
        <w:pStyle w:val="NormalWeb"/>
        <w:shd w:val="clear" w:color="auto" w:fill="FFFFFF"/>
        <w:spacing w:line="400" w:lineRule="exact"/>
        <w:ind w:left="1080"/>
        <w:rPr>
          <w:del w:id="5739" w:author="An Tran, ACA (BUV)" w:date="2024-09-10T02:36:00Z" w16du:dateUtc="2024-09-09T19:36:00Z"/>
          <w:rFonts w:ascii="iCiel Avenir LT Std 35 Light" w:hAnsi="iCiel Avenir LT Std 35 Light" w:cs="Arial"/>
          <w:sz w:val="22"/>
          <w:szCs w:val="22"/>
          <w:lang w:val="vi-VN" w:eastAsia="en-GB"/>
        </w:rPr>
      </w:pPr>
      <w:del w:id="5740"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The Award Board condones your failed assessment.  </w:delText>
        </w:r>
      </w:del>
    </w:p>
    <w:p w14:paraId="7A57DB65" w14:textId="4A366CE5" w:rsidR="00FB3E90" w:rsidRPr="004373E8" w:rsidDel="00E42593" w:rsidRDefault="00FB3E90" w:rsidP="003E1B62">
      <w:pPr>
        <w:pStyle w:val="NormalWeb"/>
        <w:shd w:val="clear" w:color="auto" w:fill="FFFFFF"/>
        <w:spacing w:line="400" w:lineRule="exact"/>
        <w:ind w:left="1080"/>
        <w:rPr>
          <w:del w:id="5741" w:author="An Tran, ACA (BUV)" w:date="2024-09-10T02:36:00Z" w16du:dateUtc="2024-09-09T19:36:00Z"/>
          <w:rFonts w:ascii="iCiel Avenir LT Std 35 Light" w:hAnsi="iCiel Avenir LT Std 35 Light" w:cs="Arial"/>
          <w:sz w:val="22"/>
          <w:szCs w:val="22"/>
          <w:lang w:val="vi-VN" w:eastAsia="en-GB"/>
        </w:rPr>
      </w:pPr>
      <w:del w:id="5742"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There are no resubmission opportunities remaining to you.  </w:delText>
        </w:r>
      </w:del>
    </w:p>
    <w:p w14:paraId="17889E0A" w14:textId="02C4472D" w:rsidR="00FB3E90" w:rsidRPr="004373E8" w:rsidDel="00E42593" w:rsidRDefault="00FB3E90" w:rsidP="003E1B62">
      <w:pPr>
        <w:pStyle w:val="NormalWeb"/>
        <w:shd w:val="clear" w:color="auto" w:fill="FFFFFF"/>
        <w:spacing w:line="400" w:lineRule="exact"/>
        <w:ind w:left="1080"/>
        <w:rPr>
          <w:del w:id="5743" w:author="An Tran, ACA (BUV)" w:date="2024-09-10T02:36:00Z" w16du:dateUtc="2024-09-09T19:36:00Z"/>
          <w:rFonts w:ascii="iCiel Avenir LT Std 35 Light" w:hAnsi="iCiel Avenir LT Std 35 Light" w:cs="Arial"/>
          <w:sz w:val="22"/>
          <w:szCs w:val="22"/>
          <w:lang w:val="vi-VN" w:eastAsia="en-GB"/>
        </w:rPr>
      </w:pPr>
      <w:del w:id="5744" w:author="An Tran, ACA (BUV)" w:date="2024-09-10T02:36:00Z" w16du:dateUtc="2024-09-09T19:36:00Z">
        <w:r w:rsidRPr="004373E8" w:rsidDel="00E42593">
          <w:rPr>
            <w:rFonts w:ascii="iCiel Avenir LT Std 35 Light" w:hAnsi="iCiel Avenir LT Std 35 Light" w:cs="Arial"/>
            <w:sz w:val="22"/>
            <w:szCs w:val="22"/>
            <w:lang w:val="vi-VN" w:eastAsia="en-GB"/>
          </w:rPr>
          <w:delText xml:space="preserve">You have reached the end of your maximum registration period and have therefore run out of time to complete the course.  </w:delText>
        </w:r>
      </w:del>
    </w:p>
    <w:p w14:paraId="6F23B248" w14:textId="6191DBF0" w:rsidR="00FB3E90" w:rsidRPr="004373E8" w:rsidDel="00E42593" w:rsidRDefault="00FB3E90" w:rsidP="003E1B62">
      <w:pPr>
        <w:pStyle w:val="NormalWeb"/>
        <w:shd w:val="clear" w:color="auto" w:fill="FFFFFF"/>
        <w:spacing w:line="400" w:lineRule="exact"/>
        <w:ind w:left="1080"/>
        <w:jc w:val="both"/>
        <w:rPr>
          <w:del w:id="5745" w:author="An Tran, ACA (BUV)" w:date="2024-09-10T02:36:00Z" w16du:dateUtc="2024-09-09T19:36:00Z"/>
          <w:rFonts w:ascii="iCiel Avenir LT Std 35 Light" w:hAnsi="iCiel Avenir LT Std 35 Light"/>
          <w:color w:val="000000"/>
          <w:sz w:val="22"/>
          <w:szCs w:val="22"/>
        </w:rPr>
      </w:pPr>
      <w:del w:id="5746" w:author="An Tran, ACA (BUV)" w:date="2024-09-10T02:36:00Z" w16du:dateUtc="2024-09-09T19:36:00Z">
        <w:r w:rsidRPr="004373E8" w:rsidDel="00E42593">
          <w:rPr>
            <w:rFonts w:ascii="iCiel Avenir LT Std 35 Light" w:hAnsi="iCiel Avenir LT Std 35 Light"/>
            <w:color w:val="000000"/>
            <w:sz w:val="22"/>
            <w:szCs w:val="22"/>
          </w:rPr>
          <w:delText>In these types of circumstances, the Award Board will make a decision on your progression in line with the Academic Regulations, and this will be communicated to you in your results profile.</w:delText>
        </w:r>
      </w:del>
    </w:p>
    <w:p w14:paraId="477B6D64" w14:textId="15EF2F64" w:rsidR="00FB3E90" w:rsidRPr="004373E8" w:rsidDel="00E42593" w:rsidRDefault="00FB3E90" w:rsidP="003E1B62">
      <w:pPr>
        <w:pStyle w:val="NormalWeb"/>
        <w:shd w:val="clear" w:color="auto" w:fill="FFFFFF"/>
        <w:spacing w:line="400" w:lineRule="exact"/>
        <w:jc w:val="both"/>
        <w:rPr>
          <w:del w:id="5747" w:author="An Tran, ACA (BUV)" w:date="2024-09-10T02:36:00Z" w16du:dateUtc="2024-09-09T19:36:00Z"/>
          <w:rFonts w:ascii="iCiel Avenir LT Std 35 Light" w:hAnsi="iCiel Avenir LT Std 35 Light"/>
          <w:color w:val="000000"/>
          <w:sz w:val="22"/>
          <w:szCs w:val="22"/>
        </w:rPr>
      </w:pPr>
      <w:del w:id="5748" w:author="An Tran, ACA (BUV)" w:date="2024-09-10T02:36:00Z" w16du:dateUtc="2024-09-09T19:36:00Z">
        <w:r w:rsidRPr="004373E8" w:rsidDel="00E42593">
          <w:rPr>
            <w:rFonts w:ascii="iCiel Avenir LT Std 35 Light" w:hAnsi="iCiel Avenir LT Std 35 Light"/>
            <w:color w:val="000000"/>
            <w:sz w:val="22"/>
            <w:szCs w:val="22"/>
          </w:rPr>
          <w:delText xml:space="preserve">Academic Decision Makers may decide </w:delText>
        </w:r>
        <w:r w:rsidRPr="004373E8" w:rsidDel="00E42593">
          <w:rPr>
            <w:rFonts w:ascii="iCiel Avenir LT Std 35 Light" w:hAnsi="iCiel Avenir LT Std 35 Light"/>
            <w:b/>
            <w:bCs/>
            <w:color w:val="000000"/>
            <w:sz w:val="22"/>
            <w:szCs w:val="22"/>
          </w:rPr>
          <w:delText>not to uphold</w:delText>
        </w:r>
        <w:r w:rsidRPr="004373E8" w:rsidDel="00E42593">
          <w:rPr>
            <w:rFonts w:ascii="iCiel Avenir LT Std 35 Light" w:hAnsi="iCiel Avenir LT Std 35 Light"/>
            <w:color w:val="000000"/>
            <w:sz w:val="22"/>
            <w:szCs w:val="22"/>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del>
    </w:p>
    <w:p w14:paraId="65206B45" w14:textId="7198F4A6" w:rsidR="00FB3E90" w:rsidRPr="004373E8" w:rsidDel="00E42593" w:rsidRDefault="00FB3E90" w:rsidP="003E1B62">
      <w:pPr>
        <w:pStyle w:val="NormalWeb"/>
        <w:shd w:val="clear" w:color="auto" w:fill="FFFFFF"/>
        <w:spacing w:line="400" w:lineRule="exact"/>
        <w:jc w:val="both"/>
        <w:rPr>
          <w:del w:id="5749" w:author="An Tran, ACA (BUV)" w:date="2024-09-10T02:36:00Z" w16du:dateUtc="2024-09-09T19:36:00Z"/>
          <w:rFonts w:ascii="iCiel Avenir LT Std 35 Light" w:hAnsi="iCiel Avenir LT Std 35 Light"/>
          <w:color w:val="000000"/>
          <w:sz w:val="22"/>
          <w:szCs w:val="22"/>
        </w:rPr>
      </w:pPr>
      <w:del w:id="5750" w:author="An Tran, ACA (BUV)" w:date="2024-09-10T02:36:00Z" w16du:dateUtc="2024-09-09T19:36:00Z">
        <w:r w:rsidRPr="004373E8" w:rsidDel="00E42593">
          <w:rPr>
            <w:rFonts w:ascii="iCiel Avenir LT Std 35 Light" w:hAnsi="iCiel Avenir LT Std 35 Light"/>
            <w:color w:val="000000"/>
            <w:sz w:val="22"/>
            <w:szCs w:val="22"/>
            <w:lang w:val="vi-VN"/>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del>
    </w:p>
    <w:p w14:paraId="27C01D05" w14:textId="5D9127FA" w:rsidR="00FB3E90" w:rsidRPr="004373E8" w:rsidDel="00E42593" w:rsidRDefault="00FB3E90" w:rsidP="003E1B62">
      <w:pPr>
        <w:pStyle w:val="NormalWeb"/>
        <w:shd w:val="clear" w:color="auto" w:fill="FFFFFF"/>
        <w:spacing w:line="400" w:lineRule="exact"/>
        <w:jc w:val="both"/>
        <w:rPr>
          <w:del w:id="5751" w:author="An Tran, ACA (BUV)" w:date="2024-09-10T02:36:00Z" w16du:dateUtc="2024-09-09T19:36:00Z"/>
          <w:rFonts w:ascii="iCiel Avenir LT Std 35 Light" w:hAnsi="iCiel Avenir LT Std 35 Light"/>
          <w:i/>
          <w:iCs/>
          <w:color w:val="000000"/>
          <w:sz w:val="22"/>
          <w:szCs w:val="22"/>
          <w:lang w:val="vi-VN"/>
        </w:rPr>
      </w:pPr>
      <w:del w:id="5752" w:author="An Tran, ACA (BUV)" w:date="2024-09-10T02:36:00Z" w16du:dateUtc="2024-09-09T19:36:00Z">
        <w:r w:rsidRPr="004373E8" w:rsidDel="00E42593">
          <w:rPr>
            <w:rFonts w:ascii="iCiel Avenir LT Std 35 Light" w:hAnsi="iCiel Avenir LT Std 35 Light"/>
            <w:i/>
            <w:iCs/>
            <w:color w:val="000000"/>
            <w:sz w:val="22"/>
            <w:szCs w:val="22"/>
            <w:lang w:val="vi-VN"/>
          </w:rPr>
          <w:delText>Sinh viên cần chờ quyết định cho đơn xin xét ngoại lệ cũng như kết quả chính thức của học kỳ đó.</w:delText>
        </w:r>
      </w:del>
    </w:p>
    <w:p w14:paraId="10261253" w14:textId="31CFE8DF" w:rsidR="00FB3E90" w:rsidRPr="004373E8" w:rsidDel="00E42593" w:rsidRDefault="00FB3E90" w:rsidP="003E1B62">
      <w:pPr>
        <w:pStyle w:val="NormalWeb"/>
        <w:shd w:val="clear" w:color="auto" w:fill="FFFFFF"/>
        <w:spacing w:line="400" w:lineRule="exact"/>
        <w:jc w:val="both"/>
        <w:rPr>
          <w:del w:id="5753" w:author="An Tran, ACA (BUV)" w:date="2024-09-10T02:36:00Z" w16du:dateUtc="2024-09-09T19:36:00Z"/>
          <w:rFonts w:ascii="iCiel Avenir LT Std 35 Light" w:hAnsi="iCiel Avenir LT Std 35 Light"/>
          <w:i/>
          <w:iCs/>
          <w:color w:val="000000"/>
          <w:sz w:val="22"/>
          <w:szCs w:val="22"/>
          <w:lang w:val="vi-VN"/>
        </w:rPr>
      </w:pPr>
      <w:del w:id="5754" w:author="An Tran, ACA (BUV)" w:date="2024-09-10T02:36:00Z" w16du:dateUtc="2024-09-09T19:36:00Z">
        <w:r w:rsidRPr="004373E8" w:rsidDel="00E42593">
          <w:rPr>
            <w:rFonts w:ascii="iCiel Avenir LT Std 35 Light" w:hAnsi="iCiel Avenir LT Std 35 Light"/>
            <w:i/>
            <w:iCs/>
            <w:color w:val="000000"/>
            <w:sz w:val="22"/>
            <w:szCs w:val="22"/>
            <w:lang w:val="vi-VN"/>
          </w:rPr>
          <w:delText>Sau khi kết quả chính thức của kỳ học được công bố, nếu sinh viên không đủ điểm qua môn học và quyết định từ Hội Đồng Khảo Thí là sinh viên cần hoàn thành bài thi lại, sinh viên sẽ được giao một đề khác cho học phần chưa đạt để hoàn thành môn học. Đây được gọi là thi lại.</w:delText>
        </w:r>
      </w:del>
    </w:p>
    <w:p w14:paraId="1F99B4E6" w14:textId="56171F56" w:rsidR="00FB3E90" w:rsidRPr="004373E8" w:rsidDel="00E42593" w:rsidRDefault="00FB3E90" w:rsidP="003E1B62">
      <w:pPr>
        <w:pStyle w:val="NormalWeb"/>
        <w:shd w:val="clear" w:color="auto" w:fill="FFFFFF"/>
        <w:spacing w:line="400" w:lineRule="exact"/>
        <w:jc w:val="both"/>
        <w:rPr>
          <w:del w:id="5755" w:author="An Tran, ACA (BUV)" w:date="2024-09-10T02:36:00Z" w16du:dateUtc="2024-09-09T19:36:00Z"/>
          <w:rFonts w:ascii="iCiel Avenir LT Std 35 Light" w:hAnsi="iCiel Avenir LT Std 35 Light"/>
          <w:i/>
          <w:iCs/>
          <w:color w:val="000000"/>
          <w:sz w:val="22"/>
          <w:szCs w:val="22"/>
        </w:rPr>
      </w:pPr>
      <w:del w:id="5756" w:author="An Tran, ACA (BUV)" w:date="2024-09-10T02:36:00Z" w16du:dateUtc="2024-09-09T19:36:00Z">
        <w:r w:rsidRPr="004373E8" w:rsidDel="00E42593">
          <w:rPr>
            <w:rFonts w:ascii="iCiel Avenir LT Std 35 Light" w:hAnsi="iCiel Avenir LT Std 35 Light"/>
            <w:i/>
            <w:iCs/>
            <w:color w:val="000000"/>
            <w:sz w:val="22"/>
            <w:szCs w:val="22"/>
            <w:lang w:val="vi-VN"/>
          </w:rPr>
          <w:delText xml:space="preserve">Nếu đơn xin xét ngoại lệ của sinh viên được </w:delText>
        </w:r>
        <w:r w:rsidRPr="004373E8" w:rsidDel="00E42593">
          <w:rPr>
            <w:rFonts w:ascii="iCiel Avenir LT Std 35 Light" w:hAnsi="iCiel Avenir LT Std 35 Light"/>
            <w:b/>
            <w:bCs/>
            <w:i/>
            <w:iCs/>
            <w:color w:val="000000"/>
            <w:sz w:val="22"/>
            <w:szCs w:val="22"/>
            <w:lang w:val="vi-VN"/>
          </w:rPr>
          <w:delText>chấp thuận</w:delText>
        </w:r>
        <w:r w:rsidRPr="004373E8" w:rsidDel="00E42593">
          <w:rPr>
            <w:rFonts w:ascii="iCiel Avenir LT Std 35 Light" w:hAnsi="iCiel Avenir LT Std 35 Light"/>
            <w:i/>
            <w:iCs/>
            <w:color w:val="000000"/>
            <w:sz w:val="22"/>
            <w:szCs w:val="22"/>
            <w:lang w:val="vi-VN"/>
          </w:rPr>
          <w:delText xml:space="preserve">, </w:delText>
        </w:r>
        <w:r w:rsidRPr="004373E8" w:rsidDel="00E42593">
          <w:rPr>
            <w:rFonts w:ascii="iCiel Avenir LT Std 35 Light" w:hAnsi="iCiel Avenir LT Std 35 Light"/>
            <w:i/>
            <w:iCs/>
            <w:color w:val="000000"/>
            <w:sz w:val="22"/>
            <w:szCs w:val="22"/>
          </w:rPr>
          <w:delText>một trong các quyết định sau sẽ được áp dụng:</w:delText>
        </w:r>
      </w:del>
    </w:p>
    <w:p w14:paraId="66BD9E9D" w14:textId="769C8E34" w:rsidR="00FB3E90" w:rsidRPr="004373E8" w:rsidDel="00E42593" w:rsidRDefault="00FB3E90" w:rsidP="003E1B62">
      <w:pPr>
        <w:pStyle w:val="NormalWeb"/>
        <w:shd w:val="clear" w:color="auto" w:fill="FFFFFF"/>
        <w:spacing w:line="400" w:lineRule="exact"/>
        <w:jc w:val="both"/>
        <w:rPr>
          <w:del w:id="5757" w:author="An Tran, ACA (BUV)" w:date="2024-09-10T02:36:00Z" w16du:dateUtc="2024-09-09T19:36:00Z"/>
          <w:rFonts w:ascii="iCiel Avenir LT Std 35 Light" w:hAnsi="iCiel Avenir LT Std 35 Light"/>
          <w:i/>
          <w:iCs/>
          <w:color w:val="000000"/>
          <w:sz w:val="22"/>
          <w:szCs w:val="22"/>
        </w:rPr>
      </w:pPr>
      <w:del w:id="5758" w:author="An Tran, ACA (BUV)" w:date="2024-09-10T02:36:00Z" w16du:dateUtc="2024-09-09T19:36:00Z">
        <w:r w:rsidRPr="004373E8" w:rsidDel="00E42593">
          <w:rPr>
            <w:rFonts w:ascii="iCiel Avenir LT Std 35 Light" w:hAnsi="iCiel Avenir LT Std 35 Light"/>
            <w:i/>
            <w:iCs/>
            <w:color w:val="000000"/>
            <w:sz w:val="22"/>
            <w:szCs w:val="22"/>
          </w:rPr>
          <w:delText xml:space="preserve">Nếu sinh viên đã nộp bài trong vòng một tuần sau hạn nộp, bài làm của sinh viên sẽ được coi là nộp đúng hạn và chấm điểm như bài nộp đúng hạn. Một </w:delText>
        </w:r>
        <w:r w:rsidRPr="004373E8" w:rsidDel="00E42593">
          <w:rPr>
            <w:rFonts w:ascii="iCiel Avenir LT Std 35 Light" w:hAnsi="iCiel Avenir LT Std 35 Light"/>
            <w:i/>
            <w:iCs/>
            <w:color w:val="000000"/>
            <w:sz w:val="22"/>
            <w:szCs w:val="22"/>
            <w:lang w:val="vi-VN"/>
          </w:rPr>
          <w:delText>đơn xin xét ngoại lệ của sinh viên được chấp thuận</w:delText>
        </w:r>
        <w:r w:rsidRPr="004373E8" w:rsidDel="00E42593">
          <w:rPr>
            <w:rFonts w:ascii="iCiel Avenir LT Std 35 Light" w:hAnsi="iCiel Avenir LT Std 35 Light"/>
            <w:i/>
            <w:iCs/>
            <w:color w:val="000000"/>
            <w:sz w:val="22"/>
            <w:szCs w:val="22"/>
          </w:rPr>
          <w:delText xml:space="preserve"> chỉ có thể gia hạn nộp bài thêm một tuần cho các bài đánh giá phù hợp. Ví dụ sinh viên không thể được gia hạn bài thi nếu như sinh viên không thể tham gia thi đúng thời gian.</w:delText>
        </w:r>
      </w:del>
    </w:p>
    <w:p w14:paraId="137ADCAE" w14:textId="2B6876BF" w:rsidR="00FB3E90" w:rsidRPr="004373E8" w:rsidDel="00E42593" w:rsidRDefault="00FB3E90" w:rsidP="003E1B62">
      <w:pPr>
        <w:pStyle w:val="NormalWeb"/>
        <w:shd w:val="clear" w:color="auto" w:fill="FFFFFF"/>
        <w:spacing w:line="400" w:lineRule="exact"/>
        <w:jc w:val="both"/>
        <w:rPr>
          <w:del w:id="5759" w:author="An Tran, ACA (BUV)" w:date="2024-09-10T02:36:00Z" w16du:dateUtc="2024-09-09T19:36:00Z"/>
          <w:rFonts w:ascii="iCiel Avenir LT Std 35 Light" w:hAnsi="iCiel Avenir LT Std 35 Light"/>
          <w:i/>
          <w:iCs/>
          <w:color w:val="000000"/>
          <w:sz w:val="22"/>
          <w:szCs w:val="22"/>
        </w:rPr>
      </w:pPr>
      <w:del w:id="5760" w:author="An Tran, ACA (BUV)" w:date="2024-09-10T02:36:00Z" w16du:dateUtc="2024-09-09T19:36:00Z">
        <w:r w:rsidRPr="004373E8" w:rsidDel="00E42593">
          <w:rPr>
            <w:rFonts w:ascii="iCiel Avenir LT Std 35 Light" w:hAnsi="iCiel Avenir LT Std 35 Light"/>
            <w:i/>
            <w:iCs/>
            <w:color w:val="000000"/>
            <w:sz w:val="22"/>
            <w:szCs w:val="22"/>
          </w:rPr>
          <w:delText>Nếu sinh viên đã không nộp bài hoặc nộp bài và không đủ điểm đỗ bài đó, và được trao một cơ hội thi lại, thì kết quả bài thi lại sẽ không bị ảnh hưởng. Ví dụ:</w:delText>
        </w:r>
      </w:del>
    </w:p>
    <w:p w14:paraId="6B70CB69" w14:textId="3C7C1250" w:rsidR="00FB3E90" w:rsidRPr="004373E8" w:rsidDel="00E42593" w:rsidRDefault="00FB3E90" w:rsidP="003E1B62">
      <w:pPr>
        <w:pStyle w:val="NormalWeb"/>
        <w:shd w:val="clear" w:color="auto" w:fill="FFFFFF"/>
        <w:spacing w:line="400" w:lineRule="exact"/>
        <w:jc w:val="both"/>
        <w:rPr>
          <w:del w:id="5761" w:author="An Tran, ACA (BUV)" w:date="2024-09-10T02:36:00Z" w16du:dateUtc="2024-09-09T19:36:00Z"/>
          <w:rFonts w:ascii="iCiel Avenir LT Std 35 Light" w:hAnsi="iCiel Avenir LT Std 35 Light"/>
          <w:i/>
          <w:iCs/>
          <w:color w:val="000000"/>
          <w:sz w:val="22"/>
          <w:szCs w:val="22"/>
        </w:rPr>
      </w:pPr>
      <w:del w:id="5762" w:author="An Tran, ACA (BUV)" w:date="2024-09-10T02:36:00Z" w16du:dateUtc="2024-09-09T19:36:00Z">
        <w:r w:rsidRPr="004373E8" w:rsidDel="00E42593">
          <w:rPr>
            <w:rFonts w:ascii="iCiel Avenir LT Std 35 Light" w:hAnsi="iCiel Avenir LT Std 35 Light"/>
            <w:i/>
            <w:iCs/>
            <w:color w:val="000000"/>
            <w:sz w:val="22"/>
            <w:szCs w:val="22"/>
          </w:rPr>
          <w:delText xml:space="preserve">- Sinh viên có </w:delText>
        </w:r>
        <w:r w:rsidRPr="004373E8" w:rsidDel="00E42593">
          <w:rPr>
            <w:rFonts w:ascii="iCiel Avenir LT Std 35 Light" w:hAnsi="iCiel Avenir LT Std 35 Light"/>
            <w:i/>
            <w:iCs/>
            <w:color w:val="000000"/>
            <w:sz w:val="22"/>
            <w:szCs w:val="22"/>
            <w:lang w:val="vi-VN"/>
          </w:rPr>
          <w:delText xml:space="preserve">đơn xin xét ngoại lệ của sinh viên </w:delText>
        </w:r>
        <w:r w:rsidRPr="004373E8" w:rsidDel="00E42593">
          <w:rPr>
            <w:rFonts w:ascii="iCiel Avenir LT Std 35 Light" w:hAnsi="iCiel Avenir LT Std 35 Light"/>
            <w:i/>
            <w:iCs/>
            <w:color w:val="000000"/>
            <w:sz w:val="22"/>
            <w:szCs w:val="22"/>
          </w:rPr>
          <w:delText>cho lần thi đầu tiên, và được trao cơ hội thi lại, điểm bài đánh giá lại sẽ không bị quy về điểm đỗ.</w:delText>
        </w:r>
      </w:del>
    </w:p>
    <w:p w14:paraId="613870EE" w14:textId="487711E9" w:rsidR="00FB3E90" w:rsidRPr="004373E8" w:rsidDel="00E42593" w:rsidRDefault="00FB3E90" w:rsidP="003E1B62">
      <w:pPr>
        <w:pStyle w:val="NormalWeb"/>
        <w:shd w:val="clear" w:color="auto" w:fill="FFFFFF"/>
        <w:spacing w:line="400" w:lineRule="exact"/>
        <w:jc w:val="both"/>
        <w:rPr>
          <w:del w:id="5763" w:author="An Tran, ACA (BUV)" w:date="2024-09-10T02:36:00Z" w16du:dateUtc="2024-09-09T19:36:00Z"/>
          <w:rFonts w:ascii="iCiel Avenir LT Std 35 Light" w:hAnsi="iCiel Avenir LT Std 35 Light"/>
          <w:i/>
          <w:iCs/>
          <w:color w:val="000000"/>
          <w:sz w:val="22"/>
          <w:szCs w:val="22"/>
        </w:rPr>
      </w:pPr>
      <w:del w:id="5764" w:author="An Tran, ACA (BUV)" w:date="2024-09-10T02:36:00Z" w16du:dateUtc="2024-09-09T19:36:00Z">
        <w:r w:rsidRPr="004373E8" w:rsidDel="00E42593">
          <w:rPr>
            <w:rFonts w:ascii="iCiel Avenir LT Std 35 Light" w:hAnsi="iCiel Avenir LT Std 35 Light"/>
            <w:i/>
            <w:iCs/>
            <w:color w:val="000000"/>
            <w:sz w:val="22"/>
            <w:szCs w:val="22"/>
          </w:rPr>
          <w:delText xml:space="preserve">- Sinh viên có </w:delText>
        </w:r>
        <w:r w:rsidRPr="004373E8" w:rsidDel="00E42593">
          <w:rPr>
            <w:rFonts w:ascii="iCiel Avenir LT Std 35 Light" w:hAnsi="iCiel Avenir LT Std 35 Light"/>
            <w:i/>
            <w:iCs/>
            <w:color w:val="000000"/>
            <w:sz w:val="22"/>
            <w:szCs w:val="22"/>
            <w:lang w:val="vi-VN"/>
          </w:rPr>
          <w:delText xml:space="preserve">đơn xin xét ngoại lệ của sinh viên </w:delText>
        </w:r>
        <w:r w:rsidRPr="004373E8" w:rsidDel="00E42593">
          <w:rPr>
            <w:rFonts w:ascii="iCiel Avenir LT Std 35 Light" w:hAnsi="iCiel Avenir LT Std 35 Light"/>
            <w:i/>
            <w:iCs/>
            <w:color w:val="000000"/>
            <w:sz w:val="22"/>
            <w:szCs w:val="22"/>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4373E8" w:rsidDel="00E42593">
          <w:rPr>
            <w:rFonts w:ascii="iCiel Avenir LT Std 35 Light" w:hAnsi="iCiel Avenir LT Std 35 Light"/>
            <w:i/>
            <w:iCs/>
            <w:color w:val="000000"/>
            <w:sz w:val="22"/>
            <w:szCs w:val="22"/>
            <w:lang w:val="vi-VN"/>
          </w:rPr>
          <w:delText>xin xét ngoại lệ của sinh viên</w:delText>
        </w:r>
        <w:r w:rsidRPr="004373E8" w:rsidDel="00E42593">
          <w:rPr>
            <w:rFonts w:ascii="iCiel Avenir LT Std 35 Light" w:hAnsi="iCiel Avenir LT Std 35 Light"/>
            <w:i/>
            <w:iCs/>
            <w:color w:val="000000"/>
            <w:sz w:val="22"/>
            <w:szCs w:val="22"/>
          </w:rPr>
          <w:delText xml:space="preserve"> cho lần nộp bài đánh giá  đầu tiên, thì điểm bài đánh giá lại sẽ được quy về điểm đỗ.</w:delText>
        </w:r>
      </w:del>
    </w:p>
    <w:p w14:paraId="4D5148FB" w14:textId="1B6B034B" w:rsidR="00FB3E90" w:rsidRPr="004373E8" w:rsidDel="00E42593" w:rsidRDefault="00FB3E90" w:rsidP="003E1B62">
      <w:pPr>
        <w:pStyle w:val="NormalWeb"/>
        <w:shd w:val="clear" w:color="auto" w:fill="FFFFFF"/>
        <w:spacing w:line="400" w:lineRule="exact"/>
        <w:jc w:val="both"/>
        <w:rPr>
          <w:del w:id="5765" w:author="An Tran, ACA (BUV)" w:date="2024-09-10T02:36:00Z" w16du:dateUtc="2024-09-09T19:36:00Z"/>
          <w:rFonts w:ascii="iCiel Avenir LT Std 35 Light" w:hAnsi="iCiel Avenir LT Std 35 Light"/>
          <w:i/>
          <w:iCs/>
          <w:color w:val="000000"/>
          <w:sz w:val="22"/>
          <w:szCs w:val="22"/>
        </w:rPr>
      </w:pPr>
      <w:del w:id="5766" w:author="An Tran, ACA (BUV)" w:date="2024-09-10T02:36:00Z" w16du:dateUtc="2024-09-09T19:36:00Z">
        <w:r w:rsidRPr="004373E8" w:rsidDel="00E42593">
          <w:rPr>
            <w:rFonts w:ascii="iCiel Avenir LT Std 35 Light" w:hAnsi="iCiel Avenir LT Std 35 Light"/>
            <w:i/>
            <w:iCs/>
            <w:color w:val="000000"/>
            <w:sz w:val="22"/>
            <w:szCs w:val="22"/>
          </w:rPr>
          <w:delText xml:space="preserve">- Nếu sinh viên được trao cơ hội đánh giá lần thứ 3 và có </w:delText>
        </w:r>
        <w:r w:rsidRPr="004373E8" w:rsidDel="00E42593">
          <w:rPr>
            <w:rFonts w:ascii="iCiel Avenir LT Std 35 Light" w:hAnsi="iCiel Avenir LT Std 35 Light"/>
            <w:i/>
            <w:iCs/>
            <w:color w:val="000000"/>
            <w:sz w:val="22"/>
            <w:szCs w:val="22"/>
            <w:lang w:val="vi-VN"/>
          </w:rPr>
          <w:delText>đơn xin xét ngoại l</w:delText>
        </w:r>
        <w:r w:rsidRPr="004373E8" w:rsidDel="00E42593">
          <w:rPr>
            <w:rFonts w:ascii="iCiel Avenir LT Std 35 Light" w:hAnsi="iCiel Avenir LT Std 35 Light"/>
            <w:i/>
            <w:iCs/>
            <w:color w:val="000000"/>
            <w:sz w:val="22"/>
            <w:szCs w:val="22"/>
          </w:rPr>
          <w:delText>ệ, hội đồng khảo thí sẽ đánh giá kết quả học tập của sinh viên và quyết định của hội đồng sẽ được thể hiện trên bảng kết quả học tập của sinh viên.</w:delText>
        </w:r>
      </w:del>
    </w:p>
    <w:p w14:paraId="42699BF3" w14:textId="46832CB2" w:rsidR="00FB3E90" w:rsidRPr="004373E8" w:rsidDel="00E42593" w:rsidRDefault="00FB3E90" w:rsidP="003E1B62">
      <w:pPr>
        <w:pStyle w:val="NormalWeb"/>
        <w:shd w:val="clear" w:color="auto" w:fill="FFFFFF"/>
        <w:spacing w:line="400" w:lineRule="exact"/>
        <w:jc w:val="both"/>
        <w:rPr>
          <w:del w:id="5767" w:author="An Tran, ACA (BUV)" w:date="2024-09-10T02:36:00Z" w16du:dateUtc="2024-09-09T19:36:00Z"/>
          <w:rFonts w:ascii="iCiel Avenir LT Std 35 Light" w:hAnsi="iCiel Avenir LT Std 35 Light"/>
          <w:i/>
          <w:iCs/>
          <w:color w:val="000000"/>
          <w:sz w:val="22"/>
          <w:szCs w:val="22"/>
        </w:rPr>
      </w:pPr>
      <w:del w:id="5768" w:author="An Tran, ACA (BUV)" w:date="2024-09-10T02:36:00Z" w16du:dateUtc="2024-09-09T19:36:00Z">
        <w:r w:rsidRPr="004373E8" w:rsidDel="00E42593">
          <w:rPr>
            <w:rFonts w:ascii="iCiel Avenir LT Std 35 Light" w:hAnsi="iCiel Avenir LT Std 35 Light"/>
            <w:i/>
            <w:iCs/>
            <w:color w:val="000000"/>
            <w:sz w:val="22"/>
            <w:szCs w:val="22"/>
          </w:rPr>
          <w:delText>Hội đồng khảo thí sẽ không thể trao cho sinh viên cơ hội đánh giá lại nếu:</w:delText>
        </w:r>
      </w:del>
    </w:p>
    <w:p w14:paraId="6890A027" w14:textId="60F0087B" w:rsidR="00FB3E90" w:rsidRPr="004373E8" w:rsidDel="00E42593" w:rsidRDefault="00FB3E90" w:rsidP="003E1B62">
      <w:pPr>
        <w:pStyle w:val="NormalWeb"/>
        <w:shd w:val="clear" w:color="auto" w:fill="FFFFFF"/>
        <w:spacing w:line="400" w:lineRule="exact"/>
        <w:jc w:val="both"/>
        <w:rPr>
          <w:del w:id="5769" w:author="An Tran, ACA (BUV)" w:date="2024-09-10T02:36:00Z" w16du:dateUtc="2024-09-09T19:36:00Z"/>
          <w:rFonts w:ascii="iCiel Avenir LT Std 35 Light" w:hAnsi="iCiel Avenir LT Std 35 Light"/>
          <w:i/>
          <w:iCs/>
          <w:color w:val="000000"/>
          <w:sz w:val="22"/>
          <w:szCs w:val="22"/>
        </w:rPr>
      </w:pPr>
      <w:del w:id="5770" w:author="An Tran, ACA (BUV)" w:date="2024-09-10T02:36:00Z" w16du:dateUtc="2024-09-09T19:36:00Z">
        <w:r w:rsidRPr="004373E8" w:rsidDel="00E42593">
          <w:rPr>
            <w:rFonts w:ascii="iCiel Avenir LT Std 35 Light" w:hAnsi="iCiel Avenir LT Std 35 Light"/>
            <w:i/>
            <w:iCs/>
            <w:color w:val="000000"/>
            <w:sz w:val="22"/>
            <w:szCs w:val="22"/>
          </w:rPr>
          <w:delText>- Hội đồng khảo thí đã xét đỗ đặc cách cho bài đánh giá bị trượt của sinh viên.</w:delText>
        </w:r>
      </w:del>
    </w:p>
    <w:p w14:paraId="0F5CE112" w14:textId="6497D5D5" w:rsidR="00FB3E90" w:rsidRPr="004373E8" w:rsidDel="00E42593" w:rsidRDefault="00FB3E90" w:rsidP="003E1B62">
      <w:pPr>
        <w:pStyle w:val="NormalWeb"/>
        <w:shd w:val="clear" w:color="auto" w:fill="FFFFFF"/>
        <w:spacing w:line="400" w:lineRule="exact"/>
        <w:jc w:val="both"/>
        <w:rPr>
          <w:del w:id="5771" w:author="An Tran, ACA (BUV)" w:date="2024-09-10T02:36:00Z" w16du:dateUtc="2024-09-09T19:36:00Z"/>
          <w:rFonts w:ascii="iCiel Avenir LT Std 35 Light" w:hAnsi="iCiel Avenir LT Std 35 Light"/>
          <w:i/>
          <w:iCs/>
          <w:color w:val="000000"/>
          <w:sz w:val="22"/>
          <w:szCs w:val="22"/>
        </w:rPr>
      </w:pPr>
      <w:del w:id="5772" w:author="An Tran, ACA (BUV)" w:date="2024-09-10T02:36:00Z" w16du:dateUtc="2024-09-09T19:36:00Z">
        <w:r w:rsidRPr="004373E8" w:rsidDel="00E42593">
          <w:rPr>
            <w:rFonts w:ascii="iCiel Avenir LT Std 35 Light" w:hAnsi="iCiel Avenir LT Std 35 Light"/>
            <w:i/>
            <w:iCs/>
            <w:color w:val="000000"/>
            <w:sz w:val="22"/>
            <w:szCs w:val="22"/>
          </w:rPr>
          <w:delText>- Sinh viên không còn cơ hội làm bài đánh giá.</w:delText>
        </w:r>
      </w:del>
    </w:p>
    <w:p w14:paraId="79332E67" w14:textId="2149DEC6" w:rsidR="00FB3E90" w:rsidRPr="004373E8" w:rsidDel="00E42593" w:rsidRDefault="00FB3E90" w:rsidP="003E1B62">
      <w:pPr>
        <w:pStyle w:val="NormalWeb"/>
        <w:shd w:val="clear" w:color="auto" w:fill="FFFFFF"/>
        <w:spacing w:line="400" w:lineRule="exact"/>
        <w:jc w:val="both"/>
        <w:rPr>
          <w:del w:id="5773" w:author="An Tran, ACA (BUV)" w:date="2024-09-10T02:36:00Z" w16du:dateUtc="2024-09-09T19:36:00Z"/>
          <w:rFonts w:ascii="iCiel Avenir LT Std 35 Light" w:hAnsi="iCiel Avenir LT Std 35 Light"/>
          <w:i/>
          <w:iCs/>
          <w:color w:val="000000"/>
          <w:sz w:val="22"/>
          <w:szCs w:val="22"/>
        </w:rPr>
      </w:pPr>
      <w:del w:id="5774" w:author="An Tran, ACA (BUV)" w:date="2024-09-10T02:36:00Z" w16du:dateUtc="2024-09-09T19:36:00Z">
        <w:r w:rsidRPr="004373E8" w:rsidDel="00E42593">
          <w:rPr>
            <w:rFonts w:ascii="iCiel Avenir LT Std 35 Light" w:hAnsi="iCiel Avenir LT Std 35 Light"/>
            <w:i/>
            <w:iCs/>
            <w:color w:val="000000"/>
            <w:sz w:val="22"/>
            <w:szCs w:val="22"/>
          </w:rPr>
          <w:delText>- Thời gian học tập tối đa của sinh viên đã hết và như vậy sinh viên không còn thời gian để hoàn thành chương trình.</w:delText>
        </w:r>
      </w:del>
    </w:p>
    <w:p w14:paraId="3B880E78" w14:textId="76A2BBE6" w:rsidR="00FB3E90" w:rsidRPr="004373E8" w:rsidDel="00E42593" w:rsidRDefault="00FB3E90" w:rsidP="003E1B62">
      <w:pPr>
        <w:pStyle w:val="NormalWeb"/>
        <w:shd w:val="clear" w:color="auto" w:fill="FFFFFF"/>
        <w:spacing w:line="400" w:lineRule="exact"/>
        <w:jc w:val="both"/>
        <w:rPr>
          <w:del w:id="5775" w:author="An Tran, ACA (BUV)" w:date="2024-09-10T02:36:00Z" w16du:dateUtc="2024-09-09T19:36:00Z"/>
          <w:rFonts w:ascii="iCiel Avenir LT Std 35 Light" w:hAnsi="iCiel Avenir LT Std 35 Light"/>
          <w:i/>
          <w:iCs/>
          <w:color w:val="000000"/>
          <w:sz w:val="22"/>
          <w:szCs w:val="22"/>
        </w:rPr>
      </w:pPr>
      <w:del w:id="5776" w:author="An Tran, ACA (BUV)" w:date="2024-09-10T02:36:00Z" w16du:dateUtc="2024-09-09T19:36:00Z">
        <w:r w:rsidRPr="004373E8" w:rsidDel="00E42593">
          <w:rPr>
            <w:rFonts w:ascii="iCiel Avenir LT Std 35 Light" w:hAnsi="iCiel Avenir LT Std 35 Light"/>
            <w:i/>
            <w:iCs/>
            <w:color w:val="000000"/>
            <w:sz w:val="22"/>
            <w:szCs w:val="22"/>
          </w:rPr>
          <w:delText xml:space="preserve">Sẽ có một số lý do khiến cho đơn xin ngoại lệ của sinh viên có thể </w:delText>
        </w:r>
        <w:r w:rsidRPr="004373E8" w:rsidDel="00E42593">
          <w:rPr>
            <w:rFonts w:ascii="iCiel Avenir LT Std 35 Light" w:hAnsi="iCiel Avenir LT Std 35 Light"/>
            <w:b/>
            <w:bCs/>
            <w:i/>
            <w:iCs/>
            <w:color w:val="000000"/>
            <w:sz w:val="22"/>
            <w:szCs w:val="22"/>
          </w:rPr>
          <w:delText>không được chấp nhận</w:delText>
        </w:r>
        <w:r w:rsidRPr="004373E8" w:rsidDel="00E42593">
          <w:rPr>
            <w:rFonts w:ascii="iCiel Avenir LT Std 35 Light" w:hAnsi="iCiel Avenir LT Std 35 Light"/>
            <w:i/>
            <w:iCs/>
            <w:color w:val="000000"/>
            <w:sz w:val="22"/>
            <w:szCs w:val="22"/>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del>
    </w:p>
    <w:p w14:paraId="755DB0FA" w14:textId="575021ED" w:rsidR="00C10C75" w:rsidRPr="004373E8"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lang w:val="vi-VN"/>
        </w:rPr>
      </w:pPr>
      <w:del w:id="5777" w:author="An Tran, ACA (BUV)" w:date="2024-09-10T02:36:00Z" w16du:dateUtc="2024-09-09T19:36:00Z">
        <w:r w:rsidRPr="004373E8" w:rsidDel="00E42593">
          <w:rPr>
            <w:rFonts w:ascii="iCiel Avenir LT Std 35 Light" w:hAnsi="iCiel Avenir LT Std 35 Light"/>
            <w:i/>
            <w:iCs/>
            <w:color w:val="000000"/>
            <w:sz w:val="22"/>
            <w:szCs w:val="22"/>
            <w:lang w:val="vi-VN"/>
          </w:rPr>
          <w:delText>Nếu sinh viên có trong danh sách thi lại, Trung tâm Dữ liệu Sinh viên sẽ gửi thông tin lịch và phí thi lại tới phụ huynh và sinh viên sau khi lịch thi lại được sắp xếp. Do đó, phụ huynh và sinh viên vui lòng kiểm tra hòm thư thường xuyên để nhận thông báo từ Nhà trường.</w:delText>
        </w:r>
      </w:del>
      <w:r w:rsidR="00C10C75" w:rsidRPr="004373E8">
        <w:rPr>
          <w:rFonts w:ascii="iCiel Avenir LT Std 35 Light" w:hAnsi="iCiel Avenir LT Std 35 Light"/>
          <w:i/>
          <w:iCs/>
          <w:color w:val="000000"/>
          <w:sz w:val="22"/>
          <w:szCs w:val="22"/>
          <w:lang w:val="vi-VN"/>
        </w:rPr>
        <w:t xml:space="preserve"> </w:t>
      </w:r>
    </w:p>
    <w:p w14:paraId="265B5112" w14:textId="5DE72212" w:rsidR="00C10C75" w:rsidRPr="00734F86" w:rsidRDefault="00C10C75">
      <w:pPr>
        <w:pStyle w:val="Question"/>
        <w:numPr>
          <w:ilvl w:val="0"/>
          <w:numId w:val="44"/>
        </w:numPr>
        <w:tabs>
          <w:tab w:val="left" w:pos="630"/>
          <w:tab w:val="left" w:pos="990"/>
        </w:tabs>
        <w:spacing w:before="100" w:line="400" w:lineRule="exact"/>
        <w:ind w:left="0" w:firstLine="720"/>
        <w:rPr>
          <w:rFonts w:cs="Arial"/>
          <w:szCs w:val="22"/>
          <w:rPrChange w:id="5778" w:author="An Tran, ACA (BUV)" w:date="2024-09-10T10:34:00Z" w16du:dateUtc="2024-09-10T03:34:00Z">
            <w:rPr>
              <w:rFonts w:cs="Arial"/>
              <w:i/>
              <w:iCs/>
              <w:szCs w:val="22"/>
              <w:lang w:val="vi-VN"/>
            </w:rPr>
          </w:rPrChange>
        </w:rPr>
        <w:pPrChange w:id="5779" w:author="An Tran, ACA (BUV)" w:date="2024-09-10T10:34:00Z" w16du:dateUtc="2024-09-10T03:34:00Z">
          <w:pPr>
            <w:pStyle w:val="Question"/>
            <w:numPr>
              <w:numId w:val="24"/>
            </w:numPr>
            <w:tabs>
              <w:tab w:val="left" w:pos="630"/>
              <w:tab w:val="left" w:pos="1080"/>
            </w:tabs>
            <w:spacing w:before="100" w:line="400" w:lineRule="exact"/>
            <w:ind w:left="3870" w:hanging="360"/>
          </w:pPr>
        </w:pPrChange>
      </w:pPr>
      <w:bookmarkStart w:id="5780" w:name="_Toc177077336"/>
      <w:r w:rsidRPr="00734F86">
        <w:rPr>
          <w:rFonts w:cs="Arial"/>
          <w:szCs w:val="22"/>
          <w:rPrChange w:id="5781" w:author="An Tran, ACA (BUV)" w:date="2024-09-10T10:34:00Z" w16du:dateUtc="2024-09-10T03:34:00Z">
            <w:rPr>
              <w:rFonts w:cs="Arial"/>
              <w:szCs w:val="22"/>
              <w:lang w:val="vi-VN"/>
            </w:rPr>
          </w:rPrChange>
        </w:rPr>
        <w:t xml:space="preserve">What does suffix “C” on the transcript means? Can the students ask for resit to improve the </w:t>
      </w:r>
      <w:r w:rsidR="00F06962" w:rsidRPr="00734F86">
        <w:rPr>
          <w:rFonts w:cs="Arial"/>
          <w:szCs w:val="22"/>
          <w:rPrChange w:id="5782" w:author="An Tran, ACA (BUV)" w:date="2024-09-10T10:34:00Z" w16du:dateUtc="2024-09-10T03:34:00Z">
            <w:rPr>
              <w:rFonts w:cs="Arial"/>
              <w:szCs w:val="22"/>
              <w:lang w:val="vi-VN"/>
            </w:rPr>
          </w:rPrChange>
        </w:rPr>
        <w:t>grade? /</w:t>
      </w:r>
      <w:r w:rsidRPr="00734F86">
        <w:rPr>
          <w:rFonts w:cs="Arial"/>
          <w:szCs w:val="22"/>
          <w:rPrChange w:id="5783" w:author="An Tran, ACA (BUV)" w:date="2024-09-10T10:34:00Z" w16du:dateUtc="2024-09-10T03:34:00Z">
            <w:rPr>
              <w:rFonts w:cs="Arial"/>
              <w:szCs w:val="22"/>
              <w:lang w:val="vi-VN"/>
            </w:rPr>
          </w:rPrChange>
        </w:rPr>
        <w:t xml:space="preserve"> </w:t>
      </w:r>
      <w:r w:rsidRPr="00734F86">
        <w:rPr>
          <w:rFonts w:cs="Arial"/>
          <w:i/>
          <w:iCs/>
          <w:szCs w:val="22"/>
          <w:rPrChange w:id="5784" w:author="An Tran, ACA (BUV)" w:date="2024-09-10T10:42:00Z" w16du:dateUtc="2024-09-10T03:42:00Z">
            <w:rPr>
              <w:rFonts w:cs="Arial"/>
              <w:i/>
              <w:iCs/>
              <w:szCs w:val="22"/>
              <w:lang w:val="vi-VN"/>
            </w:rPr>
          </w:rPrChange>
        </w:rPr>
        <w:t>Ký hiệu “C” trong bảng điểm nghĩa là gì? Sinh viên có thể thi lại để cả thiện điểm không?</w:t>
      </w:r>
      <w:bookmarkEnd w:id="5780"/>
    </w:p>
    <w:p w14:paraId="1841E8E6" w14:textId="77777777" w:rsidR="00C10C75" w:rsidRPr="004373E8"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3906C5D" w14:textId="77777777" w:rsidR="00C10C75" w:rsidRPr="004373E8" w:rsidRDefault="00C10C75" w:rsidP="003E1B62">
      <w:pPr>
        <w:ind w:firstLine="0"/>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 xml:space="preserve">Suffix “C” means that the students are condoned for the module. Thus, the student passes the module without a referral required. </w:t>
      </w:r>
    </w:p>
    <w:p w14:paraId="4699F717" w14:textId="14F94115" w:rsidR="00C10C75" w:rsidRPr="004373E8" w:rsidRDefault="00C10C75" w:rsidP="003E1B62">
      <w:pPr>
        <w:ind w:firstLine="0"/>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 xml:space="preserve">Resit/condone is not the option. The Examinations Board has carefully considered each case and given the decision whether the student needs to take the resit or being condoned.  After the final decision is made, it cannot be changed. Thus, the student should read and follow the Board decision presented in their academic results. </w:t>
      </w:r>
    </w:p>
    <w:p w14:paraId="0045E0FA" w14:textId="77777777" w:rsidR="008D0E1E" w:rsidRPr="004373E8" w:rsidRDefault="00C10C75" w:rsidP="003E1B62">
      <w:pPr>
        <w:ind w:firstLine="0"/>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xml:space="preserve">Ký hiệu “C” nghĩa là sinh viên được xét đỗ đặc cách cho môn học. Do đó, sinh viên đỗ môn học và không cần thi lại học phần chưa đạt. </w:t>
      </w:r>
    </w:p>
    <w:p w14:paraId="07322EA8" w14:textId="07B5BA4A" w:rsidR="008D0E1E" w:rsidRPr="00C50EB1" w:rsidRDefault="00C10C75" w:rsidP="003E1B62">
      <w:pPr>
        <w:ind w:firstLine="0"/>
        <w:rPr>
          <w:rFonts w:ascii="iCiel Avenir LT Std 35 Light" w:hAnsi="iCiel Avenir LT Std 35 Light"/>
          <w:i/>
          <w:iCs/>
          <w:sz w:val="22"/>
          <w:szCs w:val="22"/>
        </w:rPr>
      </w:pPr>
      <w:r w:rsidRPr="004373E8">
        <w:rPr>
          <w:rFonts w:ascii="iCiel Avenir LT Std 35 Light" w:hAnsi="iCiel Avenir LT Std 35 Light"/>
          <w:i/>
          <w:iCs/>
          <w:sz w:val="22"/>
          <w:szCs w:val="22"/>
          <w:lang w:val="vi-VN"/>
        </w:rPr>
        <w:t>Thi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i/>
          <w:iCs/>
          <w:sz w:val="22"/>
          <w:szCs w:val="22"/>
          <w:lang w:val="vi-VN"/>
        </w:rPr>
        <w:t xml:space="preserve">i/ </w:t>
      </w:r>
      <w:r w:rsidRPr="004373E8">
        <w:rPr>
          <w:rFonts w:ascii="iCiel Avenir LT Std 35 Light" w:hAnsi="iCiel Avenir LT Std 35 Light" w:cs="Calibri"/>
          <w:i/>
          <w:iCs/>
          <w:sz w:val="22"/>
          <w:szCs w:val="22"/>
          <w:lang w:val="vi-VN"/>
        </w:rPr>
        <w:t>đượ</w:t>
      </w:r>
      <w:r w:rsidRPr="004373E8">
        <w:rPr>
          <w:rFonts w:ascii="iCiel Avenir LT Std 35 Light" w:hAnsi="iCiel Avenir LT Std 35 Light"/>
          <w:i/>
          <w:iCs/>
          <w:sz w:val="22"/>
          <w:szCs w:val="22"/>
          <w:lang w:val="vi-VN"/>
        </w:rPr>
        <w:t>c x</w:t>
      </w:r>
      <w:r w:rsidRPr="004373E8">
        <w:rPr>
          <w:rFonts w:ascii="iCiel Avenir LT Std 35 Light" w:hAnsi="iCiel Avenir LT Std 35 Light" w:cs="Avenir LT Std 35 Light"/>
          <w:i/>
          <w:iCs/>
          <w:sz w:val="22"/>
          <w:szCs w:val="22"/>
          <w:lang w:val="vi-VN"/>
        </w:rPr>
        <w:t>é</w:t>
      </w:r>
      <w:r w:rsidRPr="004373E8">
        <w:rPr>
          <w:rFonts w:ascii="iCiel Avenir LT Std 35 Light" w:hAnsi="iCiel Avenir LT Std 35 Light"/>
          <w:i/>
          <w:iCs/>
          <w:sz w:val="22"/>
          <w:szCs w:val="22"/>
          <w:lang w:val="vi-VN"/>
        </w:rPr>
        <w:t xml:space="preserve">t </w:t>
      </w:r>
      <w:r w:rsidRPr="004373E8">
        <w:rPr>
          <w:rFonts w:ascii="iCiel Avenir LT Std 35 Light" w:hAnsi="iCiel Avenir LT Std 35 Light" w:cs="Calibri"/>
          <w:i/>
          <w:iCs/>
          <w:sz w:val="22"/>
          <w:szCs w:val="22"/>
          <w:lang w:val="vi-VN"/>
        </w:rPr>
        <w:t>đỗ</w:t>
      </w:r>
      <w:r w:rsidRPr="004373E8">
        <w:rPr>
          <w:rFonts w:ascii="iCiel Avenir LT Std 35 Light" w:hAnsi="iCiel Avenir LT Std 35 Light"/>
          <w:i/>
          <w:iCs/>
          <w:sz w:val="22"/>
          <w:szCs w:val="22"/>
          <w:lang w:val="vi-VN"/>
        </w:rPr>
        <w:t xml:space="preserve"> </w:t>
      </w:r>
      <w:r w:rsidRPr="004373E8">
        <w:rPr>
          <w:rFonts w:ascii="iCiel Avenir LT Std 35 Light" w:hAnsi="iCiel Avenir LT Std 35 Light" w:cs="Calibri"/>
          <w:i/>
          <w:iCs/>
          <w:sz w:val="22"/>
          <w:szCs w:val="22"/>
          <w:lang w:val="vi-VN"/>
        </w:rPr>
        <w:t>đặ</w:t>
      </w:r>
      <w:r w:rsidRPr="004373E8">
        <w:rPr>
          <w:rFonts w:ascii="iCiel Avenir LT Std 35 Light" w:hAnsi="iCiel Avenir LT Std 35 Light"/>
          <w:i/>
          <w:iCs/>
          <w:sz w:val="22"/>
          <w:szCs w:val="22"/>
          <w:lang w:val="vi-VN"/>
        </w:rPr>
        <w:t>c c</w:t>
      </w:r>
      <w:r w:rsidRPr="004373E8">
        <w:rPr>
          <w:rFonts w:ascii="iCiel Avenir LT Std 35 Light" w:hAnsi="iCiel Avenir LT Std 35 Light" w:cs="Avenir LT Std 35 Light"/>
          <w:i/>
          <w:iCs/>
          <w:sz w:val="22"/>
          <w:szCs w:val="22"/>
          <w:lang w:val="vi-VN"/>
        </w:rPr>
        <w:t>á</w:t>
      </w:r>
      <w:r w:rsidRPr="004373E8">
        <w:rPr>
          <w:rFonts w:ascii="iCiel Avenir LT Std 35 Light" w:hAnsi="iCiel Avenir LT Std 35 Light"/>
          <w:i/>
          <w:iCs/>
          <w:sz w:val="22"/>
          <w:szCs w:val="22"/>
          <w:lang w:val="vi-VN"/>
        </w:rPr>
        <w:t>ch kh</w:t>
      </w:r>
      <w:r w:rsidRPr="004373E8">
        <w:rPr>
          <w:rFonts w:ascii="iCiel Avenir LT Std 35 Light" w:hAnsi="iCiel Avenir LT Std 35 Light" w:cs="Avenir LT Std 35 Light"/>
          <w:i/>
          <w:iCs/>
          <w:sz w:val="22"/>
          <w:szCs w:val="22"/>
          <w:lang w:val="vi-VN"/>
        </w:rPr>
        <w:t>ô</w:t>
      </w:r>
      <w:r w:rsidRPr="004373E8">
        <w:rPr>
          <w:rFonts w:ascii="iCiel Avenir LT Std 35 Light" w:hAnsi="iCiel Avenir LT Std 35 Light"/>
          <w:i/>
          <w:iCs/>
          <w:sz w:val="22"/>
          <w:szCs w:val="22"/>
          <w:lang w:val="vi-VN"/>
        </w:rPr>
        <w:t>ng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i/>
          <w:iCs/>
          <w:sz w:val="22"/>
          <w:szCs w:val="22"/>
          <w:lang w:val="vi-VN"/>
        </w:rPr>
        <w:t>i l</w:t>
      </w:r>
      <w:r w:rsidRPr="004373E8">
        <w:rPr>
          <w:rFonts w:ascii="iCiel Avenir LT Std 35 Light" w:hAnsi="iCiel Avenir LT Std 35 Light" w:cs="Avenir LT Std 35 Light"/>
          <w:i/>
          <w:iCs/>
          <w:sz w:val="22"/>
          <w:szCs w:val="22"/>
          <w:lang w:val="vi-VN"/>
        </w:rPr>
        <w:t>à</w:t>
      </w:r>
      <w:r w:rsidRPr="004373E8">
        <w:rPr>
          <w:rFonts w:ascii="iCiel Avenir LT Std 35 Light" w:hAnsi="iCiel Avenir LT Std 35 Light"/>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i/>
          <w:iCs/>
          <w:sz w:val="22"/>
          <w:szCs w:val="22"/>
          <w:lang w:val="vi-VN"/>
        </w:rPr>
        <w:t>t l</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i/>
          <w:iCs/>
          <w:sz w:val="22"/>
          <w:szCs w:val="22"/>
          <w:lang w:val="vi-VN"/>
        </w:rPr>
        <w:t>a ch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i/>
          <w:iCs/>
          <w:sz w:val="22"/>
          <w:szCs w:val="22"/>
          <w:lang w:val="vi-VN"/>
        </w:rPr>
        <w:t>n.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i/>
          <w:iCs/>
          <w:sz w:val="22"/>
          <w:szCs w:val="22"/>
          <w:lang w:val="vi-VN"/>
        </w:rPr>
        <w:t xml:space="preserve">i </w:t>
      </w:r>
      <w:r w:rsidRPr="004373E8">
        <w:rPr>
          <w:rFonts w:ascii="iCiel Avenir LT Std 35 Light" w:hAnsi="iCiel Avenir LT Std 35 Light" w:cs="Calibri"/>
          <w:i/>
          <w:iCs/>
          <w:sz w:val="22"/>
          <w:szCs w:val="22"/>
          <w:lang w:val="vi-VN"/>
        </w:rPr>
        <w:t>Đồ</w:t>
      </w:r>
      <w:r w:rsidRPr="004373E8">
        <w:rPr>
          <w:rFonts w:ascii="iCiel Avenir LT Std 35 Light" w:hAnsi="iCiel Avenir LT Std 35 Light"/>
          <w:i/>
          <w:iCs/>
          <w:sz w:val="22"/>
          <w:szCs w:val="22"/>
          <w:lang w:val="vi-VN"/>
        </w:rPr>
        <w:t>ng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i/>
          <w:iCs/>
          <w:sz w:val="22"/>
          <w:szCs w:val="22"/>
          <w:lang w:val="vi-VN"/>
        </w:rPr>
        <w:t>o Th</w:t>
      </w:r>
      <w:r w:rsidRPr="004373E8">
        <w:rPr>
          <w:rFonts w:ascii="iCiel Avenir LT Std 35 Light" w:hAnsi="iCiel Avenir LT Std 35 Light" w:cs="Avenir LT Std 35 Light"/>
          <w:i/>
          <w:iCs/>
          <w:sz w:val="22"/>
          <w:szCs w:val="22"/>
          <w:lang w:val="vi-VN"/>
        </w:rPr>
        <w:t>í</w:t>
      </w:r>
      <w:r w:rsidRPr="004373E8">
        <w:rPr>
          <w:rFonts w:ascii="iCiel Avenir LT Std 35 Light" w:hAnsi="iCiel Avenir LT Std 35 Light"/>
          <w:i/>
          <w:iCs/>
          <w:sz w:val="22"/>
          <w:szCs w:val="22"/>
          <w:lang w:val="vi-VN"/>
        </w:rPr>
        <w:t xml:space="preserve"> </w:t>
      </w:r>
      <w:r w:rsidRPr="004373E8">
        <w:rPr>
          <w:rFonts w:ascii="iCiel Avenir LT Std 35 Light" w:hAnsi="iCiel Avenir LT Std 35 Light" w:cs="Calibri"/>
          <w:i/>
          <w:iCs/>
          <w:sz w:val="22"/>
          <w:szCs w:val="22"/>
          <w:lang w:val="vi-VN"/>
        </w:rPr>
        <w:t>đ</w:t>
      </w:r>
      <w:r w:rsidRPr="004373E8">
        <w:rPr>
          <w:rFonts w:ascii="iCiel Avenir LT Std 35 Light" w:hAnsi="iCiel Avenir LT Std 35 Light" w:cs="Avenir LT Std 35 Light"/>
          <w:i/>
          <w:iCs/>
          <w:sz w:val="22"/>
          <w:szCs w:val="22"/>
          <w:lang w:val="vi-VN"/>
        </w:rPr>
        <w:t>ã</w:t>
      </w:r>
      <w:r w:rsidRPr="004373E8">
        <w:rPr>
          <w:rFonts w:ascii="iCiel Avenir LT Std 35 Light" w:hAnsi="iCiel Avenir LT Std 35 Light"/>
          <w:i/>
          <w:iCs/>
          <w:sz w:val="22"/>
          <w:szCs w:val="22"/>
          <w:lang w:val="vi-VN"/>
        </w:rPr>
        <w:t xml:space="preserve"> xem x</w:t>
      </w:r>
      <w:r w:rsidRPr="004373E8">
        <w:rPr>
          <w:rFonts w:ascii="iCiel Avenir LT Std 35 Light" w:hAnsi="iCiel Avenir LT Std 35 Light" w:cs="Avenir LT Std 35 Light"/>
          <w:i/>
          <w:iCs/>
          <w:sz w:val="22"/>
          <w:szCs w:val="22"/>
          <w:lang w:val="vi-VN"/>
        </w:rPr>
        <w:t>é</w:t>
      </w:r>
      <w:r w:rsidRPr="004373E8">
        <w:rPr>
          <w:rFonts w:ascii="iCiel Avenir LT Std 35 Light" w:hAnsi="iCiel Avenir LT Std 35 Light"/>
          <w:i/>
          <w:iCs/>
          <w:sz w:val="22"/>
          <w:szCs w:val="22"/>
          <w:lang w:val="vi-VN"/>
        </w:rPr>
        <w:t>t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i/>
          <w:iCs/>
          <w:sz w:val="22"/>
          <w:szCs w:val="22"/>
          <w:lang w:val="vi-VN"/>
        </w:rPr>
        <w:t xml:space="preserve"> l</w:t>
      </w:r>
      <w:r w:rsidRPr="004373E8">
        <w:rPr>
          <w:rFonts w:ascii="iCiel Avenir LT Std 35 Light" w:hAnsi="iCiel Avenir LT Std 35 Light" w:cs="Calibri"/>
          <w:i/>
          <w:iCs/>
          <w:sz w:val="22"/>
          <w:szCs w:val="22"/>
          <w:lang w:val="vi-VN"/>
        </w:rPr>
        <w:t>ưỡ</w:t>
      </w:r>
      <w:r w:rsidRPr="004373E8">
        <w:rPr>
          <w:rFonts w:ascii="iCiel Avenir LT Std 35 Light" w:hAnsi="iCiel Avenir LT Std 35 Light"/>
          <w:i/>
          <w:iCs/>
          <w:sz w:val="22"/>
          <w:szCs w:val="22"/>
          <w:lang w:val="vi-VN"/>
        </w:rPr>
        <w:t>ng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i/>
          <w:iCs/>
          <w:sz w:val="22"/>
          <w:szCs w:val="22"/>
          <w:lang w:val="vi-VN"/>
        </w:rPr>
        <w:t>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i/>
          <w:iCs/>
          <w:sz w:val="22"/>
          <w:szCs w:val="22"/>
          <w:lang w:val="vi-VN"/>
        </w:rPr>
        <w:t>p v</w:t>
      </w:r>
      <w:r w:rsidRPr="004373E8">
        <w:rPr>
          <w:rFonts w:ascii="iCiel Avenir LT Std 35 Light" w:hAnsi="iCiel Avenir LT Std 35 Light" w:cs="Avenir LT Std 35 Light"/>
          <w:i/>
          <w:iCs/>
          <w:sz w:val="22"/>
          <w:szCs w:val="22"/>
          <w:lang w:val="vi-VN"/>
        </w:rPr>
        <w:t>à</w:t>
      </w:r>
      <w:r w:rsidRPr="004373E8">
        <w:rPr>
          <w:rFonts w:ascii="iCiel Avenir LT Std 35 Light" w:hAnsi="iCiel Avenir LT Std 35 Light"/>
          <w:i/>
          <w:iCs/>
          <w:sz w:val="22"/>
          <w:szCs w:val="22"/>
          <w:lang w:val="vi-VN"/>
        </w:rPr>
        <w:t xml:space="preserve"> </w:t>
      </w:r>
      <w:r w:rsidRPr="004373E8">
        <w:rPr>
          <w:rFonts w:ascii="iCiel Avenir LT Std 35 Light" w:hAnsi="iCiel Avenir LT Std 35 Light" w:cs="Calibri"/>
          <w:i/>
          <w:iCs/>
          <w:sz w:val="22"/>
          <w:szCs w:val="22"/>
          <w:lang w:val="vi-VN"/>
        </w:rPr>
        <w:t>đư</w:t>
      </w:r>
      <w:r w:rsidRPr="004373E8">
        <w:rPr>
          <w:rFonts w:ascii="iCiel Avenir LT Std 35 Light" w:hAnsi="iCiel Avenir LT Std 35 Light"/>
          <w:i/>
          <w:iCs/>
          <w:sz w:val="22"/>
          <w:szCs w:val="22"/>
          <w:lang w:val="vi-VN"/>
        </w:rPr>
        <w:t>a ra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i/>
          <w:iCs/>
          <w:sz w:val="22"/>
          <w:szCs w:val="22"/>
          <w:lang w:val="vi-VN"/>
        </w:rPr>
        <w:t xml:space="preserve">t </w:t>
      </w:r>
      <w:r w:rsidRPr="004373E8">
        <w:rPr>
          <w:rFonts w:ascii="iCiel Avenir LT Std 35 Light" w:hAnsi="iCiel Avenir LT Std 35 Light" w:cs="Calibri"/>
          <w:i/>
          <w:iCs/>
          <w:sz w:val="22"/>
          <w:szCs w:val="22"/>
          <w:lang w:val="vi-VN"/>
        </w:rPr>
        <w:t>đị</w:t>
      </w:r>
      <w:r w:rsidRPr="004373E8">
        <w:rPr>
          <w:rFonts w:ascii="iCiel Avenir LT Std 35 Light" w:hAnsi="iCiel Avenir LT Std 35 Light"/>
          <w:i/>
          <w:iCs/>
          <w:sz w:val="22"/>
          <w:szCs w:val="22"/>
          <w:lang w:val="vi-VN"/>
        </w:rPr>
        <w:t>nh sinh vi</w:t>
      </w:r>
      <w:r w:rsidRPr="004373E8">
        <w:rPr>
          <w:rFonts w:ascii="iCiel Avenir LT Std 35 Light" w:hAnsi="iCiel Avenir LT Std 35 Light" w:cs="Avenir LT Std 35 Light"/>
          <w:i/>
          <w:iCs/>
          <w:sz w:val="22"/>
          <w:szCs w:val="22"/>
          <w:lang w:val="vi-VN"/>
        </w:rPr>
        <w:t>ê</w:t>
      </w:r>
      <w:r w:rsidRPr="004373E8">
        <w:rPr>
          <w:rFonts w:ascii="iCiel Avenir LT Std 35 Light" w:hAnsi="iCiel Avenir LT Std 35 Light"/>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i/>
          <w:iCs/>
          <w:sz w:val="22"/>
          <w:szCs w:val="22"/>
          <w:lang w:val="vi-VN"/>
        </w:rPr>
        <w:t>n thi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i/>
          <w:iCs/>
          <w:sz w:val="22"/>
          <w:szCs w:val="22"/>
          <w:lang w:val="vi-VN"/>
        </w:rPr>
        <w:t xml:space="preserve">i hay </w:t>
      </w:r>
      <w:r w:rsidRPr="004373E8">
        <w:rPr>
          <w:rFonts w:ascii="iCiel Avenir LT Std 35 Light" w:hAnsi="iCiel Avenir LT Std 35 Light" w:cs="Calibri"/>
          <w:i/>
          <w:iCs/>
          <w:sz w:val="22"/>
          <w:szCs w:val="22"/>
          <w:lang w:val="vi-VN"/>
        </w:rPr>
        <w:t>đượ</w:t>
      </w:r>
      <w:r w:rsidRPr="004373E8">
        <w:rPr>
          <w:rFonts w:ascii="iCiel Avenir LT Std 35 Light" w:hAnsi="iCiel Avenir LT Std 35 Light"/>
          <w:i/>
          <w:iCs/>
          <w:sz w:val="22"/>
          <w:szCs w:val="22"/>
          <w:lang w:val="vi-VN"/>
        </w:rPr>
        <w:t>c x</w:t>
      </w:r>
      <w:r w:rsidRPr="004373E8">
        <w:rPr>
          <w:rFonts w:ascii="iCiel Avenir LT Std 35 Light" w:hAnsi="iCiel Avenir LT Std 35 Light" w:cs="Avenir LT Std 35 Light"/>
          <w:i/>
          <w:iCs/>
          <w:sz w:val="22"/>
          <w:szCs w:val="22"/>
          <w:lang w:val="vi-VN"/>
        </w:rPr>
        <w:t>é</w:t>
      </w:r>
      <w:r w:rsidRPr="004373E8">
        <w:rPr>
          <w:rFonts w:ascii="iCiel Avenir LT Std 35 Light" w:hAnsi="iCiel Avenir LT Std 35 Light"/>
          <w:i/>
          <w:iCs/>
          <w:sz w:val="22"/>
          <w:szCs w:val="22"/>
          <w:lang w:val="vi-VN"/>
        </w:rPr>
        <w:t xml:space="preserve">t </w:t>
      </w:r>
      <w:r w:rsidRPr="004373E8">
        <w:rPr>
          <w:rFonts w:ascii="iCiel Avenir LT Std 35 Light" w:hAnsi="iCiel Avenir LT Std 35 Light" w:cs="Calibri"/>
          <w:i/>
          <w:iCs/>
          <w:sz w:val="22"/>
          <w:szCs w:val="22"/>
          <w:lang w:val="vi-VN"/>
        </w:rPr>
        <w:t>đỗ</w:t>
      </w:r>
      <w:r w:rsidRPr="004373E8">
        <w:rPr>
          <w:rFonts w:ascii="iCiel Avenir LT Std 35 Light" w:hAnsi="iCiel Avenir LT Std 35 Light"/>
          <w:i/>
          <w:iCs/>
          <w:sz w:val="22"/>
          <w:szCs w:val="22"/>
          <w:lang w:val="vi-VN"/>
        </w:rPr>
        <w:t xml:space="preserve"> </w:t>
      </w:r>
      <w:r w:rsidRPr="004373E8">
        <w:rPr>
          <w:rFonts w:ascii="iCiel Avenir LT Std 35 Light" w:hAnsi="iCiel Avenir LT Std 35 Light" w:cs="Calibri"/>
          <w:i/>
          <w:iCs/>
          <w:sz w:val="22"/>
          <w:szCs w:val="22"/>
          <w:lang w:val="vi-VN"/>
        </w:rPr>
        <w:t>đặ</w:t>
      </w:r>
      <w:r w:rsidRPr="004373E8">
        <w:rPr>
          <w:rFonts w:ascii="iCiel Avenir LT Std 35 Light" w:hAnsi="iCiel Avenir LT Std 35 Light"/>
          <w:i/>
          <w:iCs/>
          <w:sz w:val="22"/>
          <w:szCs w:val="22"/>
          <w:lang w:val="vi-VN"/>
        </w:rPr>
        <w:t>c c</w:t>
      </w:r>
      <w:r w:rsidRPr="004373E8">
        <w:rPr>
          <w:rFonts w:ascii="iCiel Avenir LT Std 35 Light" w:hAnsi="iCiel Avenir LT Std 35 Light" w:cs="Avenir LT Std 35 Light"/>
          <w:i/>
          <w:iCs/>
          <w:sz w:val="22"/>
          <w:szCs w:val="22"/>
          <w:lang w:val="vi-VN"/>
        </w:rPr>
        <w:t>á</w:t>
      </w:r>
      <w:r w:rsidRPr="004373E8">
        <w:rPr>
          <w:rFonts w:ascii="iCiel Avenir LT Std 35 Light" w:hAnsi="iCiel Avenir LT Std 35 Light"/>
          <w:i/>
          <w:iCs/>
          <w:sz w:val="22"/>
          <w:szCs w:val="22"/>
          <w:lang w:val="vi-VN"/>
        </w:rPr>
        <w:t>ch.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i/>
          <w:iCs/>
          <w:sz w:val="22"/>
          <w:szCs w:val="22"/>
          <w:lang w:val="vi-VN"/>
        </w:rPr>
        <w:t xml:space="preserve"> kh</w:t>
      </w:r>
      <w:r w:rsidRPr="004373E8">
        <w:rPr>
          <w:rFonts w:ascii="iCiel Avenir LT Std 35 Light" w:hAnsi="iCiel Avenir LT Std 35 Light" w:cs="Avenir LT Std 35 Light"/>
          <w:i/>
          <w:iCs/>
          <w:sz w:val="22"/>
          <w:szCs w:val="22"/>
          <w:lang w:val="vi-VN"/>
        </w:rPr>
        <w:t>ô</w:t>
      </w:r>
      <w:r w:rsidRPr="004373E8">
        <w:rPr>
          <w:rFonts w:ascii="iCiel Avenir LT Std 35 Light" w:hAnsi="iCiel Avenir LT Std 35 Light"/>
          <w:i/>
          <w:iCs/>
          <w:sz w:val="22"/>
          <w:szCs w:val="22"/>
          <w:lang w:val="vi-VN"/>
        </w:rPr>
        <w:t>ng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i/>
          <w:iCs/>
          <w:sz w:val="22"/>
          <w:szCs w:val="22"/>
          <w:lang w:val="vi-VN"/>
        </w:rPr>
        <w:t xml:space="preserve"> thay </w:t>
      </w:r>
      <w:r w:rsidRPr="004373E8">
        <w:rPr>
          <w:rFonts w:ascii="iCiel Avenir LT Std 35 Light" w:hAnsi="iCiel Avenir LT Std 35 Light" w:cs="Calibri"/>
          <w:i/>
          <w:iCs/>
          <w:sz w:val="22"/>
          <w:szCs w:val="22"/>
          <w:lang w:val="vi-VN"/>
        </w:rPr>
        <w:t>đổ</w:t>
      </w:r>
      <w:r w:rsidRPr="004373E8">
        <w:rPr>
          <w:rFonts w:ascii="iCiel Avenir LT Std 35 Light" w:hAnsi="iCiel Avenir LT Std 35 Light"/>
          <w:i/>
          <w:iCs/>
          <w:sz w:val="22"/>
          <w:szCs w:val="22"/>
          <w:lang w:val="vi-VN"/>
        </w:rPr>
        <w:t>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i/>
          <w:iCs/>
          <w:sz w:val="22"/>
          <w:szCs w:val="22"/>
          <w:lang w:val="vi-VN"/>
        </w:rPr>
        <w:t xml:space="preserve">t </w:t>
      </w:r>
      <w:r w:rsidRPr="004373E8">
        <w:rPr>
          <w:rFonts w:ascii="iCiel Avenir LT Std 35 Light" w:hAnsi="iCiel Avenir LT Std 35 Light" w:cs="Calibri"/>
          <w:i/>
          <w:iCs/>
          <w:sz w:val="22"/>
          <w:szCs w:val="22"/>
          <w:lang w:val="vi-VN"/>
        </w:rPr>
        <w:t>đị</w:t>
      </w:r>
      <w:r w:rsidRPr="004373E8">
        <w:rPr>
          <w:rFonts w:ascii="iCiel Avenir LT Std 35 Light" w:hAnsi="iCiel Avenir LT Std 35 Light"/>
          <w:i/>
          <w:iCs/>
          <w:sz w:val="22"/>
          <w:szCs w:val="22"/>
          <w:lang w:val="vi-VN"/>
        </w:rPr>
        <w:t>nh cu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i/>
          <w:iCs/>
          <w:sz w:val="22"/>
          <w:szCs w:val="22"/>
          <w:lang w:val="vi-VN"/>
        </w:rPr>
        <w:t>i c</w:t>
      </w:r>
      <w:r w:rsidRPr="004373E8">
        <w:rPr>
          <w:rFonts w:ascii="iCiel Avenir LT Std 35 Light" w:hAnsi="iCiel Avenir LT Std 35 Light" w:cs="Avenir LT Std 35 Light"/>
          <w:i/>
          <w:iCs/>
          <w:sz w:val="22"/>
          <w:szCs w:val="22"/>
          <w:lang w:val="vi-VN"/>
        </w:rPr>
        <w:t>ù</w:t>
      </w:r>
      <w:r w:rsidRPr="004373E8">
        <w:rPr>
          <w:rFonts w:ascii="iCiel Avenir LT Std 35 Light" w:hAnsi="iCiel Avenir LT Std 35 Light"/>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i/>
          <w:iCs/>
          <w:sz w:val="22"/>
          <w:szCs w:val="22"/>
          <w:lang w:val="vi-VN"/>
        </w:rPr>
        <w:t>a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i/>
          <w:iCs/>
          <w:sz w:val="22"/>
          <w:szCs w:val="22"/>
          <w:lang w:val="vi-VN"/>
        </w:rPr>
        <w:t xml:space="preserve">i </w:t>
      </w:r>
      <w:r w:rsidRPr="004373E8">
        <w:rPr>
          <w:rFonts w:ascii="iCiel Avenir LT Std 35 Light" w:hAnsi="iCiel Avenir LT Std 35 Light" w:cs="Calibri"/>
          <w:i/>
          <w:iCs/>
          <w:sz w:val="22"/>
          <w:szCs w:val="22"/>
          <w:lang w:val="vi-VN"/>
        </w:rPr>
        <w:t>Đồ</w:t>
      </w:r>
      <w:r w:rsidRPr="004373E8">
        <w:rPr>
          <w:rFonts w:ascii="iCiel Avenir LT Std 35 Light" w:hAnsi="iCiel Avenir LT Std 35 Light"/>
          <w:i/>
          <w:iCs/>
          <w:sz w:val="22"/>
          <w:szCs w:val="22"/>
          <w:lang w:val="vi-VN"/>
        </w:rPr>
        <w:t>ng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i/>
          <w:iCs/>
          <w:sz w:val="22"/>
          <w:szCs w:val="22"/>
          <w:lang w:val="vi-VN"/>
        </w:rPr>
        <w:t>o Th</w:t>
      </w:r>
      <w:r w:rsidRPr="004373E8">
        <w:rPr>
          <w:rFonts w:ascii="iCiel Avenir LT Std 35 Light" w:hAnsi="iCiel Avenir LT Std 35 Light" w:cs="Avenir LT Std 35 Light"/>
          <w:i/>
          <w:iCs/>
          <w:sz w:val="22"/>
          <w:szCs w:val="22"/>
          <w:lang w:val="vi-VN"/>
        </w:rPr>
        <w:t>í</w:t>
      </w:r>
      <w:r w:rsidRPr="004373E8">
        <w:rPr>
          <w:rFonts w:ascii="iCiel Avenir LT Std 35 Light" w:hAnsi="iCiel Avenir LT Std 35 Light"/>
          <w:i/>
          <w:iCs/>
          <w:sz w:val="22"/>
          <w:szCs w:val="22"/>
          <w:lang w:val="vi-VN"/>
        </w:rPr>
        <w:t xml:space="preserve">. Do </w:t>
      </w:r>
      <w:r w:rsidRPr="004373E8">
        <w:rPr>
          <w:rFonts w:ascii="iCiel Avenir LT Std 35 Light" w:hAnsi="iCiel Avenir LT Std 35 Light" w:cs="Calibri"/>
          <w:i/>
          <w:iCs/>
          <w:sz w:val="22"/>
          <w:szCs w:val="22"/>
          <w:lang w:val="vi-VN"/>
        </w:rPr>
        <w:t>đ</w:t>
      </w:r>
      <w:r w:rsidRPr="004373E8">
        <w:rPr>
          <w:rFonts w:ascii="iCiel Avenir LT Std 35 Light" w:hAnsi="iCiel Avenir LT Std 35 Light" w:cs="Avenir LT Std 35 Light"/>
          <w:i/>
          <w:iCs/>
          <w:sz w:val="22"/>
          <w:szCs w:val="22"/>
          <w:lang w:val="vi-VN"/>
        </w:rPr>
        <w:t>ó</w:t>
      </w:r>
      <w:r w:rsidRPr="004373E8">
        <w:rPr>
          <w:rFonts w:ascii="iCiel Avenir LT Std 35 Light" w:hAnsi="iCiel Avenir LT Std 35 Light"/>
          <w:i/>
          <w:iCs/>
          <w:sz w:val="22"/>
          <w:szCs w:val="22"/>
          <w:lang w:val="vi-VN"/>
        </w:rPr>
        <w:t>, sinh vi</w:t>
      </w:r>
      <w:r w:rsidRPr="004373E8">
        <w:rPr>
          <w:rFonts w:ascii="iCiel Avenir LT Std 35 Light" w:hAnsi="iCiel Avenir LT Std 35 Light" w:cs="Avenir LT Std 35 Light"/>
          <w:i/>
          <w:iCs/>
          <w:sz w:val="22"/>
          <w:szCs w:val="22"/>
          <w:lang w:val="vi-VN"/>
        </w:rPr>
        <w:t>ê</w:t>
      </w:r>
      <w:r w:rsidRPr="004373E8">
        <w:rPr>
          <w:rFonts w:ascii="iCiel Avenir LT Std 35 Light" w:hAnsi="iCiel Avenir LT Std 35 Light"/>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i/>
          <w:iCs/>
          <w:sz w:val="22"/>
          <w:szCs w:val="22"/>
          <w:lang w:val="vi-VN"/>
        </w:rPr>
        <w:t xml:space="preserve">n </w:t>
      </w:r>
      <w:r w:rsidRPr="004373E8">
        <w:rPr>
          <w:rFonts w:ascii="iCiel Avenir LT Std 35 Light" w:hAnsi="iCiel Avenir LT Std 35 Light" w:cs="Calibri"/>
          <w:i/>
          <w:iCs/>
          <w:sz w:val="22"/>
          <w:szCs w:val="22"/>
          <w:lang w:val="vi-VN"/>
        </w:rPr>
        <w:t>đọ</w:t>
      </w:r>
      <w:r w:rsidRPr="004373E8">
        <w:rPr>
          <w:rFonts w:ascii="iCiel Avenir LT Std 35 Light" w:hAnsi="iCiel Avenir LT Std 35 Light"/>
          <w:i/>
          <w:iCs/>
          <w:sz w:val="22"/>
          <w:szCs w:val="22"/>
          <w:lang w:val="vi-VN"/>
        </w:rPr>
        <w:t>c v</w:t>
      </w:r>
      <w:r w:rsidRPr="004373E8">
        <w:rPr>
          <w:rFonts w:ascii="iCiel Avenir LT Std 35 Light" w:hAnsi="iCiel Avenir LT Std 35 Light" w:cs="Avenir LT Std 35 Light"/>
          <w:i/>
          <w:iCs/>
          <w:sz w:val="22"/>
          <w:szCs w:val="22"/>
          <w:lang w:val="vi-VN"/>
        </w:rPr>
        <w:t>à</w:t>
      </w:r>
      <w:r w:rsidRPr="004373E8">
        <w:rPr>
          <w:rFonts w:ascii="iCiel Avenir LT Std 35 Light" w:hAnsi="iCiel Avenir LT Std 35 Light"/>
          <w:i/>
          <w:iCs/>
          <w:sz w:val="22"/>
          <w:szCs w:val="22"/>
          <w:lang w:val="vi-VN"/>
        </w:rPr>
        <w:t xml:space="preserve"> theo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i/>
          <w:iCs/>
          <w:sz w:val="22"/>
          <w:szCs w:val="22"/>
          <w:lang w:val="vi-VN"/>
        </w:rPr>
        <w:t xml:space="preserve">t </w:t>
      </w:r>
      <w:r w:rsidRPr="004373E8">
        <w:rPr>
          <w:rFonts w:ascii="iCiel Avenir LT Std 35 Light" w:hAnsi="iCiel Avenir LT Std 35 Light" w:cs="Calibri"/>
          <w:i/>
          <w:iCs/>
          <w:sz w:val="22"/>
          <w:szCs w:val="22"/>
          <w:lang w:val="vi-VN"/>
        </w:rPr>
        <w:t>đị</w:t>
      </w:r>
      <w:r w:rsidRPr="004373E8">
        <w:rPr>
          <w:rFonts w:ascii="iCiel Avenir LT Std 35 Light" w:hAnsi="iCiel Avenir LT Std 35 Light"/>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i/>
          <w:iCs/>
          <w:sz w:val="22"/>
          <w:szCs w:val="22"/>
          <w:lang w:val="vi-VN"/>
        </w:rPr>
        <w:t>a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i/>
          <w:iCs/>
          <w:sz w:val="22"/>
          <w:szCs w:val="22"/>
          <w:lang w:val="vi-VN"/>
        </w:rPr>
        <w:t xml:space="preserve">i </w:t>
      </w:r>
      <w:r w:rsidRPr="004373E8">
        <w:rPr>
          <w:rFonts w:ascii="iCiel Avenir LT Std 35 Light" w:hAnsi="iCiel Avenir LT Std 35 Light" w:cs="Calibri"/>
          <w:i/>
          <w:iCs/>
          <w:sz w:val="22"/>
          <w:szCs w:val="22"/>
          <w:lang w:val="vi-VN"/>
        </w:rPr>
        <w:t>Đồ</w:t>
      </w:r>
      <w:r w:rsidRPr="004373E8">
        <w:rPr>
          <w:rFonts w:ascii="iCiel Avenir LT Std 35 Light" w:hAnsi="iCiel Avenir LT Std 35 Light"/>
          <w:i/>
          <w:iCs/>
          <w:sz w:val="22"/>
          <w:szCs w:val="22"/>
          <w:lang w:val="vi-VN"/>
        </w:rPr>
        <w:t>ng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i/>
          <w:iCs/>
          <w:sz w:val="22"/>
          <w:szCs w:val="22"/>
          <w:lang w:val="vi-VN"/>
        </w:rPr>
        <w:t>o Th</w:t>
      </w:r>
      <w:r w:rsidRPr="004373E8">
        <w:rPr>
          <w:rFonts w:ascii="iCiel Avenir LT Std 35 Light" w:hAnsi="iCiel Avenir LT Std 35 Light" w:cs="Avenir LT Std 35 Light"/>
          <w:i/>
          <w:iCs/>
          <w:sz w:val="22"/>
          <w:szCs w:val="22"/>
          <w:lang w:val="vi-VN"/>
        </w:rPr>
        <w:t>í</w:t>
      </w:r>
      <w:r w:rsidRPr="004373E8">
        <w:rPr>
          <w:rFonts w:ascii="iCiel Avenir LT Std 35 Light" w:hAnsi="iCiel Avenir LT Std 35 Light"/>
          <w:i/>
          <w:iCs/>
          <w:sz w:val="22"/>
          <w:szCs w:val="22"/>
          <w:lang w:val="vi-VN"/>
        </w:rPr>
        <w:t xml:space="preserve"> </w:t>
      </w:r>
      <w:r w:rsidRPr="004373E8">
        <w:rPr>
          <w:rFonts w:ascii="iCiel Avenir LT Std 35 Light" w:hAnsi="iCiel Avenir LT Std 35 Light" w:cs="Calibri"/>
          <w:i/>
          <w:iCs/>
          <w:sz w:val="22"/>
          <w:szCs w:val="22"/>
          <w:lang w:val="vi-VN"/>
        </w:rPr>
        <w:t>đượ</w:t>
      </w:r>
      <w:r w:rsidRPr="004373E8">
        <w:rPr>
          <w:rFonts w:ascii="iCiel Avenir LT Std 35 Light" w:hAnsi="iCiel Avenir LT Std 35 Light"/>
          <w:i/>
          <w:iCs/>
          <w:sz w:val="22"/>
          <w:szCs w:val="22"/>
          <w:lang w:val="vi-VN"/>
        </w:rPr>
        <w:t>c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i/>
          <w:iCs/>
          <w:sz w:val="22"/>
          <w:szCs w:val="22"/>
          <w:lang w:val="vi-VN"/>
        </w:rPr>
        <w:t xml:space="preserve">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i/>
          <w:iCs/>
          <w:sz w:val="22"/>
          <w:szCs w:val="22"/>
          <w:lang w:val="vi-VN"/>
        </w:rPr>
        <w:t>n tr</w:t>
      </w:r>
      <w:r w:rsidRPr="004373E8">
        <w:rPr>
          <w:rFonts w:ascii="iCiel Avenir LT Std 35 Light" w:hAnsi="iCiel Avenir LT Std 35 Light" w:cs="Avenir LT Std 35 Light"/>
          <w:i/>
          <w:iCs/>
          <w:sz w:val="22"/>
          <w:szCs w:val="22"/>
          <w:lang w:val="vi-VN"/>
        </w:rPr>
        <w:t>ê</w:t>
      </w:r>
      <w:r w:rsidRPr="004373E8">
        <w:rPr>
          <w:rFonts w:ascii="iCiel Avenir LT Std 35 Light" w:hAnsi="iCiel Avenir LT Std 35 Light"/>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i/>
          <w:iCs/>
          <w:sz w:val="22"/>
          <w:szCs w:val="22"/>
          <w:lang w:val="vi-VN"/>
        </w:rPr>
        <w:t xml:space="preserve">ng </w:t>
      </w:r>
      <w:r w:rsidRPr="004373E8">
        <w:rPr>
          <w:rFonts w:ascii="iCiel Avenir LT Std 35 Light" w:hAnsi="iCiel Avenir LT Std 35 Light" w:cs="Calibri"/>
          <w:i/>
          <w:iCs/>
          <w:sz w:val="22"/>
          <w:szCs w:val="22"/>
          <w:lang w:val="vi-VN"/>
        </w:rPr>
        <w:t>đ</w:t>
      </w:r>
      <w:r w:rsidRPr="004373E8">
        <w:rPr>
          <w:rFonts w:ascii="iCiel Avenir LT Std 35 Light" w:hAnsi="iCiel Avenir LT Std 35 Light"/>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i/>
          <w:iCs/>
          <w:sz w:val="22"/>
          <w:szCs w:val="22"/>
          <w:lang w:val="vi-VN"/>
        </w:rPr>
        <w:t xml:space="preserve">m. </w:t>
      </w:r>
    </w:p>
    <w:p w14:paraId="2E9F9064" w14:textId="1E1EC1FB" w:rsidR="00C10C75" w:rsidRPr="004373E8" w:rsidRDefault="00C10C75">
      <w:pPr>
        <w:pStyle w:val="Question"/>
        <w:numPr>
          <w:ilvl w:val="0"/>
          <w:numId w:val="44"/>
        </w:numPr>
        <w:spacing w:before="100" w:line="400" w:lineRule="exact"/>
        <w:ind w:left="0" w:firstLine="774"/>
        <w:rPr>
          <w:rFonts w:cs="Arial"/>
          <w:i/>
          <w:iCs/>
          <w:szCs w:val="22"/>
          <w:lang w:val="vi-VN"/>
        </w:rPr>
        <w:pPrChange w:id="5785" w:author="An Tran, ACA (BUV)" w:date="2024-09-10T10:37:00Z" w16du:dateUtc="2024-09-10T03:37:00Z">
          <w:pPr>
            <w:pStyle w:val="Question"/>
            <w:numPr>
              <w:numId w:val="24"/>
            </w:numPr>
            <w:tabs>
              <w:tab w:val="left" w:pos="630"/>
              <w:tab w:val="left" w:pos="1080"/>
            </w:tabs>
            <w:spacing w:before="100" w:line="400" w:lineRule="exact"/>
            <w:ind w:left="3870" w:hanging="360"/>
          </w:pPr>
        </w:pPrChange>
      </w:pPr>
      <w:bookmarkStart w:id="5786" w:name="_Toc177077337"/>
      <w:r w:rsidRPr="004373E8">
        <w:rPr>
          <w:rFonts w:cs="Arial"/>
          <w:szCs w:val="22"/>
          <w:lang w:val="vi-VN"/>
        </w:rPr>
        <w:t xml:space="preserve">Can the student take the resit instead of restudying? </w:t>
      </w:r>
      <w:r w:rsidR="006A4A65" w:rsidRPr="004373E8">
        <w:rPr>
          <w:rFonts w:cs="Arial"/>
          <w:szCs w:val="22"/>
          <w:lang w:val="vi-VN"/>
        </w:rPr>
        <w:t xml:space="preserve">/ </w:t>
      </w:r>
      <w:r w:rsidRPr="004373E8">
        <w:rPr>
          <w:rFonts w:cs="Arial"/>
          <w:i/>
          <w:iCs/>
          <w:szCs w:val="22"/>
          <w:lang w:val="vi-VN"/>
        </w:rPr>
        <w:t>Sinh viên có thể thi lại thay vì học lại không?</w:t>
      </w:r>
      <w:bookmarkEnd w:id="5786"/>
      <w:r w:rsidRPr="004373E8">
        <w:rPr>
          <w:rFonts w:cs="Arial"/>
          <w:i/>
          <w:iCs/>
          <w:szCs w:val="22"/>
          <w:lang w:val="vi-VN"/>
        </w:rPr>
        <w:t xml:space="preserve"> </w:t>
      </w:r>
    </w:p>
    <w:p w14:paraId="3A7310BD" w14:textId="77777777" w:rsidR="00C10C75" w:rsidRPr="004373E8"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6B55F647" w14:textId="77777777" w:rsidR="00C10C75" w:rsidRPr="004373E8" w:rsidRDefault="00C10C75" w:rsidP="003E1B62">
      <w:pPr>
        <w:ind w:firstLine="0"/>
        <w:rPr>
          <w:rFonts w:ascii="iCiel Avenir LT Std 35 Light" w:hAnsi="iCiel Avenir LT Std 35 Light"/>
          <w:sz w:val="22"/>
          <w:szCs w:val="22"/>
          <w:lang w:val="vi-VN"/>
        </w:rPr>
      </w:pPr>
      <w:r w:rsidRPr="004373E8">
        <w:rPr>
          <w:rFonts w:ascii="iCiel Avenir LT Std 35 Light" w:hAnsi="iCiel Avenir LT Std 35 Light" w:cstheme="minorBidi"/>
          <w:sz w:val="22"/>
          <w:szCs w:val="22"/>
          <w:lang w:val="vi-VN"/>
        </w:rPr>
        <w:t xml:space="preserve">Resit/restudy is not an option. The Examinations Board has carefully considered each case and given the decision </w:t>
      </w:r>
      <w:r w:rsidRPr="004373E8">
        <w:rPr>
          <w:rFonts w:ascii="iCiel Avenir LT Std 35 Light" w:hAnsi="iCiel Avenir LT Std 35 Light" w:cs="Calibri"/>
          <w:sz w:val="22"/>
          <w:szCs w:val="22"/>
          <w:lang w:val="vi-VN"/>
        </w:rPr>
        <w:t xml:space="preserve">whether the student needs to restudy or resit to complete the module. After the final decision is made, it cannot be changed. </w:t>
      </w:r>
      <w:r w:rsidRPr="004373E8">
        <w:rPr>
          <w:rFonts w:ascii="iCiel Avenir LT Std 35 Light" w:hAnsi="iCiel Avenir LT Std 35 Light"/>
          <w:sz w:val="22"/>
          <w:szCs w:val="22"/>
          <w:lang w:val="vi-VN"/>
        </w:rPr>
        <w:t>Thus, the student should read and follow the Board decision presented in their academic results.</w:t>
      </w:r>
    </w:p>
    <w:p w14:paraId="5BD5F6E8" w14:textId="77777777" w:rsidR="00C10C75" w:rsidRPr="004373E8" w:rsidRDefault="00C10C75" w:rsidP="003E1B62">
      <w:pPr>
        <w:ind w:firstLine="0"/>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xml:space="preserve">Thi lại/ học lại không phải là một lựa chọn. Hội Đồng Khảo Thí đã xem xét kỹ lưỡng từng trường hợp và đưa ra quyết định sinh viên cần học lại hay thi lại để hoàn thành môn học. Sẽ không thể thay đổi quyết định cuối cùng của Hội Đồng Khảo Thí. Do đó, sinh viên cần đọc và thực hiện theo quyết định của Hội Đồng Khảo Thí được nêu trong bảng điểm. </w:t>
      </w:r>
    </w:p>
    <w:p w14:paraId="3A6DF886" w14:textId="68BC2660" w:rsidR="00C10C75" w:rsidRPr="00734F86" w:rsidRDefault="00C10C75">
      <w:pPr>
        <w:pStyle w:val="Question"/>
        <w:numPr>
          <w:ilvl w:val="0"/>
          <w:numId w:val="44"/>
        </w:numPr>
        <w:spacing w:before="100" w:line="400" w:lineRule="exact"/>
        <w:ind w:left="0" w:firstLine="774"/>
        <w:rPr>
          <w:rFonts w:cs="Arial"/>
          <w:i/>
          <w:iCs/>
          <w:szCs w:val="22"/>
          <w:lang w:val="vi-VN"/>
          <w:rPrChange w:id="5787" w:author="An Tran, ACA (BUV)" w:date="2024-09-10T10:42:00Z" w16du:dateUtc="2024-09-10T03:42:00Z">
            <w:rPr>
              <w:rFonts w:cs="Arial"/>
              <w:szCs w:val="22"/>
              <w:lang w:val="vi-VN"/>
            </w:rPr>
          </w:rPrChange>
        </w:rPr>
        <w:pPrChange w:id="5788" w:author="An Tran, ACA (BUV)" w:date="2024-09-10T10:38:00Z" w16du:dateUtc="2024-09-10T03:38:00Z">
          <w:pPr>
            <w:pStyle w:val="Question"/>
            <w:numPr>
              <w:numId w:val="24"/>
            </w:numPr>
            <w:tabs>
              <w:tab w:val="left" w:pos="630"/>
              <w:tab w:val="left" w:pos="1080"/>
            </w:tabs>
            <w:spacing w:before="100" w:line="400" w:lineRule="exact"/>
            <w:ind w:left="3870" w:hanging="360"/>
          </w:pPr>
        </w:pPrChange>
      </w:pPr>
      <w:bookmarkStart w:id="5789" w:name="_Toc177077338"/>
      <w:r w:rsidRPr="004373E8">
        <w:rPr>
          <w:rFonts w:cs="Arial"/>
          <w:szCs w:val="22"/>
          <w:lang w:val="vi-VN"/>
        </w:rPr>
        <w:t xml:space="preserve">Why the grades are only available around 10 weeks after the final examinations? Why do the students who failed 45 credits in a year cannot attend first 2 – 3 weeks of the new </w:t>
      </w:r>
      <w:r w:rsidR="00F06962" w:rsidRPr="004373E8">
        <w:rPr>
          <w:rFonts w:cs="Arial"/>
          <w:szCs w:val="22"/>
          <w:lang w:val="vi-VN"/>
        </w:rPr>
        <w:t>semester? /</w:t>
      </w:r>
      <w:r w:rsidRPr="004373E8">
        <w:rPr>
          <w:rFonts w:cs="Arial"/>
          <w:szCs w:val="22"/>
          <w:lang w:val="vi-VN"/>
        </w:rPr>
        <w:t xml:space="preserve"> </w:t>
      </w:r>
      <w:r w:rsidRPr="00734F86">
        <w:rPr>
          <w:rFonts w:cs="Arial"/>
          <w:i/>
          <w:iCs/>
          <w:szCs w:val="22"/>
          <w:lang w:val="vi-VN"/>
        </w:rPr>
        <w:t>Tại sao điểm của sinh viên có khoảng 10 tuần sau đợt thi cuối kỳ của sinh viên và sinh viên đang nợ từ 45 tín chỉ của 1 năm không được tham gia 2 - 3 tuần đầu tiên của kỳ học mới?</w:t>
      </w:r>
      <w:bookmarkEnd w:id="5789"/>
    </w:p>
    <w:p w14:paraId="27E40925" w14:textId="77777777" w:rsidR="00C10C75" w:rsidRPr="004373E8" w:rsidRDefault="00C10C75"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09A20BDC" w14:textId="77777777" w:rsidR="00544101" w:rsidRPr="004373E8" w:rsidRDefault="00544101" w:rsidP="003E1B62">
      <w:pPr>
        <w:ind w:firstLine="0"/>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BUV and Staffordshire University have grading and quality control processes to ensure that students’ assessments are graded accurately and fairly and this takes time. The Examinations Board date is given by Staffordshire University, normally scheduled in around 9 – 10 weeks after the final examination. After the Examinations Board approves the mark, they will be officially released in the student portal.</w:t>
      </w:r>
    </w:p>
    <w:p w14:paraId="28ADA109" w14:textId="0AC4A900" w:rsidR="00544101" w:rsidRPr="004373E8" w:rsidRDefault="00544101" w:rsidP="003E1B62">
      <w:pPr>
        <w:ind w:firstLine="0"/>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Students who fail 45 credits a year cannot proceed to the next level until a decision is made by the Examinations Board. At the same time, the student will follow the Board decision to take resit assessments to recover those missing credits. The resit results will then be considered in the resit Examination Board, and we will update parents regarding the student’s status as soon as the resit results are available. Students who are in “can’t proceed” status and waiting for resit results are not allowed to attend classes in the first 2 - 3 weeks of the new semester</w:t>
      </w:r>
      <w:r w:rsidR="00763AB1" w:rsidRPr="004373E8">
        <w:rPr>
          <w:rFonts w:ascii="iCiel Avenir LT Std 35 Light" w:hAnsi="iCiel Avenir LT Std 35 Light"/>
          <w:sz w:val="22"/>
          <w:szCs w:val="22"/>
          <w:lang w:val="vi-VN"/>
        </w:rPr>
        <w:t xml:space="preserve">. </w:t>
      </w:r>
      <w:r w:rsidRPr="004373E8">
        <w:rPr>
          <w:rFonts w:ascii="iCiel Avenir LT Std 35 Light" w:hAnsi="iCiel Avenir LT Std 35 Light"/>
          <w:sz w:val="22"/>
          <w:szCs w:val="22"/>
          <w:lang w:val="vi-VN"/>
        </w:rPr>
        <w:t>This is directed by the Staffordshire University examinations and progression board who are the degree awarding authority for the student’s degree. If a student does not pass the resit, the Examination Board may require the student to restudy the module, which means that the student will have to pay the restudy fee and extend the duration of the degree. It is strongly advised that parents encourage students to study sufficiently to pass their assessments on the first sit and, if required, the resit assessments too.</w:t>
      </w:r>
    </w:p>
    <w:p w14:paraId="28078CE5" w14:textId="77777777" w:rsidR="00544101" w:rsidRPr="004373E8" w:rsidRDefault="00544101" w:rsidP="003E1B62">
      <w:pPr>
        <w:ind w:firstLine="0"/>
        <w:rPr>
          <w:rFonts w:ascii="iCiel Avenir LT Std 35 Light" w:hAnsi="iCiel Avenir LT Std 35 Light"/>
          <w:color w:val="000000"/>
          <w:sz w:val="22"/>
          <w:szCs w:val="22"/>
          <w:lang w:val="vi-VN"/>
        </w:rPr>
      </w:pPr>
      <w:r w:rsidRPr="004373E8">
        <w:rPr>
          <w:rFonts w:ascii="iCiel Avenir LT Std 35 Light" w:hAnsi="iCiel Avenir LT Std 35 Light"/>
          <w:color w:val="000000"/>
          <w:sz w:val="22"/>
          <w:szCs w:val="22"/>
          <w:lang w:val="vi-VN"/>
        </w:rPr>
        <w:t>However, under certain circumstances the student may provisionally attend class until  the results of their resit attempts are known, if:</w:t>
      </w:r>
    </w:p>
    <w:p w14:paraId="44B4F0A0" w14:textId="08E91069"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student</w:t>
      </w:r>
      <w:r w:rsidR="000910B2" w:rsidRPr="004373E8">
        <w:rPr>
          <w:rFonts w:ascii="iCiel Avenir LT Std 35 Light" w:hAnsi="iCiel Avenir LT Std 35 Light" w:cs="Arial"/>
          <w:sz w:val="22"/>
          <w:szCs w:val="22"/>
          <w:lang w:val="vi-VN"/>
        </w:rPr>
        <w:t xml:space="preserve">’s </w:t>
      </w:r>
      <w:r w:rsidRPr="004373E8">
        <w:rPr>
          <w:rFonts w:ascii="iCiel Avenir LT Std 35 Light" w:hAnsi="iCiel Avenir LT Std 35 Light" w:cs="Arial"/>
          <w:sz w:val="22"/>
          <w:szCs w:val="22"/>
          <w:lang w:val="vi-VN"/>
        </w:rPr>
        <w:t>submission resit deadline is before the start of the relevant semester.</w:t>
      </w:r>
    </w:p>
    <w:p w14:paraId="6C80163E" w14:textId="62A86E74"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submit sufficient resit attempts so that if the submissions achieve a passing grade</w:t>
      </w:r>
      <w:r w:rsidR="00433AE6"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 xml:space="preserve"> they will gain enough credits to be allowed to progress under the regulations. </w:t>
      </w:r>
    </w:p>
    <w:p w14:paraId="08E24CDA" w14:textId="07BE5FB1"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resit attempts are submitted before the resit submission deadline (in other words they are not late submissions).</w:t>
      </w:r>
    </w:p>
    <w:p w14:paraId="6CAAF247" w14:textId="3B6DEE24"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resit attempts have substance (for example</w:t>
      </w:r>
      <w:r w:rsidR="00433AE6"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they are not blank document submissions).</w:t>
      </w:r>
    </w:p>
    <w:p w14:paraId="751D78A3" w14:textId="231C9AB2"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resit examination board is held in approximately week three of the semester.  Based on the results achieved by the student in their resit submissions</w:t>
      </w:r>
      <w:r w:rsidR="00433AE6"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the examination board will determine if the student should continue with their current cohort or are still in </w:t>
      </w:r>
      <w:r w:rsidR="00433AE6" w:rsidRPr="004373E8">
        <w:rPr>
          <w:rFonts w:ascii="iCiel Avenir LT Std 35 Light" w:hAnsi="iCiel Avenir LT Std 35 Light" w:cs="Arial"/>
          <w:sz w:val="22"/>
          <w:szCs w:val="22"/>
          <w:lang w:val="vi-VN"/>
        </w:rPr>
        <w:t>the</w:t>
      </w:r>
      <w:r w:rsidRPr="004373E8">
        <w:rPr>
          <w:rFonts w:ascii="iCiel Avenir LT Std 35 Light" w:hAnsi="iCiel Avenir LT Std 35 Light" w:cs="Arial"/>
          <w:sz w:val="22"/>
          <w:szCs w:val="22"/>
          <w:lang w:val="vi-VN"/>
        </w:rPr>
        <w:t xml:space="preserve"> </w:t>
      </w:r>
      <w:r w:rsidR="00433AE6"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cannot proceed</w:t>
      </w:r>
      <w:r w:rsidR="00433AE6"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status and will have to leave their current cohort.  The examination board, acting in the student’s best academic interest, will direct how the student who are still in a </w:t>
      </w:r>
      <w:r w:rsidR="00433AE6"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cannot proceed</w:t>
      </w:r>
      <w:r w:rsidR="00433AE6"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status should continue with their studies. </w:t>
      </w:r>
    </w:p>
    <w:p w14:paraId="06AA0652" w14:textId="77777777" w:rsidR="00544101" w:rsidRPr="004373E8" w:rsidRDefault="00544101" w:rsidP="003E1B62">
      <w:pPr>
        <w:ind w:firstLine="0"/>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xml:space="preserve">BUV và Đại học Staffordshire có quy trình chấm điểm và kiểm soát chất lượng nghiêm ngặt để đảm bảo rằng các bài đánh giá của sinh viên được chấm chính xác và công bằng và quy trình này này cần được thực hiện trong một khoảng thời gian nhất định. Lịch họp của Hội Đồng Khảo Thí về điểm được đưa ra bởi Đại học Staffordshire, thường được tổ chức khoảng 9 – 10 tuần sau đợt thi cuối kỳ của sinh viên. Sau khi điểm được Hội Đồng Khảo Thí thông qua sẽ được chính thức công bố trên cổng thông tin sinh viên. </w:t>
      </w:r>
    </w:p>
    <w:p w14:paraId="43C12A11" w14:textId="24DB981B" w:rsidR="00544101" w:rsidRPr="004373E8" w:rsidRDefault="00544101" w:rsidP="003E1B62">
      <w:pPr>
        <w:ind w:firstLine="0"/>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xml:space="preserve">Sinh viên đang nợ từ 45 tín chỉ trở lên của 1 năm học sẽ không được học tiếp lên năm tiếp theo cho đến khi có quyết định từ Hội Đồng Khảo Thí. Đồng thời, sinh viên đã được sắp xếp thi lại theo quyết định của Hội đồng Khảo thí, theo phương án tối ưu để sinh viên có thể thi các môn hiện đang còn nợ và không ảnh hưởng đến tiến trình lên lớp của sinh viên. Kết quả của các bài thi lại sẽ được Hội đồng Khảo thí xem xét và thông báo đến sinh viên và phụ huynh ngay sau khi thống nhất. Sinh viên đang ở trong tình trạng “Không được lên lớp” và đang chờ kết quả thi lại sẽ không được tham gia học tập trong 2 - 3 tuần đầu tiên theo thời khóa biểu của kỳ học mới. </w:t>
      </w:r>
      <w:r w:rsidR="006D61D4" w:rsidRPr="004373E8">
        <w:rPr>
          <w:rFonts w:ascii="iCiel Avenir LT Std 35 Light" w:hAnsi="iCiel Avenir LT Std 35 Light"/>
          <w:i/>
          <w:iCs/>
          <w:sz w:val="22"/>
          <w:szCs w:val="22"/>
          <w:lang w:val="vi-VN"/>
        </w:rPr>
        <w:t xml:space="preserve">Việc này được chỉ đạo bởi Hội đồng Khảo thí của Đại học Staffordshire </w:t>
      </w:r>
      <w:r w:rsidR="00A8258F" w:rsidRPr="004373E8">
        <w:rPr>
          <w:rFonts w:ascii="iCiel Avenir LT Std 35 Light" w:hAnsi="iCiel Avenir LT Std 35 Light"/>
          <w:i/>
          <w:iCs/>
          <w:sz w:val="22"/>
          <w:szCs w:val="22"/>
          <w:lang w:val="vi-VN"/>
        </w:rPr>
        <w:t xml:space="preserve">- </w:t>
      </w:r>
      <w:r w:rsidR="006D61D4" w:rsidRPr="004373E8">
        <w:rPr>
          <w:rFonts w:ascii="iCiel Avenir LT Std 35 Light" w:hAnsi="iCiel Avenir LT Std 35 Light"/>
          <w:i/>
          <w:iCs/>
          <w:sz w:val="22"/>
          <w:szCs w:val="22"/>
          <w:lang w:val="vi-VN"/>
        </w:rPr>
        <w:t xml:space="preserve">đơn vị cấp bằng cho sinh viên. </w:t>
      </w:r>
      <w:r w:rsidRPr="004373E8">
        <w:rPr>
          <w:rFonts w:ascii="iCiel Avenir LT Std 35 Light" w:hAnsi="iCiel Avenir LT Std 35 Light"/>
          <w:i/>
          <w:iCs/>
          <w:sz w:val="22"/>
          <w:szCs w:val="22"/>
          <w:lang w:val="vi-VN"/>
        </w:rPr>
        <w:t xml:space="preserve">Nếu sinh viên không vượt qua các môn thi lại, Hội Đồng Khảo Thí có thể yêu cầu sinh viên học lại, điều này có nghĩa sinh viên sẽ phải đóng phí học lại và điều này sẽ kéo dài thời gian học tập của sinh viên. Trong tương lai, sinh viên cần cố gắng hơn để vượt qua các bài đánh giá để đảm bảo việc lên lớp của mình. Quý phụ huynh động viên nhắc nhở con em mình cần cố gắng hơn để vượt qua các bài đánh giá từ lần nộp bài thứ nhất và, đồng thời, các bài thi lại (nếu có). </w:t>
      </w:r>
    </w:p>
    <w:p w14:paraId="6477A371" w14:textId="77777777" w:rsidR="00544101" w:rsidRPr="004373E8" w:rsidRDefault="00544101" w:rsidP="003E1B62">
      <w:pPr>
        <w:ind w:firstLine="0"/>
        <w:rPr>
          <w:rFonts w:ascii="iCiel Avenir LT Std 35 Light" w:hAnsi="iCiel Avenir LT Std 35 Light"/>
          <w:i/>
          <w:iCs/>
          <w:color w:val="000000"/>
          <w:sz w:val="22"/>
          <w:szCs w:val="22"/>
          <w:lang w:val="vi-VN"/>
        </w:rPr>
      </w:pPr>
      <w:r w:rsidRPr="004373E8">
        <w:rPr>
          <w:rFonts w:ascii="iCiel Avenir LT Std 35 Light" w:hAnsi="iCiel Avenir LT Std 35 Light"/>
          <w:i/>
          <w:iCs/>
          <w:color w:val="000000"/>
          <w:sz w:val="22"/>
          <w:szCs w:val="22"/>
          <w:lang w:val="vi-VN"/>
        </w:rPr>
        <w:t>Tuy nhiên, trong một số trường hợp nhất định, sinh viên có thể dự thính lớp học hiện tại cho đến khi biết kết quả của lần thi lại, nếu:</w:t>
      </w:r>
    </w:p>
    <w:p w14:paraId="5CC61B03" w14:textId="4D1643A6"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 Thời hạn nộp bài thi lại của sinh viên là trước khi bắt đầu học kỳ mới.</w:t>
      </w:r>
    </w:p>
    <w:p w14:paraId="370730AF" w14:textId="77777777"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 Sinh viên đã nộp đầy đủ các bài thi lại theo yêu cầu để nếu các bài thi lại đó đạt điểm đỗ, sinh viên sẽ đạt đủ số tín chỉ để được phép học tiếp theo quy định.</w:t>
      </w:r>
    </w:p>
    <w:p w14:paraId="29E38750" w14:textId="77777777"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phải nộp các bài thi lại trước thời hạn nộp bài (nói cách khác là bài thi lại không được nộp muộn).</w:t>
      </w:r>
    </w:p>
    <w:p w14:paraId="18CAC475" w14:textId="77777777" w:rsidR="00544101" w:rsidRPr="004373E8"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Các bài thi lại được nộp phải có nội dung (ví dụ: bài luận không nộp giấy trắng).</w:t>
      </w:r>
    </w:p>
    <w:p w14:paraId="118B69C8" w14:textId="4AF590D1" w:rsidR="00544101" w:rsidRPr="004373E8" w:rsidRDefault="00544101" w:rsidP="691BD53B">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rPr>
      </w:pPr>
      <w:r w:rsidRPr="691BD53B">
        <w:rPr>
          <w:rFonts w:ascii="iCiel Avenir LT Std 35 Light" w:hAnsi="iCiel Avenir LT Std 35 Light" w:cs="Arial"/>
          <w:i/>
          <w:iCs/>
          <w:sz w:val="22"/>
          <w:szCs w:val="22"/>
        </w:rPr>
        <w:t xml:space="preserve">Hội đồng Khảo thí sẽ được tổ chức vào khoảng tuần thứ ba của học kỳ. Dựa trên kết quả mà học sinh đạt được khi nộp bài thi lại, hội đồng Khảo thí sẽ xác định xem học sinh có được tiếp tục học với lớp hiện tại hay vẫn ở trạng thái </w:t>
      </w:r>
      <w:r w:rsidR="00433AE6" w:rsidRPr="691BD53B">
        <w:rPr>
          <w:rFonts w:ascii="iCiel Avenir LT Std 35 Light" w:hAnsi="iCiel Avenir LT Std 35 Light" w:cs="Arial"/>
          <w:i/>
          <w:iCs/>
          <w:sz w:val="22"/>
          <w:szCs w:val="22"/>
        </w:rPr>
        <w:t>“K</w:t>
      </w:r>
      <w:r w:rsidRPr="691BD53B">
        <w:rPr>
          <w:rFonts w:ascii="iCiel Avenir LT Std 35 Light" w:hAnsi="iCiel Avenir LT Std 35 Light" w:cs="Arial"/>
          <w:i/>
          <w:iCs/>
          <w:sz w:val="22"/>
          <w:szCs w:val="22"/>
        </w:rPr>
        <w:t>hông được lên lớp</w:t>
      </w:r>
      <w:r w:rsidR="00433AE6" w:rsidRPr="691BD53B">
        <w:rPr>
          <w:rFonts w:ascii="iCiel Avenir LT Std 35 Light" w:hAnsi="iCiel Avenir LT Std 35 Light" w:cs="Arial"/>
          <w:i/>
          <w:iCs/>
          <w:sz w:val="22"/>
          <w:szCs w:val="22"/>
        </w:rPr>
        <w:t>”</w:t>
      </w:r>
      <w:r w:rsidRPr="691BD53B">
        <w:rPr>
          <w:rFonts w:ascii="iCiel Avenir LT Std 35 Light" w:hAnsi="iCiel Avenir LT Std 35 Light" w:cs="Arial"/>
          <w:i/>
          <w:iCs/>
          <w:sz w:val="22"/>
          <w:szCs w:val="22"/>
        </w:rPr>
        <w:t xml:space="preserve"> và sẽ phải rời khỏi lớp hiện tại. Hội đồng Khảo thí, căn cứ trên nguyên tắc lợi ích học tập tốt nhất của sinh viên, sẽ đưa ra kế hoạch học tập cho giai đoạn tiếp theo đối với các sinh viên trong trạng thái </w:t>
      </w:r>
      <w:r w:rsidR="00433AE6" w:rsidRPr="691BD53B">
        <w:rPr>
          <w:rFonts w:ascii="iCiel Avenir LT Std 35 Light" w:hAnsi="iCiel Avenir LT Std 35 Light" w:cs="Arial"/>
          <w:i/>
          <w:iCs/>
          <w:sz w:val="22"/>
          <w:szCs w:val="22"/>
        </w:rPr>
        <w:t>“K</w:t>
      </w:r>
      <w:r w:rsidRPr="691BD53B">
        <w:rPr>
          <w:rFonts w:ascii="iCiel Avenir LT Std 35 Light" w:hAnsi="iCiel Avenir LT Std 35 Light" w:cs="Arial"/>
          <w:i/>
          <w:iCs/>
          <w:sz w:val="22"/>
          <w:szCs w:val="22"/>
        </w:rPr>
        <w:t>hông được lên lớp</w:t>
      </w:r>
      <w:r w:rsidR="00433AE6" w:rsidRPr="691BD53B">
        <w:rPr>
          <w:rFonts w:ascii="iCiel Avenir LT Std 35 Light" w:hAnsi="iCiel Avenir LT Std 35 Light" w:cs="Arial"/>
          <w:i/>
          <w:iCs/>
          <w:sz w:val="22"/>
          <w:szCs w:val="22"/>
        </w:rPr>
        <w:t>”</w:t>
      </w:r>
      <w:r w:rsidRPr="691BD53B">
        <w:rPr>
          <w:rFonts w:ascii="iCiel Avenir LT Std 35 Light" w:hAnsi="iCiel Avenir LT Std 35 Light" w:cs="Arial"/>
          <w:i/>
          <w:iCs/>
          <w:sz w:val="22"/>
          <w:szCs w:val="22"/>
        </w:rPr>
        <w:t>.</w:t>
      </w:r>
    </w:p>
    <w:p w14:paraId="59A0CFDC" w14:textId="3B3CDEED" w:rsidR="00C10C75" w:rsidRPr="00734F86" w:rsidRDefault="00AA14EC">
      <w:pPr>
        <w:pStyle w:val="Question"/>
        <w:numPr>
          <w:ilvl w:val="0"/>
          <w:numId w:val="44"/>
        </w:numPr>
        <w:spacing w:before="100" w:line="400" w:lineRule="exact"/>
        <w:ind w:left="0" w:firstLine="774"/>
        <w:rPr>
          <w:rFonts w:cs="Arial"/>
          <w:i/>
          <w:iCs/>
          <w:szCs w:val="22"/>
          <w:lang w:val="vi-VN"/>
        </w:rPr>
        <w:pPrChange w:id="5790"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5791" w:name="_Toc149053862"/>
      <w:bookmarkStart w:id="5792" w:name="_Toc149054122"/>
      <w:bookmarkStart w:id="5793" w:name="_Toc149835270"/>
      <w:bookmarkStart w:id="5794" w:name="_Toc149053863"/>
      <w:bookmarkStart w:id="5795" w:name="_Toc149054123"/>
      <w:bookmarkStart w:id="5796" w:name="_Toc149835271"/>
      <w:bookmarkStart w:id="5797" w:name="_Toc149053864"/>
      <w:bookmarkStart w:id="5798" w:name="_Toc149054124"/>
      <w:bookmarkStart w:id="5799" w:name="_Toc149835272"/>
      <w:bookmarkStart w:id="5800" w:name="_Toc149053865"/>
      <w:bookmarkStart w:id="5801" w:name="_Toc149054125"/>
      <w:bookmarkStart w:id="5802" w:name="_Toc149835273"/>
      <w:bookmarkStart w:id="5803" w:name="_Toc141433213"/>
      <w:bookmarkStart w:id="5804" w:name="_Toc177077339"/>
      <w:bookmarkEnd w:id="5791"/>
      <w:bookmarkEnd w:id="5792"/>
      <w:bookmarkEnd w:id="5793"/>
      <w:bookmarkEnd w:id="5794"/>
      <w:bookmarkEnd w:id="5795"/>
      <w:bookmarkEnd w:id="5796"/>
      <w:bookmarkEnd w:id="5797"/>
      <w:bookmarkEnd w:id="5798"/>
      <w:bookmarkEnd w:id="5799"/>
      <w:bookmarkEnd w:id="5800"/>
      <w:bookmarkEnd w:id="5801"/>
      <w:bookmarkEnd w:id="5802"/>
      <w:r w:rsidRPr="00734F86">
        <w:rPr>
          <w:rFonts w:cs="Arial"/>
          <w:szCs w:val="22"/>
          <w:lang w:val="vi-VN"/>
          <w:rPrChange w:id="5805" w:author="An Tran, ACA (BUV)" w:date="2024-09-10T10:39:00Z" w16du:dateUtc="2024-09-10T03:39:00Z">
            <w:rPr>
              <w:rFonts w:cs="Arial"/>
              <w:szCs w:val="22"/>
            </w:rPr>
          </w:rPrChange>
        </w:rPr>
        <w:t xml:space="preserve">What are the differences in the rights/priorities of </w:t>
      </w:r>
      <w:r>
        <w:rPr>
          <w:rFonts w:cs="Arial"/>
          <w:szCs w:val="22"/>
          <w:lang w:val="vi-VN"/>
        </w:rPr>
        <w:t>top students and Dean award</w:t>
      </w:r>
      <w:r w:rsidRPr="00734F86">
        <w:rPr>
          <w:rFonts w:cs="Arial"/>
          <w:szCs w:val="22"/>
          <w:lang w:val="vi-VN"/>
          <w:rPrChange w:id="5806" w:author="An Tran, ACA (BUV)" w:date="2024-09-10T10:39:00Z" w16du:dateUtc="2024-09-10T03:39:00Z">
            <w:rPr>
              <w:rFonts w:cs="Arial"/>
              <w:szCs w:val="22"/>
            </w:rPr>
          </w:rPrChange>
        </w:rPr>
        <w:t xml:space="preserve"> students compared to the other students? / </w:t>
      </w:r>
      <w:r w:rsidRPr="00734F86">
        <w:rPr>
          <w:rFonts w:cs="Arial"/>
          <w:i/>
          <w:iCs/>
          <w:szCs w:val="22"/>
          <w:lang w:val="vi-VN"/>
          <w:rPrChange w:id="5807" w:author="An Tran, ACA (BUV)" w:date="2024-09-10T10:42:00Z" w16du:dateUtc="2024-09-10T03:42:00Z">
            <w:rPr>
              <w:rFonts w:cs="Arial"/>
              <w:i/>
              <w:iCs/>
              <w:szCs w:val="22"/>
            </w:rPr>
          </w:rPrChange>
        </w:rPr>
        <w:t>Sự khác biệt về quyền/ưu tiên của học sinh giỏi so với các học sinh khác là gì?</w:t>
      </w:r>
      <w:bookmarkEnd w:id="5803"/>
      <w:bookmarkEnd w:id="5804"/>
    </w:p>
    <w:p w14:paraId="095300A5" w14:textId="77777777" w:rsidR="00C10C75" w:rsidRPr="004373E8"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7DA073FE" w14:textId="77777777" w:rsidR="00AA14EC" w:rsidRPr="00001F8A" w:rsidRDefault="00AA14EC" w:rsidP="00AA14EC">
      <w:pPr>
        <w:shd w:val="clear" w:color="auto" w:fill="FFFFFF" w:themeFill="background1"/>
        <w:ind w:firstLine="0"/>
        <w:rPr>
          <w:rFonts w:ascii="iCiel Avenir LT Std 35 Light" w:hAnsi="iCiel Avenir LT Std 35 Light"/>
          <w:sz w:val="22"/>
          <w:szCs w:val="22"/>
        </w:rPr>
      </w:pPr>
      <w:r w:rsidRPr="00001F8A">
        <w:rPr>
          <w:rFonts w:ascii="iCiel Avenir LT Std 35 Light" w:hAnsi="iCiel Avenir LT Std 35 Light"/>
          <w:sz w:val="22"/>
          <w:szCs w:val="22"/>
        </w:rPr>
        <w:t xml:space="preserve">The </w:t>
      </w:r>
      <w:r>
        <w:rPr>
          <w:rFonts w:ascii="iCiel Avenir LT Std 35 Light" w:hAnsi="iCiel Avenir LT Std 35 Light"/>
          <w:sz w:val="22"/>
          <w:szCs w:val="22"/>
          <w:lang w:val="vi-VN"/>
        </w:rPr>
        <w:t>Top student</w:t>
      </w:r>
      <w:r w:rsidRPr="00001F8A">
        <w:rPr>
          <w:rFonts w:ascii="iCiel Avenir LT Std 35 Light" w:hAnsi="iCiel Avenir LT Std 35 Light"/>
          <w:sz w:val="22"/>
          <w:szCs w:val="22"/>
        </w:rPr>
        <w:t xml:space="preserve"> award</w:t>
      </w:r>
      <w:r>
        <w:rPr>
          <w:rFonts w:ascii="iCiel Avenir LT Std 35 Light" w:hAnsi="iCiel Avenir LT Std 35 Light"/>
          <w:sz w:val="22"/>
          <w:szCs w:val="22"/>
          <w:lang w:val="vi-VN"/>
        </w:rPr>
        <w:t xml:space="preserve"> and Dean award</w:t>
      </w:r>
      <w:r w:rsidRPr="00001F8A">
        <w:rPr>
          <w:rFonts w:ascii="iCiel Avenir LT Std 35 Light" w:hAnsi="iCiel Avenir LT Std 35 Light"/>
          <w:sz w:val="22"/>
          <w:szCs w:val="22"/>
        </w:rPr>
        <w:t xml:space="preserve"> </w:t>
      </w:r>
      <w:r>
        <w:rPr>
          <w:rFonts w:ascii="iCiel Avenir LT Std 35 Light" w:hAnsi="iCiel Avenir LT Std 35 Light"/>
          <w:sz w:val="22"/>
          <w:szCs w:val="22"/>
          <w:lang w:val="vi-VN"/>
        </w:rPr>
        <w:t>are</w:t>
      </w:r>
      <w:r w:rsidRPr="00001F8A">
        <w:rPr>
          <w:rFonts w:ascii="iCiel Avenir LT Std 35 Light" w:hAnsi="iCiel Avenir LT Std 35 Light"/>
          <w:sz w:val="22"/>
          <w:szCs w:val="22"/>
        </w:rPr>
        <w:t xml:space="preserve"> to recognize excellent academic achievement at BUV, not to provide an extrinsic reward for students.  The University hopes that students wish to study hard for their own benefit, to optimize their achievement in qualifications and to enhance their future further study or employment. In addition to the </w:t>
      </w:r>
      <w:r>
        <w:rPr>
          <w:rFonts w:ascii="iCiel Avenir LT Std 35 Light" w:hAnsi="iCiel Avenir LT Std 35 Light"/>
          <w:sz w:val="22"/>
          <w:szCs w:val="22"/>
          <w:lang w:val="vi-VN"/>
        </w:rPr>
        <w:t>Top student award and Dean</w:t>
      </w:r>
      <w:r w:rsidRPr="00001F8A">
        <w:rPr>
          <w:rFonts w:ascii="iCiel Avenir LT Std 35 Light" w:hAnsi="iCiel Avenir LT Std 35 Light"/>
          <w:sz w:val="22"/>
          <w:szCs w:val="22"/>
        </w:rPr>
        <w:t xml:space="preserve"> award, there is also the opportunity to qualify for the BUV </w:t>
      </w:r>
      <w:r>
        <w:rPr>
          <w:rFonts w:ascii="iCiel Avenir LT Std 35 Light" w:hAnsi="iCiel Avenir LT Std 35 Light"/>
          <w:sz w:val="22"/>
          <w:szCs w:val="22"/>
          <w:lang w:val="vi-VN"/>
        </w:rPr>
        <w:t>mobility scholarship</w:t>
      </w:r>
      <w:r w:rsidRPr="00001F8A">
        <w:rPr>
          <w:rFonts w:ascii="iCiel Avenir LT Std 35 Light" w:hAnsi="iCiel Avenir LT Std 35 Light"/>
          <w:sz w:val="22"/>
          <w:szCs w:val="22"/>
        </w:rPr>
        <w:t xml:space="preserve"> which is to recognize the top 2 students of each academic year.</w:t>
      </w:r>
    </w:p>
    <w:p w14:paraId="0F8EC4F9" w14:textId="77777777" w:rsidR="00AA14EC" w:rsidRPr="00001F8A" w:rsidRDefault="00AA14EC" w:rsidP="00AA14EC">
      <w:pPr>
        <w:shd w:val="clear" w:color="auto" w:fill="FFFFFF" w:themeFill="background1"/>
        <w:ind w:firstLine="0"/>
        <w:rPr>
          <w:rFonts w:ascii="iCiel Avenir LT Std 35 Light" w:hAnsi="iCiel Avenir LT Std 35 Light"/>
          <w:sz w:val="22"/>
          <w:szCs w:val="22"/>
        </w:rPr>
      </w:pPr>
      <w:r w:rsidRPr="00001F8A">
        <w:rPr>
          <w:rFonts w:ascii="iCiel Avenir LT Std 35 Light" w:hAnsi="iCiel Avenir LT Std 35 Light"/>
          <w:sz w:val="22"/>
          <w:szCs w:val="22"/>
        </w:rPr>
        <w:t>This is a matter for the students to decide and to set their own targets for achievement. The classification of the degree, the transcript, evidence of specific academic achievements and a record of extra-curricular activities are often valued by potential employers and serve to differentiate students in applications for employment and for continuing higher education.</w:t>
      </w:r>
    </w:p>
    <w:p w14:paraId="732734EF" w14:textId="77777777" w:rsidR="00AA14EC" w:rsidRPr="00001F8A" w:rsidRDefault="00AA14EC" w:rsidP="00AA14EC">
      <w:pPr>
        <w:shd w:val="clear" w:color="auto" w:fill="FFFFFF" w:themeFill="background1"/>
        <w:ind w:firstLine="0"/>
        <w:rPr>
          <w:rFonts w:ascii="iCiel Avenir LT Std 35 Light" w:hAnsi="iCiel Avenir LT Std 35 Light"/>
          <w:i/>
          <w:iCs/>
          <w:sz w:val="22"/>
          <w:szCs w:val="22"/>
        </w:rPr>
      </w:pPr>
      <w:r w:rsidRPr="00001F8A">
        <w:rPr>
          <w:rFonts w:ascii="iCiel Avenir LT Std 35 Light" w:hAnsi="iCiel Avenir LT Std 35 Light"/>
          <w:i/>
          <w:iCs/>
          <w:sz w:val="22"/>
          <w:szCs w:val="22"/>
        </w:rPr>
        <w:t xml:space="preserve">Chứng nhận thành tích học tập xuất sắc – </w:t>
      </w:r>
      <w:r>
        <w:rPr>
          <w:rFonts w:ascii="iCiel Avenir LT Std 35 Light" w:hAnsi="iCiel Avenir LT Std 35 Light"/>
          <w:i/>
          <w:iCs/>
          <w:sz w:val="22"/>
          <w:szCs w:val="22"/>
          <w:lang w:val="vi-VN"/>
        </w:rPr>
        <w:t>Top student và Dean award</w:t>
      </w:r>
      <w:r w:rsidRPr="00001F8A">
        <w:rPr>
          <w:rFonts w:ascii="iCiel Avenir LT Std 35 Light" w:hAnsi="iCiel Avenir LT Std 35 Light"/>
          <w:i/>
          <w:iCs/>
          <w:sz w:val="22"/>
          <w:szCs w:val="22"/>
        </w:rPr>
        <w:t xml:space="preserve"> nhằm ghi nhận thành tích học tập xuất sắc tại BUV, không với mục đích trao tặng phần thưởng cho sinh viên. Nhà trường hy vọng rằng các sinh viên mong muốn học tập chăm chỉ vì lợi ích của chính mình, để tối ưu hóa thành tích bằng cấp sau này và nâng cao trình độ học vấn hoặc việc làm trong tương lai. Ngoài chứng nhận thành tích học tập xuất sắc, sinh viên đủ điều kiện còn có cơ hội </w:t>
      </w:r>
      <w:r>
        <w:rPr>
          <w:rFonts w:ascii="iCiel Avenir LT Std 35 Light" w:hAnsi="iCiel Avenir LT Std 35 Light"/>
          <w:i/>
          <w:iCs/>
          <w:sz w:val="22"/>
          <w:szCs w:val="22"/>
          <w:lang w:val="vi-VN"/>
        </w:rPr>
        <w:t xml:space="preserve">nhận được học bổng của chương trình học / trải nghiệm quốc tế </w:t>
      </w:r>
      <w:r w:rsidRPr="00001F8A">
        <w:rPr>
          <w:rFonts w:ascii="iCiel Avenir LT Std 35 Light" w:hAnsi="iCiel Avenir LT Std 35 Light"/>
          <w:i/>
          <w:iCs/>
          <w:sz w:val="22"/>
          <w:szCs w:val="22"/>
        </w:rPr>
        <w:t>nhằm công nhận 2 sinh viên xuất sắc nhất của mỗi năm học.</w:t>
      </w:r>
    </w:p>
    <w:p w14:paraId="79576199" w14:textId="4226A2AB" w:rsidR="00C10C75" w:rsidRPr="004373E8" w:rsidRDefault="00AA14EC" w:rsidP="00AA14EC">
      <w:pPr>
        <w:shd w:val="clear" w:color="auto" w:fill="FFFFFF" w:themeFill="background1"/>
        <w:ind w:firstLine="0"/>
        <w:rPr>
          <w:rFonts w:ascii="iCiel Avenir LT Std 35 Light" w:hAnsi="iCiel Avenir LT Std 35 Light"/>
          <w:i/>
          <w:iCs/>
          <w:sz w:val="22"/>
          <w:szCs w:val="22"/>
          <w:lang w:val="vi-VN"/>
        </w:rPr>
      </w:pPr>
      <w:r w:rsidRPr="00001F8A">
        <w:rPr>
          <w:rFonts w:ascii="iCiel Avenir LT Std 35 Light" w:hAnsi="iCiel Avenir LT Std 35 Light"/>
          <w:i/>
          <w:iCs/>
          <w:sz w:val="22"/>
          <w:szCs w:val="22"/>
        </w:rPr>
        <w:t>Đây là mục tiêu để sinh viên quyết định và đặt ra các mục tiêu của riêng mình để đạt được thành tích. Việc xếp loại bằng cấp, bảng điểm, bằng chứng về thành tích học tập cụ thể và thành tích hoạt động ngoại khóa thường được các nhà tuyển dụng tiềm năng đánh giá cao và phục vụ để lựa chọn sinh viên trong đơn xin việc và học sau đại học.</w:t>
      </w:r>
    </w:p>
    <w:p w14:paraId="284831AE" w14:textId="6F1F2563" w:rsidR="00C10C75" w:rsidRPr="00734F86" w:rsidRDefault="009D3AB7">
      <w:pPr>
        <w:pStyle w:val="Question"/>
        <w:numPr>
          <w:ilvl w:val="0"/>
          <w:numId w:val="44"/>
        </w:numPr>
        <w:tabs>
          <w:tab w:val="left" w:pos="630"/>
          <w:tab w:val="left" w:pos="990"/>
        </w:tabs>
        <w:spacing w:before="100" w:line="400" w:lineRule="exact"/>
        <w:ind w:left="0" w:firstLine="720"/>
        <w:rPr>
          <w:rFonts w:cs="Arial"/>
          <w:i/>
          <w:iCs/>
          <w:szCs w:val="22"/>
          <w:rPrChange w:id="5808" w:author="An Tran, ACA (BUV)" w:date="2024-09-10T10:41:00Z" w16du:dateUtc="2024-09-10T03:41:00Z">
            <w:rPr>
              <w:rFonts w:cs="Arial"/>
              <w:i/>
              <w:iCs/>
              <w:szCs w:val="22"/>
              <w:lang w:val="vi-VN"/>
            </w:rPr>
          </w:rPrChange>
        </w:rPr>
        <w:pPrChange w:id="5809"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5810" w:name="_Toc177077340"/>
      <w:r w:rsidRPr="00734F86">
        <w:rPr>
          <w:rFonts w:cs="Arial"/>
          <w:szCs w:val="22"/>
          <w:rPrChange w:id="5811" w:author="An Tran, ACA (BUV)" w:date="2024-09-10T10:39:00Z" w16du:dateUtc="2024-09-10T03:39:00Z">
            <w:rPr>
              <w:rFonts w:cs="Arial"/>
              <w:szCs w:val="22"/>
              <w:lang w:val="vi-VN"/>
            </w:rPr>
          </w:rPrChange>
        </w:rPr>
        <w:t>When will</w:t>
      </w:r>
      <w:r w:rsidR="00C10C75" w:rsidRPr="00734F86">
        <w:rPr>
          <w:rFonts w:cs="Arial"/>
          <w:szCs w:val="22"/>
          <w:rPrChange w:id="5812" w:author="An Tran, ACA (BUV)" w:date="2024-09-10T10:39:00Z" w16du:dateUtc="2024-09-10T03:39:00Z">
            <w:rPr>
              <w:rFonts w:cs="Arial"/>
              <w:szCs w:val="22"/>
              <w:lang w:val="vi-VN"/>
            </w:rPr>
          </w:rPrChange>
        </w:rPr>
        <w:t xml:space="preserve"> the continuing students/ progression students resit if they fail the module? </w:t>
      </w:r>
      <w:r w:rsidR="00D85D73" w:rsidRPr="00734F86">
        <w:rPr>
          <w:rFonts w:cs="Arial"/>
          <w:szCs w:val="22"/>
          <w:rPrChange w:id="5813" w:author="An Tran, ACA (BUV)" w:date="2024-09-10T10:39:00Z" w16du:dateUtc="2024-09-10T03:39:00Z">
            <w:rPr>
              <w:rFonts w:cs="Arial"/>
              <w:szCs w:val="22"/>
              <w:lang w:val="vi-VN"/>
            </w:rPr>
          </w:rPrChange>
        </w:rPr>
        <w:t xml:space="preserve">/ </w:t>
      </w:r>
      <w:r w:rsidR="00C10C75" w:rsidRPr="00734F86">
        <w:rPr>
          <w:rFonts w:cs="Arial"/>
          <w:i/>
          <w:iCs/>
          <w:szCs w:val="22"/>
          <w:rPrChange w:id="5814" w:author="An Tran, ACA (BUV)" w:date="2024-09-10T10:41:00Z" w16du:dateUtc="2024-09-10T03:41:00Z">
            <w:rPr>
              <w:rFonts w:cs="Arial"/>
              <w:i/>
              <w:iCs/>
              <w:szCs w:val="22"/>
              <w:lang w:val="vi-VN"/>
            </w:rPr>
          </w:rPrChange>
        </w:rPr>
        <w:t>Khi nào thì sinh viên thi lại nếu trượt môn học?</w:t>
      </w:r>
      <w:bookmarkEnd w:id="5810"/>
    </w:p>
    <w:p w14:paraId="74A6A6DE" w14:textId="77777777" w:rsidR="00C10C75" w:rsidRPr="004373E8"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385C7781" w14:textId="77777777" w:rsidR="00C10C75" w:rsidRPr="004373E8" w:rsidRDefault="00C10C75" w:rsidP="003E1B62">
      <w:pPr>
        <w:ind w:firstLine="0"/>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 xml:space="preserve">For the students who finish semester 1, the resit schedule shall be arranged in around 4 – 6 first weeks of the next semester. For the students who finish semester 2, the resit schedule shall be arranged in around 1-2 weeks after the official results are released on the student portal. The information of resit fee and resit letter will be sent to both parents and students via registered email at BUV when the resit schedules are set up. Therefore, parents and students are encouraged to check email frequently to receive notification from the University. </w:t>
      </w:r>
    </w:p>
    <w:p w14:paraId="4D0DFE11" w14:textId="10A1CFD0" w:rsidR="00C10C75" w:rsidRPr="004373E8" w:rsidRDefault="00C10C75" w:rsidP="003E1B62">
      <w:pPr>
        <w:ind w:firstLine="0"/>
        <w:rPr>
          <w:rFonts w:ascii="iCiel Avenir LT Std 35 Light" w:hAnsi="iCiel Avenir LT Std 35 Light" w:cs="Calibri"/>
          <w:i/>
          <w:iCs/>
          <w:sz w:val="22"/>
          <w:szCs w:val="22"/>
          <w:lang w:val="vi-VN"/>
        </w:rPr>
      </w:pPr>
      <w:r w:rsidRPr="004373E8">
        <w:rPr>
          <w:rFonts w:ascii="iCiel Avenir LT Std 35 Light" w:hAnsi="iCiel Avenir LT Std 35 Light"/>
          <w:i/>
          <w:iCs/>
          <w:color w:val="000000"/>
          <w:sz w:val="22"/>
          <w:szCs w:val="22"/>
          <w:lang w:val="vi-VN"/>
        </w:rPr>
        <w:t>Đối với sinh viên vừa kết thúc học kỳ 1 của năm học, kỳ thi lại sẽ được tổ chức trong khoảng 4 - 6 tuần</w:t>
      </w:r>
      <w:r w:rsidRPr="004373E8">
        <w:rPr>
          <w:rFonts w:ascii="iCiel Avenir LT Std 35 Light" w:hAnsi="iCiel Avenir LT Std 35 Light"/>
          <w:i/>
          <w:iCs/>
          <w:sz w:val="22"/>
          <w:szCs w:val="22"/>
          <w:lang w:val="vi-VN"/>
        </w:rPr>
        <w:t> </w:t>
      </w:r>
      <w:r w:rsidRPr="004373E8">
        <w:rPr>
          <w:rFonts w:ascii="iCiel Avenir LT Std 35 Light" w:hAnsi="iCiel Avenir LT Std 35 Light"/>
          <w:i/>
          <w:iCs/>
          <w:color w:val="000000"/>
          <w:sz w:val="22"/>
          <w:szCs w:val="22"/>
          <w:lang w:val="vi-VN"/>
        </w:rPr>
        <w:t>đầu tiên của học kỳ</w:t>
      </w:r>
      <w:r w:rsidRPr="004373E8">
        <w:rPr>
          <w:rFonts w:ascii="iCiel Avenir LT Std 35 Light" w:hAnsi="iCiel Avenir LT Std 35 Light"/>
          <w:i/>
          <w:iCs/>
          <w:sz w:val="22"/>
          <w:szCs w:val="22"/>
          <w:lang w:val="vi-VN"/>
        </w:rPr>
        <w:t> </w:t>
      </w:r>
      <w:r w:rsidRPr="004373E8">
        <w:rPr>
          <w:rFonts w:ascii="iCiel Avenir LT Std 35 Light" w:hAnsi="iCiel Avenir LT Std 35 Light"/>
          <w:i/>
          <w:iCs/>
          <w:color w:val="000000"/>
          <w:sz w:val="22"/>
          <w:szCs w:val="22"/>
          <w:lang w:val="vi-VN"/>
        </w:rPr>
        <w:t>tiếp theo.</w:t>
      </w:r>
      <w:r w:rsidRPr="004373E8">
        <w:rPr>
          <w:rFonts w:ascii="iCiel Avenir LT Std 35 Light" w:hAnsi="iCiel Avenir LT Std 35 Light"/>
          <w:i/>
          <w:iCs/>
          <w:sz w:val="22"/>
          <w:szCs w:val="22"/>
          <w:lang w:val="vi-VN"/>
        </w:rPr>
        <w:t xml:space="preserve"> Đ</w:t>
      </w:r>
      <w:r w:rsidRPr="004373E8">
        <w:rPr>
          <w:rFonts w:ascii="iCiel Avenir LT Std 35 Light" w:hAnsi="iCiel Avenir LT Std 35 Light" w:cs="Calibri"/>
          <w:i/>
          <w:iCs/>
          <w:sz w:val="22"/>
          <w:szCs w:val="22"/>
          <w:lang w:val="vi-VN"/>
        </w:rPr>
        <w:t>ối với sinh viên vừa kết thúc học kỳ 2 của năm học, kỳ thi lại được tổ chức khoảng 1 – 2 tuần sau khi điểm chính thức được công bố trên cổng thông tin sinh viên. Thông tin lịch và phí thi lại sẽ được gửi tới phụ huynh và sinh viên qua email ngay khi lịch thi lại được sắp xếp. Do đó, để nắm được chính xác thời hạn nộp bài, ngày thi, phí thi lại, quý phụ huynh và sinh viên vui lòng kiểm tra email thường xuyên để cập nhật thông tin mới nhất.</w:t>
      </w:r>
    </w:p>
    <w:p w14:paraId="47D70CD1" w14:textId="330BEC8F" w:rsidR="00044AB2" w:rsidRPr="00734F86" w:rsidRDefault="00044AB2">
      <w:pPr>
        <w:pStyle w:val="Question"/>
        <w:numPr>
          <w:ilvl w:val="0"/>
          <w:numId w:val="44"/>
        </w:numPr>
        <w:tabs>
          <w:tab w:val="left" w:pos="630"/>
          <w:tab w:val="left" w:pos="990"/>
        </w:tabs>
        <w:spacing w:before="100" w:line="400" w:lineRule="exact"/>
        <w:ind w:left="0" w:firstLine="720"/>
        <w:rPr>
          <w:rFonts w:cs="Arial"/>
          <w:i/>
          <w:iCs/>
          <w:szCs w:val="22"/>
          <w:rPrChange w:id="5815" w:author="An Tran, ACA (BUV)" w:date="2024-09-10T10:41:00Z" w16du:dateUtc="2024-09-10T03:41:00Z">
            <w:rPr>
              <w:rFonts w:cs="Arial"/>
              <w:i/>
              <w:iCs/>
              <w:szCs w:val="22"/>
              <w:lang w:val="vi-VN"/>
            </w:rPr>
          </w:rPrChange>
        </w:rPr>
        <w:pPrChange w:id="5816"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5817" w:name="_Toc177077341"/>
      <w:bookmarkStart w:id="5818" w:name="_Hlk140921021"/>
      <w:r w:rsidRPr="00734F86">
        <w:rPr>
          <w:rFonts w:cs="Arial"/>
          <w:szCs w:val="22"/>
          <w:rPrChange w:id="5819" w:author="An Tran, ACA (BUV)" w:date="2024-09-10T10:39:00Z" w16du:dateUtc="2024-09-10T03:39:00Z">
            <w:rPr>
              <w:rFonts w:cs="Arial"/>
              <w:szCs w:val="22"/>
              <w:lang w:val="vi-VN"/>
            </w:rPr>
          </w:rPrChange>
        </w:rPr>
        <w:t xml:space="preserve">What is the late submission regulation at the University?/ </w:t>
      </w:r>
      <w:bookmarkStart w:id="5820" w:name="_Hlk139988298"/>
      <w:r w:rsidRPr="00734F86">
        <w:rPr>
          <w:rFonts w:cs="Arial"/>
          <w:i/>
          <w:iCs/>
          <w:szCs w:val="22"/>
          <w:rPrChange w:id="5821" w:author="An Tran, ACA (BUV)" w:date="2024-09-10T10:41:00Z" w16du:dateUtc="2024-09-10T03:41:00Z">
            <w:rPr>
              <w:rFonts w:cs="Arial"/>
              <w:i/>
              <w:iCs/>
              <w:szCs w:val="22"/>
              <w:lang w:val="vi-VN"/>
            </w:rPr>
          </w:rPrChange>
        </w:rPr>
        <w:t>Quy định nộp bài muộn ở Trường là gì?</w:t>
      </w:r>
      <w:bookmarkEnd w:id="5817"/>
    </w:p>
    <w:p w14:paraId="20137868" w14:textId="77777777" w:rsidR="00044AB2" w:rsidRPr="004373E8" w:rsidRDefault="00044AB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bookmarkEnd w:id="5820"/>
    <w:p w14:paraId="00252E4C" w14:textId="2E4E55DC" w:rsidR="0092348D" w:rsidRPr="00AA14EC"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sz w:val="22"/>
          <w:szCs w:val="22"/>
        </w:rPr>
      </w:pPr>
      <w:r w:rsidRPr="004373E8">
        <w:rPr>
          <w:rFonts w:ascii="iCiel Avenir LT Std 35 Light" w:hAnsi="iCiel Avenir LT Std 35 Light" w:cs="Arial"/>
          <w:sz w:val="22"/>
          <w:szCs w:val="22"/>
          <w:lang w:val="vi-VN"/>
        </w:rPr>
        <w:t>The students have 1 week for late submission if it is your 1</w:t>
      </w:r>
      <w:r w:rsidR="00491E43" w:rsidRPr="004373E8">
        <w:rPr>
          <w:rFonts w:ascii="iCiel Avenir LT Std 35 Light" w:hAnsi="iCiel Avenir LT Std 35 Light" w:cs="Arial"/>
          <w:sz w:val="22"/>
          <w:szCs w:val="22"/>
          <w:vertAlign w:val="superscript"/>
          <w:lang w:val="vi-VN"/>
        </w:rPr>
        <w:t>st</w:t>
      </w:r>
      <w:r w:rsidR="00491E43"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attempt</w:t>
      </w:r>
      <w:r w:rsidR="00BA0924" w:rsidRPr="004373E8">
        <w:rPr>
          <w:rFonts w:ascii="iCiel Avenir LT Std 35 Light" w:hAnsi="iCiel Avenir LT Std 35 Light" w:cs="Arial"/>
          <w:sz w:val="22"/>
          <w:szCs w:val="22"/>
          <w:lang w:val="vi-VN"/>
        </w:rPr>
        <w:t>.</w:t>
      </w:r>
    </w:p>
    <w:p w14:paraId="22EAB897" w14:textId="24F90442" w:rsidR="00BA0924" w:rsidRPr="004373E8"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Warning - Penalty for Late submission: </w:t>
      </w:r>
    </w:p>
    <w:p w14:paraId="3520AA2F" w14:textId="3ACECBCE" w:rsidR="00BA0924" w:rsidRPr="004373E8" w:rsidRDefault="00044AB2" w:rsidP="00D85019">
      <w:pPr>
        <w:pStyle w:val="paragraph"/>
        <w:numPr>
          <w:ilvl w:val="0"/>
          <w:numId w:val="25"/>
        </w:numPr>
        <w:tabs>
          <w:tab w:val="left" w:pos="630"/>
          <w:tab w:val="left" w:pos="3690"/>
        </w:tabs>
        <w:textAlignment w:val="baseline"/>
        <w:rPr>
          <w:rFonts w:ascii="iCiel Avenir LT Std 35 Light" w:hAnsi="iCiel Avenir LT Std 35 Light" w:cs="Arial"/>
          <w:sz w:val="22"/>
          <w:szCs w:val="22"/>
          <w:lang w:val="vi-VN"/>
        </w:rPr>
      </w:pPr>
      <w:r w:rsidRPr="004373E8">
        <w:rPr>
          <w:rFonts w:ascii="iCiel Avenir LT Std 35 Light" w:hAnsi="iCiel Avenir LT Std 35 Light"/>
          <w:sz w:val="22"/>
          <w:szCs w:val="22"/>
          <w:lang w:val="vi-VN"/>
        </w:rPr>
        <w:t xml:space="preserve">For MBA: </w:t>
      </w:r>
    </w:p>
    <w:p w14:paraId="713C390B" w14:textId="1B038102" w:rsidR="00BA0924" w:rsidRPr="004373E8" w:rsidRDefault="00BA0924"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 xml:space="preserve">+ 50 or higher: </w:t>
      </w:r>
      <w:r w:rsidR="00044AB2" w:rsidRPr="004373E8">
        <w:rPr>
          <w:rFonts w:ascii="iCiel Avenir LT Std 35 Light" w:hAnsi="iCiel Avenir LT Std 35 Light"/>
          <w:sz w:val="22"/>
          <w:szCs w:val="22"/>
          <w:lang w:val="vi-VN"/>
        </w:rPr>
        <w:t>The grade is capped at the passing mark of 50.</w:t>
      </w:r>
    </w:p>
    <w:p w14:paraId="787901A2" w14:textId="7F9C99F6" w:rsidR="00044AB2" w:rsidRPr="004373E8" w:rsidDel="004232C1" w:rsidRDefault="00BA0924" w:rsidP="003E1B62">
      <w:pPr>
        <w:pStyle w:val="paragraph"/>
        <w:tabs>
          <w:tab w:val="left" w:pos="630"/>
          <w:tab w:val="left" w:pos="720"/>
          <w:tab w:val="left" w:pos="1080"/>
          <w:tab w:val="left" w:pos="3690"/>
        </w:tabs>
        <w:ind w:left="360" w:firstLine="432"/>
        <w:textAlignment w:val="baseline"/>
        <w:rPr>
          <w:del w:id="5822" w:author="An Tran, ACA (BUV)" w:date="2024-09-12T14:46:00Z" w16du:dateUtc="2024-09-12T07:46:00Z"/>
          <w:rFonts w:ascii="iCiel Avenir LT Std 35 Light" w:hAnsi="iCiel Avenir LT Std 35 Light"/>
          <w:sz w:val="22"/>
          <w:szCs w:val="22"/>
          <w:lang w:val="vi-VN"/>
        </w:rPr>
      </w:pPr>
      <w:r w:rsidRPr="004373E8">
        <w:rPr>
          <w:rFonts w:ascii="iCiel Avenir LT Std 35 Light" w:hAnsi="iCiel Avenir LT Std 35 Light"/>
          <w:sz w:val="22"/>
          <w:szCs w:val="22"/>
          <w:lang w:val="vi-VN"/>
        </w:rPr>
        <w:t xml:space="preserve">+ </w:t>
      </w:r>
      <w:r w:rsidR="00044AB2" w:rsidRPr="004373E8">
        <w:rPr>
          <w:rFonts w:ascii="iCiel Avenir LT Std 35 Light" w:hAnsi="iCiel Avenir LT Std 35 Light"/>
          <w:sz w:val="22"/>
          <w:szCs w:val="22"/>
          <w:lang w:val="vi-VN"/>
        </w:rPr>
        <w:t xml:space="preserve">Under 50: The grade is capped at 1 and the overall mark is capped at 19. </w:t>
      </w:r>
    </w:p>
    <w:p w14:paraId="3AFD6E27" w14:textId="77777777" w:rsidR="0092348D" w:rsidRPr="004232C1" w:rsidRDefault="0092348D">
      <w:pPr>
        <w:pStyle w:val="paragraph"/>
        <w:tabs>
          <w:tab w:val="left" w:pos="630"/>
          <w:tab w:val="left" w:pos="720"/>
          <w:tab w:val="left" w:pos="1080"/>
          <w:tab w:val="left" w:pos="3690"/>
        </w:tabs>
        <w:ind w:left="360" w:firstLine="432"/>
        <w:textAlignment w:val="baseline"/>
        <w:rPr>
          <w:rFonts w:ascii="iCiel Avenir LT Std 35 Light" w:hAnsi="iCiel Avenir LT Std 35 Light" w:cs="Arial"/>
          <w:b/>
          <w:bCs/>
          <w:sz w:val="22"/>
          <w:szCs w:val="22"/>
          <w:rPrChange w:id="5823" w:author="An Tran, ACA (BUV)" w:date="2024-09-12T14:46:00Z" w16du:dateUtc="2024-09-12T07:46:00Z">
            <w:rPr>
              <w:rFonts w:ascii="iCiel Avenir LT Std 35 Light" w:hAnsi="iCiel Avenir LT Std 35 Light" w:cs="Arial"/>
              <w:b/>
              <w:bCs/>
              <w:sz w:val="22"/>
              <w:szCs w:val="22"/>
              <w:lang w:val="vi-VN"/>
            </w:rPr>
          </w:rPrChange>
        </w:rPr>
        <w:pPrChange w:id="5824" w:author="An Tran, ACA (BUV)" w:date="2024-09-12T14:46:00Z" w16du:dateUtc="2024-09-12T07:46:00Z">
          <w:pPr>
            <w:pStyle w:val="paragraph"/>
            <w:tabs>
              <w:tab w:val="left" w:pos="630"/>
              <w:tab w:val="left" w:pos="720"/>
              <w:tab w:val="left" w:pos="1080"/>
              <w:tab w:val="left" w:pos="3690"/>
            </w:tabs>
            <w:ind w:left="360" w:firstLine="0"/>
            <w:textAlignment w:val="baseline"/>
          </w:pPr>
        </w:pPrChange>
      </w:pPr>
    </w:p>
    <w:p w14:paraId="5540AAB9" w14:textId="2783FBA1" w:rsidR="00044AB2" w:rsidRPr="004373E8" w:rsidRDefault="00044AB2" w:rsidP="00D85019">
      <w:pPr>
        <w:pStyle w:val="paragraph"/>
        <w:numPr>
          <w:ilvl w:val="0"/>
          <w:numId w:val="25"/>
        </w:numPr>
        <w:tabs>
          <w:tab w:val="left" w:pos="630"/>
          <w:tab w:val="left" w:pos="720"/>
          <w:tab w:val="left" w:pos="1080"/>
          <w:tab w:val="left" w:pos="3690"/>
        </w:tabs>
        <w:textAlignment w:val="baseline"/>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For Undergraduate</w:t>
      </w:r>
      <w:r w:rsidR="00BA0924" w:rsidRPr="004373E8">
        <w:rPr>
          <w:rFonts w:ascii="iCiel Avenir LT Std 35 Light" w:hAnsi="iCiel Avenir LT Std 35 Light"/>
          <w:sz w:val="22"/>
          <w:szCs w:val="22"/>
          <w:lang w:val="vi-VN"/>
        </w:rPr>
        <w:t>:</w:t>
      </w:r>
    </w:p>
    <w:p w14:paraId="2CE25340" w14:textId="5F7DA1D5" w:rsidR="00044AB2" w:rsidRPr="004373E8"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lang w:val="vi-VN"/>
        </w:rPr>
      </w:pPr>
      <w:r w:rsidRPr="004373E8">
        <w:rPr>
          <w:rFonts w:ascii="iCiel Avenir LT Std 35 Light" w:hAnsi="iCiel Avenir LT Std 35 Light"/>
          <w:sz w:val="22"/>
          <w:szCs w:val="22"/>
          <w:lang w:val="vi-VN"/>
        </w:rPr>
        <w:t>+</w:t>
      </w:r>
      <w:r w:rsidR="00BA0924" w:rsidRPr="004373E8">
        <w:rPr>
          <w:rFonts w:ascii="iCiel Avenir LT Std 35 Light" w:hAnsi="iCiel Avenir LT Std 35 Light"/>
          <w:sz w:val="22"/>
          <w:szCs w:val="22"/>
          <w:lang w:val="vi-VN"/>
        </w:rPr>
        <w:t xml:space="preserve"> </w:t>
      </w:r>
      <w:r w:rsidRPr="004373E8">
        <w:rPr>
          <w:rFonts w:ascii="iCiel Avenir LT Std 35 Light" w:hAnsi="iCiel Avenir LT Std 35 Light"/>
          <w:sz w:val="22"/>
          <w:szCs w:val="22"/>
          <w:lang w:val="vi-VN"/>
        </w:rPr>
        <w:t xml:space="preserve">40 or higher: The grade is capped at the passing mark of 40. </w:t>
      </w:r>
    </w:p>
    <w:p w14:paraId="69D1861C" w14:textId="0E40A594" w:rsidR="0092348D" w:rsidRPr="00AA14EC" w:rsidRDefault="00BA0924" w:rsidP="00AA14EC">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rPr>
      </w:pPr>
      <w:r w:rsidRPr="004373E8">
        <w:rPr>
          <w:rFonts w:ascii="iCiel Avenir LT Std 35 Light" w:hAnsi="iCiel Avenir LT Std 35 Light"/>
          <w:sz w:val="22"/>
          <w:szCs w:val="22"/>
          <w:lang w:val="vi-VN"/>
        </w:rPr>
        <w:t>+</w:t>
      </w:r>
      <w:r w:rsidR="00044AB2" w:rsidRPr="004373E8">
        <w:rPr>
          <w:rFonts w:ascii="iCiel Avenir LT Std 35 Light" w:hAnsi="iCiel Avenir LT Std 35 Light"/>
          <w:sz w:val="22"/>
          <w:szCs w:val="22"/>
          <w:lang w:val="vi-VN"/>
        </w:rPr>
        <w:t xml:space="preserve"> Under 40: The grade is capped at 1 and the overall mark is capped at 19.</w:t>
      </w:r>
    </w:p>
    <w:p w14:paraId="037C3A36" w14:textId="611CCB45" w:rsidR="0092348D" w:rsidRPr="00AA14EC"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sz w:val="22"/>
          <w:szCs w:val="22"/>
        </w:rPr>
      </w:pPr>
      <w:r w:rsidRPr="004373E8">
        <w:rPr>
          <w:rFonts w:ascii="iCiel Avenir LT Std 35 Light" w:hAnsi="iCiel Avenir LT Std 35 Light" w:cs="Arial"/>
          <w:sz w:val="22"/>
          <w:szCs w:val="22"/>
          <w:lang w:val="vi-VN"/>
        </w:rPr>
        <w:t>Late submissions are not accepted for resit submissions. </w:t>
      </w:r>
      <w:bookmarkStart w:id="5825" w:name="_Hlk139988145"/>
    </w:p>
    <w:p w14:paraId="446C86F4" w14:textId="28AF1239" w:rsidR="005A03F2" w:rsidRPr="00AA14EC"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i/>
          <w:iCs/>
          <w:sz w:val="22"/>
          <w:szCs w:val="22"/>
        </w:rPr>
      </w:pPr>
      <w:r w:rsidRPr="004373E8">
        <w:rPr>
          <w:rFonts w:ascii="iCiel Avenir LT Std 35 Light" w:hAnsi="iCiel Avenir LT Std 35 Light"/>
          <w:i/>
          <w:iCs/>
          <w:sz w:val="22"/>
          <w:szCs w:val="22"/>
          <w:lang w:val="vi-VN"/>
        </w:rPr>
        <w:t>Sinh viên có 1 tuần để nộp bài muộn nếu đó là lần nộp bài đầu tiên của sinh viên</w:t>
      </w:r>
      <w:r w:rsidR="00BA0924" w:rsidRPr="004373E8">
        <w:rPr>
          <w:rFonts w:ascii="iCiel Avenir LT Std 35 Light" w:hAnsi="iCiel Avenir LT Std 35 Light"/>
          <w:i/>
          <w:iCs/>
          <w:sz w:val="22"/>
          <w:szCs w:val="22"/>
          <w:lang w:val="vi-VN"/>
        </w:rPr>
        <w:t>.</w:t>
      </w:r>
    </w:p>
    <w:p w14:paraId="7DBF6C22" w14:textId="7B148243" w:rsidR="00044AB2" w:rsidRPr="004373E8"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b/>
          <w:bCs/>
          <w:i/>
          <w:iCs/>
          <w:sz w:val="22"/>
          <w:szCs w:val="22"/>
          <w:lang w:val="vi-VN"/>
        </w:rPr>
      </w:pPr>
      <w:r w:rsidRPr="004373E8">
        <w:rPr>
          <w:rFonts w:ascii="iCiel Avenir LT Std 35 Light" w:hAnsi="iCiel Avenir LT Std 35 Light"/>
          <w:b/>
          <w:bCs/>
          <w:i/>
          <w:iCs/>
          <w:sz w:val="22"/>
          <w:szCs w:val="22"/>
          <w:lang w:val="vi-VN"/>
        </w:rPr>
        <w:t>Cảnh cáo – Hình phạt nộp bài muộn:</w:t>
      </w:r>
    </w:p>
    <w:p w14:paraId="33A4498A" w14:textId="77777777" w:rsidR="00044AB2" w:rsidRPr="004373E8" w:rsidRDefault="00044AB2" w:rsidP="00D85019">
      <w:pPr>
        <w:pStyle w:val="paragraph"/>
        <w:numPr>
          <w:ilvl w:val="0"/>
          <w:numId w:val="25"/>
        </w:numPr>
        <w:tabs>
          <w:tab w:val="left" w:pos="630"/>
          <w:tab w:val="left" w:pos="720"/>
          <w:tab w:val="left" w:pos="3690"/>
        </w:tabs>
        <w:textAlignment w:val="baseline"/>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Đối với sinh viên MBA:</w:t>
      </w:r>
    </w:p>
    <w:p w14:paraId="40A61045" w14:textId="77777777" w:rsidR="00044AB2" w:rsidRPr="004373E8"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Sinh viên đạt 50 điểm trở lên: Điểm học phần nộp muộn bị quy về 50 điểm</w:t>
      </w:r>
    </w:p>
    <w:p w14:paraId="757F2FF3" w14:textId="5F5AEDB8" w:rsidR="0092348D" w:rsidRPr="00AA14EC" w:rsidRDefault="00044AB2" w:rsidP="00AA14EC">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rPr>
      </w:pPr>
      <w:r w:rsidRPr="004373E8">
        <w:rPr>
          <w:rFonts w:ascii="iCiel Avenir LT Std 35 Light" w:hAnsi="iCiel Avenir LT Std 35 Light"/>
          <w:i/>
          <w:iCs/>
          <w:sz w:val="22"/>
          <w:szCs w:val="22"/>
          <w:lang w:val="vi-VN"/>
        </w:rPr>
        <w:t xml:space="preserve">+ Sinh viên đạt điểm dưới 50: Điểm học phần nộp muộn quy về 1 điểm và điểm tổng môn học quy về 19 điểm.  </w:t>
      </w:r>
    </w:p>
    <w:p w14:paraId="2EA9C491" w14:textId="77777777" w:rsidR="00044AB2" w:rsidRPr="004373E8" w:rsidRDefault="00044AB2" w:rsidP="00D85019">
      <w:pPr>
        <w:pStyle w:val="paragraph"/>
        <w:numPr>
          <w:ilvl w:val="0"/>
          <w:numId w:val="25"/>
        </w:numPr>
        <w:tabs>
          <w:tab w:val="left" w:pos="630"/>
          <w:tab w:val="left" w:pos="720"/>
          <w:tab w:val="left" w:pos="3690"/>
        </w:tabs>
        <w:textAlignment w:val="baseline"/>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Đối với sinh viên đại học:</w:t>
      </w:r>
    </w:p>
    <w:p w14:paraId="41E6CD63" w14:textId="77777777" w:rsidR="00044AB2" w:rsidRPr="004373E8"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Sinh viên đạt 40 điểm trở lên: Điểm học phần nộp muộn bị quy về 40 điểm</w:t>
      </w:r>
    </w:p>
    <w:p w14:paraId="4E621938" w14:textId="77777777" w:rsidR="00044AB2" w:rsidRPr="004373E8"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lang w:val="vi-VN"/>
        </w:rPr>
      </w:pPr>
      <w:r w:rsidRPr="004373E8">
        <w:rPr>
          <w:rFonts w:ascii="iCiel Avenir LT Std 35 Light" w:hAnsi="iCiel Avenir LT Std 35 Light"/>
          <w:i/>
          <w:iCs/>
          <w:sz w:val="22"/>
          <w:szCs w:val="22"/>
          <w:lang w:val="vi-VN"/>
        </w:rPr>
        <w:t xml:space="preserve">+ Sinh viên đạt điểm dưới 40: Điểm học phần nộp muộn quy về 1 điểm và điểm tổng môn học quy về 19 điểm.  </w:t>
      </w:r>
    </w:p>
    <w:p w14:paraId="0C0A6FB0" w14:textId="77777777" w:rsidR="000920AD" w:rsidRDefault="00044AB2" w:rsidP="000920AD">
      <w:pPr>
        <w:ind w:firstLine="0"/>
        <w:rPr>
          <w:ins w:id="5826" w:author="An Tran, ACA (BUV)" w:date="2024-09-13T18:22:00Z" w16du:dateUtc="2024-09-13T11:22:00Z"/>
          <w:rFonts w:ascii="iCiel Avenir LT Std 35 Light" w:hAnsi="iCiel Avenir LT Std 35 Light"/>
          <w:i/>
          <w:iCs/>
          <w:sz w:val="22"/>
          <w:szCs w:val="22"/>
        </w:rPr>
      </w:pPr>
      <w:r w:rsidRPr="004373E8">
        <w:rPr>
          <w:rFonts w:ascii="iCiel Avenir LT Std 35 Light" w:hAnsi="iCiel Avenir LT Std 35 Light"/>
          <w:i/>
          <w:iCs/>
          <w:sz w:val="22"/>
          <w:szCs w:val="22"/>
          <w:lang w:val="vi-VN"/>
        </w:rPr>
        <w:t xml:space="preserve">Sinh viên không được nộp bài muộn cho lần thi lại. </w:t>
      </w:r>
      <w:bookmarkStart w:id="5827" w:name="_Toc177139495"/>
    </w:p>
    <w:p w14:paraId="53EC1591" w14:textId="7C8B6E11" w:rsidR="000920AD" w:rsidRPr="000920AD" w:rsidRDefault="000920AD">
      <w:pPr>
        <w:pStyle w:val="Question"/>
        <w:numPr>
          <w:ilvl w:val="0"/>
          <w:numId w:val="44"/>
        </w:numPr>
        <w:tabs>
          <w:tab w:val="left" w:pos="630"/>
          <w:tab w:val="left" w:pos="990"/>
        </w:tabs>
        <w:spacing w:before="100" w:line="400" w:lineRule="exact"/>
        <w:ind w:left="0" w:firstLine="720"/>
        <w:rPr>
          <w:ins w:id="5828" w:author="An Tran, ACA (BUV)" w:date="2024-09-13T18:22:00Z" w16du:dateUtc="2024-09-13T11:22:00Z"/>
          <w:rFonts w:cs="Arial"/>
          <w:szCs w:val="22"/>
          <w:rPrChange w:id="5829" w:author="An Tran, ACA (BUV)" w:date="2024-09-13T18:22:00Z" w16du:dateUtc="2024-09-13T11:22:00Z">
            <w:rPr>
              <w:ins w:id="5830" w:author="An Tran, ACA (BUV)" w:date="2024-09-13T18:22:00Z" w16du:dateUtc="2024-09-13T11:22:00Z"/>
              <w:rFonts w:cs="Arial"/>
              <w:szCs w:val="22"/>
              <w:lang w:val="vi-VN"/>
            </w:rPr>
          </w:rPrChange>
        </w:rPr>
        <w:pPrChange w:id="5831" w:author="An Tran, ACA (BUV)" w:date="2024-09-13T18:22:00Z" w16du:dateUtc="2024-09-13T11:22:00Z">
          <w:pPr>
            <w:pStyle w:val="Question"/>
            <w:numPr>
              <w:numId w:val="24"/>
            </w:numPr>
            <w:tabs>
              <w:tab w:val="left" w:pos="630"/>
              <w:tab w:val="left" w:pos="1080"/>
            </w:tabs>
            <w:spacing w:before="100" w:line="400" w:lineRule="exact"/>
            <w:ind w:left="3870" w:hanging="360"/>
          </w:pPr>
        </w:pPrChange>
      </w:pPr>
      <w:ins w:id="5832" w:author="An Tran, ACA (BUV)" w:date="2024-09-13T18:22:00Z" w16du:dateUtc="2024-09-13T11:22:00Z">
        <w:r w:rsidRPr="000920AD">
          <w:rPr>
            <w:rFonts w:cs="Arial"/>
            <w:szCs w:val="22"/>
            <w:rPrChange w:id="5833" w:author="An Tran, ACA (BUV)" w:date="2024-09-13T18:22:00Z" w16du:dateUtc="2024-09-13T11:22:00Z">
              <w:rPr>
                <w:rFonts w:cs="Arial"/>
                <w:szCs w:val="22"/>
                <w:lang w:val="vi-VN"/>
              </w:rPr>
            </w:rPrChange>
          </w:rPr>
          <w:t>If students forgot/lost the student card during the exam period, are they allowed to use other documents as a replacement? / Trong trường hợp quên/mất thẻ sinh viên khi thi và kiểm tra, sinh viên có được phép sử dụng giấy tờ tùy thân khác để thay thế không?</w:t>
        </w:r>
        <w:bookmarkEnd w:id="5827"/>
        <w:r w:rsidRPr="000920AD">
          <w:rPr>
            <w:rFonts w:cs="Arial"/>
            <w:szCs w:val="22"/>
            <w:rPrChange w:id="5834" w:author="An Tran, ACA (BUV)" w:date="2024-09-13T18:22:00Z" w16du:dateUtc="2024-09-13T11:22:00Z">
              <w:rPr>
                <w:rFonts w:cs="Arial"/>
                <w:szCs w:val="22"/>
                <w:lang w:val="vi-VN"/>
              </w:rPr>
            </w:rPrChange>
          </w:rPr>
          <w:t xml:space="preserve"> </w:t>
        </w:r>
      </w:ins>
    </w:p>
    <w:p w14:paraId="2304333B" w14:textId="77777777" w:rsidR="000920AD" w:rsidRPr="002B1B52" w:rsidRDefault="000920AD" w:rsidP="000920AD">
      <w:pPr>
        <w:rPr>
          <w:ins w:id="5835" w:author="An Tran, ACA (BUV)" w:date="2024-09-13T18:22:00Z" w16du:dateUtc="2024-09-13T11:22:00Z"/>
          <w:rFonts w:ascii="iCiel Avenir LT Std 35 Light" w:hAnsi="iCiel Avenir LT Std 35 Light" w:cs="Arial"/>
          <w:sz w:val="22"/>
          <w:szCs w:val="22"/>
          <w:lang w:val="vi-VN" w:eastAsia="en-US"/>
        </w:rPr>
      </w:pPr>
      <w:ins w:id="5836" w:author="An Tran, ACA (BUV)" w:date="2024-09-13T18:22:00Z" w16du:dateUtc="2024-09-13T11:22:00Z">
        <w:r w:rsidRPr="002B1B52">
          <w:rPr>
            <w:rFonts w:ascii="iCiel Avenir LT Std 35 Light" w:hAnsi="iCiel Avenir LT Std 35 Light" w:cs="Arial"/>
            <w:sz w:val="22"/>
            <w:szCs w:val="22"/>
            <w:lang w:val="vi-VN" w:eastAsia="en-US"/>
          </w:rPr>
          <w:t>Students are required to present their student card for entry to examinations. Other acceptable valid Identification Documents include the following:</w:t>
        </w:r>
      </w:ins>
    </w:p>
    <w:p w14:paraId="732E2E9B" w14:textId="77777777" w:rsidR="000920AD" w:rsidRPr="002B1B52" w:rsidRDefault="000920AD" w:rsidP="000920AD">
      <w:pPr>
        <w:pStyle w:val="ListParagraph"/>
        <w:numPr>
          <w:ilvl w:val="0"/>
          <w:numId w:val="101"/>
        </w:numPr>
        <w:rPr>
          <w:ins w:id="5837" w:author="An Tran, ACA (BUV)" w:date="2024-09-13T18:22:00Z" w16du:dateUtc="2024-09-13T11:22:00Z"/>
          <w:rFonts w:ascii="iCiel Avenir LT Std 35 Light" w:hAnsi="iCiel Avenir LT Std 35 Light" w:cs="Arial"/>
          <w:sz w:val="22"/>
          <w:szCs w:val="22"/>
          <w:lang w:val="vi-VN" w:eastAsia="en-US"/>
        </w:rPr>
      </w:pPr>
      <w:ins w:id="5838" w:author="An Tran, ACA (BUV)" w:date="2024-09-13T18:22:00Z" w16du:dateUtc="2024-09-13T11:22:00Z">
        <w:r w:rsidRPr="002B1B52">
          <w:rPr>
            <w:rFonts w:ascii="iCiel Avenir LT Std 35 Light" w:hAnsi="iCiel Avenir LT Std 35 Light" w:cs="Arial"/>
            <w:sz w:val="22"/>
            <w:szCs w:val="22"/>
            <w:lang w:eastAsia="en-US"/>
          </w:rPr>
          <w:t xml:space="preserve">Original </w:t>
        </w:r>
        <w:r w:rsidRPr="002B1B52">
          <w:rPr>
            <w:rFonts w:ascii="iCiel Avenir LT Std 35 Light" w:hAnsi="iCiel Avenir LT Std 35 Light" w:cs="Arial"/>
            <w:sz w:val="22"/>
            <w:szCs w:val="22"/>
            <w:lang w:val="vi-VN" w:eastAsia="en-US"/>
          </w:rPr>
          <w:t>National ID card/Residence card</w:t>
        </w:r>
      </w:ins>
    </w:p>
    <w:p w14:paraId="4DBED7C9" w14:textId="77777777" w:rsidR="000920AD" w:rsidRPr="002B1B52" w:rsidRDefault="000920AD" w:rsidP="000920AD">
      <w:pPr>
        <w:pStyle w:val="ListParagraph"/>
        <w:numPr>
          <w:ilvl w:val="0"/>
          <w:numId w:val="101"/>
        </w:numPr>
        <w:rPr>
          <w:ins w:id="5839" w:author="An Tran, ACA (BUV)" w:date="2024-09-13T18:22:00Z" w16du:dateUtc="2024-09-13T11:22:00Z"/>
          <w:rFonts w:ascii="iCiel Avenir LT Std 35 Light" w:hAnsi="iCiel Avenir LT Std 35 Light" w:cs="Arial"/>
          <w:sz w:val="22"/>
          <w:szCs w:val="22"/>
          <w:lang w:val="vi-VN" w:eastAsia="en-US"/>
        </w:rPr>
      </w:pPr>
      <w:ins w:id="5840" w:author="An Tran, ACA (BUV)" w:date="2024-09-13T18:22:00Z" w16du:dateUtc="2024-09-13T11:22:00Z">
        <w:r w:rsidRPr="002B1B52">
          <w:rPr>
            <w:rFonts w:ascii="iCiel Avenir LT Std 35 Light" w:hAnsi="iCiel Avenir LT Std 35 Light" w:cs="Arial"/>
            <w:sz w:val="22"/>
            <w:szCs w:val="22"/>
            <w:lang w:eastAsia="en-US"/>
          </w:rPr>
          <w:t xml:space="preserve">Original </w:t>
        </w:r>
        <w:r w:rsidRPr="002B1B52">
          <w:rPr>
            <w:rFonts w:ascii="iCiel Avenir LT Std 35 Light" w:hAnsi="iCiel Avenir LT Std 35 Light" w:cs="Arial"/>
            <w:sz w:val="22"/>
            <w:szCs w:val="22"/>
            <w:lang w:val="vi-VN" w:eastAsia="en-US"/>
          </w:rPr>
          <w:t>Passport</w:t>
        </w:r>
      </w:ins>
    </w:p>
    <w:p w14:paraId="2D690E04" w14:textId="77777777" w:rsidR="000920AD" w:rsidRPr="002B1B52" w:rsidRDefault="000920AD" w:rsidP="000920AD">
      <w:pPr>
        <w:pStyle w:val="ListParagraph"/>
        <w:numPr>
          <w:ilvl w:val="0"/>
          <w:numId w:val="101"/>
        </w:numPr>
        <w:rPr>
          <w:ins w:id="5841" w:author="An Tran, ACA (BUV)" w:date="2024-09-13T18:22:00Z" w16du:dateUtc="2024-09-13T11:22:00Z"/>
          <w:rFonts w:ascii="iCiel Avenir LT Std 35 Light" w:hAnsi="iCiel Avenir LT Std 35 Light" w:cs="Arial"/>
          <w:sz w:val="22"/>
          <w:szCs w:val="22"/>
          <w:lang w:val="vi-VN" w:eastAsia="en-US"/>
        </w:rPr>
      </w:pPr>
      <w:ins w:id="5842" w:author="An Tran, ACA (BUV)" w:date="2024-09-13T18:22:00Z" w16du:dateUtc="2024-09-13T11:22:00Z">
        <w:r w:rsidRPr="002B1B52">
          <w:rPr>
            <w:rFonts w:ascii="iCiel Avenir LT Std 35 Light" w:hAnsi="iCiel Avenir LT Std 35 Light" w:cs="Arial"/>
            <w:sz w:val="22"/>
            <w:szCs w:val="22"/>
            <w:lang w:eastAsia="en-US"/>
          </w:rPr>
          <w:t xml:space="preserve">Original </w:t>
        </w:r>
        <w:r w:rsidRPr="002B1B52">
          <w:rPr>
            <w:rFonts w:ascii="iCiel Avenir LT Std 35 Light" w:hAnsi="iCiel Avenir LT Std 35 Light" w:cs="Arial"/>
            <w:sz w:val="22"/>
            <w:szCs w:val="22"/>
            <w:lang w:val="vi-VN" w:eastAsia="en-US"/>
          </w:rPr>
          <w:t>Driver’s license</w:t>
        </w:r>
      </w:ins>
    </w:p>
    <w:p w14:paraId="324B7AAF" w14:textId="77777777" w:rsidR="000920AD" w:rsidRPr="002B1B52" w:rsidRDefault="000920AD" w:rsidP="000920AD">
      <w:pPr>
        <w:ind w:firstLine="0"/>
        <w:rPr>
          <w:ins w:id="5843" w:author="An Tran, ACA (BUV)" w:date="2024-09-13T18:22:00Z" w16du:dateUtc="2024-09-13T11:22:00Z"/>
          <w:rFonts w:ascii="iCiel Avenir LT Std 35 Light" w:hAnsi="iCiel Avenir LT Std 35 Light" w:cs="Arial"/>
          <w:sz w:val="22"/>
          <w:szCs w:val="22"/>
          <w:lang w:eastAsia="en-US"/>
        </w:rPr>
      </w:pPr>
      <w:ins w:id="5844" w:author="An Tran, ACA (BUV)" w:date="2024-09-13T18:22:00Z" w16du:dateUtc="2024-09-13T11:22:00Z">
        <w:r w:rsidRPr="002B1B52">
          <w:rPr>
            <w:rFonts w:ascii="iCiel Avenir LT Std 35 Light" w:hAnsi="iCiel Avenir LT Std 35 Light" w:cs="Arial"/>
            <w:sz w:val="22"/>
            <w:szCs w:val="22"/>
            <w:lang w:val="vi-VN" w:eastAsia="en-US"/>
          </w:rPr>
          <w:t xml:space="preserve">Please note: </w:t>
        </w:r>
      </w:ins>
    </w:p>
    <w:p w14:paraId="14AE4D24" w14:textId="77777777" w:rsidR="000920AD" w:rsidRPr="002B1B52" w:rsidRDefault="000920AD" w:rsidP="000920AD">
      <w:pPr>
        <w:pStyle w:val="ListParagraph"/>
        <w:numPr>
          <w:ilvl w:val="0"/>
          <w:numId w:val="102"/>
        </w:numPr>
        <w:rPr>
          <w:ins w:id="5845" w:author="An Tran, ACA (BUV)" w:date="2024-09-13T18:22:00Z" w16du:dateUtc="2024-09-13T11:22:00Z"/>
          <w:rFonts w:ascii="iCiel Avenir LT Std 35 Light" w:hAnsi="iCiel Avenir LT Std 35 Light" w:cs="Arial"/>
          <w:sz w:val="22"/>
          <w:szCs w:val="22"/>
          <w:lang w:eastAsia="en-US"/>
        </w:rPr>
      </w:pPr>
      <w:ins w:id="5846" w:author="An Tran, ACA (BUV)" w:date="2024-09-13T18:22:00Z" w16du:dateUtc="2024-09-13T11:22:00Z">
        <w:r w:rsidRPr="002B1B52">
          <w:rPr>
            <w:rFonts w:ascii="iCiel Avenir LT Std 35 Light" w:hAnsi="iCiel Avenir LT Std 35 Light" w:cs="Arial"/>
            <w:sz w:val="22"/>
            <w:szCs w:val="22"/>
            <w:lang w:val="vi-VN" w:eastAsia="en-US"/>
          </w:rPr>
          <w:t>Electronic national ID card (e-ID card) is not acceptable because only government authorities have the authority to check e-ID accounts.</w:t>
        </w:r>
      </w:ins>
    </w:p>
    <w:p w14:paraId="7DD20F14" w14:textId="77777777" w:rsidR="000920AD" w:rsidRPr="002B1B52" w:rsidRDefault="000920AD" w:rsidP="000920AD">
      <w:pPr>
        <w:pStyle w:val="ListParagraph"/>
        <w:numPr>
          <w:ilvl w:val="0"/>
          <w:numId w:val="102"/>
        </w:numPr>
        <w:rPr>
          <w:ins w:id="5847" w:author="An Tran, ACA (BUV)" w:date="2024-09-13T18:22:00Z" w16du:dateUtc="2024-09-13T11:22:00Z"/>
          <w:rFonts w:ascii="iCiel Avenir LT Std 35 Light" w:hAnsi="iCiel Avenir LT Std 35 Light" w:cs="Arial"/>
          <w:sz w:val="22"/>
          <w:szCs w:val="22"/>
          <w:lang w:val="vi-VN" w:eastAsia="en-US"/>
        </w:rPr>
      </w:pPr>
      <w:ins w:id="5848" w:author="An Tran, ACA (BUV)" w:date="2024-09-13T18:22:00Z" w16du:dateUtc="2024-09-13T11:22:00Z">
        <w:r w:rsidRPr="002B1B52">
          <w:rPr>
            <w:rFonts w:ascii="iCiel Avenir LT Std 35 Light" w:hAnsi="iCiel Avenir LT Std 35 Light" w:cs="Arial"/>
            <w:sz w:val="22"/>
            <w:szCs w:val="22"/>
            <w:lang w:val="vi-VN" w:eastAsia="en-US"/>
          </w:rPr>
          <w:t>If</w:t>
        </w:r>
        <w:r w:rsidRPr="002B1B52">
          <w:rPr>
            <w:rFonts w:ascii="iCiel Avenir LT Std 35 Light" w:hAnsi="iCiel Avenir LT Std 35 Light" w:cs="Arial"/>
            <w:sz w:val="22"/>
            <w:szCs w:val="22"/>
            <w:lang w:eastAsia="en-US"/>
          </w:rPr>
          <w:t xml:space="preserve"> you</w:t>
        </w:r>
        <w:r w:rsidRPr="002B1B52">
          <w:rPr>
            <w:rFonts w:ascii="iCiel Avenir LT Std 35 Light" w:hAnsi="iCiel Avenir LT Std 35 Light" w:cs="Arial"/>
            <w:sz w:val="22"/>
            <w:szCs w:val="22"/>
            <w:lang w:val="vi-VN" w:eastAsia="en-US"/>
          </w:rPr>
          <w:t xml:space="preserve"> lose your student</w:t>
        </w:r>
        <w:r w:rsidRPr="002B1B52">
          <w:rPr>
            <w:rFonts w:ascii="iCiel Avenir LT Std 35 Light" w:hAnsi="iCiel Avenir LT Std 35 Light" w:cs="Arial"/>
            <w:sz w:val="22"/>
            <w:szCs w:val="22"/>
            <w:lang w:eastAsia="en-US"/>
          </w:rPr>
          <w:t xml:space="preserve"> </w:t>
        </w:r>
        <w:r w:rsidRPr="002B1B52">
          <w:rPr>
            <w:rFonts w:ascii="iCiel Avenir LT Std 35 Light" w:hAnsi="iCiel Avenir LT Std 35 Light" w:cs="Arial"/>
            <w:sz w:val="22"/>
            <w:szCs w:val="22"/>
            <w:lang w:val="vi-VN" w:eastAsia="en-US"/>
          </w:rPr>
          <w:t xml:space="preserve">card, kindly inform the Student Information Office via </w:t>
        </w:r>
        <w:r w:rsidRPr="002B1B52">
          <w:rPr>
            <w:rFonts w:ascii="iCiel Avenir LT Std 35 Light" w:hAnsi="iCiel Avenir LT Std 35 Light" w:cs="Arial"/>
            <w:sz w:val="22"/>
            <w:szCs w:val="22"/>
            <w:lang w:val="vi-VN" w:eastAsia="en-US"/>
          </w:rPr>
          <w:fldChar w:fldCharType="begin"/>
        </w:r>
        <w:r w:rsidRPr="002B1B52">
          <w:rPr>
            <w:rFonts w:ascii="iCiel Avenir LT Std 35 Light" w:hAnsi="iCiel Avenir LT Std 35 Light" w:cs="Arial"/>
            <w:sz w:val="22"/>
            <w:szCs w:val="22"/>
            <w:lang w:val="vi-VN" w:eastAsia="en-US"/>
          </w:rPr>
          <w:instrText>HYPERLINK "mailto:studentservice@buv.edu.vn"</w:instrText>
        </w:r>
        <w:r w:rsidRPr="002B1B52">
          <w:rPr>
            <w:rFonts w:ascii="iCiel Avenir LT Std 35 Light" w:hAnsi="iCiel Avenir LT Std 35 Light" w:cs="Arial"/>
            <w:sz w:val="22"/>
            <w:szCs w:val="22"/>
            <w:lang w:val="vi-VN" w:eastAsia="en-US"/>
          </w:rPr>
        </w:r>
        <w:r w:rsidRPr="002B1B52">
          <w:rPr>
            <w:rFonts w:ascii="iCiel Avenir LT Std 35 Light" w:hAnsi="iCiel Avenir LT Std 35 Light" w:cs="Arial"/>
            <w:sz w:val="22"/>
            <w:szCs w:val="22"/>
            <w:lang w:val="vi-VN" w:eastAsia="en-US"/>
          </w:rPr>
          <w:fldChar w:fldCharType="separate"/>
        </w:r>
        <w:r w:rsidRPr="002B1B52">
          <w:rPr>
            <w:rStyle w:val="Hyperlink"/>
            <w:rFonts w:ascii="iCiel Avenir LT Std 35 Light" w:hAnsi="iCiel Avenir LT Std 35 Light" w:cs="Arial"/>
            <w:sz w:val="22"/>
            <w:szCs w:val="22"/>
            <w:lang w:val="vi-VN" w:eastAsia="en-US"/>
          </w:rPr>
          <w:t>studentservice@buv.edu.vn</w:t>
        </w:r>
        <w:r w:rsidRPr="002B1B52">
          <w:rPr>
            <w:rFonts w:ascii="iCiel Avenir LT Std 35 Light" w:hAnsi="iCiel Avenir LT Std 35 Light" w:cs="Arial"/>
            <w:sz w:val="22"/>
            <w:szCs w:val="22"/>
            <w:lang w:val="vi-VN" w:eastAsia="en-US"/>
          </w:rPr>
          <w:fldChar w:fldCharType="end"/>
        </w:r>
        <w:r w:rsidRPr="002B1B52">
          <w:rPr>
            <w:rFonts w:ascii="iCiel Avenir LT Std 35 Light" w:hAnsi="iCiel Avenir LT Std 35 Light" w:cs="Arial"/>
            <w:sz w:val="22"/>
            <w:szCs w:val="22"/>
            <w:lang w:eastAsia="en-US"/>
          </w:rPr>
          <w:t xml:space="preserve"> </w:t>
        </w:r>
        <w:r w:rsidRPr="002B1B52">
          <w:rPr>
            <w:rFonts w:ascii="iCiel Avenir LT Std 35 Light" w:hAnsi="iCiel Avenir LT Std 35 Light" w:cs="Arial"/>
            <w:sz w:val="22"/>
            <w:szCs w:val="22"/>
            <w:lang w:val="vi-VN" w:eastAsia="en-US"/>
          </w:rPr>
          <w:t>to have it reissued.</w:t>
        </w:r>
        <w:bookmarkStart w:id="5849" w:name="_Hlk177077206"/>
      </w:ins>
    </w:p>
    <w:bookmarkEnd w:id="5849"/>
    <w:p w14:paraId="7E996A86" w14:textId="77777777" w:rsidR="000920AD" w:rsidRPr="002B1B52" w:rsidRDefault="000920AD" w:rsidP="000920AD">
      <w:pPr>
        <w:rPr>
          <w:ins w:id="5850" w:author="An Tran, ACA (BUV)" w:date="2024-09-13T18:22:00Z" w16du:dateUtc="2024-09-13T11:22:00Z"/>
          <w:rFonts w:ascii="iCiel Avenir LT Std 35 Light" w:hAnsi="iCiel Avenir LT Std 35 Light" w:cs="Arial"/>
          <w:i/>
          <w:iCs/>
          <w:sz w:val="22"/>
          <w:szCs w:val="22"/>
          <w:lang w:val="vi-VN" w:eastAsia="en-US"/>
        </w:rPr>
      </w:pPr>
      <w:ins w:id="5851" w:author="An Tran, ACA (BUV)" w:date="2024-09-13T18:22:00Z" w16du:dateUtc="2024-09-13T11:22:00Z">
        <w:r w:rsidRPr="002B1B52">
          <w:rPr>
            <w:rFonts w:ascii="iCiel Avenir LT Std 35 Light" w:hAnsi="iCiel Avenir LT Std 35 Light" w:cs="Arial"/>
            <w:i/>
            <w:iCs/>
            <w:sz w:val="22"/>
            <w:szCs w:val="22"/>
            <w:lang w:val="vi-VN" w:eastAsia="en-US"/>
          </w:rPr>
          <w:t>Sinh viên phải xuất trình thẻ sinh viên để vào phòng thi. Các giấy tờ tùy thân hợp lệ khác</w:t>
        </w:r>
        <w:r w:rsidRPr="002B1B52">
          <w:rPr>
            <w:rFonts w:ascii="iCiel Avenir LT Std 35 Light" w:hAnsi="iCiel Avenir LT Std 35 Light" w:cs="Arial"/>
            <w:i/>
            <w:iCs/>
            <w:sz w:val="22"/>
            <w:szCs w:val="22"/>
            <w:lang w:eastAsia="en-US"/>
          </w:rPr>
          <w:t xml:space="preserve"> thay thế thẻ sinh viên</w:t>
        </w:r>
        <w:r w:rsidRPr="002B1B52">
          <w:rPr>
            <w:rFonts w:ascii="iCiel Avenir LT Std 35 Light" w:hAnsi="iCiel Avenir LT Std 35 Light" w:cs="Arial"/>
            <w:i/>
            <w:iCs/>
            <w:sz w:val="22"/>
            <w:szCs w:val="22"/>
            <w:lang w:val="vi-VN" w:eastAsia="en-US"/>
          </w:rPr>
          <w:t xml:space="preserve"> bao gồm:</w:t>
        </w:r>
      </w:ins>
    </w:p>
    <w:p w14:paraId="5E98850C" w14:textId="77777777" w:rsidR="000920AD" w:rsidRPr="002B1B52" w:rsidRDefault="000920AD" w:rsidP="000920AD">
      <w:pPr>
        <w:pStyle w:val="ListParagraph"/>
        <w:numPr>
          <w:ilvl w:val="0"/>
          <w:numId w:val="103"/>
        </w:numPr>
        <w:rPr>
          <w:ins w:id="5852" w:author="An Tran, ACA (BUV)" w:date="2024-09-13T18:22:00Z" w16du:dateUtc="2024-09-13T11:22:00Z"/>
          <w:rFonts w:ascii="iCiel Avenir LT Std 35 Light" w:hAnsi="iCiel Avenir LT Std 35 Light" w:cs="Arial"/>
          <w:i/>
          <w:iCs/>
          <w:sz w:val="22"/>
          <w:szCs w:val="22"/>
          <w:lang w:val="vi-VN" w:eastAsia="en-US"/>
        </w:rPr>
      </w:pPr>
      <w:ins w:id="5853" w:author="An Tran, ACA (BUV)" w:date="2024-09-13T18:22:00Z" w16du:dateUtc="2024-09-13T11:22:00Z">
        <w:r w:rsidRPr="002B1B52">
          <w:rPr>
            <w:rFonts w:ascii="iCiel Avenir LT Std 35 Light" w:hAnsi="iCiel Avenir LT Std 35 Light" w:cs="Arial"/>
            <w:i/>
            <w:iCs/>
            <w:sz w:val="22"/>
            <w:szCs w:val="22"/>
            <w:lang w:val="vi-VN" w:eastAsia="en-US"/>
          </w:rPr>
          <w:t>Chứng minh nhân dân/Thẻ cư trú</w:t>
        </w:r>
        <w:r w:rsidRPr="002B1B52">
          <w:rPr>
            <w:rFonts w:ascii="iCiel Avenir LT Std 35 Light" w:hAnsi="iCiel Avenir LT Std 35 Light" w:cs="Arial"/>
            <w:i/>
            <w:iCs/>
            <w:sz w:val="22"/>
            <w:szCs w:val="22"/>
            <w:lang w:eastAsia="en-US"/>
          </w:rPr>
          <w:t xml:space="preserve"> (bản gốc)</w:t>
        </w:r>
      </w:ins>
    </w:p>
    <w:p w14:paraId="1C350CA1" w14:textId="77777777" w:rsidR="000920AD" w:rsidRPr="002B1B52" w:rsidRDefault="000920AD" w:rsidP="000920AD">
      <w:pPr>
        <w:pStyle w:val="ListParagraph"/>
        <w:numPr>
          <w:ilvl w:val="0"/>
          <w:numId w:val="103"/>
        </w:numPr>
        <w:rPr>
          <w:ins w:id="5854" w:author="An Tran, ACA (BUV)" w:date="2024-09-13T18:22:00Z" w16du:dateUtc="2024-09-13T11:22:00Z"/>
          <w:rFonts w:ascii="iCiel Avenir LT Std 35 Light" w:hAnsi="iCiel Avenir LT Std 35 Light" w:cs="Arial"/>
          <w:i/>
          <w:iCs/>
          <w:sz w:val="22"/>
          <w:szCs w:val="22"/>
          <w:lang w:val="vi-VN" w:eastAsia="en-US"/>
        </w:rPr>
      </w:pPr>
      <w:ins w:id="5855" w:author="An Tran, ACA (BUV)" w:date="2024-09-13T18:22:00Z" w16du:dateUtc="2024-09-13T11:22:00Z">
        <w:r w:rsidRPr="002B1B52">
          <w:rPr>
            <w:rFonts w:ascii="iCiel Avenir LT Std 35 Light" w:hAnsi="iCiel Avenir LT Std 35 Light" w:cs="Arial"/>
            <w:i/>
            <w:iCs/>
            <w:sz w:val="22"/>
            <w:szCs w:val="22"/>
            <w:lang w:val="vi-VN" w:eastAsia="en-US"/>
          </w:rPr>
          <w:t>Hộ chiếu</w:t>
        </w:r>
        <w:r w:rsidRPr="002B1B52">
          <w:rPr>
            <w:rFonts w:ascii="iCiel Avenir LT Std 35 Light" w:hAnsi="iCiel Avenir LT Std 35 Light" w:cs="Arial"/>
            <w:i/>
            <w:iCs/>
            <w:sz w:val="22"/>
            <w:szCs w:val="22"/>
            <w:lang w:eastAsia="en-US"/>
          </w:rPr>
          <w:t xml:space="preserve"> (bản gốc)</w:t>
        </w:r>
      </w:ins>
    </w:p>
    <w:p w14:paraId="3A324C36" w14:textId="77777777" w:rsidR="000920AD" w:rsidRPr="002B1B52" w:rsidRDefault="000920AD" w:rsidP="000920AD">
      <w:pPr>
        <w:pStyle w:val="ListParagraph"/>
        <w:numPr>
          <w:ilvl w:val="0"/>
          <w:numId w:val="103"/>
        </w:numPr>
        <w:rPr>
          <w:ins w:id="5856" w:author="An Tran, ACA (BUV)" w:date="2024-09-13T18:22:00Z" w16du:dateUtc="2024-09-13T11:22:00Z"/>
          <w:rFonts w:ascii="iCiel Avenir LT Std 35 Light" w:hAnsi="iCiel Avenir LT Std 35 Light" w:cs="Arial"/>
          <w:i/>
          <w:iCs/>
          <w:sz w:val="22"/>
          <w:szCs w:val="22"/>
          <w:lang w:val="vi-VN" w:eastAsia="en-US"/>
        </w:rPr>
      </w:pPr>
      <w:ins w:id="5857" w:author="An Tran, ACA (BUV)" w:date="2024-09-13T18:22:00Z" w16du:dateUtc="2024-09-13T11:22:00Z">
        <w:r w:rsidRPr="002B1B52">
          <w:rPr>
            <w:rFonts w:ascii="iCiel Avenir LT Std 35 Light" w:hAnsi="iCiel Avenir LT Std 35 Light" w:cs="Arial"/>
            <w:i/>
            <w:iCs/>
            <w:sz w:val="22"/>
            <w:szCs w:val="22"/>
            <w:lang w:val="vi-VN" w:eastAsia="en-US"/>
          </w:rPr>
          <w:t>Bằng lái xe</w:t>
        </w:r>
        <w:r w:rsidRPr="002B1B52">
          <w:rPr>
            <w:rFonts w:ascii="iCiel Avenir LT Std 35 Light" w:hAnsi="iCiel Avenir LT Std 35 Light" w:cs="Arial"/>
            <w:i/>
            <w:iCs/>
            <w:sz w:val="22"/>
            <w:szCs w:val="22"/>
            <w:lang w:eastAsia="en-US"/>
          </w:rPr>
          <w:t xml:space="preserve"> (bản gốc)</w:t>
        </w:r>
      </w:ins>
    </w:p>
    <w:p w14:paraId="36A297A6" w14:textId="77777777" w:rsidR="000920AD" w:rsidRPr="002B1B52" w:rsidRDefault="000920AD" w:rsidP="000920AD">
      <w:pPr>
        <w:ind w:firstLine="0"/>
        <w:rPr>
          <w:ins w:id="5858" w:author="An Tran, ACA (BUV)" w:date="2024-09-13T18:22:00Z" w16du:dateUtc="2024-09-13T11:22:00Z"/>
          <w:rFonts w:ascii="iCiel Avenir LT Std 35 Light" w:hAnsi="iCiel Avenir LT Std 35 Light" w:cs="Arial"/>
          <w:i/>
          <w:iCs/>
          <w:sz w:val="22"/>
          <w:szCs w:val="22"/>
          <w:lang w:eastAsia="en-US"/>
        </w:rPr>
      </w:pPr>
      <w:ins w:id="5859" w:author="An Tran, ACA (BUV)" w:date="2024-09-13T18:22:00Z" w16du:dateUtc="2024-09-13T11:22:00Z">
        <w:r w:rsidRPr="002B1B52">
          <w:rPr>
            <w:rFonts w:ascii="iCiel Avenir LT Std 35 Light" w:hAnsi="iCiel Avenir LT Std 35 Light" w:cs="Arial"/>
            <w:i/>
            <w:iCs/>
            <w:sz w:val="22"/>
            <w:szCs w:val="22"/>
            <w:lang w:val="vi-VN" w:eastAsia="en-US"/>
          </w:rPr>
          <w:t xml:space="preserve">Lưu ý: </w:t>
        </w:r>
      </w:ins>
    </w:p>
    <w:p w14:paraId="16A08197" w14:textId="77777777" w:rsidR="000920AD" w:rsidRPr="002B1B52" w:rsidRDefault="000920AD" w:rsidP="000920AD">
      <w:pPr>
        <w:pStyle w:val="ListParagraph"/>
        <w:numPr>
          <w:ilvl w:val="0"/>
          <w:numId w:val="104"/>
        </w:numPr>
        <w:rPr>
          <w:ins w:id="5860" w:author="An Tran, ACA (BUV)" w:date="2024-09-13T18:22:00Z" w16du:dateUtc="2024-09-13T11:22:00Z"/>
          <w:rFonts w:ascii="iCiel Avenir LT Std 35 Light" w:hAnsi="iCiel Avenir LT Std 35 Light" w:cs="Arial"/>
          <w:i/>
          <w:iCs/>
          <w:sz w:val="22"/>
          <w:szCs w:val="22"/>
        </w:rPr>
      </w:pPr>
      <w:ins w:id="5861" w:author="An Tran, ACA (BUV)" w:date="2024-09-13T18:22:00Z" w16du:dateUtc="2024-09-13T11:22:00Z">
        <w:r w:rsidRPr="002B1B52">
          <w:rPr>
            <w:rFonts w:ascii="iCiel Avenir LT Std 35 Light" w:hAnsi="iCiel Avenir LT Std 35 Light" w:cs="Arial"/>
            <w:i/>
            <w:iCs/>
            <w:sz w:val="22"/>
            <w:szCs w:val="22"/>
            <w:lang w:val="vi-VN" w:eastAsia="en-US"/>
          </w:rPr>
          <w:t xml:space="preserve">Thẻ căn cước công dân điện tử (e-ID card) không được chấp nhận vì chỉ cơ quan nhà nước mới có </w:t>
        </w:r>
        <w:r w:rsidRPr="002B1B52">
          <w:rPr>
            <w:rFonts w:ascii="iCiel Avenir LT Std 35 Light" w:hAnsi="iCiel Avenir LT Std 35 Light" w:cs="Arial"/>
            <w:i/>
            <w:iCs/>
            <w:sz w:val="22"/>
            <w:szCs w:val="22"/>
            <w:lang w:eastAsia="en-US"/>
          </w:rPr>
          <w:t>thẩm quyền xác nhận</w:t>
        </w:r>
        <w:r w:rsidRPr="002B1B52">
          <w:rPr>
            <w:rFonts w:ascii="iCiel Avenir LT Std 35 Light" w:hAnsi="iCiel Avenir LT Std 35 Light" w:cs="Arial"/>
            <w:i/>
            <w:iCs/>
            <w:sz w:val="22"/>
            <w:szCs w:val="22"/>
            <w:lang w:val="vi-VN" w:eastAsia="en-US"/>
          </w:rPr>
          <w:t xml:space="preserve"> tài khoản e-ID.</w:t>
        </w:r>
        <w:bookmarkStart w:id="5862" w:name="_Hlk177076950"/>
        <w:r w:rsidRPr="002B1B52">
          <w:rPr>
            <w:rFonts w:ascii="iCiel Avenir LT Std 35 Light" w:hAnsi="iCiel Avenir LT Std 35 Light" w:cs="Arial"/>
            <w:i/>
            <w:iCs/>
            <w:sz w:val="22"/>
            <w:szCs w:val="22"/>
          </w:rPr>
          <w:t xml:space="preserve"> </w:t>
        </w:r>
        <w:bookmarkEnd w:id="5862"/>
      </w:ins>
    </w:p>
    <w:p w14:paraId="59D06136" w14:textId="26983FDF" w:rsidR="000920AD" w:rsidRPr="000920AD" w:rsidRDefault="000920AD" w:rsidP="000920AD">
      <w:pPr>
        <w:ind w:firstLine="0"/>
        <w:rPr>
          <w:rFonts w:ascii="iCiel Avenir LT Std 35 Light" w:hAnsi="iCiel Avenir LT Std 35 Light"/>
          <w:i/>
          <w:iCs/>
          <w:sz w:val="22"/>
          <w:szCs w:val="22"/>
          <w:rPrChange w:id="5863" w:author="An Tran, ACA (BUV)" w:date="2024-09-13T18:22:00Z" w16du:dateUtc="2024-09-13T11:22:00Z">
            <w:rPr>
              <w:rFonts w:ascii="iCiel Avenir LT Std 35 Light" w:hAnsi="iCiel Avenir LT Std 35 Light"/>
              <w:i/>
              <w:iCs/>
              <w:sz w:val="22"/>
              <w:szCs w:val="22"/>
              <w:lang w:val="vi-VN"/>
            </w:rPr>
          </w:rPrChange>
        </w:rPr>
      </w:pPr>
      <w:ins w:id="5864" w:author="An Tran, ACA (BUV)" w:date="2024-09-13T18:22:00Z" w16du:dateUtc="2024-09-13T11:22:00Z">
        <w:r w:rsidRPr="00A90515">
          <w:rPr>
            <w:rFonts w:ascii="iCiel Avenir LT Std 35 Light" w:hAnsi="iCiel Avenir LT Std 35 Light" w:cs="Arial"/>
            <w:i/>
            <w:iCs/>
            <w:sz w:val="22"/>
            <w:szCs w:val="22"/>
          </w:rPr>
          <w:t xml:space="preserve">Nếu bị mất thẻ sinh viên, vui lòng liên hệ tới Phòng Thông tin Sinh viên qua địa chỉ email: </w:t>
        </w:r>
        <w:r w:rsidRPr="00A90515">
          <w:rPr>
            <w:rFonts w:ascii="iCiel Avenir LT Std 35 Light" w:hAnsi="iCiel Avenir LT Std 35 Light" w:cs="Arial"/>
            <w:sz w:val="22"/>
            <w:szCs w:val="22"/>
            <w:lang w:val="vi-VN" w:eastAsia="en-US"/>
          </w:rPr>
          <w:fldChar w:fldCharType="begin"/>
        </w:r>
        <w:r w:rsidRPr="00A90515">
          <w:rPr>
            <w:rFonts w:ascii="iCiel Avenir LT Std 35 Light" w:hAnsi="iCiel Avenir LT Std 35 Light" w:cs="Arial"/>
            <w:sz w:val="22"/>
            <w:szCs w:val="22"/>
            <w:lang w:val="vi-VN" w:eastAsia="en-US"/>
          </w:rPr>
          <w:instrText>HYPERLINK "mailto:studentservice@buv.edu.vn"</w:instrText>
        </w:r>
        <w:r w:rsidRPr="00A90515">
          <w:rPr>
            <w:rFonts w:ascii="iCiel Avenir LT Std 35 Light" w:hAnsi="iCiel Avenir LT Std 35 Light" w:cs="Arial"/>
            <w:sz w:val="22"/>
            <w:szCs w:val="22"/>
            <w:lang w:val="vi-VN" w:eastAsia="en-US"/>
          </w:rPr>
        </w:r>
        <w:r w:rsidRPr="00A90515">
          <w:rPr>
            <w:rFonts w:ascii="iCiel Avenir LT Std 35 Light" w:hAnsi="iCiel Avenir LT Std 35 Light" w:cs="Arial"/>
            <w:sz w:val="22"/>
            <w:szCs w:val="22"/>
            <w:lang w:val="vi-VN" w:eastAsia="en-US"/>
          </w:rPr>
          <w:fldChar w:fldCharType="separate"/>
        </w:r>
        <w:r w:rsidRPr="002B1B52">
          <w:rPr>
            <w:rStyle w:val="Hyperlink"/>
            <w:rFonts w:ascii="iCiel Avenir LT Std 35 Light" w:hAnsi="iCiel Avenir LT Std 35 Light" w:cs="Arial"/>
            <w:sz w:val="22"/>
            <w:szCs w:val="22"/>
            <w:lang w:val="vi-VN" w:eastAsia="en-US"/>
          </w:rPr>
          <w:t>studentservice@buv.edu.vn</w:t>
        </w:r>
        <w:r w:rsidRPr="00A90515">
          <w:rPr>
            <w:rFonts w:ascii="iCiel Avenir LT Std 35 Light" w:hAnsi="iCiel Avenir LT Std 35 Light" w:cs="Arial"/>
            <w:sz w:val="22"/>
            <w:szCs w:val="22"/>
            <w:lang w:val="vi-VN" w:eastAsia="en-US"/>
          </w:rPr>
          <w:fldChar w:fldCharType="end"/>
        </w:r>
        <w:r w:rsidRPr="00A90515">
          <w:rPr>
            <w:rFonts w:ascii="iCiel Avenir LT Std 35 Light" w:hAnsi="iCiel Avenir LT Std 35 Light" w:cs="Arial"/>
            <w:i/>
            <w:iCs/>
            <w:sz w:val="22"/>
            <w:szCs w:val="22"/>
          </w:rPr>
          <w:t xml:space="preserve"> để được hỗ trợ.</w:t>
        </w:r>
      </w:ins>
    </w:p>
    <w:p w14:paraId="3782A35C" w14:textId="77777777" w:rsidR="00044AB2" w:rsidRPr="00734F86" w:rsidRDefault="00044AB2">
      <w:pPr>
        <w:pStyle w:val="Question"/>
        <w:numPr>
          <w:ilvl w:val="0"/>
          <w:numId w:val="44"/>
        </w:numPr>
        <w:tabs>
          <w:tab w:val="left" w:pos="630"/>
          <w:tab w:val="left" w:pos="990"/>
        </w:tabs>
        <w:spacing w:before="100" w:line="400" w:lineRule="exact"/>
        <w:ind w:left="0" w:firstLine="720"/>
        <w:rPr>
          <w:rFonts w:cs="Arial"/>
          <w:i/>
          <w:iCs/>
          <w:szCs w:val="22"/>
          <w:rPrChange w:id="5865" w:author="An Tran, ACA (BUV)" w:date="2024-09-10T10:41:00Z" w16du:dateUtc="2024-09-10T03:41:00Z">
            <w:rPr>
              <w:rFonts w:cs="Arial"/>
              <w:i/>
              <w:iCs/>
              <w:szCs w:val="22"/>
              <w:lang w:val="vi-VN"/>
            </w:rPr>
          </w:rPrChange>
        </w:rPr>
        <w:pPrChange w:id="5866"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5867" w:name="_Toc177077342"/>
      <w:bookmarkEnd w:id="5818"/>
      <w:bookmarkEnd w:id="5825"/>
      <w:r w:rsidRPr="00734F86">
        <w:rPr>
          <w:rFonts w:cs="Arial"/>
          <w:szCs w:val="22"/>
          <w:rPrChange w:id="5868" w:author="An Tran, ACA (BUV)" w:date="2024-09-10T10:39:00Z" w16du:dateUtc="2024-09-10T03:39:00Z">
            <w:rPr>
              <w:rFonts w:cs="Arial"/>
              <w:szCs w:val="22"/>
              <w:lang w:val="vi-VN"/>
            </w:rPr>
          </w:rPrChange>
        </w:rPr>
        <w:t xml:space="preserve">Does the University provide information of graduation ranking? / </w:t>
      </w:r>
      <w:bookmarkStart w:id="5869" w:name="_Hlk139988201"/>
      <w:r w:rsidRPr="00734F86">
        <w:rPr>
          <w:rFonts w:cs="Arial"/>
          <w:i/>
          <w:iCs/>
          <w:szCs w:val="22"/>
          <w:rPrChange w:id="5870" w:author="An Tran, ACA (BUV)" w:date="2024-09-10T10:41:00Z" w16du:dateUtc="2024-09-10T03:41:00Z">
            <w:rPr>
              <w:rFonts w:cs="Arial"/>
              <w:i/>
              <w:iCs/>
              <w:szCs w:val="22"/>
              <w:lang w:val="vi-VN"/>
            </w:rPr>
          </w:rPrChange>
        </w:rPr>
        <w:t>Trường có cung cấp thông tin xếp hạng điểm tốt nghiệp của sinh viên không?</w:t>
      </w:r>
      <w:bookmarkEnd w:id="5869"/>
      <w:bookmarkEnd w:id="5867"/>
    </w:p>
    <w:p w14:paraId="29C1CD73" w14:textId="77777777" w:rsidR="00044AB2" w:rsidRPr="004373E8" w:rsidRDefault="00044AB2" w:rsidP="003E1B62">
      <w:pPr>
        <w:tabs>
          <w:tab w:val="left" w:pos="630"/>
          <w:tab w:val="left" w:pos="720"/>
          <w:tab w:val="left" w:pos="1080"/>
        </w:tabs>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0AF38421" w14:textId="5586E7DC" w:rsidR="00044AB2" w:rsidRPr="004373E8" w:rsidRDefault="00044AB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Staffordshire University doesn't have the graduated GPA ranking, so if the student needs the reference letter for the higher education, please email to </w:t>
      </w:r>
      <w:r w:rsidR="00594AA9" w:rsidRPr="004373E8">
        <w:rPr>
          <w:rFonts w:ascii="iCiel Avenir LT Std 35 Light" w:hAnsi="iCiel Avenir LT Std 35 Light" w:cs="Arial"/>
          <w:sz w:val="22"/>
          <w:szCs w:val="22"/>
          <w:lang w:val="vi-VN"/>
        </w:rPr>
        <w:t>BUV Careers Services Team</w:t>
      </w:r>
      <w:r w:rsidRPr="004373E8">
        <w:rPr>
          <w:rFonts w:ascii="iCiel Avenir LT Std 35 Light" w:hAnsi="iCiel Avenir LT Std 35 Light" w:cs="Arial"/>
          <w:sz w:val="22"/>
          <w:szCs w:val="22"/>
          <w:lang w:val="vi-VN"/>
        </w:rPr>
        <w:t xml:space="preserve"> at </w:t>
      </w:r>
      <w:hyperlink r:id="rId51" w:history="1">
        <w:r w:rsidR="00613DA1" w:rsidRPr="00F909E4">
          <w:rPr>
            <w:rStyle w:val="Hyperlink"/>
            <w:rFonts w:ascii="iCiel Avenir LT Std 35 Light" w:hAnsi="iCiel Avenir LT Std 35 Light" w:cs="Arial"/>
            <w:sz w:val="22"/>
            <w:szCs w:val="22"/>
          </w:rPr>
          <w:t>SE-careers@buv.edu.vn</w:t>
        </w:r>
      </w:hyperlink>
      <w:r w:rsidR="004B3429" w:rsidRPr="004373E8">
        <w:rPr>
          <w:rFonts w:ascii="iCiel Avenir LT Std 35 Light" w:hAnsi="iCiel Avenir LT Std 35 Light" w:cs="Arial"/>
          <w:sz w:val="22"/>
          <w:szCs w:val="22"/>
          <w:lang w:val="vi-VN"/>
        </w:rPr>
        <w:t xml:space="preserve"> f</w:t>
      </w:r>
      <w:r w:rsidRPr="004373E8">
        <w:rPr>
          <w:rFonts w:ascii="iCiel Avenir LT Std 35 Light" w:hAnsi="iCiel Avenir LT Std 35 Light" w:cs="Arial"/>
          <w:sz w:val="22"/>
          <w:szCs w:val="22"/>
          <w:lang w:val="vi-VN"/>
        </w:rPr>
        <w:t>or their support.</w:t>
      </w:r>
    </w:p>
    <w:p w14:paraId="3B20A72D" w14:textId="44476521" w:rsidR="00044AB2" w:rsidRPr="004373E8" w:rsidDel="003F10E3" w:rsidRDefault="00044AB2" w:rsidP="003E1B62">
      <w:pPr>
        <w:tabs>
          <w:tab w:val="left" w:pos="630"/>
          <w:tab w:val="left" w:pos="720"/>
          <w:tab w:val="left" w:pos="1080"/>
        </w:tabs>
        <w:ind w:firstLine="0"/>
        <w:rPr>
          <w:del w:id="5871" w:author="An Tran, ACA (BUV)" w:date="2024-09-12T14:15:00Z" w16du:dateUtc="2024-09-12T07:15:00Z"/>
          <w:rFonts w:ascii="iCiel Avenir LT Std 35 Light" w:hAnsi="iCiel Avenir LT Std 35 Light" w:cs="Arial"/>
          <w:i/>
          <w:iCs/>
          <w:sz w:val="22"/>
          <w:szCs w:val="22"/>
          <w:lang w:val="vi-VN"/>
        </w:rPr>
      </w:pPr>
      <w:r w:rsidRPr="004373E8">
        <w:rPr>
          <w:rFonts w:ascii="iCiel Avenir LT Std 35 Light" w:hAnsi="iCiel Avenir LT Std 35 Light" w:cs="Calibri"/>
          <w:i/>
          <w:iCs/>
          <w:color w:val="000000"/>
          <w:sz w:val="22"/>
          <w:szCs w:val="22"/>
          <w:lang w:val="vi-VN"/>
        </w:rPr>
        <w:t xml:space="preserve">Trường Đại học Staffordshire không xếp hạng điểm tốt nghiệp của sinh viên, do đó nếu sinh viên cần </w:t>
      </w:r>
      <w:r w:rsidRPr="004373E8">
        <w:rPr>
          <w:rFonts w:ascii="iCiel Avenir LT Std 35 Light" w:hAnsi="iCiel Avenir LT Std 35 Light" w:cs="Arial"/>
          <w:i/>
          <w:iCs/>
          <w:sz w:val="22"/>
          <w:szCs w:val="22"/>
          <w:lang w:val="vi-VN"/>
        </w:rPr>
        <w:t xml:space="preserve">thư giới thiệu để đăng ký học cao học, sinh viên vui lòng liên hệ với Bộ phận Dịch vụ Hướng nghiệp qua email </w:t>
      </w:r>
      <w:hyperlink r:id="rId52" w:history="1">
        <w:r w:rsidR="00613DA1" w:rsidRPr="00F909E4">
          <w:rPr>
            <w:rStyle w:val="Hyperlink"/>
            <w:rFonts w:ascii="iCiel Avenir LT Std 35 Light" w:hAnsi="iCiel Avenir LT Std 35 Light" w:cs="Arial"/>
            <w:i/>
            <w:iCs/>
            <w:sz w:val="22"/>
            <w:szCs w:val="22"/>
          </w:rPr>
          <w:t>SE-careers@buv.edu.vn</w:t>
        </w:r>
      </w:hyperlink>
      <w:r w:rsidR="00354F84"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để được hỗ trợ.</w:t>
      </w:r>
    </w:p>
    <w:p w14:paraId="6EBA443C" w14:textId="536DD963" w:rsidR="00044AB2" w:rsidRPr="00734F86" w:rsidDel="003F10E3" w:rsidRDefault="00176912">
      <w:pPr>
        <w:pStyle w:val="Question"/>
        <w:numPr>
          <w:ilvl w:val="0"/>
          <w:numId w:val="44"/>
        </w:numPr>
        <w:tabs>
          <w:tab w:val="left" w:pos="630"/>
          <w:tab w:val="left" w:pos="990"/>
        </w:tabs>
        <w:spacing w:before="100" w:line="400" w:lineRule="exact"/>
        <w:ind w:left="0" w:firstLine="720"/>
        <w:rPr>
          <w:del w:id="5872" w:author="An Tran, ACA (BUV)" w:date="2024-09-12T14:14:00Z" w16du:dateUtc="2024-09-12T07:14:00Z"/>
          <w:rFonts w:cs="Arial"/>
          <w:i/>
          <w:iCs/>
          <w:szCs w:val="22"/>
          <w:rPrChange w:id="5873" w:author="An Tran, ACA (BUV)" w:date="2024-09-10T10:41:00Z" w16du:dateUtc="2024-09-10T03:41:00Z">
            <w:rPr>
              <w:del w:id="5874" w:author="An Tran, ACA (BUV)" w:date="2024-09-12T14:14:00Z" w16du:dateUtc="2024-09-12T07:14:00Z"/>
              <w:rFonts w:cs="Arial"/>
              <w:i/>
              <w:iCs/>
              <w:szCs w:val="22"/>
              <w:lang w:val="vi-VN"/>
            </w:rPr>
          </w:rPrChange>
        </w:rPr>
        <w:pPrChange w:id="5875" w:author="An Tran, ACA (BUV)" w:date="2024-09-10T10:39:00Z" w16du:dateUtc="2024-09-10T03:39:00Z">
          <w:pPr>
            <w:pStyle w:val="Question"/>
            <w:numPr>
              <w:numId w:val="24"/>
            </w:numPr>
            <w:tabs>
              <w:tab w:val="left" w:pos="630"/>
              <w:tab w:val="left" w:pos="1080"/>
            </w:tabs>
            <w:spacing w:before="100" w:line="400" w:lineRule="exact"/>
            <w:ind w:left="3870" w:hanging="360"/>
          </w:pPr>
        </w:pPrChange>
      </w:pPr>
      <w:del w:id="5876" w:author="An Tran, ACA (BUV)" w:date="2024-09-12T14:14:00Z" w16du:dateUtc="2024-09-12T07:14:00Z">
        <w:r w:rsidRPr="00734F86" w:rsidDel="003F10E3">
          <w:rPr>
            <w:rFonts w:cs="Arial"/>
            <w:szCs w:val="22"/>
            <w:rPrChange w:id="5877" w:author="An Tran, ACA (BUV)" w:date="2024-09-10T10:39:00Z" w16du:dateUtc="2024-09-10T03:39:00Z">
              <w:rPr>
                <w:rFonts w:cs="Arial"/>
                <w:szCs w:val="22"/>
                <w:lang w:val="vi-VN"/>
              </w:rPr>
            </w:rPrChange>
          </w:rPr>
          <w:delText xml:space="preserve">What are the criteria for BUV Mobility Merit Scholarship Award? / </w:delText>
        </w:r>
        <w:r w:rsidRPr="00734F86" w:rsidDel="003F10E3">
          <w:rPr>
            <w:rFonts w:cs="Arial"/>
            <w:i/>
            <w:iCs/>
            <w:szCs w:val="22"/>
            <w:rPrChange w:id="5878" w:author="An Tran, ACA (BUV)" w:date="2024-09-10T10:41:00Z" w16du:dateUtc="2024-09-10T03:41:00Z">
              <w:rPr>
                <w:rFonts w:cs="Arial"/>
                <w:szCs w:val="22"/>
                <w:lang w:val="vi-VN"/>
              </w:rPr>
            </w:rPrChange>
          </w:rPr>
          <w:delText>Tiêu chí được đề cử phần thưởng  chương trình học/trải nghiệm quốc tế do BUV tài trợ là gì?</w:delText>
        </w:r>
      </w:del>
    </w:p>
    <w:p w14:paraId="7AD8984C" w14:textId="5D484A13" w:rsidR="00044AB2" w:rsidRPr="004373E8" w:rsidDel="003F10E3" w:rsidRDefault="00044AB2" w:rsidP="003E1B62">
      <w:pPr>
        <w:tabs>
          <w:tab w:val="left" w:pos="630"/>
          <w:tab w:val="left" w:pos="720"/>
          <w:tab w:val="left" w:pos="1080"/>
        </w:tabs>
        <w:rPr>
          <w:del w:id="5879" w:author="An Tran, ACA (BUV)" w:date="2024-09-12T14:14:00Z" w16du:dateUtc="2024-09-12T07:14:00Z"/>
          <w:rFonts w:ascii="iCiel Avenir LT Std 35 Light" w:hAnsi="iCiel Avenir LT Std 35 Light" w:cs="Arial"/>
          <w:sz w:val="22"/>
          <w:szCs w:val="22"/>
          <w:lang w:val="vi-VN"/>
        </w:rPr>
      </w:pPr>
      <w:del w:id="5880" w:author="An Tran, ACA (BUV)" w:date="2024-09-12T14:14:00Z" w16du:dateUtc="2024-09-12T07:14:00Z">
        <w:r w:rsidRPr="004373E8" w:rsidDel="003F10E3">
          <w:rPr>
            <w:rFonts w:ascii="iCiel Avenir LT Std 35 Light" w:hAnsi="iCiel Avenir LT Std 35 Light" w:cs="Arial"/>
            <w:b/>
            <w:bCs/>
            <w:sz w:val="22"/>
            <w:szCs w:val="22"/>
            <w:u w:val="single"/>
            <w:lang w:val="vi-VN"/>
          </w:rPr>
          <w:delText xml:space="preserve">Answer / </w:delText>
        </w:r>
        <w:r w:rsidRPr="004373E8" w:rsidDel="003F10E3">
          <w:rPr>
            <w:rFonts w:ascii="iCiel Avenir LT Std 35 Light" w:hAnsi="iCiel Avenir LT Std 35 Light" w:cs="Arial"/>
            <w:b/>
            <w:bCs/>
            <w:i/>
            <w:iCs/>
            <w:sz w:val="22"/>
            <w:szCs w:val="22"/>
            <w:u w:val="single"/>
            <w:lang w:val="vi-VN"/>
          </w:rPr>
          <w:delText>Câu trả lời</w:delText>
        </w:r>
        <w:r w:rsidRPr="004373E8" w:rsidDel="003F10E3">
          <w:rPr>
            <w:rFonts w:ascii="iCiel Avenir LT Std 35 Light" w:hAnsi="iCiel Avenir LT Std 35 Light" w:cs="Arial"/>
            <w:b/>
            <w:bCs/>
            <w:sz w:val="22"/>
            <w:szCs w:val="22"/>
            <w:u w:val="single"/>
            <w:lang w:val="vi-VN"/>
          </w:rPr>
          <w:delText>:</w:delText>
        </w:r>
      </w:del>
    </w:p>
    <w:p w14:paraId="140EBC0B" w14:textId="17D24182" w:rsidR="00176912" w:rsidRPr="004373E8" w:rsidDel="003F10E3" w:rsidRDefault="00176912" w:rsidP="003E1B62">
      <w:pPr>
        <w:tabs>
          <w:tab w:val="left" w:pos="630"/>
          <w:tab w:val="left" w:pos="720"/>
          <w:tab w:val="left" w:pos="1080"/>
        </w:tabs>
        <w:ind w:firstLine="0"/>
        <w:rPr>
          <w:del w:id="5881" w:author="An Tran, ACA (BUV)" w:date="2024-09-12T14:14:00Z" w16du:dateUtc="2024-09-12T07:14:00Z"/>
          <w:rFonts w:ascii="iCiel Avenir LT Std 35 Light" w:hAnsi="iCiel Avenir LT Std 35 Light"/>
          <w:sz w:val="22"/>
          <w:szCs w:val="22"/>
        </w:rPr>
      </w:pPr>
      <w:del w:id="5882" w:author="An Tran, ACA (BUV)" w:date="2024-09-12T14:14:00Z" w16du:dateUtc="2024-09-12T07:14:00Z">
        <w:r w:rsidRPr="004373E8" w:rsidDel="003F10E3">
          <w:rPr>
            <w:rFonts w:ascii="iCiel Avenir LT Std 35 Light" w:hAnsi="iCiel Avenir LT Std 35 Light"/>
            <w:sz w:val="22"/>
            <w:szCs w:val="22"/>
            <w:lang w:val="vi-VN"/>
          </w:rPr>
          <w:delText xml:space="preserve">The number of nominees and awardees within Staffordshire University programmes to gain a  sponsored mobility programme award in the UK is 02 students per year. </w:delText>
        </w:r>
      </w:del>
    </w:p>
    <w:p w14:paraId="1450BBE1" w14:textId="29EC87FF" w:rsidR="00176912" w:rsidRPr="004373E8" w:rsidDel="003F10E3" w:rsidRDefault="00176912" w:rsidP="003E1B62">
      <w:pPr>
        <w:tabs>
          <w:tab w:val="left" w:pos="630"/>
          <w:tab w:val="left" w:pos="720"/>
          <w:tab w:val="left" w:pos="1080"/>
        </w:tabs>
        <w:ind w:firstLine="0"/>
        <w:rPr>
          <w:del w:id="5883" w:author="An Tran, ACA (BUV)" w:date="2024-09-12T14:14:00Z" w16du:dateUtc="2024-09-12T07:14:00Z"/>
          <w:rFonts w:ascii="iCiel Avenir LT Std 35 Light" w:hAnsi="iCiel Avenir LT Std 35 Light"/>
          <w:sz w:val="22"/>
          <w:szCs w:val="22"/>
          <w:lang w:val="vi-VN"/>
        </w:rPr>
      </w:pPr>
      <w:del w:id="5884" w:author="An Tran, ACA (BUV)" w:date="2024-09-12T14:14:00Z" w16du:dateUtc="2024-09-12T07:14:00Z">
        <w:r w:rsidRPr="004373E8" w:rsidDel="003F10E3">
          <w:rPr>
            <w:rFonts w:ascii="iCiel Avenir LT Std 35 Light" w:hAnsi="iCiel Avenir LT Std 35 Light"/>
            <w:sz w:val="22"/>
            <w:szCs w:val="22"/>
            <w:lang w:val="vi-VN"/>
          </w:rPr>
          <w:delText xml:space="preserve">To achieve the award, the students must fulfill the following criteria: </w:delText>
        </w:r>
      </w:del>
    </w:p>
    <w:p w14:paraId="164D5284" w14:textId="503F991A" w:rsidR="00626E93" w:rsidRPr="000006E6" w:rsidDel="003F10E3" w:rsidRDefault="00626E93" w:rsidP="00626E93">
      <w:pPr>
        <w:pStyle w:val="ListParagraph"/>
        <w:numPr>
          <w:ilvl w:val="0"/>
          <w:numId w:val="15"/>
        </w:numPr>
        <w:tabs>
          <w:tab w:val="left" w:pos="630"/>
          <w:tab w:val="left" w:pos="720"/>
          <w:tab w:val="left" w:pos="1080"/>
        </w:tabs>
        <w:spacing w:before="0" w:beforeAutospacing="0"/>
        <w:ind w:left="360" w:firstLine="360"/>
        <w:rPr>
          <w:del w:id="5885" w:author="An Tran, ACA (BUV)" w:date="2024-09-12T14:14:00Z" w16du:dateUtc="2024-09-12T07:14:00Z"/>
          <w:rFonts w:ascii="iCiel Avenir LT Std 35 Light" w:hAnsi="iCiel Avenir LT Std 35 Light" w:cs="Arial"/>
          <w:sz w:val="22"/>
          <w:szCs w:val="22"/>
          <w:lang w:val="vi-VN"/>
        </w:rPr>
      </w:pPr>
      <w:del w:id="5886" w:author="An Tran, ACA (BUV)" w:date="2024-09-12T14:14:00Z" w16du:dateUtc="2024-09-12T07:14:00Z">
        <w:r w:rsidRPr="000006E6" w:rsidDel="003F10E3">
          <w:rPr>
            <w:rFonts w:ascii="iCiel Avenir LT Std 35 Light" w:hAnsi="iCiel Avenir LT Std 35 Light" w:cs="Arial"/>
            <w:sz w:val="22"/>
            <w:szCs w:val="22"/>
            <w:lang w:val="vi-VN"/>
          </w:rPr>
          <w:delText>The nominees and awardees must be current and active students in BUV;</w:delText>
        </w:r>
      </w:del>
    </w:p>
    <w:p w14:paraId="2F635670" w14:textId="39BF4C71" w:rsidR="00626E93" w:rsidRPr="000006E6" w:rsidDel="003F10E3" w:rsidRDefault="00626E93" w:rsidP="00626E93">
      <w:pPr>
        <w:pStyle w:val="ListParagraph"/>
        <w:numPr>
          <w:ilvl w:val="0"/>
          <w:numId w:val="15"/>
        </w:numPr>
        <w:tabs>
          <w:tab w:val="left" w:pos="630"/>
          <w:tab w:val="left" w:pos="720"/>
          <w:tab w:val="left" w:pos="1080"/>
        </w:tabs>
        <w:spacing w:before="0" w:beforeAutospacing="0"/>
        <w:ind w:left="360" w:firstLine="360"/>
        <w:rPr>
          <w:del w:id="5887" w:author="An Tran, ACA (BUV)" w:date="2024-09-12T14:14:00Z" w16du:dateUtc="2024-09-12T07:14:00Z"/>
          <w:rFonts w:ascii="iCiel Avenir LT Std 35 Light" w:hAnsi="iCiel Avenir LT Std 35 Light" w:cs="Arial"/>
          <w:sz w:val="22"/>
          <w:szCs w:val="22"/>
          <w:lang w:val="vi-VN"/>
        </w:rPr>
      </w:pPr>
      <w:del w:id="5888" w:author="An Tran, ACA (BUV)" w:date="2024-09-12T14:14:00Z" w16du:dateUtc="2024-09-12T07:14:00Z">
        <w:r w:rsidRPr="000006E6" w:rsidDel="003F10E3">
          <w:rPr>
            <w:rFonts w:ascii="iCiel Avenir LT Std 35 Light" w:hAnsi="iCiel Avenir LT Std 35 Light" w:cs="Arial"/>
            <w:sz w:val="22"/>
            <w:szCs w:val="22"/>
            <w:lang w:val="vi-VN"/>
          </w:rPr>
          <w:delText xml:space="preserve">The nominees and awardees must be in Year </w:delText>
        </w:r>
        <w:r w:rsidRPr="000006E6" w:rsidDel="003F10E3">
          <w:rPr>
            <w:rFonts w:ascii="iCiel Avenir LT Std 35 Light" w:hAnsi="iCiel Avenir LT Std 35 Light" w:cs="Arial"/>
            <w:sz w:val="22"/>
            <w:szCs w:val="22"/>
          </w:rPr>
          <w:delText>2</w:delText>
        </w:r>
        <w:r w:rsidRPr="000006E6" w:rsidDel="003F10E3">
          <w:rPr>
            <w:rFonts w:ascii="iCiel Avenir LT Std 35 Light" w:hAnsi="iCiel Avenir LT Std 35 Light" w:cs="Arial"/>
            <w:sz w:val="22"/>
            <w:szCs w:val="22"/>
            <w:lang w:val="vi-VN"/>
          </w:rPr>
          <w:delText xml:space="preserve"> Semester 1 or Year 2 Semester 2 or Year 3 Semester 1 at the time of selection</w:delText>
        </w:r>
        <w:r w:rsidDel="003F10E3">
          <w:rPr>
            <w:rFonts w:ascii="iCiel Avenir LT Std 35 Light" w:hAnsi="iCiel Avenir LT Std 35 Light" w:cs="Arial"/>
            <w:sz w:val="22"/>
            <w:szCs w:val="22"/>
            <w:lang w:val="vi-VN"/>
          </w:rPr>
          <w:delText>.</w:delText>
        </w:r>
      </w:del>
    </w:p>
    <w:p w14:paraId="10F7E147" w14:textId="6DA5540F" w:rsidR="00626E93" w:rsidRPr="000006E6" w:rsidDel="003F10E3" w:rsidRDefault="00626E93" w:rsidP="00626E93">
      <w:pPr>
        <w:pStyle w:val="ListParagraph"/>
        <w:numPr>
          <w:ilvl w:val="0"/>
          <w:numId w:val="15"/>
        </w:numPr>
        <w:tabs>
          <w:tab w:val="left" w:pos="630"/>
          <w:tab w:val="left" w:pos="720"/>
          <w:tab w:val="left" w:pos="1080"/>
        </w:tabs>
        <w:ind w:left="360" w:firstLine="360"/>
        <w:rPr>
          <w:del w:id="5889" w:author="An Tran, ACA (BUV)" w:date="2024-09-12T14:14:00Z" w16du:dateUtc="2024-09-12T07:14:00Z"/>
          <w:rFonts w:ascii="iCiel Avenir LT Std 35 Light" w:hAnsi="iCiel Avenir LT Std 35 Light" w:cs="Arial"/>
          <w:sz w:val="22"/>
          <w:szCs w:val="22"/>
          <w:lang w:val="vi-VN"/>
        </w:rPr>
      </w:pPr>
      <w:del w:id="5890" w:author="An Tran, ACA (BUV)" w:date="2024-09-12T14:14:00Z" w16du:dateUtc="2024-09-12T07:14:00Z">
        <w:r w:rsidRPr="000006E6" w:rsidDel="003F10E3">
          <w:rPr>
            <w:rFonts w:ascii="iCiel Avenir LT Std 35 Light" w:hAnsi="iCiel Avenir LT Std 35 Light" w:cs="Arial"/>
            <w:sz w:val="22"/>
            <w:szCs w:val="22"/>
            <w:lang w:val="vi-VN"/>
          </w:rPr>
          <w:delText xml:space="preserve">The 02 nominees and awardees must have the highest </w:delText>
        </w:r>
        <w:r w:rsidRPr="000006E6" w:rsidDel="003F10E3">
          <w:rPr>
            <w:rFonts w:ascii="iCiel Avenir LT Std 35 Light" w:hAnsi="iCiel Avenir LT Std 35 Light" w:cs="Arial"/>
            <w:sz w:val="22"/>
            <w:szCs w:val="22"/>
          </w:rPr>
          <w:delText>cohort's</w:delText>
        </w:r>
        <w:r w:rsidRPr="000006E6" w:rsidDel="003F10E3">
          <w:rPr>
            <w:rFonts w:ascii="iCiel Avenir LT Std 35 Light" w:hAnsi="iCiel Avenir LT Std 35 Light" w:cs="Arial"/>
            <w:sz w:val="22"/>
            <w:szCs w:val="22"/>
            <w:lang w:val="vi-VN"/>
          </w:rPr>
          <w:delText xml:space="preserve"> average scores of the previous academic year</w:delText>
        </w:r>
        <w:r w:rsidRPr="000006E6" w:rsidDel="003F10E3">
          <w:rPr>
            <w:rFonts w:ascii="iCiel Avenir LT Std 35 Light" w:hAnsi="iCiel Avenir LT Std 35 Light" w:cs="Arial"/>
            <w:sz w:val="22"/>
            <w:szCs w:val="22"/>
          </w:rPr>
          <w:delText>;</w:delText>
        </w:r>
      </w:del>
    </w:p>
    <w:p w14:paraId="108A2B6D" w14:textId="025E8C21" w:rsidR="00626E93" w:rsidRPr="000006E6" w:rsidDel="003F10E3" w:rsidRDefault="00626E93" w:rsidP="00626E93">
      <w:pPr>
        <w:pStyle w:val="ListParagraph"/>
        <w:numPr>
          <w:ilvl w:val="0"/>
          <w:numId w:val="15"/>
        </w:numPr>
        <w:tabs>
          <w:tab w:val="left" w:pos="630"/>
          <w:tab w:val="left" w:pos="720"/>
          <w:tab w:val="left" w:pos="1080"/>
        </w:tabs>
        <w:spacing w:line="400" w:lineRule="atLeast"/>
        <w:ind w:left="360" w:firstLine="360"/>
        <w:rPr>
          <w:del w:id="5891" w:author="An Tran, ACA (BUV)" w:date="2024-09-12T14:14:00Z" w16du:dateUtc="2024-09-12T07:14:00Z"/>
          <w:rFonts w:ascii="iCiel Avenir LT Std 35 Light" w:hAnsi="iCiel Avenir LT Std 35 Light" w:cs="Arial"/>
          <w:sz w:val="22"/>
          <w:szCs w:val="22"/>
          <w:lang w:val="vi-VN"/>
        </w:rPr>
      </w:pPr>
      <w:del w:id="5892" w:author="An Tran, ACA (BUV)" w:date="2024-09-12T14:14:00Z" w16du:dateUtc="2024-09-12T07:14:00Z">
        <w:r w:rsidRPr="000006E6" w:rsidDel="003F10E3">
          <w:rPr>
            <w:rFonts w:ascii="iCiel Avenir LT Std 35 Light" w:hAnsi="iCiel Avenir LT Std 35 Light" w:cs="Arial"/>
            <w:sz w:val="22"/>
            <w:szCs w:val="22"/>
            <w:lang w:val="vi-VN"/>
          </w:rPr>
          <w:delText xml:space="preserve">The 02 nominees and awardees have no Academic Misconduct and no violation of BUV Student Code of Conduct that led to disciplinary decision of temporary suspension or higher. </w:delText>
        </w:r>
      </w:del>
    </w:p>
    <w:p w14:paraId="3674F966" w14:textId="5D27268F" w:rsidR="00626E93" w:rsidRPr="00626E93" w:rsidDel="003F10E3" w:rsidRDefault="00626E93" w:rsidP="00626E93">
      <w:pPr>
        <w:spacing w:after="0" w:afterAutospacing="0" w:line="400" w:lineRule="atLeast"/>
        <w:rPr>
          <w:del w:id="5893" w:author="An Tran, ACA (BUV)" w:date="2024-09-12T14:14:00Z" w16du:dateUtc="2024-09-12T07:14:00Z"/>
          <w:rFonts w:ascii="iCiel Avenir LT Std 35 Light" w:hAnsi="iCiel Avenir LT Std 35 Light" w:cs="Calibri"/>
          <w:i/>
          <w:iCs/>
          <w:sz w:val="22"/>
          <w:szCs w:val="22"/>
        </w:rPr>
      </w:pPr>
      <w:del w:id="5894" w:author="An Tran, ACA (BUV)" w:date="2024-09-12T14:14:00Z" w16du:dateUtc="2024-09-12T07:14:00Z">
        <w:r w:rsidRPr="00626E93" w:rsidDel="003F10E3">
          <w:rPr>
            <w:rFonts w:ascii="iCiel Avenir LT Std 35 Light" w:hAnsi="iCiel Avenir LT Std 35 Light"/>
            <w:i/>
            <w:iCs/>
            <w:sz w:val="22"/>
            <w:szCs w:val="22"/>
            <w:lang w:val="vi-VN"/>
          </w:rPr>
          <w:delText>S</w:delText>
        </w:r>
        <w:r w:rsidRPr="00626E93" w:rsidDel="003F10E3">
          <w:rPr>
            <w:rFonts w:ascii="iCiel Avenir LT Std 35 Light" w:hAnsi="iCiel Avenir LT Std 35 Light" w:cs="Calibri"/>
            <w:i/>
            <w:iCs/>
            <w:sz w:val="22"/>
            <w:szCs w:val="22"/>
            <w:lang w:val="vi-VN"/>
          </w:rPr>
          <w:delText xml:space="preserve">ố lượng sinh viên chương trình </w:delText>
        </w:r>
        <w:r w:rsidRPr="00626E93" w:rsidDel="003F10E3">
          <w:rPr>
            <w:rFonts w:ascii="iCiel Avenir LT Std 35 Light" w:hAnsi="iCiel Avenir LT Std 35 Light" w:cs="Calibri"/>
            <w:i/>
            <w:iCs/>
            <w:sz w:val="22"/>
            <w:szCs w:val="22"/>
          </w:rPr>
          <w:delText xml:space="preserve">học do </w:delText>
        </w:r>
        <w:r w:rsidRPr="00626E93" w:rsidDel="003F10E3">
          <w:rPr>
            <w:rFonts w:ascii="iCiel Avenir LT Std 35 Light" w:hAnsi="iCiel Avenir LT Std 35 Light" w:cs="Calibri"/>
            <w:i/>
            <w:iCs/>
            <w:sz w:val="22"/>
            <w:szCs w:val="22"/>
            <w:lang w:val="vi-VN"/>
          </w:rPr>
          <w:delText>SU</w:delText>
        </w:r>
        <w:r w:rsidRPr="00626E93" w:rsidDel="003F10E3">
          <w:rPr>
            <w:rFonts w:ascii="iCiel Avenir LT Std 35 Light" w:hAnsi="iCiel Avenir LT Std 35 Light" w:cs="Calibri"/>
            <w:i/>
            <w:iCs/>
            <w:sz w:val="22"/>
            <w:szCs w:val="22"/>
          </w:rPr>
          <w:delText xml:space="preserve"> cấp bằng</w:delText>
        </w:r>
        <w:r w:rsidRPr="00626E93" w:rsidDel="003F10E3">
          <w:rPr>
            <w:rFonts w:ascii="iCiel Avenir LT Std 35 Light" w:hAnsi="iCiel Avenir LT Std 35 Light" w:cs="Calibri"/>
            <w:i/>
            <w:iCs/>
            <w:sz w:val="22"/>
            <w:szCs w:val="22"/>
            <w:lang w:val="vi-VN"/>
          </w:rPr>
          <w:delText xml:space="preserve"> được đề cử phần thưởng </w:delText>
        </w:r>
        <w:r w:rsidRPr="00626E93" w:rsidDel="003F10E3">
          <w:rPr>
            <w:rFonts w:ascii="iCiel Avenir LT Std 35 Light" w:hAnsi="iCiel Avenir LT Std 35 Light" w:cs="Calibri"/>
            <w:i/>
            <w:iCs/>
            <w:sz w:val="22"/>
            <w:szCs w:val="22"/>
          </w:rPr>
          <w:delText>tham gia một chương trình học/trải nghiệm ở nước ngoài</w:delText>
        </w:r>
        <w:r w:rsidRPr="00626E93" w:rsidDel="003F10E3">
          <w:rPr>
            <w:rFonts w:ascii="iCiel Avenir LT Std 35 Light" w:hAnsi="iCiel Avenir LT Std 35 Light" w:cs="Calibri"/>
            <w:i/>
            <w:iCs/>
            <w:sz w:val="22"/>
            <w:szCs w:val="22"/>
            <w:lang w:val="vi-VN"/>
          </w:rPr>
          <w:delText xml:space="preserve"> </w:delText>
        </w:r>
        <w:r w:rsidRPr="00626E93" w:rsidDel="003F10E3">
          <w:rPr>
            <w:rFonts w:ascii="iCiel Avenir LT Std 35 Light" w:hAnsi="iCiel Avenir LT Std 35 Light" w:cs="Calibri"/>
            <w:i/>
            <w:iCs/>
            <w:sz w:val="22"/>
            <w:szCs w:val="22"/>
          </w:rPr>
          <w:delText>do BUV tài trợ</w:delText>
        </w:r>
        <w:r w:rsidRPr="00626E93" w:rsidDel="003F10E3">
          <w:rPr>
            <w:rFonts w:ascii="iCiel Avenir LT Std 35 Light" w:hAnsi="iCiel Avenir LT Std 35 Light" w:cs="Calibri"/>
            <w:i/>
            <w:iCs/>
            <w:sz w:val="22"/>
            <w:szCs w:val="22"/>
            <w:lang w:val="vi-VN"/>
          </w:rPr>
          <w:delText xml:space="preserve"> là 02 sinh viên mỗi năm</w:delText>
        </w:r>
        <w:r w:rsidRPr="00626E93" w:rsidDel="003F10E3">
          <w:rPr>
            <w:rFonts w:ascii="iCiel Avenir LT Std 35 Light" w:hAnsi="iCiel Avenir LT Std 35 Light" w:cs="Calibri"/>
            <w:i/>
            <w:iCs/>
            <w:sz w:val="22"/>
            <w:szCs w:val="22"/>
          </w:rPr>
          <w:delText>.</w:delText>
        </w:r>
      </w:del>
    </w:p>
    <w:p w14:paraId="6A5B8FCF" w14:textId="6713C4D6" w:rsidR="00626E93" w:rsidRPr="000006E6" w:rsidDel="003F10E3" w:rsidRDefault="00626E93" w:rsidP="00626E93">
      <w:pPr>
        <w:spacing w:before="0" w:beforeAutospacing="0" w:after="0" w:afterAutospacing="0"/>
        <w:rPr>
          <w:del w:id="5895" w:author="An Tran, ACA (BUV)" w:date="2024-09-12T14:14:00Z" w16du:dateUtc="2024-09-12T07:14:00Z"/>
          <w:rFonts w:ascii="iCiel Avenir LT Std 35 Light" w:hAnsi="iCiel Avenir LT Std 35 Light" w:cs="Calibri"/>
          <w:i/>
          <w:iCs/>
          <w:sz w:val="22"/>
          <w:szCs w:val="22"/>
          <w:lang w:val="vi-VN"/>
        </w:rPr>
      </w:pPr>
      <w:del w:id="5896" w:author="An Tran, ACA (BUV)" w:date="2024-09-12T14:14:00Z" w16du:dateUtc="2024-09-12T07:14:00Z">
        <w:r w:rsidRPr="000006E6" w:rsidDel="003F10E3">
          <w:rPr>
            <w:rFonts w:ascii="iCiel Avenir LT Std 35 Light" w:hAnsi="iCiel Avenir LT Std 35 Light" w:cs="Calibri"/>
            <w:i/>
            <w:iCs/>
            <w:sz w:val="22"/>
            <w:szCs w:val="22"/>
            <w:lang w:val="vi-VN"/>
          </w:rPr>
          <w:delText xml:space="preserve">Để đạt được phần thưởng </w:delText>
        </w:r>
        <w:r w:rsidRPr="000006E6" w:rsidDel="003F10E3">
          <w:rPr>
            <w:rFonts w:ascii="iCiel Avenir LT Std 35 Light" w:hAnsi="iCiel Avenir LT Std 35 Light" w:cs="Calibri"/>
            <w:i/>
            <w:iCs/>
            <w:sz w:val="22"/>
            <w:szCs w:val="22"/>
          </w:rPr>
          <w:delText>này</w:delText>
        </w:r>
        <w:r w:rsidRPr="000006E6" w:rsidDel="003F10E3">
          <w:rPr>
            <w:rFonts w:ascii="iCiel Avenir LT Std 35 Light" w:hAnsi="iCiel Avenir LT Std 35 Light" w:cs="Calibri"/>
            <w:i/>
            <w:iCs/>
            <w:sz w:val="22"/>
            <w:szCs w:val="22"/>
            <w:lang w:val="vi-VN"/>
          </w:rPr>
          <w:delText>, sinh viên phải đáp ứng các tiêu chí sau:</w:delText>
        </w:r>
      </w:del>
    </w:p>
    <w:p w14:paraId="55A8ED89" w14:textId="1B41B946" w:rsidR="00626E93" w:rsidRPr="000006E6" w:rsidDel="003F10E3"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5897" w:author="An Tran, ACA (BUV)" w:date="2024-09-12T14:14:00Z" w16du:dateUtc="2024-09-12T07:14:00Z"/>
          <w:rFonts w:ascii="iCiel Avenir LT Std 35 Light" w:hAnsi="iCiel Avenir LT Std 35 Light" w:cs="Arial"/>
          <w:i/>
          <w:iCs/>
          <w:sz w:val="22"/>
          <w:szCs w:val="22"/>
          <w:lang w:val="vi-VN"/>
        </w:rPr>
      </w:pPr>
      <w:del w:id="5898" w:author="An Tran, ACA (BUV)" w:date="2024-09-12T14:14:00Z" w16du:dateUtc="2024-09-12T07:14:00Z">
        <w:r w:rsidRPr="000006E6" w:rsidDel="003F10E3">
          <w:rPr>
            <w:rFonts w:ascii="iCiel Avenir LT Std 35 Light" w:hAnsi="iCiel Avenir LT Std 35 Light" w:cs="Arial"/>
            <w:i/>
            <w:iCs/>
            <w:sz w:val="22"/>
            <w:szCs w:val="22"/>
            <w:lang w:val="vi-VN"/>
          </w:rPr>
          <w:delText xml:space="preserve">02 sinh viên được đề cử phải </w:delText>
        </w:r>
        <w:r w:rsidRPr="000006E6" w:rsidDel="003F10E3">
          <w:rPr>
            <w:rFonts w:ascii="iCiel Avenir LT Std 35 Light" w:hAnsi="iCiel Avenir LT Std 35 Light" w:cs="Arial"/>
            <w:i/>
            <w:iCs/>
            <w:sz w:val="22"/>
            <w:szCs w:val="22"/>
          </w:rPr>
          <w:delText>là sinh viên hiện đang tiếp tục chương trình học tại BUV;</w:delText>
        </w:r>
      </w:del>
    </w:p>
    <w:p w14:paraId="4CAD8BD7" w14:textId="328AB449" w:rsidR="00626E93" w:rsidRPr="000006E6" w:rsidDel="003F10E3"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5899" w:author="An Tran, ACA (BUV)" w:date="2024-09-12T14:14:00Z" w16du:dateUtc="2024-09-12T07:14:00Z"/>
          <w:rFonts w:ascii="iCiel Avenir LT Std 35 Light" w:hAnsi="iCiel Avenir LT Std 35 Light" w:cs="Arial"/>
          <w:i/>
          <w:iCs/>
          <w:sz w:val="22"/>
          <w:szCs w:val="22"/>
          <w:lang w:val="vi-VN"/>
        </w:rPr>
      </w:pPr>
      <w:del w:id="5900" w:author="An Tran, ACA (BUV)" w:date="2024-09-12T14:14:00Z" w16du:dateUtc="2024-09-12T07:14:00Z">
        <w:r w:rsidRPr="000006E6" w:rsidDel="003F10E3">
          <w:rPr>
            <w:rFonts w:ascii="iCiel Avenir LT Std 35 Light" w:hAnsi="iCiel Avenir LT Std 35 Light" w:cs="Arial"/>
            <w:i/>
            <w:iCs/>
            <w:sz w:val="22"/>
            <w:szCs w:val="22"/>
            <w:lang w:val="vi-VN"/>
          </w:rPr>
          <w:delText>02 sinh viên được đề cử phải đang học năm 2 học kỳ 1 hoặc năm 2 học kỳ 2 hoặc năm 3 học kỳ 1 tại thời điểm lựa chọ</w:delText>
        </w:r>
        <w:r w:rsidDel="003F10E3">
          <w:rPr>
            <w:rFonts w:ascii="iCiel Avenir LT Std 35 Light" w:hAnsi="iCiel Avenir LT Std 35 Light" w:cs="Arial"/>
            <w:i/>
            <w:iCs/>
            <w:sz w:val="22"/>
            <w:szCs w:val="22"/>
            <w:lang w:val="vi-VN"/>
          </w:rPr>
          <w:delText>n</w:delText>
        </w:r>
        <w:r w:rsidRPr="000006E6" w:rsidDel="003F10E3">
          <w:rPr>
            <w:rFonts w:ascii="iCiel Avenir LT Std 35 Light" w:hAnsi="iCiel Avenir LT Std 35 Light" w:cs="Arial"/>
            <w:i/>
            <w:iCs/>
            <w:sz w:val="22"/>
            <w:szCs w:val="22"/>
          </w:rPr>
          <w:delText>;</w:delText>
        </w:r>
      </w:del>
    </w:p>
    <w:p w14:paraId="38DAA699" w14:textId="60BA4835" w:rsidR="00626E93" w:rsidRPr="000006E6" w:rsidDel="003F10E3" w:rsidRDefault="00626E93" w:rsidP="00626E93">
      <w:pPr>
        <w:pStyle w:val="ListParagraph"/>
        <w:numPr>
          <w:ilvl w:val="0"/>
          <w:numId w:val="15"/>
        </w:numPr>
        <w:tabs>
          <w:tab w:val="left" w:pos="630"/>
          <w:tab w:val="left" w:pos="720"/>
          <w:tab w:val="left" w:pos="1080"/>
        </w:tabs>
        <w:ind w:left="360" w:firstLine="360"/>
        <w:rPr>
          <w:del w:id="5901" w:author="An Tran, ACA (BUV)" w:date="2024-09-12T14:14:00Z" w16du:dateUtc="2024-09-12T07:14:00Z"/>
          <w:rFonts w:ascii="iCiel Avenir LT Std 35 Light" w:hAnsi="iCiel Avenir LT Std 35 Light" w:cs="Arial"/>
          <w:i/>
          <w:iCs/>
          <w:sz w:val="22"/>
          <w:szCs w:val="22"/>
          <w:lang w:val="vi-VN"/>
        </w:rPr>
      </w:pPr>
      <w:del w:id="5902" w:author="An Tran, ACA (BUV)" w:date="2024-09-12T14:14:00Z" w16du:dateUtc="2024-09-12T07:14:00Z">
        <w:r w:rsidRPr="000006E6" w:rsidDel="003F10E3">
          <w:rPr>
            <w:rFonts w:ascii="iCiel Avenir LT Std 35 Light" w:hAnsi="iCiel Avenir LT Std 35 Light" w:cs="Arial"/>
            <w:i/>
            <w:iCs/>
            <w:sz w:val="22"/>
            <w:szCs w:val="22"/>
            <w:lang w:val="vi-VN"/>
          </w:rPr>
          <w:delTex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w:delText>
        </w:r>
        <w:r w:rsidDel="003F10E3">
          <w:rPr>
            <w:rFonts w:ascii="iCiel Avenir LT Std 35 Light" w:hAnsi="iCiel Avenir LT Std 35 Light" w:cs="Arial"/>
            <w:i/>
            <w:iCs/>
            <w:sz w:val="22"/>
            <w:szCs w:val="22"/>
            <w:lang w:val="vi-VN"/>
          </w:rPr>
          <w:delText>Top students và Dean</w:delText>
        </w:r>
        <w:r w:rsidRPr="000006E6" w:rsidDel="003F10E3">
          <w:rPr>
            <w:rFonts w:ascii="iCiel Avenir LT Std 35 Light" w:hAnsi="iCiel Avenir LT Std 35 Light" w:cs="Arial"/>
            <w:i/>
            <w:iCs/>
            <w:sz w:val="22"/>
            <w:szCs w:val="22"/>
            <w:lang w:val="vi-VN"/>
          </w:rPr>
          <w:delText xml:space="preserve"> award của năm học trước). </w:delText>
        </w:r>
      </w:del>
    </w:p>
    <w:p w14:paraId="37362036" w14:textId="3A3BC51B" w:rsidR="00626E93" w:rsidRPr="00626E93" w:rsidDel="003F10E3" w:rsidRDefault="00626E93" w:rsidP="00626E93">
      <w:pPr>
        <w:pStyle w:val="ListParagraph"/>
        <w:numPr>
          <w:ilvl w:val="0"/>
          <w:numId w:val="15"/>
        </w:numPr>
        <w:tabs>
          <w:tab w:val="left" w:pos="630"/>
          <w:tab w:val="left" w:pos="720"/>
          <w:tab w:val="left" w:pos="1080"/>
        </w:tabs>
        <w:ind w:left="360" w:firstLine="360"/>
        <w:rPr>
          <w:del w:id="5903" w:author="An Tran, ACA (BUV)" w:date="2024-09-12T14:14:00Z" w16du:dateUtc="2024-09-12T07:14:00Z"/>
          <w:rFonts w:ascii="iCiel Avenir LT Std 35 Light" w:hAnsi="iCiel Avenir LT Std 35 Light" w:cs="Arial"/>
          <w:i/>
          <w:iCs/>
          <w:sz w:val="22"/>
          <w:szCs w:val="22"/>
        </w:rPr>
      </w:pPr>
      <w:del w:id="5904" w:author="An Tran, ACA (BUV)" w:date="2024-09-12T14:14:00Z" w16du:dateUtc="2024-09-12T07:14:00Z">
        <w:r w:rsidRPr="00626E93" w:rsidDel="003F10E3">
          <w:rPr>
            <w:rFonts w:ascii="iCiel Avenir LT Std 35 Light" w:hAnsi="iCiel Avenir LT Std 35 Light" w:cs="Arial"/>
            <w:i/>
            <w:iCs/>
            <w:sz w:val="22"/>
            <w:szCs w:val="22"/>
            <w:lang w:val="vi-VN"/>
          </w:rPr>
          <w:delText xml:space="preserve">02 sinh viên được đề cử không có vi phạm học thuật hoặc kỷ luật dẫn đến quyết định đình chỉ học tạm thời hoặc kỷ luật mức độ cao hơn. </w:delText>
        </w:r>
      </w:del>
    </w:p>
    <w:p w14:paraId="13CD5C80" w14:textId="13C7C4E0" w:rsidR="00D9034C" w:rsidRPr="00734F86" w:rsidDel="003F10E3" w:rsidRDefault="00D9034C">
      <w:pPr>
        <w:pStyle w:val="Question"/>
        <w:numPr>
          <w:ilvl w:val="0"/>
          <w:numId w:val="44"/>
        </w:numPr>
        <w:tabs>
          <w:tab w:val="left" w:pos="630"/>
          <w:tab w:val="left" w:pos="990"/>
        </w:tabs>
        <w:spacing w:before="100" w:line="400" w:lineRule="exact"/>
        <w:ind w:left="0" w:firstLine="720"/>
        <w:rPr>
          <w:del w:id="5905" w:author="An Tran, ACA (BUV)" w:date="2024-09-12T14:15:00Z" w16du:dateUtc="2024-09-12T07:15:00Z"/>
          <w:rFonts w:cs="Arial"/>
          <w:szCs w:val="22"/>
          <w:rPrChange w:id="5906" w:author="An Tran, ACA (BUV)" w:date="2024-09-10T10:39:00Z" w16du:dateUtc="2024-09-10T03:39:00Z">
            <w:rPr>
              <w:del w:id="5907" w:author="An Tran, ACA (BUV)" w:date="2024-09-12T14:15:00Z" w16du:dateUtc="2024-09-12T07:15:00Z"/>
              <w:rFonts w:cs="Arial"/>
              <w:szCs w:val="22"/>
              <w:lang w:val="vi-VN"/>
            </w:rPr>
          </w:rPrChange>
        </w:rPr>
        <w:pPrChange w:id="5908"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5909" w:name="_Toc107734226"/>
      <w:bookmarkStart w:id="5910" w:name="_Toc107734440"/>
      <w:bookmarkStart w:id="5911" w:name="_Toc107734892"/>
      <w:bookmarkStart w:id="5912" w:name="_Toc107735114"/>
      <w:bookmarkStart w:id="5913" w:name="_Toc107735241"/>
      <w:bookmarkStart w:id="5914" w:name="_Toc107735346"/>
      <w:bookmarkStart w:id="5915" w:name="_Toc107735450"/>
      <w:bookmarkStart w:id="5916" w:name="_Toc107735553"/>
      <w:bookmarkStart w:id="5917" w:name="_Toc107735658"/>
      <w:bookmarkStart w:id="5918" w:name="_Toc107735762"/>
      <w:bookmarkStart w:id="5919" w:name="_Toc107735866"/>
      <w:bookmarkStart w:id="5920" w:name="_Toc107735970"/>
      <w:bookmarkStart w:id="5921" w:name="_Toc107736123"/>
      <w:bookmarkStart w:id="5922" w:name="_Toc107736270"/>
      <w:bookmarkStart w:id="5923" w:name="_Toc107736374"/>
      <w:bookmarkStart w:id="5924" w:name="_Toc107736596"/>
      <w:bookmarkStart w:id="5925" w:name="_Toc107736699"/>
      <w:bookmarkStart w:id="5926" w:name="_Toc107736802"/>
      <w:bookmarkStart w:id="5927" w:name="_Toc107736906"/>
      <w:bookmarkStart w:id="5928" w:name="_Toc107737758"/>
      <w:bookmarkStart w:id="5929" w:name="_Toc108099147"/>
      <w:bookmarkStart w:id="5930" w:name="_Toc113975562"/>
      <w:bookmarkStart w:id="5931" w:name="_Toc113976079"/>
      <w:bookmarkStart w:id="5932" w:name="_Toc114065609"/>
      <w:bookmarkStart w:id="5933" w:name="_Toc114066005"/>
      <w:bookmarkStart w:id="5934" w:name="_Toc113977110"/>
      <w:bookmarkStart w:id="5935" w:name="_Toc12270018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del w:id="5936" w:author="An Tran, ACA (BUV)" w:date="2024-09-12T14:15:00Z" w16du:dateUtc="2024-09-12T07:15:00Z">
        <w:r w:rsidRPr="00734F86" w:rsidDel="003F10E3">
          <w:rPr>
            <w:rFonts w:cs="Arial"/>
            <w:szCs w:val="22"/>
            <w:rPrChange w:id="5937" w:author="An Tran, ACA (BUV)" w:date="2024-09-10T10:39:00Z" w16du:dateUtc="2024-09-10T03:39:00Z">
              <w:rPr>
                <w:rFonts w:cs="Arial"/>
                <w:szCs w:val="22"/>
                <w:lang w:val="vi-VN"/>
              </w:rPr>
            </w:rPrChange>
          </w:rPr>
          <w:delText xml:space="preserve">Can students receive the transcript and certificate for </w:delText>
        </w:r>
        <w:r w:rsidR="00F06962" w:rsidRPr="00734F86" w:rsidDel="003F10E3">
          <w:rPr>
            <w:rFonts w:cs="Arial"/>
            <w:szCs w:val="22"/>
            <w:rPrChange w:id="5938" w:author="An Tran, ACA (BUV)" w:date="2024-09-10T10:39:00Z" w16du:dateUtc="2024-09-10T03:39:00Z">
              <w:rPr>
                <w:rFonts w:cs="Arial"/>
                <w:szCs w:val="22"/>
                <w:lang w:val="vi-VN"/>
              </w:rPr>
            </w:rPrChange>
          </w:rPr>
          <w:delText>the Pathway</w:delText>
        </w:r>
        <w:r w:rsidRPr="00734F86" w:rsidDel="003F10E3">
          <w:rPr>
            <w:rFonts w:cs="Arial"/>
            <w:szCs w:val="22"/>
            <w:rPrChange w:id="5939" w:author="An Tran, ACA (BUV)" w:date="2024-09-10T10:39:00Z" w16du:dateUtc="2024-09-10T03:39:00Z">
              <w:rPr>
                <w:rFonts w:cs="Arial"/>
                <w:szCs w:val="22"/>
                <w:lang w:val="vi-VN"/>
              </w:rPr>
            </w:rPrChange>
          </w:rPr>
          <w:delText xml:space="preserve"> to Stafffordshire University programme?</w:delText>
        </w:r>
        <w:r w:rsidRPr="00734F86" w:rsidDel="003F10E3">
          <w:rPr>
            <w:rFonts w:cs="Arial"/>
            <w:b w:val="0"/>
            <w:szCs w:val="22"/>
            <w:rPrChange w:id="5940" w:author="An Tran, ACA (BUV)" w:date="2024-09-10T10:39:00Z" w16du:dateUtc="2024-09-10T03:39:00Z">
              <w:rPr>
                <w:rFonts w:cs="Arial"/>
                <w:b w:val="0"/>
                <w:szCs w:val="22"/>
                <w:lang w:val="vi-VN"/>
              </w:rPr>
            </w:rPrChange>
          </w:rPr>
          <w:delText xml:space="preserve"> </w:delText>
        </w:r>
        <w:r w:rsidRPr="00734F86" w:rsidDel="003F10E3">
          <w:rPr>
            <w:rFonts w:cs="Arial"/>
            <w:szCs w:val="22"/>
            <w:rPrChange w:id="5941" w:author="An Tran, ACA (BUV)" w:date="2024-09-10T10:39:00Z" w16du:dateUtc="2024-09-10T03:39:00Z">
              <w:rPr>
                <w:rFonts w:cs="Arial"/>
                <w:szCs w:val="22"/>
                <w:lang w:val="vi-VN"/>
              </w:rPr>
            </w:rPrChange>
          </w:rPr>
          <w:delText xml:space="preserve">/ </w:delText>
        </w:r>
        <w:r w:rsidRPr="00734F86" w:rsidDel="003F10E3">
          <w:rPr>
            <w:rFonts w:cs="Arial"/>
            <w:i/>
            <w:iCs/>
            <w:szCs w:val="22"/>
            <w:rPrChange w:id="5942" w:author="An Tran, ACA (BUV)" w:date="2024-09-10T10:41:00Z" w16du:dateUtc="2024-09-10T03:41:00Z">
              <w:rPr>
                <w:rFonts w:cs="Arial"/>
                <w:i/>
                <w:iCs/>
                <w:szCs w:val="22"/>
                <w:lang w:val="vi-VN"/>
              </w:rPr>
            </w:rPrChange>
          </w:rPr>
          <w:delText>Liệu sinh viên có thể xin bảng điểm và chứng chỉ hoàn thành chương trình Dự bị Đại học Staffordshire không?</w:delText>
        </w:r>
        <w:bookmarkEnd w:id="5934"/>
        <w:bookmarkEnd w:id="5935"/>
      </w:del>
    </w:p>
    <w:p w14:paraId="486264FB" w14:textId="3968E283" w:rsidR="00D9034C" w:rsidRPr="004373E8" w:rsidDel="003F10E3" w:rsidRDefault="00D9034C" w:rsidP="003E1B62">
      <w:pPr>
        <w:pStyle w:val="ListParagraph"/>
        <w:tabs>
          <w:tab w:val="left" w:pos="630"/>
          <w:tab w:val="left" w:pos="720"/>
          <w:tab w:val="left" w:pos="1080"/>
        </w:tabs>
        <w:ind w:left="0"/>
        <w:contextualSpacing w:val="0"/>
        <w:rPr>
          <w:del w:id="5943" w:author="An Tran, ACA (BUV)" w:date="2024-09-12T14:15:00Z" w16du:dateUtc="2024-09-12T07:15:00Z"/>
          <w:rFonts w:ascii="iCiel Avenir LT Std 35 Light" w:hAnsi="iCiel Avenir LT Std 35 Light" w:cs="Arial"/>
          <w:b/>
          <w:bCs/>
          <w:sz w:val="22"/>
          <w:szCs w:val="22"/>
          <w:u w:val="single"/>
          <w:lang w:val="vi-VN"/>
        </w:rPr>
      </w:pPr>
      <w:del w:id="5944" w:author="An Tran, ACA (BUV)" w:date="2024-09-12T14:15:00Z" w16du:dateUtc="2024-09-12T07:15:00Z">
        <w:r w:rsidRPr="004373E8" w:rsidDel="003F10E3">
          <w:rPr>
            <w:rFonts w:ascii="iCiel Avenir LT Std 35 Light" w:hAnsi="iCiel Avenir LT Std 35 Light" w:cs="Arial"/>
            <w:b/>
            <w:bCs/>
            <w:sz w:val="22"/>
            <w:szCs w:val="22"/>
            <w:u w:val="single"/>
            <w:lang w:val="vi-VN"/>
          </w:rPr>
          <w:delText xml:space="preserve">Answer / </w:delText>
        </w:r>
        <w:r w:rsidRPr="004373E8" w:rsidDel="003F10E3">
          <w:rPr>
            <w:rFonts w:ascii="iCiel Avenir LT Std 35 Light" w:hAnsi="iCiel Avenir LT Std 35 Light" w:cs="Arial"/>
            <w:b/>
            <w:bCs/>
            <w:i/>
            <w:iCs/>
            <w:sz w:val="22"/>
            <w:szCs w:val="22"/>
            <w:u w:val="single"/>
            <w:lang w:val="vi-VN"/>
          </w:rPr>
          <w:delText>Câu trả lời</w:delText>
        </w:r>
        <w:r w:rsidRPr="004373E8" w:rsidDel="003F10E3">
          <w:rPr>
            <w:rFonts w:ascii="iCiel Avenir LT Std 35 Light" w:hAnsi="iCiel Avenir LT Std 35 Light" w:cs="Arial"/>
            <w:b/>
            <w:bCs/>
            <w:sz w:val="22"/>
            <w:szCs w:val="22"/>
            <w:u w:val="single"/>
            <w:lang w:val="vi-VN"/>
          </w:rPr>
          <w:delText>:</w:delText>
        </w:r>
      </w:del>
    </w:p>
    <w:p w14:paraId="01C8B9CB" w14:textId="7D83D52A" w:rsidR="00D9034C" w:rsidRPr="004373E8" w:rsidDel="003F10E3" w:rsidRDefault="00D9034C" w:rsidP="003E1B62">
      <w:pPr>
        <w:tabs>
          <w:tab w:val="left" w:pos="630"/>
          <w:tab w:val="left" w:pos="720"/>
          <w:tab w:val="left" w:pos="1080"/>
        </w:tabs>
        <w:ind w:firstLine="0"/>
        <w:rPr>
          <w:del w:id="5945" w:author="An Tran, ACA (BUV)" w:date="2024-09-12T14:15:00Z" w16du:dateUtc="2024-09-12T07:15:00Z"/>
          <w:rFonts w:ascii="iCiel Avenir LT Std 35 Light" w:hAnsi="iCiel Avenir LT Std 35 Light" w:cs="Arial"/>
          <w:sz w:val="22"/>
          <w:szCs w:val="22"/>
          <w:lang w:val="vi-VN"/>
        </w:rPr>
      </w:pPr>
      <w:del w:id="5946" w:author="An Tran, ACA (BUV)" w:date="2024-09-12T14:15:00Z" w16du:dateUtc="2024-09-12T07:15:00Z">
        <w:r w:rsidRPr="004373E8" w:rsidDel="003F10E3">
          <w:rPr>
            <w:rFonts w:ascii="iCiel Avenir LT Std 35 Light" w:hAnsi="iCiel Avenir LT Std 35 Light" w:cs="Arial"/>
            <w:sz w:val="22"/>
            <w:szCs w:val="22"/>
            <w:lang w:val="vi-VN"/>
          </w:rPr>
          <w:delText>Pathway to Staffordshire University (PWSU) is a university preparation programme that is designed for students to improve study skills and have the essential foundation to study and be successful on a university degree. For this reason, the PWSU progra</w:delText>
        </w:r>
        <w:r w:rsidR="009D3AB7" w:rsidRPr="004373E8" w:rsidDel="003F10E3">
          <w:rPr>
            <w:rFonts w:ascii="iCiel Avenir LT Std 35 Light" w:hAnsi="iCiel Avenir LT Std 35 Light" w:cs="Arial"/>
            <w:sz w:val="22"/>
            <w:szCs w:val="22"/>
            <w:lang w:val="vi-VN"/>
          </w:rPr>
          <w:delText>m</w:delText>
        </w:r>
        <w:r w:rsidRPr="004373E8" w:rsidDel="003F10E3">
          <w:rPr>
            <w:rFonts w:ascii="iCiel Avenir LT Std 35 Light" w:hAnsi="iCiel Avenir LT Std 35 Light" w:cs="Arial"/>
            <w:sz w:val="22"/>
            <w:szCs w:val="22"/>
            <w:lang w:val="vi-VN"/>
          </w:rPr>
          <w:delText xml:space="preserve">me is considered as the part of the entry requirements and </w:delText>
        </w:r>
        <w:r w:rsidR="00AF4FD5" w:rsidRPr="004373E8" w:rsidDel="003F10E3">
          <w:rPr>
            <w:rFonts w:ascii="iCiel Avenir LT Std 35 Light" w:hAnsi="iCiel Avenir LT Std 35 Light" w:cs="Arial"/>
            <w:sz w:val="22"/>
            <w:szCs w:val="22"/>
            <w:lang w:val="vi-VN"/>
          </w:rPr>
          <w:delText>students are</w:delText>
        </w:r>
        <w:r w:rsidRPr="004373E8" w:rsidDel="003F10E3">
          <w:rPr>
            <w:rFonts w:ascii="iCiel Avenir LT Std 35 Light" w:hAnsi="iCiel Avenir LT Std 35 Light" w:cs="Arial"/>
            <w:sz w:val="22"/>
            <w:szCs w:val="22"/>
            <w:lang w:val="vi-VN"/>
          </w:rPr>
          <w:delText xml:space="preserve"> not </w:delText>
        </w:r>
        <w:r w:rsidR="00F06962" w:rsidRPr="004373E8" w:rsidDel="003F10E3">
          <w:rPr>
            <w:rFonts w:ascii="iCiel Avenir LT Std 35 Light" w:hAnsi="iCiel Avenir LT Std 35 Light" w:cs="Arial"/>
            <w:sz w:val="22"/>
            <w:szCs w:val="22"/>
            <w:lang w:val="vi-VN"/>
          </w:rPr>
          <w:delText>granted</w:delText>
        </w:r>
        <w:r w:rsidRPr="004373E8" w:rsidDel="003F10E3">
          <w:rPr>
            <w:rFonts w:ascii="iCiel Avenir LT Std 35 Light" w:hAnsi="iCiel Avenir LT Std 35 Light" w:cs="Arial"/>
            <w:sz w:val="22"/>
            <w:szCs w:val="22"/>
            <w:lang w:val="vi-VN"/>
          </w:rPr>
          <w:delText xml:space="preserve"> a certificate. BUV, however, can issue a transcript showing student’s PWSU grades at the end of the programme and will inform student to collect it when it’s available. Parents will also receive the results via email.</w:delText>
        </w:r>
      </w:del>
    </w:p>
    <w:p w14:paraId="64819561" w14:textId="2DBCDFC9" w:rsidR="006E2F53" w:rsidRPr="004373E8"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del w:id="5947" w:author="An Tran, ACA (BUV)" w:date="2024-09-12T14:15:00Z" w16du:dateUtc="2024-09-12T07:15:00Z">
        <w:r w:rsidRPr="004373E8" w:rsidDel="003F10E3">
          <w:rPr>
            <w:rFonts w:ascii="iCiel Avenir LT Std 35 Light" w:hAnsi="iCiel Avenir LT Std 35 Light" w:cs="Arial"/>
            <w:i/>
            <w:iCs/>
            <w:sz w:val="22"/>
            <w:szCs w:val="22"/>
            <w:lang w:val="vi-VN"/>
          </w:rPr>
          <w:delText xml:space="preserve">Chương trình Dự bị Đại học Staffordshire (PWSU) là chương trình dự bị đại học được thiết kế giúp sinh viên cải thiện kỹ năng và xây dựng nền móng kiến thức cơ bản để thành công trong chương trình Đại học. Vì lý do này, chương trình PWSU được coi là một phần trong yêu cầu nhập học và sinh viên sẽ không được cấp chứng chỉ </w:delText>
        </w:r>
        <w:r w:rsidR="006820D7" w:rsidRPr="004373E8" w:rsidDel="003F10E3">
          <w:rPr>
            <w:rFonts w:ascii="iCiel Avenir LT Std 35 Light" w:hAnsi="iCiel Avenir LT Std 35 Light" w:cs="Arial"/>
            <w:i/>
            <w:iCs/>
            <w:sz w:val="22"/>
            <w:szCs w:val="22"/>
            <w:lang w:val="vi-VN"/>
          </w:rPr>
          <w:delText>c</w:delText>
        </w:r>
        <w:r w:rsidR="009D3AB7" w:rsidRPr="004373E8" w:rsidDel="003F10E3">
          <w:rPr>
            <w:rFonts w:ascii="iCiel Avenir LT Std 35 Light" w:hAnsi="iCiel Avenir LT Std 35 Light" w:cs="Arial"/>
            <w:i/>
            <w:iCs/>
            <w:sz w:val="22"/>
            <w:szCs w:val="22"/>
            <w:lang w:val="vi-VN"/>
          </w:rPr>
          <w:delText>hương</w:delText>
        </w:r>
        <w:r w:rsidRPr="004373E8" w:rsidDel="003F10E3">
          <w:rPr>
            <w:rFonts w:ascii="iCiel Avenir LT Std 35 Light" w:hAnsi="iCiel Avenir LT Std 35 Light" w:cs="Arial"/>
            <w:i/>
            <w:iCs/>
            <w:sz w:val="22"/>
            <w:szCs w:val="22"/>
            <w:lang w:val="vi-VN"/>
          </w:rPr>
          <w:delText xml:space="preserve"> trình này. Tuy nhiên, nhà trường có thể cung cấp bảng điểm với điểm số sinh viên đạt được trong chương trình PWSU sau khi kết thúc chương trình học và sẽ thông báo tới sinh viên qua email khi bảng điểm đã sẵn sàng. Phụ huynh cũng sẽ nhận được bảng điểm qua email.</w:delText>
        </w:r>
      </w:del>
    </w:p>
    <w:p w14:paraId="13E3BEB7" w14:textId="02590DC5" w:rsidR="00D9034C" w:rsidRPr="00734F86" w:rsidDel="004232C1" w:rsidRDefault="00D9034C">
      <w:pPr>
        <w:pStyle w:val="Question"/>
        <w:numPr>
          <w:ilvl w:val="0"/>
          <w:numId w:val="44"/>
        </w:numPr>
        <w:tabs>
          <w:tab w:val="left" w:pos="630"/>
          <w:tab w:val="left" w:pos="990"/>
        </w:tabs>
        <w:spacing w:before="100" w:line="400" w:lineRule="exact"/>
        <w:ind w:left="0" w:firstLine="720"/>
        <w:rPr>
          <w:del w:id="5948" w:author="An Tran, ACA (BUV)" w:date="2024-09-12T14:45:00Z" w16du:dateUtc="2024-09-12T07:45:00Z"/>
          <w:rFonts w:cs="Arial"/>
          <w:i/>
          <w:iCs/>
          <w:szCs w:val="22"/>
          <w:rPrChange w:id="5949" w:author="An Tran, ACA (BUV)" w:date="2024-09-10T10:41:00Z" w16du:dateUtc="2024-09-10T03:41:00Z">
            <w:rPr>
              <w:del w:id="5950" w:author="An Tran, ACA (BUV)" w:date="2024-09-12T14:45:00Z" w16du:dateUtc="2024-09-12T07:45:00Z"/>
              <w:rFonts w:cs="Arial"/>
              <w:szCs w:val="22"/>
              <w:lang w:val="vi-VN"/>
            </w:rPr>
          </w:rPrChange>
        </w:rPr>
        <w:pPrChange w:id="5951"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5952" w:name="_Toc113975564"/>
      <w:bookmarkStart w:id="5953" w:name="_Toc113976081"/>
      <w:bookmarkStart w:id="5954" w:name="_Toc114065611"/>
      <w:bookmarkStart w:id="5955" w:name="_Toc114066007"/>
      <w:bookmarkStart w:id="5956" w:name="_Toc134102221"/>
      <w:bookmarkStart w:id="5957" w:name="_Toc134112963"/>
      <w:bookmarkStart w:id="5958" w:name="_Toc134113093"/>
      <w:bookmarkStart w:id="5959" w:name="_Toc134102222"/>
      <w:bookmarkStart w:id="5960" w:name="_Toc134112964"/>
      <w:bookmarkStart w:id="5961" w:name="_Toc134113094"/>
      <w:bookmarkStart w:id="5962" w:name="_Toc134102223"/>
      <w:bookmarkStart w:id="5963" w:name="_Toc134112965"/>
      <w:bookmarkStart w:id="5964" w:name="_Toc134113095"/>
      <w:bookmarkStart w:id="5965" w:name="_Toc134102224"/>
      <w:bookmarkStart w:id="5966" w:name="_Toc134112966"/>
      <w:bookmarkStart w:id="5967" w:name="_Toc134113096"/>
      <w:bookmarkStart w:id="5968" w:name="_Toc107734229"/>
      <w:bookmarkStart w:id="5969" w:name="_Toc107734443"/>
      <w:bookmarkStart w:id="5970" w:name="_Toc107734895"/>
      <w:bookmarkStart w:id="5971" w:name="_Toc107735117"/>
      <w:bookmarkStart w:id="5972" w:name="_Toc107735244"/>
      <w:bookmarkStart w:id="5973" w:name="_Toc107735349"/>
      <w:bookmarkStart w:id="5974" w:name="_Toc107735453"/>
      <w:bookmarkStart w:id="5975" w:name="_Toc107735556"/>
      <w:bookmarkStart w:id="5976" w:name="_Toc107735661"/>
      <w:bookmarkStart w:id="5977" w:name="_Toc107735765"/>
      <w:bookmarkStart w:id="5978" w:name="_Toc107735869"/>
      <w:bookmarkStart w:id="5979" w:name="_Toc107735973"/>
      <w:bookmarkStart w:id="5980" w:name="_Toc107736126"/>
      <w:bookmarkStart w:id="5981" w:name="_Toc107736273"/>
      <w:bookmarkStart w:id="5982" w:name="_Toc107736377"/>
      <w:bookmarkStart w:id="5983" w:name="_Toc107736599"/>
      <w:bookmarkStart w:id="5984" w:name="_Toc107736702"/>
      <w:bookmarkStart w:id="5985" w:name="_Toc107736805"/>
      <w:bookmarkStart w:id="5986" w:name="_Toc107736909"/>
      <w:bookmarkStart w:id="5987" w:name="_Toc107737761"/>
      <w:bookmarkStart w:id="5988" w:name="_Toc108099150"/>
      <w:bookmarkStart w:id="5989" w:name="_Toc113975566"/>
      <w:bookmarkStart w:id="5990" w:name="_Toc113976083"/>
      <w:bookmarkStart w:id="5991" w:name="_Toc114065613"/>
      <w:bookmarkStart w:id="5992" w:name="_Toc114066009"/>
      <w:bookmarkStart w:id="5993" w:name="_Toc107734230"/>
      <w:bookmarkStart w:id="5994" w:name="_Toc107734444"/>
      <w:bookmarkStart w:id="5995" w:name="_Toc107734896"/>
      <w:bookmarkStart w:id="5996" w:name="_Toc107735118"/>
      <w:bookmarkStart w:id="5997" w:name="_Toc107735245"/>
      <w:bookmarkStart w:id="5998" w:name="_Toc107735350"/>
      <w:bookmarkStart w:id="5999" w:name="_Toc107735454"/>
      <w:bookmarkStart w:id="6000" w:name="_Toc107735557"/>
      <w:bookmarkStart w:id="6001" w:name="_Toc107735662"/>
      <w:bookmarkStart w:id="6002" w:name="_Toc107735766"/>
      <w:bookmarkStart w:id="6003" w:name="_Toc107735870"/>
      <w:bookmarkStart w:id="6004" w:name="_Toc107735974"/>
      <w:bookmarkStart w:id="6005" w:name="_Toc107736127"/>
      <w:bookmarkStart w:id="6006" w:name="_Toc107736274"/>
      <w:bookmarkStart w:id="6007" w:name="_Toc107736378"/>
      <w:bookmarkStart w:id="6008" w:name="_Toc107736600"/>
      <w:bookmarkStart w:id="6009" w:name="_Toc107736703"/>
      <w:bookmarkStart w:id="6010" w:name="_Toc107736806"/>
      <w:bookmarkStart w:id="6011" w:name="_Toc107736910"/>
      <w:bookmarkStart w:id="6012" w:name="_Toc107737762"/>
      <w:bookmarkStart w:id="6013" w:name="_Toc108099151"/>
      <w:bookmarkStart w:id="6014" w:name="_Toc113975567"/>
      <w:bookmarkStart w:id="6015" w:name="_Toc113976084"/>
      <w:bookmarkStart w:id="6016" w:name="_Toc114065614"/>
      <w:bookmarkStart w:id="6017" w:name="_Toc114066010"/>
      <w:bookmarkStart w:id="6018" w:name="_Toc113977112"/>
      <w:bookmarkStart w:id="6019" w:name="_Toc122700190"/>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del w:id="6020" w:author="An Tran, ACA (BUV)" w:date="2024-09-12T14:45:00Z" w16du:dateUtc="2024-09-12T07:45:00Z">
        <w:r w:rsidRPr="00734F86" w:rsidDel="004232C1">
          <w:rPr>
            <w:rFonts w:cs="Arial"/>
            <w:szCs w:val="22"/>
            <w:rPrChange w:id="6021" w:author="An Tran, ACA (BUV)" w:date="2024-09-10T10:39:00Z" w16du:dateUtc="2024-09-10T03:39:00Z">
              <w:rPr>
                <w:rFonts w:cs="Arial"/>
                <w:szCs w:val="22"/>
                <w:lang w:val="vi-VN"/>
              </w:rPr>
            </w:rPrChange>
          </w:rPr>
          <w:delText xml:space="preserve">Can students/parents have student’s exam schedule for this </w:delText>
        </w:r>
        <w:r w:rsidR="00F06962" w:rsidRPr="00734F86" w:rsidDel="004232C1">
          <w:rPr>
            <w:rFonts w:cs="Arial"/>
            <w:szCs w:val="22"/>
            <w:rPrChange w:id="6022" w:author="An Tran, ACA (BUV)" w:date="2024-09-10T10:39:00Z" w16du:dateUtc="2024-09-10T03:39:00Z">
              <w:rPr>
                <w:rFonts w:cs="Arial"/>
                <w:szCs w:val="22"/>
                <w:lang w:val="vi-VN"/>
              </w:rPr>
            </w:rPrChange>
          </w:rPr>
          <w:delText>semester?</w:delText>
        </w:r>
        <w:r w:rsidR="00F06962" w:rsidRPr="00734F86" w:rsidDel="004232C1">
          <w:rPr>
            <w:rFonts w:cs="Arial"/>
            <w:b w:val="0"/>
            <w:szCs w:val="22"/>
            <w:rPrChange w:id="6023" w:author="An Tran, ACA (BUV)" w:date="2024-09-10T10:39:00Z" w16du:dateUtc="2024-09-10T03:39:00Z">
              <w:rPr>
                <w:rFonts w:cs="Arial"/>
                <w:b w:val="0"/>
                <w:szCs w:val="22"/>
                <w:lang w:val="vi-VN"/>
              </w:rPr>
            </w:rPrChange>
          </w:rPr>
          <w:delText xml:space="preserve"> /</w:delText>
        </w:r>
        <w:r w:rsidRPr="00734F86" w:rsidDel="004232C1">
          <w:rPr>
            <w:rFonts w:cs="Arial"/>
            <w:b w:val="0"/>
            <w:szCs w:val="22"/>
            <w:rPrChange w:id="6024" w:author="An Tran, ACA (BUV)" w:date="2024-09-10T10:39:00Z" w16du:dateUtc="2024-09-10T03:39:00Z">
              <w:rPr>
                <w:rFonts w:cs="Arial"/>
                <w:b w:val="0"/>
                <w:szCs w:val="22"/>
                <w:lang w:val="vi-VN"/>
              </w:rPr>
            </w:rPrChange>
          </w:rPr>
          <w:delText xml:space="preserve"> </w:delText>
        </w:r>
        <w:r w:rsidRPr="00734F86" w:rsidDel="004232C1">
          <w:rPr>
            <w:rFonts w:cs="Arial"/>
            <w:i/>
            <w:iCs/>
            <w:szCs w:val="22"/>
            <w:rPrChange w:id="6025" w:author="An Tran, ACA (BUV)" w:date="2024-09-10T10:41:00Z" w16du:dateUtc="2024-09-10T03:41:00Z">
              <w:rPr>
                <w:rFonts w:cs="Arial"/>
                <w:i/>
                <w:iCs/>
                <w:szCs w:val="22"/>
                <w:lang w:val="vi-VN"/>
              </w:rPr>
            </w:rPrChange>
          </w:rPr>
          <w:delText>Phụ huynh/sinh viên có thể xin lịch nộp bài và lịch thi của sinh viên cho học kỳ này không?</w:delText>
        </w:r>
        <w:bookmarkStart w:id="6026" w:name="_Toc177077343"/>
        <w:bookmarkEnd w:id="6018"/>
        <w:bookmarkEnd w:id="6019"/>
        <w:bookmarkEnd w:id="6026"/>
      </w:del>
    </w:p>
    <w:p w14:paraId="23183013" w14:textId="6BCB57F9" w:rsidR="00D9034C" w:rsidRPr="004373E8" w:rsidDel="004232C1" w:rsidRDefault="00D9034C" w:rsidP="003E1B62">
      <w:pPr>
        <w:tabs>
          <w:tab w:val="left" w:pos="630"/>
          <w:tab w:val="left" w:pos="720"/>
          <w:tab w:val="left" w:pos="1080"/>
        </w:tabs>
        <w:rPr>
          <w:del w:id="6027" w:author="An Tran, ACA (BUV)" w:date="2024-09-12T14:45:00Z" w16du:dateUtc="2024-09-12T07:45:00Z"/>
          <w:rFonts w:ascii="iCiel Avenir LT Std 35 Light" w:hAnsi="iCiel Avenir LT Std 35 Light" w:cs="Arial"/>
          <w:b/>
          <w:bCs/>
          <w:sz w:val="22"/>
          <w:szCs w:val="22"/>
          <w:u w:val="single"/>
          <w:lang w:val="vi-VN"/>
        </w:rPr>
      </w:pPr>
      <w:del w:id="6028" w:author="An Tran, ACA (BUV)" w:date="2024-09-12T14:45:00Z" w16du:dateUtc="2024-09-12T07:45:00Z">
        <w:r w:rsidRPr="004373E8" w:rsidDel="004232C1">
          <w:rPr>
            <w:rFonts w:ascii="iCiel Avenir LT Std 35 Light" w:hAnsi="iCiel Avenir LT Std 35 Light" w:cs="Arial"/>
            <w:b/>
            <w:bCs/>
            <w:sz w:val="22"/>
            <w:szCs w:val="22"/>
            <w:u w:val="single"/>
            <w:lang w:val="vi-VN"/>
          </w:rPr>
          <w:delText xml:space="preserve">Answer / </w:delText>
        </w:r>
        <w:r w:rsidRPr="004373E8" w:rsidDel="004232C1">
          <w:rPr>
            <w:rFonts w:ascii="iCiel Avenir LT Std 35 Light" w:hAnsi="iCiel Avenir LT Std 35 Light" w:cs="Arial"/>
            <w:b/>
            <w:bCs/>
            <w:i/>
            <w:iCs/>
            <w:sz w:val="22"/>
            <w:szCs w:val="22"/>
            <w:u w:val="single"/>
            <w:lang w:val="vi-VN"/>
          </w:rPr>
          <w:delText>Câu trả lời</w:delText>
        </w:r>
        <w:r w:rsidRPr="004373E8" w:rsidDel="004232C1">
          <w:rPr>
            <w:rFonts w:ascii="iCiel Avenir LT Std 35 Light" w:hAnsi="iCiel Avenir LT Std 35 Light" w:cs="Arial"/>
            <w:b/>
            <w:bCs/>
            <w:sz w:val="22"/>
            <w:szCs w:val="22"/>
            <w:u w:val="single"/>
            <w:lang w:val="vi-VN"/>
          </w:rPr>
          <w:delText>:</w:delText>
        </w:r>
        <w:bookmarkStart w:id="6029" w:name="_Toc177077344"/>
        <w:bookmarkEnd w:id="6029"/>
      </w:del>
    </w:p>
    <w:p w14:paraId="71F90837" w14:textId="5A4CF667" w:rsidR="00D9034C" w:rsidRPr="004373E8" w:rsidDel="004232C1" w:rsidRDefault="00D9034C" w:rsidP="003E1B62">
      <w:pPr>
        <w:tabs>
          <w:tab w:val="left" w:pos="630"/>
          <w:tab w:val="left" w:pos="720"/>
          <w:tab w:val="left" w:pos="1080"/>
        </w:tabs>
        <w:ind w:firstLine="0"/>
        <w:rPr>
          <w:del w:id="6030" w:author="An Tran, ACA (BUV)" w:date="2024-09-12T14:45:00Z" w16du:dateUtc="2024-09-12T07:45:00Z"/>
          <w:rFonts w:ascii="iCiel Avenir LT Std 35 Light" w:hAnsi="iCiel Avenir LT Std 35 Light" w:cs="Arial"/>
          <w:sz w:val="22"/>
          <w:szCs w:val="22"/>
          <w:lang w:val="vi-VN"/>
        </w:rPr>
      </w:pPr>
      <w:del w:id="6031" w:author="An Tran, ACA (BUV)" w:date="2024-09-12T14:45:00Z" w16du:dateUtc="2024-09-12T07:45:00Z">
        <w:r w:rsidRPr="004373E8" w:rsidDel="004232C1">
          <w:rPr>
            <w:rFonts w:ascii="iCiel Avenir LT Std 35 Light" w:hAnsi="iCiel Avenir LT Std 35 Light" w:cs="Arial"/>
            <w:sz w:val="22"/>
            <w:szCs w:val="22"/>
            <w:lang w:val="vi-VN"/>
          </w:rPr>
          <w:delText xml:space="preserve">The assessment schedule for each semester (including assignment and examination) </w:delText>
        </w:r>
        <w:r w:rsidR="00AF4FD5" w:rsidRPr="004373E8" w:rsidDel="004232C1">
          <w:rPr>
            <w:rFonts w:ascii="iCiel Avenir LT Std 35 Light" w:hAnsi="iCiel Avenir LT Std 35 Light" w:cs="Arial"/>
            <w:sz w:val="22"/>
            <w:szCs w:val="22"/>
            <w:lang w:val="vi-VN"/>
          </w:rPr>
          <w:delText>is</w:delText>
        </w:r>
        <w:r w:rsidRPr="004373E8" w:rsidDel="004232C1">
          <w:rPr>
            <w:rFonts w:ascii="iCiel Avenir LT Std 35 Light" w:hAnsi="iCiel Avenir LT Std 35 Light" w:cs="Arial"/>
            <w:sz w:val="22"/>
            <w:szCs w:val="22"/>
            <w:lang w:val="vi-VN"/>
          </w:rPr>
          <w:delText xml:space="preserve"> normally informed to </w:delText>
        </w:r>
        <w:r w:rsidR="00F06962" w:rsidRPr="004373E8" w:rsidDel="004232C1">
          <w:rPr>
            <w:rFonts w:ascii="iCiel Avenir LT Std 35 Light" w:hAnsi="iCiel Avenir LT Std 35 Light" w:cs="Arial"/>
            <w:sz w:val="22"/>
            <w:szCs w:val="22"/>
            <w:lang w:val="vi-VN"/>
          </w:rPr>
          <w:delText>students</w:delText>
        </w:r>
        <w:r w:rsidRPr="004373E8" w:rsidDel="004232C1">
          <w:rPr>
            <w:rFonts w:ascii="iCiel Avenir LT Std 35 Light" w:hAnsi="iCiel Avenir LT Std 35 Light" w:cs="Arial"/>
            <w:sz w:val="22"/>
            <w:szCs w:val="22"/>
            <w:lang w:val="vi-VN"/>
          </w:rPr>
          <w:delText xml:space="preserve"> at the beginning of the semester on Canvas Learning Management system. Detailed examination time frame and location shall be informed to student between week 9 and week 10 of the semester by email. Although it is scheduled, examination dates may be changed due to uncontrollable factors; students are advised not to book any personal travel arrangement until the end of the examination period (week 16 of the semester).</w:delText>
        </w:r>
        <w:bookmarkStart w:id="6032" w:name="_Toc177077345"/>
        <w:bookmarkEnd w:id="6032"/>
      </w:del>
    </w:p>
    <w:p w14:paraId="74C5A796" w14:textId="320668BD" w:rsidR="008D0E1E" w:rsidRPr="00F02B4A" w:rsidDel="004232C1" w:rsidRDefault="00D9034C" w:rsidP="003E1B62">
      <w:pPr>
        <w:tabs>
          <w:tab w:val="left" w:pos="630"/>
          <w:tab w:val="left" w:pos="720"/>
          <w:tab w:val="left" w:pos="1080"/>
        </w:tabs>
        <w:ind w:firstLine="0"/>
        <w:rPr>
          <w:del w:id="6033" w:author="An Tran, ACA (BUV)" w:date="2024-09-12T14:45:00Z" w16du:dateUtc="2024-09-12T07:45:00Z"/>
          <w:rFonts w:ascii="iCiel Avenir LT Std 35 Light" w:hAnsi="iCiel Avenir LT Std 35 Light" w:cs="Arial"/>
          <w:i/>
          <w:iCs/>
          <w:sz w:val="22"/>
          <w:szCs w:val="22"/>
        </w:rPr>
      </w:pPr>
      <w:del w:id="6034" w:author="An Tran, ACA (BUV)" w:date="2024-09-12T14:45:00Z" w16du:dateUtc="2024-09-12T07:45:00Z">
        <w:r w:rsidRPr="004373E8" w:rsidDel="004232C1">
          <w:rPr>
            <w:rFonts w:ascii="iCiel Avenir LT Std 35 Light" w:hAnsi="iCiel Avenir LT Std 35 Light" w:cs="Arial"/>
            <w:i/>
            <w:iCs/>
            <w:sz w:val="22"/>
            <w:szCs w:val="22"/>
            <w:lang w:val="vi-VN"/>
          </w:rPr>
          <w:delText>Lịch nộp bài và lịch thi cho mỗi kỳ sẽ được thông báo tới sinh viên đầu kỳ học trên hệ thống quản lý học tập Canvas. Giờ thi chính xác và phòng thi sẽ được thông báo tới sinh viên vào khoảng giữa tuần 9 và tuần 10 mỗi kỳ qua email. Ngày thi có thể thay đổi vì những lý do không thể dự kiến trước, do đó sinh viên được khuyến cáo không nên đặt bất cứ lịch trình du lịch nào cho đến khi giai đoạn thi chính thức kết thúc (tuần 16 của kỳ học)</w:delText>
        </w:r>
        <w:r w:rsidR="00C3028C" w:rsidRPr="004373E8" w:rsidDel="004232C1">
          <w:rPr>
            <w:rFonts w:ascii="iCiel Avenir LT Std 35 Light" w:hAnsi="iCiel Avenir LT Std 35 Light" w:cs="Arial"/>
            <w:i/>
            <w:iCs/>
            <w:sz w:val="22"/>
            <w:szCs w:val="22"/>
            <w:lang w:val="vi-VN"/>
          </w:rPr>
          <w:delText>.</w:delText>
        </w:r>
        <w:bookmarkStart w:id="6035" w:name="_Toc177077346"/>
        <w:bookmarkStart w:id="6036" w:name="_Toc113977113"/>
        <w:bookmarkStart w:id="6037" w:name="_Toc122700191"/>
        <w:bookmarkEnd w:id="6035"/>
      </w:del>
    </w:p>
    <w:p w14:paraId="460D2D10" w14:textId="681139D1" w:rsidR="00D9034C" w:rsidRPr="00734F86" w:rsidDel="004232C1" w:rsidRDefault="00F06962">
      <w:pPr>
        <w:pStyle w:val="Question"/>
        <w:numPr>
          <w:ilvl w:val="0"/>
          <w:numId w:val="44"/>
        </w:numPr>
        <w:tabs>
          <w:tab w:val="left" w:pos="630"/>
          <w:tab w:val="left" w:pos="990"/>
        </w:tabs>
        <w:spacing w:before="100" w:line="400" w:lineRule="exact"/>
        <w:ind w:left="0" w:firstLine="720"/>
        <w:rPr>
          <w:del w:id="6038" w:author="An Tran, ACA (BUV)" w:date="2024-09-12T14:46:00Z" w16du:dateUtc="2024-09-12T07:46:00Z"/>
          <w:rFonts w:cs="Arial"/>
          <w:i/>
          <w:iCs/>
          <w:szCs w:val="22"/>
          <w:rPrChange w:id="6039" w:author="An Tran, ACA (BUV)" w:date="2024-09-10T10:41:00Z" w16du:dateUtc="2024-09-10T03:41:00Z">
            <w:rPr>
              <w:del w:id="6040" w:author="An Tran, ACA (BUV)" w:date="2024-09-12T14:46:00Z" w16du:dateUtc="2024-09-12T07:46:00Z"/>
              <w:rFonts w:cs="Arial"/>
              <w:szCs w:val="22"/>
              <w:lang w:val="vi-VN"/>
            </w:rPr>
          </w:rPrChange>
        </w:rPr>
        <w:pPrChange w:id="6041" w:author="An Tran, ACA (BUV)" w:date="2024-09-10T10:39:00Z" w16du:dateUtc="2024-09-10T03:39:00Z">
          <w:pPr>
            <w:pStyle w:val="Question"/>
            <w:numPr>
              <w:numId w:val="24"/>
            </w:numPr>
            <w:tabs>
              <w:tab w:val="left" w:pos="630"/>
              <w:tab w:val="left" w:pos="1080"/>
            </w:tabs>
            <w:spacing w:before="100" w:line="400" w:lineRule="exact"/>
            <w:ind w:left="3870" w:hanging="360"/>
          </w:pPr>
        </w:pPrChange>
      </w:pPr>
      <w:del w:id="6042" w:author="An Tran, ACA (BUV)" w:date="2024-09-12T14:46:00Z" w16du:dateUtc="2024-09-12T07:46:00Z">
        <w:r w:rsidRPr="00734F86" w:rsidDel="004232C1">
          <w:rPr>
            <w:rFonts w:cs="Arial"/>
            <w:szCs w:val="22"/>
            <w:rPrChange w:id="6043" w:author="An Tran, ACA (BUV)" w:date="2024-09-10T10:39:00Z" w16du:dateUtc="2024-09-10T03:39:00Z">
              <w:rPr>
                <w:rFonts w:cs="Arial"/>
                <w:szCs w:val="22"/>
                <w:lang w:val="vi-VN"/>
              </w:rPr>
            </w:rPrChange>
          </w:rPr>
          <w:delText>Students</w:delText>
        </w:r>
        <w:r w:rsidR="00D9034C" w:rsidRPr="00734F86" w:rsidDel="004232C1">
          <w:rPr>
            <w:rFonts w:cs="Arial"/>
            <w:szCs w:val="22"/>
            <w:rPrChange w:id="6044" w:author="An Tran, ACA (BUV)" w:date="2024-09-10T10:39:00Z" w16du:dateUtc="2024-09-10T03:39:00Z">
              <w:rPr>
                <w:rFonts w:cs="Arial"/>
                <w:szCs w:val="22"/>
                <w:lang w:val="vi-VN"/>
              </w:rPr>
            </w:rPrChange>
          </w:rPr>
          <w:delText xml:space="preserve"> wis</w:delText>
        </w:r>
        <w:r w:rsidRPr="00734F86" w:rsidDel="004232C1">
          <w:rPr>
            <w:rFonts w:cs="Arial"/>
            <w:szCs w:val="22"/>
            <w:rPrChange w:id="6045" w:author="An Tran, ACA (BUV)" w:date="2024-09-10T10:39:00Z" w16du:dateUtc="2024-09-10T03:39:00Z">
              <w:rPr>
                <w:rFonts w:cs="Arial"/>
                <w:szCs w:val="22"/>
                <w:lang w:val="vi-VN"/>
              </w:rPr>
            </w:rPrChange>
          </w:rPr>
          <w:delText>h</w:delText>
        </w:r>
        <w:r w:rsidR="00D9034C" w:rsidRPr="00734F86" w:rsidDel="004232C1">
          <w:rPr>
            <w:rFonts w:cs="Arial"/>
            <w:szCs w:val="22"/>
            <w:rPrChange w:id="6046" w:author="An Tran, ACA (BUV)" w:date="2024-09-10T10:39:00Z" w16du:dateUtc="2024-09-10T03:39:00Z">
              <w:rPr>
                <w:rFonts w:cs="Arial"/>
                <w:szCs w:val="22"/>
                <w:lang w:val="vi-VN"/>
              </w:rPr>
            </w:rPrChange>
          </w:rPr>
          <w:delText xml:space="preserve"> to take individual rather than group assessments, is this possible? </w:delText>
        </w:r>
        <w:r w:rsidR="00D9034C" w:rsidRPr="00734F86" w:rsidDel="004232C1">
          <w:rPr>
            <w:rFonts w:cs="Arial"/>
            <w:b w:val="0"/>
            <w:szCs w:val="22"/>
            <w:rPrChange w:id="6047" w:author="An Tran, ACA (BUV)" w:date="2024-09-10T10:39:00Z" w16du:dateUtc="2024-09-10T03:39:00Z">
              <w:rPr>
                <w:rFonts w:cs="Arial"/>
                <w:b w:val="0"/>
                <w:szCs w:val="22"/>
                <w:lang w:val="vi-VN"/>
              </w:rPr>
            </w:rPrChange>
          </w:rPr>
          <w:delText xml:space="preserve">/ </w:delText>
        </w:r>
        <w:r w:rsidR="00D9034C" w:rsidRPr="00734F86" w:rsidDel="004232C1">
          <w:rPr>
            <w:rFonts w:cs="Arial"/>
            <w:i/>
            <w:iCs/>
            <w:szCs w:val="22"/>
            <w:rPrChange w:id="6048" w:author="An Tran, ACA (BUV)" w:date="2024-09-10T10:41:00Z" w16du:dateUtc="2024-09-10T03:41:00Z">
              <w:rPr>
                <w:rFonts w:cs="Arial"/>
                <w:i/>
                <w:iCs/>
                <w:szCs w:val="22"/>
                <w:lang w:val="vi-VN"/>
              </w:rPr>
            </w:rPrChange>
          </w:rPr>
          <w:delText>Sinh viên muốn làm bài cá nhân thay cho việc làm bài nhóm thì có được không?</w:delText>
        </w:r>
        <w:bookmarkStart w:id="6049" w:name="_Toc177077347"/>
        <w:bookmarkEnd w:id="6036"/>
        <w:bookmarkEnd w:id="6037"/>
        <w:bookmarkEnd w:id="6049"/>
      </w:del>
    </w:p>
    <w:p w14:paraId="02868BEB" w14:textId="430BC8B8" w:rsidR="00D9034C" w:rsidRPr="004373E8" w:rsidDel="004232C1" w:rsidRDefault="00D9034C" w:rsidP="003E1B62">
      <w:pPr>
        <w:pStyle w:val="ListParagraph"/>
        <w:tabs>
          <w:tab w:val="left" w:pos="630"/>
          <w:tab w:val="left" w:pos="720"/>
          <w:tab w:val="left" w:pos="1080"/>
        </w:tabs>
        <w:ind w:left="0"/>
        <w:contextualSpacing w:val="0"/>
        <w:rPr>
          <w:del w:id="6050" w:author="An Tran, ACA (BUV)" w:date="2024-09-12T14:46:00Z" w16du:dateUtc="2024-09-12T07:46:00Z"/>
          <w:rFonts w:ascii="iCiel Avenir LT Std 35 Light" w:hAnsi="iCiel Avenir LT Std 35 Light" w:cs="Arial"/>
          <w:b/>
          <w:bCs/>
          <w:sz w:val="22"/>
          <w:szCs w:val="22"/>
          <w:u w:val="single"/>
          <w:lang w:val="vi-VN"/>
        </w:rPr>
      </w:pPr>
      <w:del w:id="6051" w:author="An Tran, ACA (BUV)" w:date="2024-09-12T14:46:00Z" w16du:dateUtc="2024-09-12T07:46:00Z">
        <w:r w:rsidRPr="004373E8" w:rsidDel="004232C1">
          <w:rPr>
            <w:rFonts w:ascii="iCiel Avenir LT Std 35 Light" w:hAnsi="iCiel Avenir LT Std 35 Light" w:cs="Arial"/>
            <w:b/>
            <w:bCs/>
            <w:sz w:val="22"/>
            <w:szCs w:val="22"/>
            <w:u w:val="single"/>
            <w:lang w:val="vi-VN"/>
          </w:rPr>
          <w:delText xml:space="preserve">Answer / </w:delText>
        </w:r>
        <w:r w:rsidRPr="004373E8" w:rsidDel="004232C1">
          <w:rPr>
            <w:rFonts w:ascii="iCiel Avenir LT Std 35 Light" w:hAnsi="iCiel Avenir LT Std 35 Light" w:cs="Arial"/>
            <w:b/>
            <w:bCs/>
            <w:i/>
            <w:iCs/>
            <w:sz w:val="22"/>
            <w:szCs w:val="22"/>
            <w:u w:val="single"/>
            <w:lang w:val="vi-VN"/>
          </w:rPr>
          <w:delText>Câu trả lời</w:delText>
        </w:r>
        <w:r w:rsidRPr="004373E8" w:rsidDel="004232C1">
          <w:rPr>
            <w:rFonts w:ascii="iCiel Avenir LT Std 35 Light" w:hAnsi="iCiel Avenir LT Std 35 Light" w:cs="Arial"/>
            <w:b/>
            <w:bCs/>
            <w:sz w:val="22"/>
            <w:szCs w:val="22"/>
            <w:u w:val="single"/>
            <w:lang w:val="vi-VN"/>
          </w:rPr>
          <w:delText>:</w:delText>
        </w:r>
        <w:bookmarkStart w:id="6052" w:name="_Toc177077348"/>
        <w:bookmarkEnd w:id="6052"/>
      </w:del>
    </w:p>
    <w:p w14:paraId="7EB26652" w14:textId="20963644" w:rsidR="00D9034C" w:rsidRPr="004373E8" w:rsidDel="004232C1" w:rsidRDefault="00D9034C" w:rsidP="003E1B62">
      <w:pPr>
        <w:tabs>
          <w:tab w:val="left" w:pos="630"/>
          <w:tab w:val="left" w:pos="720"/>
          <w:tab w:val="left" w:pos="1080"/>
        </w:tabs>
        <w:ind w:firstLine="0"/>
        <w:rPr>
          <w:del w:id="6053" w:author="An Tran, ACA (BUV)" w:date="2024-09-12T14:46:00Z" w16du:dateUtc="2024-09-12T07:46:00Z"/>
          <w:rFonts w:ascii="iCiel Avenir LT Std 35 Light" w:hAnsi="iCiel Avenir LT Std 35 Light" w:cs="Arial"/>
          <w:sz w:val="22"/>
          <w:szCs w:val="22"/>
          <w:lang w:val="vi-VN"/>
        </w:rPr>
      </w:pPr>
      <w:del w:id="6054" w:author="An Tran, ACA (BUV)" w:date="2024-09-12T14:46:00Z" w16du:dateUtc="2024-09-12T07:46:00Z">
        <w:r w:rsidRPr="004373E8" w:rsidDel="004232C1">
          <w:rPr>
            <w:rFonts w:ascii="iCiel Avenir LT Std 35 Light" w:hAnsi="iCiel Avenir LT Std 35 Light" w:cs="Arial"/>
            <w:sz w:val="22"/>
            <w:szCs w:val="22"/>
            <w:lang w:val="vi-VN"/>
          </w:rPr>
          <w:delText>The assessment structure is decided by the Module Descriptor by Staffordshire University and therefore the assessment type cannot be changed. However, there will be exceptional cases that might be considered due to their special circumstances and need to be approved by the university. Group work and group assessments are an important part of the employability focus of the degree. If a student is having difficulty working in a group, they should discuss any issues with their Module Leader.</w:delText>
        </w:r>
        <w:bookmarkStart w:id="6055" w:name="_Toc177077349"/>
        <w:bookmarkEnd w:id="6055"/>
      </w:del>
    </w:p>
    <w:p w14:paraId="1D0C6196" w14:textId="39EFA6B9" w:rsidR="00D9034C" w:rsidRPr="004373E8" w:rsidDel="004232C1" w:rsidRDefault="00D9034C" w:rsidP="003E1B62">
      <w:pPr>
        <w:tabs>
          <w:tab w:val="left" w:pos="630"/>
          <w:tab w:val="left" w:pos="720"/>
          <w:tab w:val="left" w:pos="1080"/>
        </w:tabs>
        <w:ind w:firstLine="0"/>
        <w:rPr>
          <w:del w:id="6056" w:author="An Tran, ACA (BUV)" w:date="2024-09-12T14:46:00Z" w16du:dateUtc="2024-09-12T07:46:00Z"/>
          <w:rFonts w:ascii="iCiel Avenir LT Std 35 Light" w:hAnsi="iCiel Avenir LT Std 35 Light" w:cs="Arial"/>
          <w:i/>
          <w:iCs/>
          <w:sz w:val="22"/>
          <w:szCs w:val="22"/>
          <w:lang w:val="vi-VN"/>
        </w:rPr>
      </w:pPr>
      <w:del w:id="6057" w:author="An Tran, ACA (BUV)" w:date="2024-09-12T14:46:00Z" w16du:dateUtc="2024-09-12T07:46:00Z">
        <w:r w:rsidRPr="004373E8" w:rsidDel="004232C1">
          <w:rPr>
            <w:rFonts w:ascii="iCiel Avenir LT Std 35 Light" w:hAnsi="iCiel Avenir LT Std 35 Light" w:cs="Arial"/>
            <w:i/>
            <w:iCs/>
            <w:sz w:val="22"/>
            <w:szCs w:val="22"/>
            <w:lang w:val="vi-VN"/>
          </w:rPr>
          <w:delText>Cấu trúc bài nộp của sinh viên được quyết định bởi Tài liệu Mô tả Môn học (Module Descriptor) của Đại học Staffordshire và do đó, loại hình bài nộp sẽ không thể thay đổi. Tuy nhiên, đối với một số trường hợp có th</w:delText>
        </w:r>
        <w:r w:rsidR="006D033E" w:rsidRPr="004373E8" w:rsidDel="004232C1">
          <w:rPr>
            <w:rFonts w:ascii="iCiel Avenir LT Std 35 Light" w:hAnsi="iCiel Avenir LT Std 35 Light" w:cs="Arial"/>
            <w:i/>
            <w:iCs/>
            <w:sz w:val="22"/>
            <w:szCs w:val="22"/>
            <w:lang w:val="vi-VN"/>
          </w:rPr>
          <w:delText>ể</w:delText>
        </w:r>
        <w:r w:rsidRPr="004373E8" w:rsidDel="004232C1">
          <w:rPr>
            <w:rFonts w:ascii="iCiel Avenir LT Std 35 Light" w:hAnsi="iCiel Avenir LT Std 35 Light" w:cs="Arial"/>
            <w:i/>
            <w:iCs/>
            <w:sz w:val="22"/>
            <w:szCs w:val="22"/>
            <w:lang w:val="vi-VN"/>
          </w:rPr>
          <w:delText xml:space="preserve"> được xem xét cho phép làm bài cá nhân thay vì làm theo nhóm là do hoàn cảnh đặc biệt của sinh viên, và sẽ cần được sự phê duyệt của nhà trường. Làm việc và nộp bài nhóm là một phần rất quan trọng trong việc nâng cao khả năng làm việc nhóm và cơ hội tuyển dụng của sinh viên – yếu tố mà chương trình học rất chú trọng. Nếu gặp bất cứ khó </w:delText>
        </w:r>
        <w:r w:rsidR="00E6198C" w:rsidRPr="004373E8" w:rsidDel="004232C1">
          <w:rPr>
            <w:rFonts w:ascii="iCiel Avenir LT Std 35 Light" w:hAnsi="iCiel Avenir LT Std 35 Light" w:cs="Arial"/>
            <w:i/>
            <w:iCs/>
            <w:sz w:val="22"/>
            <w:szCs w:val="22"/>
            <w:lang w:val="vi-VN"/>
          </w:rPr>
          <w:delText>k</w:delText>
        </w:r>
        <w:r w:rsidR="009D3AB7" w:rsidRPr="004373E8" w:rsidDel="004232C1">
          <w:rPr>
            <w:rFonts w:ascii="iCiel Avenir LT Std 35 Light" w:hAnsi="iCiel Avenir LT Std 35 Light" w:cs="Arial"/>
            <w:i/>
            <w:iCs/>
            <w:sz w:val="22"/>
            <w:szCs w:val="22"/>
            <w:lang w:val="vi-VN"/>
          </w:rPr>
          <w:delText>h</w:delText>
        </w:r>
        <w:r w:rsidR="00E6198C" w:rsidRPr="004373E8" w:rsidDel="004232C1">
          <w:rPr>
            <w:rFonts w:ascii="iCiel Avenir LT Std 35 Light" w:hAnsi="iCiel Avenir LT Std 35 Light" w:cs="Arial"/>
            <w:i/>
            <w:iCs/>
            <w:sz w:val="22"/>
            <w:szCs w:val="22"/>
            <w:lang w:val="vi-VN"/>
          </w:rPr>
          <w:delText>ă</w:delText>
        </w:r>
        <w:r w:rsidR="009D3AB7" w:rsidRPr="004373E8" w:rsidDel="004232C1">
          <w:rPr>
            <w:rFonts w:ascii="iCiel Avenir LT Std 35 Light" w:hAnsi="iCiel Avenir LT Std 35 Light" w:cs="Arial"/>
            <w:i/>
            <w:iCs/>
            <w:sz w:val="22"/>
            <w:szCs w:val="22"/>
            <w:lang w:val="vi-VN"/>
          </w:rPr>
          <w:delText>n</w:delText>
        </w:r>
        <w:r w:rsidRPr="004373E8" w:rsidDel="004232C1">
          <w:rPr>
            <w:rFonts w:ascii="iCiel Avenir LT Std 35 Light" w:hAnsi="iCiel Avenir LT Std 35 Light" w:cs="Arial"/>
            <w:i/>
            <w:iCs/>
            <w:sz w:val="22"/>
            <w:szCs w:val="22"/>
            <w:lang w:val="vi-VN"/>
          </w:rPr>
          <w:delText xml:space="preserve"> gì trong quá trình làm việc nhóm, sinh viên nên trao đổi trực tiếp với giảng viên phụ trách môn học.</w:delText>
        </w:r>
        <w:bookmarkStart w:id="6058" w:name="_Toc177077350"/>
        <w:bookmarkEnd w:id="6058"/>
      </w:del>
    </w:p>
    <w:p w14:paraId="7F088364" w14:textId="494E136A" w:rsidR="00D9034C" w:rsidRPr="00734F86" w:rsidRDefault="00D60DB7">
      <w:pPr>
        <w:pStyle w:val="Question"/>
        <w:numPr>
          <w:ilvl w:val="0"/>
          <w:numId w:val="44"/>
        </w:numPr>
        <w:tabs>
          <w:tab w:val="left" w:pos="630"/>
          <w:tab w:val="left" w:pos="990"/>
        </w:tabs>
        <w:spacing w:before="100" w:line="400" w:lineRule="exact"/>
        <w:ind w:left="0" w:firstLine="720"/>
        <w:rPr>
          <w:rFonts w:cs="Arial"/>
          <w:szCs w:val="22"/>
          <w:rPrChange w:id="6059" w:author="An Tran, ACA (BUV)" w:date="2024-09-10T10:39:00Z" w16du:dateUtc="2024-09-10T03:39:00Z">
            <w:rPr>
              <w:rFonts w:cs="Arial"/>
              <w:i/>
              <w:iCs/>
              <w:szCs w:val="22"/>
              <w:lang w:val="vi-VN"/>
            </w:rPr>
          </w:rPrChange>
        </w:rPr>
        <w:pPrChange w:id="6060"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6061" w:name="_Toc107734234"/>
      <w:bookmarkStart w:id="6062" w:name="_Toc107734448"/>
      <w:bookmarkStart w:id="6063" w:name="_Toc107734900"/>
      <w:bookmarkStart w:id="6064" w:name="_Toc107735122"/>
      <w:bookmarkStart w:id="6065" w:name="_Toc107735249"/>
      <w:bookmarkStart w:id="6066" w:name="_Toc107735354"/>
      <w:bookmarkStart w:id="6067" w:name="_Toc107735458"/>
      <w:bookmarkStart w:id="6068" w:name="_Toc107735561"/>
      <w:bookmarkStart w:id="6069" w:name="_Toc107735666"/>
      <w:bookmarkStart w:id="6070" w:name="_Toc107735770"/>
      <w:bookmarkStart w:id="6071" w:name="_Toc107735874"/>
      <w:bookmarkStart w:id="6072" w:name="_Toc107735978"/>
      <w:bookmarkStart w:id="6073" w:name="_Toc107736131"/>
      <w:bookmarkStart w:id="6074" w:name="_Toc107736278"/>
      <w:bookmarkStart w:id="6075" w:name="_Toc107736382"/>
      <w:bookmarkStart w:id="6076" w:name="_Toc107736604"/>
      <w:bookmarkStart w:id="6077" w:name="_Toc107736707"/>
      <w:bookmarkStart w:id="6078" w:name="_Toc107736810"/>
      <w:bookmarkStart w:id="6079" w:name="_Toc107736914"/>
      <w:bookmarkStart w:id="6080" w:name="_Toc107737766"/>
      <w:bookmarkStart w:id="6081" w:name="_Toc108099155"/>
      <w:bookmarkStart w:id="6082" w:name="_Toc113975571"/>
      <w:bookmarkStart w:id="6083" w:name="_Toc113976088"/>
      <w:bookmarkStart w:id="6084" w:name="_Toc114065618"/>
      <w:bookmarkStart w:id="6085" w:name="_Toc114066014"/>
      <w:bookmarkStart w:id="6086" w:name="_Toc113977114"/>
      <w:bookmarkStart w:id="6087" w:name="_Toc122700192"/>
      <w:bookmarkStart w:id="6088" w:name="_Toc177077351"/>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r w:rsidRPr="00734F86">
        <w:rPr>
          <w:rFonts w:cs="Arial"/>
          <w:szCs w:val="22"/>
          <w:rPrChange w:id="6089" w:author="An Tran, ACA (BUV)" w:date="2024-09-10T10:39:00Z" w16du:dateUtc="2024-09-10T03:39:00Z">
            <w:rPr>
              <w:rFonts w:cs="Arial"/>
              <w:szCs w:val="22"/>
              <w:lang w:val="vi-VN"/>
            </w:rPr>
          </w:rPrChange>
        </w:rPr>
        <w:t>The student</w:t>
      </w:r>
      <w:r w:rsidR="00D9034C" w:rsidRPr="00734F86">
        <w:rPr>
          <w:rFonts w:cs="Arial"/>
          <w:szCs w:val="22"/>
          <w:rPrChange w:id="6090" w:author="An Tran, ACA (BUV)" w:date="2024-09-10T10:39:00Z" w16du:dateUtc="2024-09-10T03:39:00Z">
            <w:rPr>
              <w:rFonts w:cs="Arial"/>
              <w:szCs w:val="22"/>
              <w:lang w:val="vi-VN"/>
            </w:rPr>
          </w:rPrChange>
        </w:rPr>
        <w:t xml:space="preserve"> has been asked to attend an academic conduct meeting. What does this mean? </w:t>
      </w:r>
      <w:r w:rsidR="00D9034C" w:rsidRPr="00734F86">
        <w:rPr>
          <w:rFonts w:cs="Arial"/>
          <w:szCs w:val="22"/>
          <w:rPrChange w:id="6091" w:author="An Tran, ACA (BUV)" w:date="2024-09-10T10:39:00Z" w16du:dateUtc="2024-09-10T03:39:00Z">
            <w:rPr>
              <w:rFonts w:cs="Arial"/>
              <w:b w:val="0"/>
              <w:szCs w:val="22"/>
              <w:lang w:val="vi-VN"/>
            </w:rPr>
          </w:rPrChange>
        </w:rPr>
        <w:t xml:space="preserve">/ </w:t>
      </w:r>
      <w:r w:rsidR="00D9034C" w:rsidRPr="00734F86">
        <w:rPr>
          <w:rFonts w:cs="Arial"/>
          <w:i/>
          <w:iCs/>
          <w:szCs w:val="22"/>
          <w:rPrChange w:id="6092" w:author="An Tran, ACA (BUV)" w:date="2024-09-10T10:41:00Z" w16du:dateUtc="2024-09-10T03:41:00Z">
            <w:rPr>
              <w:rFonts w:cs="Arial"/>
              <w:i/>
              <w:iCs/>
              <w:szCs w:val="22"/>
              <w:lang w:val="vi-VN"/>
            </w:rPr>
          </w:rPrChange>
        </w:rPr>
        <w:t>Sinh viên được mời tham dự cuộc họp về vi phạm học thuật, như vậy có nghĩa là gì?</w:t>
      </w:r>
      <w:bookmarkEnd w:id="6086"/>
      <w:bookmarkEnd w:id="6087"/>
      <w:bookmarkEnd w:id="6088"/>
    </w:p>
    <w:p w14:paraId="04A5939C"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5D00915F" w14:textId="77777777" w:rsidR="00E42593" w:rsidRPr="00F23354" w:rsidRDefault="00E42593" w:rsidP="00E42593">
      <w:pPr>
        <w:tabs>
          <w:tab w:val="left" w:pos="630"/>
          <w:tab w:val="left" w:pos="720"/>
          <w:tab w:val="left" w:pos="1080"/>
        </w:tabs>
        <w:ind w:firstLine="0"/>
        <w:rPr>
          <w:ins w:id="6093" w:author="An Tran, ACA (BUV)" w:date="2024-09-10T02:39:00Z" w16du:dateUtc="2024-09-09T19:39:00Z"/>
          <w:rFonts w:ascii="iCiel Avenir LT Std 35 Light" w:hAnsi="iCiel Avenir LT Std 35 Light" w:cs="Arial"/>
          <w:sz w:val="22"/>
          <w:szCs w:val="22"/>
        </w:rPr>
      </w:pPr>
      <w:ins w:id="6094" w:author="An Tran, ACA (BUV)" w:date="2024-09-10T02:39:00Z" w16du:dateUtc="2024-09-09T19:39:00Z">
        <w:r w:rsidRPr="00F23354">
          <w:rPr>
            <w:rFonts w:ascii="iCiel Avenir LT Std 35 Light" w:hAnsi="iCiel Avenir LT Std 35 Light" w:cs="Arial"/>
            <w:sz w:val="22"/>
            <w:szCs w:val="22"/>
            <w:lang w:val="vi-VN"/>
          </w:rPr>
          <w:t>When a student is asked to attend an academic conduct meeting, this means that he or she is suspected by BUV Academic Conduct panel of having committed an academic misconduct. Following UoS's Academic Conduct Procedure, he or she will be asked to attend an academic conduct meeting where he or she can put his or her side forward. Students &amp; parents can contact the Academic Compliance Office at aca.compliance@buv.edu.vn for further explanation on this process.</w:t>
        </w:r>
      </w:ins>
    </w:p>
    <w:p w14:paraId="79D5E12B" w14:textId="77777777" w:rsidR="00E42593" w:rsidRPr="009D65E8" w:rsidRDefault="00E42593" w:rsidP="00E42593">
      <w:pPr>
        <w:tabs>
          <w:tab w:val="left" w:pos="630"/>
          <w:tab w:val="left" w:pos="720"/>
          <w:tab w:val="left" w:pos="1080"/>
        </w:tabs>
        <w:ind w:firstLine="0"/>
        <w:rPr>
          <w:ins w:id="6095" w:author="An Tran, ACA (BUV)" w:date="2024-09-10T02:39:00Z" w16du:dateUtc="2024-09-09T19:39:00Z"/>
          <w:rFonts w:ascii="iCiel Avenir LT Std 35 Light" w:hAnsi="iCiel Avenir LT Std 35 Light" w:cs="Arial"/>
          <w:sz w:val="22"/>
          <w:szCs w:val="22"/>
        </w:rPr>
      </w:pPr>
      <w:ins w:id="6096" w:author="An Tran, ACA (BUV)" w:date="2024-09-10T02:39:00Z" w16du:dateUtc="2024-09-09T19:39:00Z">
        <w:r w:rsidRPr="009D65E8">
          <w:rPr>
            <w:rFonts w:ascii="iCiel Avenir LT Std 35 Light" w:hAnsi="iCiel Avenir LT Std 35 Light" w:cs="Arial"/>
            <w:sz w:val="22"/>
            <w:szCs w:val="22"/>
            <w:lang w:val="vi-VN"/>
          </w:rPr>
          <w:t xml:space="preserve">The purpose of a meeting of the Academic Integrity Panel is for the Panel members to make a decision on whether or not academic misconduct has taken place, and classify any offence that is confirmed. It is not the business of the meeting to seek to determine intention. The student should be: made aware of the allegation against them in advance of a meeting of the Panel; invited to attend or contribute to a meeting of the Academic Integrity Panel as considered appropriate by the Panel; and given information on how to access support via Student Success, Student Academic Support, etc. </w:t>
        </w:r>
      </w:ins>
    </w:p>
    <w:p w14:paraId="1D2C31E6" w14:textId="77777777" w:rsidR="00E42593" w:rsidRPr="009D65E8" w:rsidRDefault="00E42593" w:rsidP="00E42593">
      <w:pPr>
        <w:tabs>
          <w:tab w:val="left" w:pos="630"/>
          <w:tab w:val="left" w:pos="720"/>
          <w:tab w:val="left" w:pos="1080"/>
        </w:tabs>
        <w:ind w:firstLine="0"/>
        <w:rPr>
          <w:ins w:id="6097" w:author="An Tran, ACA (BUV)" w:date="2024-09-10T02:39:00Z" w16du:dateUtc="2024-09-09T19:39:00Z"/>
          <w:rFonts w:ascii="iCiel Avenir LT Std 35 Light" w:hAnsi="iCiel Avenir LT Std 35 Light" w:cs="Arial"/>
          <w:i/>
          <w:iCs/>
          <w:sz w:val="22"/>
          <w:szCs w:val="22"/>
        </w:rPr>
      </w:pPr>
      <w:ins w:id="6098" w:author="An Tran, ACA (BUV)" w:date="2024-09-10T02:39:00Z" w16du:dateUtc="2024-09-09T19:39:00Z">
        <w:r w:rsidRPr="009D65E8">
          <w:rPr>
            <w:rFonts w:ascii="iCiel Avenir LT Std 35 Light" w:hAnsi="iCiel Avenir LT Std 35 Light" w:cs="Arial"/>
            <w:i/>
            <w:iCs/>
            <w:sz w:val="22"/>
            <w:szCs w:val="22"/>
            <w:lang w:val="vi-VN"/>
          </w:rPr>
          <w:t xml:space="preserve">Khi một sinh viên được yêu cầu tham gia "Họp hội đồng </w:t>
        </w:r>
        <w:bookmarkStart w:id="6099" w:name="_Hlk175322236"/>
        <w:r w:rsidRPr="009D65E8">
          <w:rPr>
            <w:rFonts w:ascii="iCiel Avenir LT Std 35 Light" w:hAnsi="iCiel Avenir LT Std 35 Light" w:cs="Arial"/>
            <w:i/>
            <w:iCs/>
            <w:sz w:val="22"/>
            <w:szCs w:val="22"/>
            <w:lang w:val="vi-VN"/>
          </w:rPr>
          <w:t xml:space="preserve">vi phạm </w:t>
        </w:r>
        <w:bookmarkEnd w:id="6099"/>
        <w:r w:rsidRPr="009D65E8">
          <w:rPr>
            <w:rFonts w:ascii="iCiel Avenir LT Std 35 Light" w:hAnsi="iCiel Avenir LT Std 35 Light" w:cs="Arial"/>
            <w:i/>
            <w:iCs/>
            <w:sz w:val="22"/>
            <w:szCs w:val="22"/>
            <w:lang w:val="vi-VN"/>
          </w:rPr>
          <w:t>học thuật", nghĩa là Hội đồng vi phạm học thuật BUV đang nghi ngờ sinh viên đó có khả năng đã vi phạm quy định học thuật. Theo Quy định Học thuật của Đại học S</w:t>
        </w:r>
        <w:r w:rsidRPr="009D65E8">
          <w:rPr>
            <w:rFonts w:ascii="iCiel Avenir LT Std 35 Light" w:hAnsi="iCiel Avenir LT Std 35 Light" w:cs="Arial"/>
            <w:i/>
            <w:iCs/>
            <w:sz w:val="22"/>
            <w:szCs w:val="22"/>
          </w:rPr>
          <w:t>tirling</w:t>
        </w:r>
        <w:r w:rsidRPr="009D65E8">
          <w:rPr>
            <w:rFonts w:ascii="iCiel Avenir LT Std 35 Light" w:hAnsi="iCiel Avenir LT Std 35 Light" w:cs="Arial"/>
            <w:i/>
            <w:iCs/>
            <w:sz w:val="22"/>
            <w:szCs w:val="22"/>
            <w:lang w:val="vi-VN"/>
          </w:rPr>
          <w:t xml:space="preserve">,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t>
        </w:r>
        <w:r>
          <w:fldChar w:fldCharType="begin"/>
        </w:r>
        <w:r>
          <w:instrText>HYPERLINK "mailto:aca.compliance@buv.edu.vn"</w:instrText>
        </w:r>
        <w:r>
          <w:fldChar w:fldCharType="separate"/>
        </w:r>
        <w:r w:rsidRPr="009D65E8">
          <w:rPr>
            <w:rStyle w:val="Hyperlink"/>
            <w:rFonts w:ascii="iCiel Avenir LT Std 35 Light" w:hAnsi="iCiel Avenir LT Std 35 Light" w:cs="Arial"/>
            <w:i/>
            <w:iCs/>
            <w:sz w:val="22"/>
            <w:szCs w:val="22"/>
            <w:lang w:val="vi-VN"/>
          </w:rPr>
          <w:t>aca.compliance@buv.edu.vn</w:t>
        </w:r>
        <w:r>
          <w:rPr>
            <w:rStyle w:val="Hyperlink"/>
            <w:rFonts w:ascii="iCiel Avenir LT Std 35 Light" w:hAnsi="iCiel Avenir LT Std 35 Light" w:cs="Arial"/>
            <w:i/>
            <w:iCs/>
            <w:sz w:val="22"/>
            <w:szCs w:val="22"/>
            <w:lang w:val="vi-VN"/>
          </w:rPr>
          <w:fldChar w:fldCharType="end"/>
        </w:r>
        <w:r w:rsidRPr="009D65E8">
          <w:rPr>
            <w:rFonts w:ascii="iCiel Avenir LT Std 35 Light" w:hAnsi="iCiel Avenir LT Std 35 Light" w:cs="Arial"/>
            <w:i/>
            <w:iCs/>
            <w:sz w:val="22"/>
            <w:szCs w:val="22"/>
            <w:lang w:val="vi-VN"/>
          </w:rPr>
          <w:t xml:space="preserve"> để được giải thích kỹ hơn về quy trình này.</w:t>
        </w:r>
      </w:ins>
    </w:p>
    <w:p w14:paraId="73462CB0" w14:textId="43830106" w:rsidR="00FE7B34" w:rsidRPr="004373E8" w:rsidDel="00E42593" w:rsidRDefault="00E42593" w:rsidP="00E42593">
      <w:pPr>
        <w:tabs>
          <w:tab w:val="left" w:pos="630"/>
          <w:tab w:val="left" w:pos="720"/>
          <w:tab w:val="left" w:pos="1080"/>
        </w:tabs>
        <w:ind w:firstLine="0"/>
        <w:rPr>
          <w:del w:id="6100" w:author="An Tran, ACA (BUV)" w:date="2024-09-10T02:39:00Z" w16du:dateUtc="2024-09-09T19:39:00Z"/>
          <w:rFonts w:ascii="iCiel Avenir LT Std 35 Light" w:hAnsi="iCiel Avenir LT Std 35 Light" w:cs="Arial"/>
          <w:sz w:val="22"/>
          <w:szCs w:val="22"/>
          <w:lang w:val="vi-VN"/>
        </w:rPr>
      </w:pPr>
      <w:ins w:id="6101" w:author="An Tran, ACA (BUV)" w:date="2024-09-10T02:39:00Z" w16du:dateUtc="2024-09-09T19:39:00Z">
        <w:r w:rsidRPr="009D65E8">
          <w:rPr>
            <w:rFonts w:ascii="iCiel Avenir LT Std 35 Light" w:hAnsi="iCiel Avenir LT Std 35 Light" w:cs="Arial"/>
            <w:i/>
            <w:iCs/>
            <w:sz w:val="22"/>
            <w:szCs w:val="22"/>
          </w:rPr>
          <w:t>Mục đích của cuộc họp Hội đồng vi phạm Học thuật là để các thành viên của Hội đồng quyết định liệu hành vi vi phạm học thuật có xảy ra hay không và phân loại hành vi vi phạm nào được xác nhận. Cuộc họp không nhằm xác định ý định vi phạm học thuật của sinh viên. Sinh viên sẽ được: thông báo trước về việc bị nghi ngờ vi phạm học thuật trước khi diễn ra cuộc họp của Hội đồng; mời tham dự hoặc đóng góp vào cuộc họp của Hội đồng vi phạm Học thuật theo sự xem xét của Hội đồng; và cung cấp thông tin về cách tiếp cận hỗ trợ qua chương trình Nâng cao năng lực học tập sinh viên, Phòng Hỗ trợ Hoc thuật, v.v.</w:t>
        </w:r>
      </w:ins>
      <w:del w:id="6102" w:author="An Tran, ACA (BUV)" w:date="2024-09-10T02:39:00Z" w16du:dateUtc="2024-09-09T19:39:00Z">
        <w:r w:rsidR="00FE7B34" w:rsidRPr="004373E8" w:rsidDel="00E42593">
          <w:rPr>
            <w:rFonts w:ascii="iCiel Avenir LT Std 35 Light" w:hAnsi="iCiel Avenir LT Std 35 Light" w:cs="Arial"/>
            <w:sz w:val="22"/>
            <w:szCs w:val="22"/>
            <w:lang w:val="vi-VN"/>
          </w:rPr>
          <w:delText xml:space="preserve">When a student is asked to attend an academic conduct meeting, this means that he or she is suspected by BUV Academic Conduct panel of having committed an academic misconduct. Following Staffordshire University’s Academic Conduct Procedure, he or she will be asked to attend an academic conduct meeting where he or she can put his or her side forward. Students &amp; parents can contact the Academic Compliance Office at </w:delText>
        </w:r>
        <w:r w:rsidR="002D10A3" w:rsidDel="00E42593">
          <w:fldChar w:fldCharType="begin"/>
        </w:r>
        <w:r w:rsidR="002D10A3" w:rsidDel="00E42593">
          <w:delInstrText>HYPERLINK "mailto:aca.compliance@buv.edu.vn"</w:delInstrText>
        </w:r>
        <w:r w:rsidR="002D10A3" w:rsidDel="00E42593">
          <w:fldChar w:fldCharType="separate"/>
        </w:r>
        <w:r w:rsidR="00FE7B34" w:rsidRPr="004373E8" w:rsidDel="00E42593">
          <w:rPr>
            <w:rStyle w:val="Hyperlink"/>
            <w:rFonts w:ascii="iCiel Avenir LT Std 35 Light" w:hAnsi="iCiel Avenir LT Std 35 Light" w:cs="Arial"/>
            <w:sz w:val="22"/>
            <w:szCs w:val="22"/>
            <w:lang w:val="vi-VN"/>
          </w:rPr>
          <w:delText>aca.compliance@buv.edu.vn</w:delText>
        </w:r>
        <w:r w:rsidR="002D10A3" w:rsidDel="00E42593">
          <w:rPr>
            <w:rStyle w:val="Hyperlink"/>
            <w:rFonts w:ascii="iCiel Avenir LT Std 35 Light" w:hAnsi="iCiel Avenir LT Std 35 Light" w:cs="Arial"/>
            <w:sz w:val="22"/>
            <w:szCs w:val="22"/>
            <w:lang w:val="vi-VN"/>
          </w:rPr>
          <w:fldChar w:fldCharType="end"/>
        </w:r>
        <w:r w:rsidR="00FE7B34" w:rsidRPr="004373E8" w:rsidDel="00E42593">
          <w:rPr>
            <w:rFonts w:ascii="iCiel Avenir LT Std 35 Light" w:hAnsi="iCiel Avenir LT Std 35 Light" w:cs="Arial"/>
            <w:sz w:val="22"/>
            <w:szCs w:val="22"/>
            <w:lang w:val="vi-VN"/>
          </w:rPr>
          <w:delText xml:space="preserve"> for further explanation on this process.</w:delText>
        </w:r>
      </w:del>
    </w:p>
    <w:p w14:paraId="08CEBD9C" w14:textId="0E473673" w:rsidR="00FE7B34" w:rsidRPr="004373E8" w:rsidRDefault="00FE7B34" w:rsidP="003E1B62">
      <w:pPr>
        <w:tabs>
          <w:tab w:val="left" w:pos="630"/>
          <w:tab w:val="left" w:pos="720"/>
          <w:tab w:val="left" w:pos="1080"/>
        </w:tabs>
        <w:ind w:firstLine="0"/>
        <w:rPr>
          <w:rFonts w:ascii="iCiel Avenir LT Std 35 Light" w:hAnsi="iCiel Avenir LT Std 35 Light" w:cs="Arial"/>
          <w:i/>
          <w:iCs/>
          <w:sz w:val="22"/>
          <w:szCs w:val="22"/>
          <w:lang w:val="vi-VN"/>
        </w:rPr>
      </w:pPr>
      <w:del w:id="6103" w:author="An Tran, ACA (BUV)" w:date="2024-09-10T02:39:00Z" w16du:dateUtc="2024-09-09T19:39:00Z">
        <w:r w:rsidRPr="004373E8" w:rsidDel="00E42593">
          <w:rPr>
            <w:rFonts w:ascii="iCiel Avenir LT Std 35 Light" w:hAnsi="iCiel Avenir LT Std 35 Light" w:cs="Arial"/>
            <w:i/>
            <w:iCs/>
            <w:sz w:val="22"/>
            <w:szCs w:val="22"/>
            <w:lang w:val="vi-VN"/>
          </w:rPr>
          <w:delText xml:space="preserve">Khi một sinh viên được yêu cầu tham gia "Họp hội đồng vi phạm học thuật", nghĩa là Hội đồng vi phạm học thuật BUV đang nghi ngờ sinh viên đó có khả năng đã vi phạm quy định học thuật. Theo Quy định Học thuật của Đại học Staffordshire,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delText>
        </w:r>
        <w:r w:rsidR="002D10A3" w:rsidDel="00E42593">
          <w:fldChar w:fldCharType="begin"/>
        </w:r>
        <w:r w:rsidR="002D10A3" w:rsidDel="00E42593">
          <w:delInstrText>HYPERLINK "mailto:aca.compliance@buv.edu.vn"</w:delInstrText>
        </w:r>
        <w:r w:rsidR="002D10A3" w:rsidDel="00E42593">
          <w:fldChar w:fldCharType="separate"/>
        </w:r>
        <w:r w:rsidRPr="004373E8" w:rsidDel="00E42593">
          <w:rPr>
            <w:rStyle w:val="Hyperlink"/>
            <w:rFonts w:ascii="iCiel Avenir LT Std 35 Light" w:hAnsi="iCiel Avenir LT Std 35 Light" w:cs="Arial"/>
            <w:i/>
            <w:iCs/>
            <w:sz w:val="22"/>
            <w:szCs w:val="22"/>
            <w:lang w:val="vi-VN"/>
          </w:rPr>
          <w:delText>aca.compliance@buv.edu.vn</w:delText>
        </w:r>
        <w:r w:rsidR="002D10A3" w:rsidDel="00E42593">
          <w:rPr>
            <w:rStyle w:val="Hyperlink"/>
            <w:rFonts w:ascii="iCiel Avenir LT Std 35 Light" w:hAnsi="iCiel Avenir LT Std 35 Light" w:cs="Arial"/>
            <w:i/>
            <w:iCs/>
            <w:sz w:val="22"/>
            <w:szCs w:val="22"/>
            <w:lang w:val="vi-VN"/>
          </w:rPr>
          <w:fldChar w:fldCharType="end"/>
        </w:r>
        <w:r w:rsidRPr="004373E8" w:rsidDel="00E42593">
          <w:rPr>
            <w:rFonts w:ascii="iCiel Avenir LT Std 35 Light" w:hAnsi="iCiel Avenir LT Std 35 Light" w:cs="Arial"/>
            <w:i/>
            <w:iCs/>
            <w:sz w:val="22"/>
            <w:szCs w:val="22"/>
            <w:lang w:val="vi-VN"/>
          </w:rPr>
          <w:delText xml:space="preserve"> để được giải thích kỹ hơn về quy trình này.</w:delText>
        </w:r>
      </w:del>
    </w:p>
    <w:p w14:paraId="450FAD76" w14:textId="77777777"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104" w:author="An Tran, ACA (BUV)" w:date="2024-09-10T10:39:00Z" w16du:dateUtc="2024-09-10T03:39:00Z">
            <w:rPr>
              <w:rFonts w:cs="Arial"/>
              <w:szCs w:val="22"/>
              <w:lang w:val="vi-VN"/>
            </w:rPr>
          </w:rPrChange>
        </w:rPr>
        <w:pPrChange w:id="6105" w:author="An Tran, ACA (BUV)" w:date="2024-09-10T10:39:00Z" w16du:dateUtc="2024-09-10T03:39:00Z">
          <w:pPr>
            <w:pStyle w:val="Question"/>
            <w:numPr>
              <w:numId w:val="24"/>
            </w:numPr>
            <w:tabs>
              <w:tab w:val="left" w:pos="630"/>
              <w:tab w:val="left" w:pos="1080"/>
            </w:tabs>
            <w:spacing w:before="100" w:line="400" w:lineRule="exact"/>
            <w:ind w:left="3870" w:hanging="360"/>
          </w:pPr>
        </w:pPrChange>
      </w:pPr>
      <w:bookmarkStart w:id="6106" w:name="_Toc113975573"/>
      <w:bookmarkStart w:id="6107" w:name="_Toc113976090"/>
      <w:bookmarkStart w:id="6108" w:name="_Toc114065620"/>
      <w:bookmarkStart w:id="6109" w:name="_Toc114066016"/>
      <w:bookmarkStart w:id="6110" w:name="_Toc107734236"/>
      <w:bookmarkStart w:id="6111" w:name="_Toc107734450"/>
      <w:bookmarkStart w:id="6112" w:name="_Toc107734902"/>
      <w:bookmarkStart w:id="6113" w:name="_Toc107735124"/>
      <w:bookmarkStart w:id="6114" w:name="_Toc107735251"/>
      <w:bookmarkStart w:id="6115" w:name="_Toc107735356"/>
      <w:bookmarkStart w:id="6116" w:name="_Toc107735460"/>
      <w:bookmarkStart w:id="6117" w:name="_Toc107735563"/>
      <w:bookmarkStart w:id="6118" w:name="_Toc107735668"/>
      <w:bookmarkStart w:id="6119" w:name="_Toc107735772"/>
      <w:bookmarkStart w:id="6120" w:name="_Toc107735876"/>
      <w:bookmarkStart w:id="6121" w:name="_Toc107735980"/>
      <w:bookmarkStart w:id="6122" w:name="_Toc107736133"/>
      <w:bookmarkStart w:id="6123" w:name="_Toc107736280"/>
      <w:bookmarkStart w:id="6124" w:name="_Toc107736384"/>
      <w:bookmarkStart w:id="6125" w:name="_Toc107736606"/>
      <w:bookmarkStart w:id="6126" w:name="_Toc107736709"/>
      <w:bookmarkStart w:id="6127" w:name="_Toc107736812"/>
      <w:bookmarkStart w:id="6128" w:name="_Toc107736916"/>
      <w:bookmarkStart w:id="6129" w:name="_Toc107737768"/>
      <w:bookmarkStart w:id="6130" w:name="_Toc108099157"/>
      <w:bookmarkStart w:id="6131" w:name="_Toc113975574"/>
      <w:bookmarkStart w:id="6132" w:name="_Toc113976091"/>
      <w:bookmarkStart w:id="6133" w:name="_Toc114065621"/>
      <w:bookmarkStart w:id="6134" w:name="_Toc114066017"/>
      <w:bookmarkStart w:id="6135" w:name="_Toc113977115"/>
      <w:bookmarkStart w:id="6136" w:name="_Toc122700193"/>
      <w:bookmarkStart w:id="6137" w:name="_Toc177077352"/>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r w:rsidRPr="00734F86">
        <w:rPr>
          <w:rFonts w:cs="Arial"/>
          <w:szCs w:val="22"/>
          <w:rPrChange w:id="6138" w:author="An Tran, ACA (BUV)" w:date="2024-09-10T10:39:00Z" w16du:dateUtc="2024-09-10T03:39:00Z">
            <w:rPr>
              <w:rFonts w:cs="Arial"/>
              <w:szCs w:val="22"/>
              <w:lang w:val="vi-VN"/>
            </w:rPr>
          </w:rPrChange>
        </w:rPr>
        <w:t xml:space="preserve">What is a safe similarity index when students submit assignment on Turnitin? </w:t>
      </w:r>
      <w:r w:rsidRPr="00734F86">
        <w:rPr>
          <w:rFonts w:cs="Arial"/>
          <w:i/>
          <w:iCs/>
          <w:szCs w:val="22"/>
          <w:rPrChange w:id="6139" w:author="An Tran, ACA (BUV)" w:date="2024-09-10T10:41:00Z" w16du:dateUtc="2024-09-10T03:41:00Z">
            <w:rPr>
              <w:rFonts w:cs="Arial"/>
              <w:szCs w:val="22"/>
              <w:lang w:val="vi-VN"/>
            </w:rPr>
          </w:rPrChange>
        </w:rPr>
        <w:t xml:space="preserve">/ </w:t>
      </w:r>
      <w:r w:rsidRPr="00734F86">
        <w:rPr>
          <w:rFonts w:cs="Arial"/>
          <w:i/>
          <w:iCs/>
          <w:szCs w:val="22"/>
          <w:rPrChange w:id="6140" w:author="An Tran, ACA (BUV)" w:date="2024-09-10T10:41:00Z" w16du:dateUtc="2024-09-10T03:41:00Z">
            <w:rPr>
              <w:rFonts w:cs="Arial"/>
              <w:i/>
              <w:iCs/>
              <w:szCs w:val="22"/>
              <w:lang w:val="vi-VN"/>
            </w:rPr>
          </w:rPrChange>
        </w:rPr>
        <w:t>Số phần trăm độ tương đồng như thế nào là an toàn khi sinh viên nộp bài trên hệ thống Turnitin?</w:t>
      </w:r>
      <w:bookmarkEnd w:id="6135"/>
      <w:bookmarkEnd w:id="6136"/>
      <w:bookmarkEnd w:id="6137"/>
    </w:p>
    <w:p w14:paraId="057E501A"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779C2E2D" w14:textId="77777777" w:rsidR="00A57BC4" w:rsidRPr="004373E8" w:rsidRDefault="00A57BC4" w:rsidP="00A57BC4">
      <w:pPr>
        <w:tabs>
          <w:tab w:val="left" w:pos="630"/>
          <w:tab w:val="left" w:pos="720"/>
          <w:tab w:val="left" w:pos="1080"/>
        </w:tabs>
        <w:ind w:firstLine="0"/>
        <w:rPr>
          <w:ins w:id="6141" w:author="An Tran, ACA (BUV)" w:date="2024-09-10T02:40:00Z" w16du:dateUtc="2024-09-09T19:40:00Z"/>
          <w:rFonts w:ascii="iCiel Avenir LT Std 35 Light" w:hAnsi="iCiel Avenir LT Std 35 Light" w:cs="Arial"/>
          <w:sz w:val="22"/>
          <w:szCs w:val="22"/>
          <w:lang w:val="vi-VN"/>
        </w:rPr>
      </w:pPr>
      <w:ins w:id="6142" w:author="An Tran, ACA (BUV)" w:date="2024-09-10T02:40:00Z" w16du:dateUtc="2024-09-09T19:40:00Z">
        <w:r w:rsidRPr="009D65E8">
          <w:rPr>
            <w:rFonts w:ascii="iCiel Avenir LT Std 35 Light" w:hAnsi="iCiel Avenir LT Std 35 Light" w:cs="Arial"/>
            <w:sz w:val="22"/>
            <w:szCs w:val="22"/>
            <w:lang w:val="vi-VN"/>
          </w:rPr>
          <w:t>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has created the assessment</w:t>
        </w:r>
        <w:r w:rsidRPr="004373E8">
          <w:rPr>
            <w:rFonts w:ascii="iCiel Avenir LT Std 35 Light" w:hAnsi="iCiel Avenir LT Std 35 Light" w:cs="Arial"/>
            <w:sz w:val="22"/>
            <w:szCs w:val="22"/>
            <w:lang w:val="vi-VN"/>
          </w:rPr>
          <w:t xml:space="preserve"> paper &amp; understand the nature of the paper requirement to decide whether or not the student’s paper has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t>
        </w:r>
      </w:ins>
    </w:p>
    <w:p w14:paraId="59D3ACD1" w14:textId="325800BC" w:rsidR="00D9034C" w:rsidRPr="004373E8" w:rsidDel="00A57BC4" w:rsidRDefault="00A57BC4" w:rsidP="00A57BC4">
      <w:pPr>
        <w:tabs>
          <w:tab w:val="left" w:pos="630"/>
          <w:tab w:val="left" w:pos="720"/>
          <w:tab w:val="left" w:pos="1080"/>
        </w:tabs>
        <w:ind w:firstLine="0"/>
        <w:rPr>
          <w:del w:id="6143" w:author="An Tran, ACA (BUV)" w:date="2024-09-10T02:40:00Z" w16du:dateUtc="2024-09-09T19:40:00Z"/>
          <w:rFonts w:ascii="iCiel Avenir LT Std 35 Light" w:hAnsi="iCiel Avenir LT Std 35 Light" w:cs="Arial"/>
          <w:sz w:val="22"/>
          <w:szCs w:val="22"/>
          <w:lang w:val="vi-VN"/>
        </w:rPr>
      </w:pPr>
      <w:ins w:id="6144" w:author="An Tran, ACA (BUV)" w:date="2024-09-10T02:40:00Z" w16du:dateUtc="2024-09-09T19:40:00Z">
        <w:r w:rsidRPr="009D65E8">
          <w:rPr>
            <w:rFonts w:ascii="iCiel Avenir LT Std 35 Light" w:hAnsi="iCiel Avenir LT Std 35 Light" w:cs="Arial"/>
            <w:i/>
            <w:iCs/>
            <w:sz w:val="22"/>
            <w:szCs w:val="22"/>
            <w:lang w:val="vi-VN"/>
          </w:rPr>
          <w:t>Không có số phần trăm tương đồng nào là “an toàn” trên Turnitin vì đây chỉ là một trong rất nhiều biện pháp được sử dụng khi cân nhắc xem bài của sinh viên có vi phạm học thuật hay không. Đôi khi, một bài viết có thể có số phần trăm tương đồng cao do tính chất yêu cầu của đề bài. Chính giảng viên – người trực tiếp ra đề và hiểu rõ bản chất của đề bài sẽ là người cân nhắc và quyết định xem liệu bài làm của sinh viên có vi phạm các yêu cầu học thuật của BUV không. Ngược lại, những bài viết có phần trăm tương đồng bằng “0” hoặc rất thấp cũng có thể có vấn đề vi phạm học thuật. Việc sinh viên cần làm là luôn đảm bảo bài nộp 100% hoàn toàn do mình tự làm và tuân thủ theo các yêu cầu của đề bài</w:t>
        </w:r>
        <w:r>
          <w:rPr>
            <w:rFonts w:ascii="iCiel Avenir LT Std 35 Light" w:hAnsi="iCiel Avenir LT Std 35 Light" w:cs="Arial"/>
            <w:i/>
            <w:iCs/>
            <w:sz w:val="22"/>
            <w:szCs w:val="22"/>
          </w:rPr>
          <w:t>.</w:t>
        </w:r>
      </w:ins>
      <w:del w:id="6145" w:author="An Tran, ACA (BUV)" w:date="2024-09-10T02:40:00Z" w16du:dateUtc="2024-09-09T19:40:00Z">
        <w:r w:rsidR="00D9034C" w:rsidRPr="004373E8" w:rsidDel="00A57BC4">
          <w:rPr>
            <w:rFonts w:ascii="iCiel Avenir LT Std 35 Light" w:hAnsi="iCiel Avenir LT Std 35 Light" w:cs="Arial"/>
            <w:sz w:val="22"/>
            <w:szCs w:val="22"/>
            <w:lang w:val="vi-VN"/>
          </w:rPr>
          <w:delText xml:space="preserve">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w:delText>
        </w:r>
        <w:r w:rsidR="00FD0CDB" w:rsidRPr="004373E8" w:rsidDel="00A57BC4">
          <w:rPr>
            <w:rFonts w:ascii="iCiel Avenir LT Std 35 Light" w:hAnsi="iCiel Avenir LT Std 35 Light" w:cs="Arial"/>
            <w:sz w:val="22"/>
            <w:szCs w:val="22"/>
            <w:lang w:val="vi-VN"/>
          </w:rPr>
          <w:delText>has</w:delText>
        </w:r>
        <w:r w:rsidR="00D9034C" w:rsidRPr="004373E8" w:rsidDel="00A57BC4">
          <w:rPr>
            <w:rFonts w:ascii="iCiel Avenir LT Std 35 Light" w:hAnsi="iCiel Avenir LT Std 35 Light" w:cs="Arial"/>
            <w:sz w:val="22"/>
            <w:szCs w:val="22"/>
            <w:lang w:val="vi-VN"/>
          </w:rPr>
          <w:delText xml:space="preserve"> created the assessment paper &amp; understand the nature of the paper requirement to decide whether or not the </w:delText>
        </w:r>
        <w:r w:rsidR="00E43DA8" w:rsidRPr="004373E8" w:rsidDel="00A57BC4">
          <w:rPr>
            <w:rFonts w:ascii="iCiel Avenir LT Std 35 Light" w:hAnsi="iCiel Avenir LT Std 35 Light" w:cs="Arial"/>
            <w:sz w:val="22"/>
            <w:szCs w:val="22"/>
            <w:lang w:val="vi-VN"/>
          </w:rPr>
          <w:delText>student’s</w:delText>
        </w:r>
        <w:r w:rsidR="00D9034C" w:rsidRPr="004373E8" w:rsidDel="00A57BC4">
          <w:rPr>
            <w:rFonts w:ascii="iCiel Avenir LT Std 35 Light" w:hAnsi="iCiel Avenir LT Std 35 Light" w:cs="Arial"/>
            <w:sz w:val="22"/>
            <w:szCs w:val="22"/>
            <w:lang w:val="vi-VN"/>
          </w:rPr>
          <w:delText xml:space="preserve"> paper </w:delText>
        </w:r>
        <w:r w:rsidR="006F7EEF" w:rsidRPr="004373E8" w:rsidDel="00A57BC4">
          <w:rPr>
            <w:rFonts w:ascii="iCiel Avenir LT Std 35 Light" w:hAnsi="iCiel Avenir LT Std 35 Light" w:cs="Arial"/>
            <w:sz w:val="22"/>
            <w:szCs w:val="22"/>
            <w:lang w:val="vi-VN"/>
          </w:rPr>
          <w:delText>has</w:delText>
        </w:r>
        <w:r w:rsidR="00D9034C" w:rsidRPr="004373E8" w:rsidDel="00A57BC4">
          <w:rPr>
            <w:rFonts w:ascii="iCiel Avenir LT Std 35 Light" w:hAnsi="iCiel Avenir LT Std 35 Light" w:cs="Arial"/>
            <w:sz w:val="22"/>
            <w:szCs w:val="22"/>
            <w:lang w:val="vi-VN"/>
          </w:rPr>
          <w:delText xml:space="preserve">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delText>
        </w:r>
      </w:del>
    </w:p>
    <w:p w14:paraId="3BD7AEAB" w14:textId="73BB6846" w:rsidR="00EE2411" w:rsidRPr="00C20244" w:rsidRDefault="00D9034C" w:rsidP="003E1B62">
      <w:pPr>
        <w:tabs>
          <w:tab w:val="left" w:pos="630"/>
          <w:tab w:val="left" w:pos="720"/>
          <w:tab w:val="left" w:pos="1080"/>
        </w:tabs>
        <w:ind w:firstLine="0"/>
        <w:rPr>
          <w:rFonts w:ascii="iCiel Avenir LT Std 35 Light" w:hAnsi="iCiel Avenir LT Std 35 Light" w:cs="Arial"/>
          <w:i/>
          <w:iCs/>
          <w:sz w:val="22"/>
          <w:szCs w:val="22"/>
        </w:rPr>
      </w:pPr>
      <w:del w:id="6146" w:author="An Tran, ACA (BUV)" w:date="2024-09-10T02:40:00Z" w16du:dateUtc="2024-09-09T19:40:00Z">
        <w:r w:rsidRPr="004373E8" w:rsidDel="00A57BC4">
          <w:rPr>
            <w:rFonts w:ascii="iCiel Avenir LT Std 35 Light" w:hAnsi="iCiel Avenir LT Std 35 Light" w:cs="Arial"/>
            <w:i/>
            <w:iCs/>
            <w:sz w:val="22"/>
            <w:szCs w:val="22"/>
            <w:lang w:val="vi-VN"/>
          </w:rPr>
          <w:delText>Không có số phần trăm tương đồng nào là “an toàn” trên Turnitin vì đây chỉ là một trong rất nhiều biện pháp được sử dụng khi cân nhắc xem bài của sinh viên có vi phạm học thuật hay không. Đôi khi, một bài viết có thể có số phần trăm tương đồng cao do tính chất yêu cầu của đề bài. Chính giảng viên – người trực tiếp ra đề và hiểu rõ bản chất của đề bài sẽ là người cân nhắc và quyết định xem liệu bài làm của sinh viên có vi phạm các yêu cầu học thuật của BUV không. Ngược lại, những bài viết có phần trăm tương đồng bằng “0” hoặc rất thấp cũng có thể có vấn đề vi phạm học thuật. Việc sinh viên cần làm là luôn đảm bảo bài nộp 100% hoàn toàn do mình tự làm và tuân thủ theo các yêu cầu của đề bài</w:delText>
        </w:r>
      </w:del>
    </w:p>
    <w:p w14:paraId="2B1BEC7D" w14:textId="62E07011"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147" w:author="An Tran, ACA (BUV)" w:date="2024-09-10T10:40:00Z" w16du:dateUtc="2024-09-10T03:40:00Z">
            <w:rPr>
              <w:rFonts w:cs="Arial"/>
              <w:szCs w:val="22"/>
              <w:lang w:val="vi-VN"/>
            </w:rPr>
          </w:rPrChange>
        </w:rPr>
        <w:pPrChange w:id="6148"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149" w:name="_Toc107734238"/>
      <w:bookmarkStart w:id="6150" w:name="_Toc107734452"/>
      <w:bookmarkStart w:id="6151" w:name="_Toc107734904"/>
      <w:bookmarkStart w:id="6152" w:name="_Toc107735126"/>
      <w:bookmarkStart w:id="6153" w:name="_Toc107735253"/>
      <w:bookmarkStart w:id="6154" w:name="_Toc107735358"/>
      <w:bookmarkStart w:id="6155" w:name="_Toc107735462"/>
      <w:bookmarkStart w:id="6156" w:name="_Toc107735565"/>
      <w:bookmarkStart w:id="6157" w:name="_Toc107735670"/>
      <w:bookmarkStart w:id="6158" w:name="_Toc107735774"/>
      <w:bookmarkStart w:id="6159" w:name="_Toc107735878"/>
      <w:bookmarkStart w:id="6160" w:name="_Toc107735982"/>
      <w:bookmarkStart w:id="6161" w:name="_Toc107736135"/>
      <w:bookmarkStart w:id="6162" w:name="_Toc107736282"/>
      <w:bookmarkStart w:id="6163" w:name="_Toc107736386"/>
      <w:bookmarkStart w:id="6164" w:name="_Toc107736608"/>
      <w:bookmarkStart w:id="6165" w:name="_Toc107736711"/>
      <w:bookmarkStart w:id="6166" w:name="_Toc107736814"/>
      <w:bookmarkStart w:id="6167" w:name="_Toc107736918"/>
      <w:bookmarkStart w:id="6168" w:name="_Toc107737770"/>
      <w:bookmarkStart w:id="6169" w:name="_Toc108099159"/>
      <w:bookmarkStart w:id="6170" w:name="_Toc113975576"/>
      <w:bookmarkStart w:id="6171" w:name="_Toc113976093"/>
      <w:bookmarkStart w:id="6172" w:name="_Toc114065623"/>
      <w:bookmarkStart w:id="6173" w:name="_Toc114066019"/>
      <w:bookmarkStart w:id="6174" w:name="_Toc107734239"/>
      <w:bookmarkStart w:id="6175" w:name="_Toc107734453"/>
      <w:bookmarkStart w:id="6176" w:name="_Toc107734905"/>
      <w:bookmarkStart w:id="6177" w:name="_Toc107735127"/>
      <w:bookmarkStart w:id="6178" w:name="_Toc107735254"/>
      <w:bookmarkStart w:id="6179" w:name="_Toc107735359"/>
      <w:bookmarkStart w:id="6180" w:name="_Toc107735463"/>
      <w:bookmarkStart w:id="6181" w:name="_Toc107735566"/>
      <w:bookmarkStart w:id="6182" w:name="_Toc107735671"/>
      <w:bookmarkStart w:id="6183" w:name="_Toc107735775"/>
      <w:bookmarkStart w:id="6184" w:name="_Toc107735879"/>
      <w:bookmarkStart w:id="6185" w:name="_Toc107735983"/>
      <w:bookmarkStart w:id="6186" w:name="_Toc107736136"/>
      <w:bookmarkStart w:id="6187" w:name="_Toc107736283"/>
      <w:bookmarkStart w:id="6188" w:name="_Toc107736387"/>
      <w:bookmarkStart w:id="6189" w:name="_Toc107736609"/>
      <w:bookmarkStart w:id="6190" w:name="_Toc107736712"/>
      <w:bookmarkStart w:id="6191" w:name="_Toc107736815"/>
      <w:bookmarkStart w:id="6192" w:name="_Toc107736919"/>
      <w:bookmarkStart w:id="6193" w:name="_Toc107737771"/>
      <w:bookmarkStart w:id="6194" w:name="_Toc108099160"/>
      <w:bookmarkStart w:id="6195" w:name="_Toc113975577"/>
      <w:bookmarkStart w:id="6196" w:name="_Toc113976094"/>
      <w:bookmarkStart w:id="6197" w:name="_Toc114065624"/>
      <w:bookmarkStart w:id="6198" w:name="_Toc114066020"/>
      <w:bookmarkStart w:id="6199" w:name="_Toc113977116"/>
      <w:bookmarkStart w:id="6200" w:name="_Toc122700194"/>
      <w:bookmarkStart w:id="6201" w:name="_Toc177077353"/>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r w:rsidRPr="00734F86">
        <w:rPr>
          <w:rFonts w:cs="Arial"/>
          <w:szCs w:val="22"/>
          <w:rPrChange w:id="6202" w:author="An Tran, ACA (BUV)" w:date="2024-09-10T10:40:00Z" w16du:dateUtc="2024-09-10T03:40:00Z">
            <w:rPr>
              <w:rFonts w:cs="Arial"/>
              <w:szCs w:val="22"/>
              <w:lang w:val="vi-VN"/>
            </w:rPr>
          </w:rPrChange>
        </w:rPr>
        <w:t xml:space="preserve">Students submit </w:t>
      </w:r>
      <w:r w:rsidR="000E51DD" w:rsidRPr="00734F86">
        <w:rPr>
          <w:rFonts w:cs="Arial"/>
          <w:szCs w:val="22"/>
          <w:rPrChange w:id="6203" w:author="An Tran, ACA (BUV)" w:date="2024-09-10T10:40:00Z" w16du:dateUtc="2024-09-10T03:40:00Z">
            <w:rPr>
              <w:rFonts w:cs="Arial"/>
              <w:szCs w:val="22"/>
              <w:lang w:val="vi-VN"/>
            </w:rPr>
          </w:rPrChange>
        </w:rPr>
        <w:t>assignments</w:t>
      </w:r>
      <w:r w:rsidRPr="00734F86">
        <w:rPr>
          <w:rFonts w:cs="Arial"/>
          <w:szCs w:val="22"/>
          <w:rPrChange w:id="6204" w:author="An Tran, ACA (BUV)" w:date="2024-09-10T10:40:00Z" w16du:dateUtc="2024-09-10T03:40:00Z">
            <w:rPr>
              <w:rFonts w:cs="Arial"/>
              <w:szCs w:val="22"/>
              <w:lang w:val="vi-VN"/>
            </w:rPr>
          </w:rPrChange>
        </w:rPr>
        <w:t xml:space="preserve"> on Turnitin system and have low similarity % but later this % increase, is this an error? /</w:t>
      </w:r>
      <w:r w:rsidRPr="00734F86">
        <w:rPr>
          <w:rFonts w:cs="Arial"/>
          <w:i/>
          <w:iCs/>
          <w:szCs w:val="22"/>
          <w:rPrChange w:id="6205" w:author="An Tran, ACA (BUV)" w:date="2024-09-10T10:41:00Z" w16du:dateUtc="2024-09-10T03:41:00Z">
            <w:rPr>
              <w:rFonts w:cs="Arial"/>
              <w:szCs w:val="22"/>
              <w:lang w:val="vi-VN"/>
            </w:rPr>
          </w:rPrChange>
        </w:rPr>
        <w:t xml:space="preserve"> </w:t>
      </w:r>
      <w:r w:rsidRPr="00734F86">
        <w:rPr>
          <w:rFonts w:cs="Arial"/>
          <w:i/>
          <w:iCs/>
          <w:szCs w:val="22"/>
          <w:rPrChange w:id="6206" w:author="An Tran, ACA (BUV)" w:date="2024-09-10T10:41:00Z" w16du:dateUtc="2024-09-10T03:41:00Z">
            <w:rPr>
              <w:rFonts w:cs="Arial"/>
              <w:i/>
              <w:iCs/>
              <w:szCs w:val="22"/>
              <w:lang w:val="vi-VN"/>
            </w:rPr>
          </w:rPrChange>
        </w:rPr>
        <w:t>Sinh viên</w:t>
      </w:r>
      <w:r w:rsidRPr="00734F86">
        <w:rPr>
          <w:rFonts w:cs="Arial"/>
          <w:i/>
          <w:iCs/>
          <w:szCs w:val="22"/>
          <w:rPrChange w:id="6207" w:author="An Tran, ACA (BUV)" w:date="2024-09-10T10:41:00Z" w16du:dateUtc="2024-09-10T03:41:00Z">
            <w:rPr>
              <w:rFonts w:cs="Arial"/>
              <w:szCs w:val="22"/>
              <w:lang w:val="vi-VN"/>
            </w:rPr>
          </w:rPrChange>
        </w:rPr>
        <w:t xml:space="preserve"> </w:t>
      </w:r>
      <w:r w:rsidRPr="00734F86">
        <w:rPr>
          <w:rFonts w:cs="Arial"/>
          <w:i/>
          <w:iCs/>
          <w:szCs w:val="22"/>
          <w:rPrChange w:id="6208" w:author="An Tran, ACA (BUV)" w:date="2024-09-10T10:41:00Z" w16du:dateUtc="2024-09-10T03:41:00Z">
            <w:rPr>
              <w:rFonts w:cs="Arial"/>
              <w:i/>
              <w:iCs/>
              <w:szCs w:val="22"/>
              <w:lang w:val="vi-VN"/>
            </w:rPr>
          </w:rPrChange>
        </w:rPr>
        <w:t>nộp bài trên hệ thống Turnitin và nhận được số phần trăm độ tương đồng thấp, nhưng sau đó số phần trăm này lại tăng lên. Liệu đây có phải là lỗi hệ thống hay không?</w:t>
      </w:r>
      <w:bookmarkEnd w:id="6199"/>
      <w:bookmarkEnd w:id="6200"/>
      <w:bookmarkEnd w:id="6201"/>
    </w:p>
    <w:p w14:paraId="694C32C0"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26784754" w14:textId="77777777" w:rsidR="00A57BC4" w:rsidRPr="009D65E8" w:rsidRDefault="00A57BC4" w:rsidP="00A57BC4">
      <w:pPr>
        <w:tabs>
          <w:tab w:val="left" w:pos="630"/>
          <w:tab w:val="left" w:pos="720"/>
          <w:tab w:val="left" w:pos="1080"/>
        </w:tabs>
        <w:ind w:firstLine="0"/>
        <w:rPr>
          <w:ins w:id="6209" w:author="An Tran, ACA (BUV)" w:date="2024-09-10T02:40:00Z" w16du:dateUtc="2024-09-09T19:40:00Z"/>
          <w:rFonts w:ascii="iCiel Avenir LT Std 35 Light" w:hAnsi="iCiel Avenir LT Std 35 Light" w:cs="Arial"/>
          <w:sz w:val="22"/>
          <w:szCs w:val="22"/>
          <w:lang w:val="vi-VN"/>
        </w:rPr>
      </w:pPr>
      <w:ins w:id="6210" w:author="An Tran, ACA (BUV)" w:date="2024-09-10T02:40:00Z" w16du:dateUtc="2024-09-09T19:40:00Z">
        <w:r w:rsidRPr="009D65E8">
          <w:rPr>
            <w:rFonts w:ascii="iCiel Avenir LT Std 35 Light" w:hAnsi="iCiel Avenir LT Std 35 Light" w:cs="Arial"/>
            <w:sz w:val="22"/>
            <w:szCs w:val="22"/>
            <w:lang w:val="vi-VN"/>
          </w:rPr>
          <w:t>The Turnitin system generated a similarity percentage based on the available Turnitin database, online resources,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t>
        </w:r>
      </w:ins>
    </w:p>
    <w:p w14:paraId="6F5519C9" w14:textId="77777777" w:rsidR="00A57BC4" w:rsidRPr="009D65E8" w:rsidRDefault="00A57BC4" w:rsidP="00A57BC4">
      <w:pPr>
        <w:tabs>
          <w:tab w:val="left" w:pos="630"/>
          <w:tab w:val="left" w:pos="720"/>
          <w:tab w:val="left" w:pos="1080"/>
        </w:tabs>
        <w:ind w:firstLine="0"/>
        <w:rPr>
          <w:ins w:id="6211" w:author="An Tran, ACA (BUV)" w:date="2024-09-10T02:40:00Z" w16du:dateUtc="2024-09-09T19:40:00Z"/>
          <w:rFonts w:ascii="iCiel Avenir LT Std 35 Light" w:hAnsi="iCiel Avenir LT Std 35 Light" w:cs="Arial"/>
          <w:sz w:val="22"/>
          <w:szCs w:val="22"/>
          <w:lang w:val="vi-VN"/>
        </w:rPr>
      </w:pPr>
      <w:ins w:id="6212" w:author="An Tran, ACA (BUV)" w:date="2024-09-10T02:40:00Z" w16du:dateUtc="2024-09-09T19:40:00Z">
        <w:r w:rsidRPr="009D65E8">
          <w:rPr>
            <w:rFonts w:ascii="iCiel Avenir LT Std 35 Light" w:hAnsi="iCiel Avenir LT Std 35 Light" w:cs="Arial"/>
            <w:sz w:val="22"/>
            <w:szCs w:val="22"/>
            <w:lang w:val="vi-VN"/>
          </w:rPr>
          <w:t xml:space="preserve">The only way to ensure a low or zero similarity is for students to write in their own words and use correct paraphrasing when they are referring to the work of academics.   </w:t>
        </w:r>
      </w:ins>
    </w:p>
    <w:p w14:paraId="2ECB1DAB" w14:textId="77777777" w:rsidR="00A57BC4" w:rsidRPr="009D65E8" w:rsidRDefault="00A57BC4" w:rsidP="00A57BC4">
      <w:pPr>
        <w:tabs>
          <w:tab w:val="left" w:pos="630"/>
          <w:tab w:val="left" w:pos="720"/>
          <w:tab w:val="left" w:pos="1080"/>
        </w:tabs>
        <w:ind w:firstLine="0"/>
        <w:rPr>
          <w:ins w:id="6213" w:author="An Tran, ACA (BUV)" w:date="2024-09-10T02:40:00Z" w16du:dateUtc="2024-09-09T19:40:00Z"/>
          <w:rFonts w:ascii="iCiel Avenir LT Std 35 Light" w:hAnsi="iCiel Avenir LT Std 35 Light" w:cs="Arial"/>
          <w:i/>
          <w:iCs/>
          <w:sz w:val="22"/>
          <w:szCs w:val="22"/>
          <w:lang w:val="vi-VN"/>
        </w:rPr>
      </w:pPr>
      <w:ins w:id="6214" w:author="An Tran, ACA (BUV)" w:date="2024-09-10T02:40:00Z" w16du:dateUtc="2024-09-09T19:40:00Z">
        <w:r w:rsidRPr="009D65E8">
          <w:rPr>
            <w:rFonts w:ascii="iCiel Avenir LT Std 35 Light" w:hAnsi="iCiel Avenir LT Std 35 Light" w:cs="Arial"/>
            <w:i/>
            <w:iCs/>
            <w:sz w:val="22"/>
            <w:szCs w:val="22"/>
            <w:lang w:val="vi-VN"/>
          </w:rPr>
          <w: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t>
        </w:r>
      </w:ins>
    </w:p>
    <w:p w14:paraId="2B43EA8F" w14:textId="413E0775" w:rsidR="00D9034C" w:rsidRPr="004373E8" w:rsidDel="00A57BC4" w:rsidRDefault="00A57BC4" w:rsidP="00A57BC4">
      <w:pPr>
        <w:tabs>
          <w:tab w:val="left" w:pos="630"/>
          <w:tab w:val="left" w:pos="720"/>
          <w:tab w:val="left" w:pos="1080"/>
        </w:tabs>
        <w:ind w:firstLine="0"/>
        <w:rPr>
          <w:del w:id="6215" w:author="An Tran, ACA (BUV)" w:date="2024-09-10T02:40:00Z" w16du:dateUtc="2024-09-09T19:40:00Z"/>
          <w:rFonts w:ascii="iCiel Avenir LT Std 35 Light" w:hAnsi="iCiel Avenir LT Std 35 Light" w:cs="Arial"/>
          <w:sz w:val="22"/>
          <w:szCs w:val="22"/>
          <w:lang w:val="vi-VN"/>
        </w:rPr>
      </w:pPr>
      <w:ins w:id="6216" w:author="An Tran, ACA (BUV)" w:date="2024-09-10T02:40:00Z" w16du:dateUtc="2024-09-09T19:40:00Z">
        <w:r w:rsidRPr="009D65E8">
          <w:rPr>
            <w:rFonts w:ascii="iCiel Avenir LT Std 35 Light" w:hAnsi="iCiel Avenir LT Std 35 Light" w:cs="Arial"/>
            <w:i/>
            <w:iCs/>
            <w:sz w:val="22"/>
            <w:szCs w:val="22"/>
            <w:lang w:val="vi-VN"/>
          </w:rPr>
          <w: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t>
        </w:r>
      </w:ins>
      <w:del w:id="6217" w:author="An Tran, ACA (BUV)" w:date="2024-09-10T02:40:00Z" w16du:dateUtc="2024-09-09T19:40:00Z">
        <w:r w:rsidR="00D9034C" w:rsidRPr="004373E8" w:rsidDel="00A57BC4">
          <w:rPr>
            <w:rFonts w:ascii="iCiel Avenir LT Std 35 Light" w:hAnsi="iCiel Avenir LT Std 35 Light" w:cs="Arial"/>
            <w:sz w:val="22"/>
            <w:szCs w:val="22"/>
            <w:lang w:val="vi-VN"/>
          </w:rPr>
          <w:delText xml:space="preserve">The Turnitin system generated </w:delText>
        </w:r>
        <w:r w:rsidR="00FD0CDB" w:rsidRPr="004373E8" w:rsidDel="00A57BC4">
          <w:rPr>
            <w:rFonts w:ascii="iCiel Avenir LT Std 35 Light" w:hAnsi="iCiel Avenir LT Std 35 Light" w:cs="Arial"/>
            <w:sz w:val="22"/>
            <w:szCs w:val="22"/>
            <w:lang w:val="vi-VN"/>
          </w:rPr>
          <w:delText>a</w:delText>
        </w:r>
        <w:r w:rsidR="00D9034C" w:rsidRPr="004373E8" w:rsidDel="00A57BC4">
          <w:rPr>
            <w:rFonts w:ascii="iCiel Avenir LT Std 35 Light" w:hAnsi="iCiel Avenir LT Std 35 Light" w:cs="Arial"/>
            <w:sz w:val="22"/>
            <w:szCs w:val="22"/>
            <w:lang w:val="vi-VN"/>
          </w:rPr>
          <w:delText xml:space="preserve"> similarity percentage based on the available Turnitin database, online </w:delText>
        </w:r>
        <w:r w:rsidR="000E51DD" w:rsidRPr="004373E8" w:rsidDel="00A57BC4">
          <w:rPr>
            <w:rFonts w:ascii="iCiel Avenir LT Std 35 Light" w:hAnsi="iCiel Avenir LT Std 35 Light" w:cs="Arial"/>
            <w:sz w:val="22"/>
            <w:szCs w:val="22"/>
            <w:lang w:val="vi-VN"/>
          </w:rPr>
          <w:delText>resources,</w:delText>
        </w:r>
        <w:r w:rsidR="00D9034C" w:rsidRPr="004373E8" w:rsidDel="00A57BC4">
          <w:rPr>
            <w:rFonts w:ascii="iCiel Avenir LT Std 35 Light" w:hAnsi="iCiel Avenir LT Std 35 Light" w:cs="Arial"/>
            <w:sz w:val="22"/>
            <w:szCs w:val="22"/>
            <w:lang w:val="vi-VN"/>
          </w:rPr>
          <w:delText xml:space="preserve">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delText>
        </w:r>
      </w:del>
    </w:p>
    <w:p w14:paraId="678A3E9F" w14:textId="435EA84C" w:rsidR="00D9034C" w:rsidRPr="004373E8" w:rsidDel="00A57BC4" w:rsidRDefault="00D9034C" w:rsidP="003E1B62">
      <w:pPr>
        <w:tabs>
          <w:tab w:val="left" w:pos="630"/>
          <w:tab w:val="left" w:pos="720"/>
          <w:tab w:val="left" w:pos="1080"/>
        </w:tabs>
        <w:ind w:firstLine="0"/>
        <w:rPr>
          <w:del w:id="6218" w:author="An Tran, ACA (BUV)" w:date="2024-09-10T02:40:00Z" w16du:dateUtc="2024-09-09T19:40:00Z"/>
          <w:rFonts w:ascii="iCiel Avenir LT Std 35 Light" w:hAnsi="iCiel Avenir LT Std 35 Light" w:cs="Arial"/>
          <w:sz w:val="22"/>
          <w:szCs w:val="22"/>
          <w:lang w:val="vi-VN"/>
        </w:rPr>
      </w:pPr>
      <w:del w:id="6219" w:author="An Tran, ACA (BUV)" w:date="2024-09-10T02:40:00Z" w16du:dateUtc="2024-09-09T19:40:00Z">
        <w:r w:rsidRPr="004373E8" w:rsidDel="00A57BC4">
          <w:rPr>
            <w:rFonts w:ascii="iCiel Avenir LT Std 35 Light" w:hAnsi="iCiel Avenir LT Std 35 Light" w:cs="Arial"/>
            <w:sz w:val="22"/>
            <w:szCs w:val="22"/>
            <w:lang w:val="vi-VN"/>
          </w:rPr>
          <w:delText xml:space="preserve">The only way to ensure a low or zero similarity is for students to write in their own words and use correct paraphrasing when they are referring to the work of academics.   </w:delText>
        </w:r>
      </w:del>
    </w:p>
    <w:p w14:paraId="3D914F53" w14:textId="3F1D2881" w:rsidR="00D9034C" w:rsidRPr="004373E8" w:rsidDel="00A57BC4" w:rsidRDefault="00D9034C" w:rsidP="003E1B62">
      <w:pPr>
        <w:tabs>
          <w:tab w:val="left" w:pos="630"/>
          <w:tab w:val="left" w:pos="720"/>
          <w:tab w:val="left" w:pos="1080"/>
        </w:tabs>
        <w:ind w:firstLine="0"/>
        <w:rPr>
          <w:del w:id="6220" w:author="An Tran, ACA (BUV)" w:date="2024-09-10T02:40:00Z" w16du:dateUtc="2024-09-09T19:40:00Z"/>
          <w:rFonts w:ascii="iCiel Avenir LT Std 35 Light" w:hAnsi="iCiel Avenir LT Std 35 Light" w:cs="Arial"/>
          <w:i/>
          <w:iCs/>
          <w:sz w:val="22"/>
          <w:szCs w:val="22"/>
          <w:lang w:val="vi-VN"/>
        </w:rPr>
      </w:pPr>
      <w:del w:id="6221" w:author="An Tran, ACA (BUV)" w:date="2024-09-10T02:40:00Z" w16du:dateUtc="2024-09-09T19:40:00Z">
        <w:r w:rsidRPr="004373E8" w:rsidDel="00A57BC4">
          <w:rPr>
            <w:rFonts w:ascii="iCiel Avenir LT Std 35 Light" w:hAnsi="iCiel Avenir LT Std 35 Light" w:cs="Arial"/>
            <w:i/>
            <w:iCs/>
            <w:sz w:val="22"/>
            <w:szCs w:val="22"/>
            <w:lang w:val="vi-VN"/>
          </w:rPr>
          <w:delTex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delText>
        </w:r>
      </w:del>
    </w:p>
    <w:p w14:paraId="0F6FDF98" w14:textId="5CA7A52B" w:rsidR="00EE2411" w:rsidRPr="00C50EB1" w:rsidRDefault="00D9034C" w:rsidP="003E1B62">
      <w:pPr>
        <w:tabs>
          <w:tab w:val="left" w:pos="630"/>
          <w:tab w:val="left" w:pos="720"/>
          <w:tab w:val="left" w:pos="1080"/>
        </w:tabs>
        <w:ind w:firstLine="0"/>
        <w:rPr>
          <w:rFonts w:ascii="iCiel Avenir LT Std 35 Light" w:hAnsi="iCiel Avenir LT Std 35 Light" w:cs="Arial"/>
          <w:i/>
          <w:iCs/>
          <w:sz w:val="22"/>
          <w:szCs w:val="22"/>
        </w:rPr>
      </w:pPr>
      <w:del w:id="6222" w:author="An Tran, ACA (BUV)" w:date="2024-09-10T02:40:00Z" w16du:dateUtc="2024-09-09T19:40:00Z">
        <w:r w:rsidRPr="004373E8" w:rsidDel="00A57BC4">
          <w:rPr>
            <w:rFonts w:ascii="iCiel Avenir LT Std 35 Light" w:hAnsi="iCiel Avenir LT Std 35 Light" w:cs="Arial"/>
            <w:i/>
            <w:iCs/>
            <w:sz w:val="22"/>
            <w:szCs w:val="22"/>
            <w:lang w:val="vi-VN"/>
          </w:rPr>
          <w:delTex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delText>
        </w:r>
      </w:del>
    </w:p>
    <w:p w14:paraId="4399CE55" w14:textId="77777777"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223" w:author="An Tran, ACA (BUV)" w:date="2024-09-10T10:40:00Z" w16du:dateUtc="2024-09-10T03:40:00Z">
            <w:rPr>
              <w:rFonts w:cs="Arial"/>
              <w:szCs w:val="22"/>
              <w:lang w:val="vi-VN"/>
            </w:rPr>
          </w:rPrChange>
        </w:rPr>
        <w:pPrChange w:id="6224"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225" w:name="_Toc107734241"/>
      <w:bookmarkStart w:id="6226" w:name="_Toc107734455"/>
      <w:bookmarkStart w:id="6227" w:name="_Toc107734907"/>
      <w:bookmarkStart w:id="6228" w:name="_Toc107735129"/>
      <w:bookmarkStart w:id="6229" w:name="_Toc107735256"/>
      <w:bookmarkStart w:id="6230" w:name="_Toc107735361"/>
      <w:bookmarkStart w:id="6231" w:name="_Toc107735465"/>
      <w:bookmarkStart w:id="6232" w:name="_Toc107735568"/>
      <w:bookmarkStart w:id="6233" w:name="_Toc107735673"/>
      <w:bookmarkStart w:id="6234" w:name="_Toc107735777"/>
      <w:bookmarkStart w:id="6235" w:name="_Toc107735881"/>
      <w:bookmarkStart w:id="6236" w:name="_Toc107735985"/>
      <w:bookmarkStart w:id="6237" w:name="_Toc107736138"/>
      <w:bookmarkStart w:id="6238" w:name="_Toc107736285"/>
      <w:bookmarkStart w:id="6239" w:name="_Toc107736389"/>
      <w:bookmarkStart w:id="6240" w:name="_Toc107736611"/>
      <w:bookmarkStart w:id="6241" w:name="_Toc107736714"/>
      <w:bookmarkStart w:id="6242" w:name="_Toc107736817"/>
      <w:bookmarkStart w:id="6243" w:name="_Toc107736921"/>
      <w:bookmarkStart w:id="6244" w:name="_Toc107737773"/>
      <w:bookmarkStart w:id="6245" w:name="_Toc108099162"/>
      <w:bookmarkStart w:id="6246" w:name="_Toc113975579"/>
      <w:bookmarkStart w:id="6247" w:name="_Toc113976096"/>
      <w:bookmarkStart w:id="6248" w:name="_Toc114065626"/>
      <w:bookmarkStart w:id="6249" w:name="_Toc114066022"/>
      <w:bookmarkStart w:id="6250" w:name="_Toc113977117"/>
      <w:bookmarkStart w:id="6251" w:name="_Toc122700195"/>
      <w:bookmarkStart w:id="6252" w:name="_Toc17707735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r w:rsidRPr="00734F86">
        <w:rPr>
          <w:rFonts w:cs="Arial"/>
          <w:szCs w:val="22"/>
          <w:rPrChange w:id="6253" w:author="An Tran, ACA (BUV)" w:date="2024-09-10T10:40:00Z" w16du:dateUtc="2024-09-10T03:40:00Z">
            <w:rPr>
              <w:rFonts w:cs="Arial"/>
              <w:szCs w:val="22"/>
              <w:lang w:val="vi-VN"/>
            </w:rPr>
          </w:rPrChange>
        </w:rPr>
        <w:t xml:space="preserve">Does student have to take responsibility for an academic misconduct in group submission? </w:t>
      </w:r>
      <w:r w:rsidRPr="00734F86">
        <w:rPr>
          <w:rFonts w:cs="Arial"/>
          <w:i/>
          <w:iCs/>
          <w:szCs w:val="22"/>
          <w:rPrChange w:id="6254" w:author="An Tran, ACA (BUV)" w:date="2024-09-10T10:41:00Z" w16du:dateUtc="2024-09-10T03:41:00Z">
            <w:rPr>
              <w:rFonts w:cs="Arial"/>
              <w:szCs w:val="22"/>
              <w:lang w:val="vi-VN"/>
            </w:rPr>
          </w:rPrChange>
        </w:rPr>
        <w:t>/</w:t>
      </w:r>
      <w:r w:rsidRPr="00734F86">
        <w:rPr>
          <w:rFonts w:cs="Arial"/>
          <w:i/>
          <w:iCs/>
          <w:szCs w:val="22"/>
          <w:rPrChange w:id="6255" w:author="An Tran, ACA (BUV)" w:date="2024-09-10T10:41:00Z" w16du:dateUtc="2024-09-10T03:41:00Z">
            <w:rPr>
              <w:rFonts w:cs="Arial"/>
              <w:b w:val="0"/>
              <w:szCs w:val="22"/>
              <w:lang w:val="vi-VN"/>
            </w:rPr>
          </w:rPrChange>
        </w:rPr>
        <w:t xml:space="preserve"> </w:t>
      </w:r>
      <w:r w:rsidRPr="00734F86">
        <w:rPr>
          <w:rFonts w:cs="Arial"/>
          <w:i/>
          <w:iCs/>
          <w:szCs w:val="22"/>
          <w:rPrChange w:id="6256" w:author="An Tran, ACA (BUV)" w:date="2024-09-10T10:41:00Z" w16du:dateUtc="2024-09-10T03:41:00Z">
            <w:rPr>
              <w:rFonts w:cs="Arial"/>
              <w:i/>
              <w:iCs/>
              <w:szCs w:val="22"/>
              <w:lang w:val="vi-VN"/>
            </w:rPr>
          </w:rPrChange>
        </w:rPr>
        <w:t>Sinh viên liệu có phải chịu trách nhiệm cho vi phạm học thuật trong bài nộp nhóm hay không?</w:t>
      </w:r>
      <w:bookmarkEnd w:id="6250"/>
      <w:bookmarkEnd w:id="6251"/>
      <w:bookmarkEnd w:id="6252"/>
    </w:p>
    <w:p w14:paraId="7E8D78A1"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1459ABF5" w14:textId="77777777" w:rsidR="00D9034C" w:rsidRPr="004373E8"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For group assessments, it is a group mark as the submission is made by the designated members. The work is to be done by all members and a single collective mark is issued. For this reason, group members have collective responsibility for the quality of the submitted work, including any academic misconduct.  </w:t>
      </w:r>
    </w:p>
    <w:p w14:paraId="4F268608" w14:textId="77777777" w:rsidR="00D9034C" w:rsidRPr="004373E8"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Đối với các bài nhóm, điểm bài nhóm là điểm chung cho tất cả thành viên trong nhóm. Bài đánh giá nhóm phải được thực hiện bởi tất cả các thành viên với một điểm chung duy nhất được chấm cho cả nhóm. Các thành viên trong nhóm do đó có trách nhiệm tập thể về chất lượng của bài nhóm, bao gồm cả lỗi vi phạm quy định học thuật.</w:t>
      </w:r>
    </w:p>
    <w:p w14:paraId="13F0CB4F" w14:textId="25453444" w:rsidR="00D9034C" w:rsidRPr="00734F86" w:rsidRDefault="00D9034C">
      <w:pPr>
        <w:pStyle w:val="Question"/>
        <w:numPr>
          <w:ilvl w:val="0"/>
          <w:numId w:val="44"/>
        </w:numPr>
        <w:tabs>
          <w:tab w:val="left" w:pos="630"/>
          <w:tab w:val="left" w:pos="990"/>
        </w:tabs>
        <w:spacing w:before="100" w:line="400" w:lineRule="exact"/>
        <w:ind w:left="0" w:firstLine="720"/>
        <w:rPr>
          <w:rFonts w:cs="Arial"/>
          <w:i/>
          <w:iCs/>
          <w:szCs w:val="22"/>
          <w:rPrChange w:id="6257" w:author="An Tran, ACA (BUV)" w:date="2024-09-10T10:41:00Z" w16du:dateUtc="2024-09-10T03:41:00Z">
            <w:rPr>
              <w:rFonts w:cs="Arial"/>
              <w:szCs w:val="22"/>
              <w:lang w:val="vi-VN"/>
            </w:rPr>
          </w:rPrChange>
        </w:rPr>
        <w:pPrChange w:id="6258"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259" w:name="_Toc107734243"/>
      <w:bookmarkStart w:id="6260" w:name="_Toc107734457"/>
      <w:bookmarkStart w:id="6261" w:name="_Toc107734909"/>
      <w:bookmarkStart w:id="6262" w:name="_Toc107735131"/>
      <w:bookmarkStart w:id="6263" w:name="_Toc107735258"/>
      <w:bookmarkStart w:id="6264" w:name="_Toc107735363"/>
      <w:bookmarkStart w:id="6265" w:name="_Toc107735467"/>
      <w:bookmarkStart w:id="6266" w:name="_Toc107735570"/>
      <w:bookmarkStart w:id="6267" w:name="_Toc107735675"/>
      <w:bookmarkStart w:id="6268" w:name="_Toc107735779"/>
      <w:bookmarkStart w:id="6269" w:name="_Toc107735883"/>
      <w:bookmarkStart w:id="6270" w:name="_Toc107735987"/>
      <w:bookmarkStart w:id="6271" w:name="_Toc107736140"/>
      <w:bookmarkStart w:id="6272" w:name="_Toc107736287"/>
      <w:bookmarkStart w:id="6273" w:name="_Toc107736391"/>
      <w:bookmarkStart w:id="6274" w:name="_Toc107736613"/>
      <w:bookmarkStart w:id="6275" w:name="_Toc107736716"/>
      <w:bookmarkStart w:id="6276" w:name="_Toc107736819"/>
      <w:bookmarkStart w:id="6277" w:name="_Toc107736923"/>
      <w:bookmarkStart w:id="6278" w:name="_Toc107737775"/>
      <w:bookmarkStart w:id="6279" w:name="_Toc108099164"/>
      <w:bookmarkStart w:id="6280" w:name="_Toc113975581"/>
      <w:bookmarkStart w:id="6281" w:name="_Toc113976098"/>
      <w:bookmarkStart w:id="6282" w:name="_Toc114065628"/>
      <w:bookmarkStart w:id="6283" w:name="_Toc114066024"/>
      <w:bookmarkStart w:id="6284" w:name="_Toc113977118"/>
      <w:bookmarkStart w:id="6285" w:name="_Toc122700196"/>
      <w:bookmarkStart w:id="6286" w:name="_Toc177077355"/>
      <w:bookmarkStart w:id="6287" w:name="_Hlk107219325"/>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r w:rsidRPr="00734F86">
        <w:rPr>
          <w:rFonts w:cs="Arial"/>
          <w:szCs w:val="22"/>
          <w:rPrChange w:id="6288" w:author="An Tran, ACA (BUV)" w:date="2024-09-10T10:40:00Z" w16du:dateUtc="2024-09-10T03:40:00Z">
            <w:rPr>
              <w:rFonts w:cs="Arial"/>
              <w:szCs w:val="22"/>
              <w:lang w:val="vi-VN"/>
            </w:rPr>
          </w:rPrChange>
        </w:rPr>
        <w:t xml:space="preserve">How does academic misconduct affect </w:t>
      </w:r>
      <w:r w:rsidR="000E51DD" w:rsidRPr="00734F86">
        <w:rPr>
          <w:rFonts w:cs="Arial"/>
          <w:szCs w:val="22"/>
          <w:rPrChange w:id="6289" w:author="An Tran, ACA (BUV)" w:date="2024-09-10T10:40:00Z" w16du:dateUtc="2024-09-10T03:40:00Z">
            <w:rPr>
              <w:rFonts w:cs="Arial"/>
              <w:szCs w:val="22"/>
              <w:lang w:val="vi-VN"/>
            </w:rPr>
          </w:rPrChange>
        </w:rPr>
        <w:t>the student’s</w:t>
      </w:r>
      <w:r w:rsidRPr="00734F86">
        <w:rPr>
          <w:rFonts w:cs="Arial"/>
          <w:szCs w:val="22"/>
          <w:rPrChange w:id="6290" w:author="An Tran, ACA (BUV)" w:date="2024-09-10T10:40:00Z" w16du:dateUtc="2024-09-10T03:40:00Z">
            <w:rPr>
              <w:rFonts w:cs="Arial"/>
              <w:szCs w:val="22"/>
              <w:lang w:val="vi-VN"/>
            </w:rPr>
          </w:rPrChange>
        </w:rPr>
        <w:t xml:space="preserve"> academic performance &amp; studying progress? </w:t>
      </w:r>
      <w:r w:rsidRPr="00734F86">
        <w:rPr>
          <w:rFonts w:cs="Arial"/>
          <w:i/>
          <w:iCs/>
          <w:szCs w:val="22"/>
          <w:rPrChange w:id="6291" w:author="An Tran, ACA (BUV)" w:date="2024-09-10T10:41:00Z" w16du:dateUtc="2024-09-10T03:41:00Z">
            <w:rPr>
              <w:rFonts w:cs="Arial"/>
              <w:szCs w:val="22"/>
              <w:lang w:val="vi-VN"/>
            </w:rPr>
          </w:rPrChange>
        </w:rPr>
        <w:t xml:space="preserve">/ </w:t>
      </w:r>
      <w:r w:rsidRPr="00734F86">
        <w:rPr>
          <w:rFonts w:cs="Arial"/>
          <w:i/>
          <w:iCs/>
          <w:szCs w:val="22"/>
          <w:rPrChange w:id="6292" w:author="An Tran, ACA (BUV)" w:date="2024-09-10T10:41:00Z" w16du:dateUtc="2024-09-10T03:41:00Z">
            <w:rPr>
              <w:rFonts w:cs="Arial"/>
              <w:i/>
              <w:iCs/>
              <w:szCs w:val="22"/>
              <w:lang w:val="vi-VN"/>
            </w:rPr>
          </w:rPrChange>
        </w:rPr>
        <w:t>Việc vi phạm học thuật có thể ảnh hưởng thế nào đến kết quả học tập và lên lớp của sinh viên?</w:t>
      </w:r>
      <w:bookmarkEnd w:id="6284"/>
      <w:bookmarkEnd w:id="6285"/>
      <w:bookmarkEnd w:id="6286"/>
    </w:p>
    <w:p w14:paraId="17B4467B"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26050B19" w14:textId="77777777" w:rsidR="00A57BC4" w:rsidRPr="009D65E8" w:rsidRDefault="00A57BC4" w:rsidP="00A57BC4">
      <w:pPr>
        <w:tabs>
          <w:tab w:val="left" w:pos="630"/>
          <w:tab w:val="left" w:pos="720"/>
          <w:tab w:val="left" w:pos="1080"/>
        </w:tabs>
        <w:ind w:firstLine="0"/>
        <w:rPr>
          <w:ins w:id="6293" w:author="An Tran, ACA (BUV)" w:date="2024-09-10T02:40:00Z" w16du:dateUtc="2024-09-09T19:40:00Z"/>
          <w:rFonts w:ascii="iCiel Avenir LT Std 35 Light" w:hAnsi="iCiel Avenir LT Std 35 Light" w:cs="Arial"/>
          <w:sz w:val="22"/>
          <w:szCs w:val="22"/>
        </w:rPr>
      </w:pPr>
      <w:ins w:id="6294" w:author="An Tran, ACA (BUV)" w:date="2024-09-10T02:40:00Z" w16du:dateUtc="2024-09-09T19:40:00Z">
        <w:r w:rsidRPr="009D65E8">
          <w:rPr>
            <w:rFonts w:ascii="iCiel Avenir LT Std 35 Light" w:hAnsi="iCiel Avenir LT Std 35 Light" w:cs="Arial"/>
            <w:sz w:val="22"/>
            <w:szCs w:val="22"/>
            <w:lang w:val="vi-VN"/>
          </w:rPr>
          <w:t xml:space="preserve">BUV strictly follow the Stirling Academic Integrity Policy and Academic Misconduct Procedure of UoS. Therefore, based on the level of instance from Minor to Gross academic misconduct, the sanctions can escalate from grade reduction to termination of studies and no award possible. The academic performance and study progress of student will be considered individually and decided by the Award Board and informed to students &amp; parents. Due to the severe impact of academic misconduct, students are strongly advised to follow the Academic Misconduct Procedure, take part in all academic training sessions, proactively ask Programme Leader and Module Leader if in any doubt. </w:t>
        </w:r>
      </w:ins>
    </w:p>
    <w:p w14:paraId="7A0099AC" w14:textId="2A8790E2" w:rsidR="00D9034C" w:rsidRPr="004373E8" w:rsidDel="00A57BC4" w:rsidRDefault="00A57BC4" w:rsidP="00A57BC4">
      <w:pPr>
        <w:tabs>
          <w:tab w:val="left" w:pos="630"/>
          <w:tab w:val="left" w:pos="720"/>
          <w:tab w:val="left" w:pos="1080"/>
        </w:tabs>
        <w:ind w:firstLine="0"/>
        <w:rPr>
          <w:del w:id="6295" w:author="An Tran, ACA (BUV)" w:date="2024-09-10T02:40:00Z" w16du:dateUtc="2024-09-09T19:40:00Z"/>
          <w:rFonts w:ascii="iCiel Avenir LT Std 35 Light" w:hAnsi="iCiel Avenir LT Std 35 Light" w:cs="Arial"/>
          <w:sz w:val="22"/>
          <w:szCs w:val="22"/>
          <w:lang w:val="vi-VN"/>
        </w:rPr>
      </w:pPr>
      <w:ins w:id="6296" w:author="An Tran, ACA (BUV)" w:date="2024-09-10T02:40:00Z" w16du:dateUtc="2024-09-09T19:40:00Z">
        <w:r w:rsidRPr="009D65E8">
          <w:rPr>
            <w:rFonts w:ascii="iCiel Avenir LT Std 35 Light" w:hAnsi="iCiel Avenir LT Std 35 Light" w:cs="Arial"/>
            <w:i/>
            <w:iCs/>
            <w:sz w:val="22"/>
            <w:szCs w:val="22"/>
            <w:lang w:val="vi-VN"/>
          </w:rPr>
          <w:t>BUV tuân thủ chặt chẽ Quy định Học thuật của Đại học S</w:t>
        </w:r>
        <w:r w:rsidRPr="009D65E8">
          <w:rPr>
            <w:rFonts w:ascii="iCiel Avenir LT Std 35 Light" w:hAnsi="iCiel Avenir LT Std 35 Light" w:cs="Arial"/>
            <w:i/>
            <w:iCs/>
            <w:sz w:val="22"/>
            <w:szCs w:val="22"/>
          </w:rPr>
          <w:t>tirling</w:t>
        </w:r>
        <w:r w:rsidRPr="009D65E8">
          <w:rPr>
            <w:rFonts w:ascii="iCiel Avenir LT Std 35 Light" w:hAnsi="iCiel Avenir LT Std 35 Light" w:cs="Arial"/>
            <w:i/>
            <w:iCs/>
            <w:sz w:val="22"/>
            <w:szCs w:val="22"/>
            <w:lang w:val="vi-VN"/>
          </w:rPr>
          <w:t xml:space="preserve">. Do đó, đối với từng mức độ vi phạm từ nhẹ đến nghiêm trọng, </w:t>
        </w:r>
        <w:r w:rsidRPr="009D65E8">
          <w:rPr>
            <w:rFonts w:ascii="iCiel Avenir LT Std 35 Light" w:hAnsi="iCiel Avenir LT Std 35 Light" w:cs="Arial"/>
            <w:i/>
            <w:iCs/>
            <w:sz w:val="22"/>
            <w:szCs w:val="22"/>
          </w:rPr>
          <w:t>các hình phạt có thể tang dần từ việc điều chỉnh điểm cho đến chấm dứt việc học tập và không được nhận bằng.</w:t>
        </w:r>
        <w:r w:rsidRPr="009D65E8">
          <w:t xml:space="preserve"> </w:t>
        </w:r>
        <w:r w:rsidRPr="009D65E8">
          <w:rPr>
            <w:rFonts w:ascii="iCiel Avenir LT Std 35 Light" w:hAnsi="iCiel Avenir LT Std 35 Light" w:cs="Arial"/>
            <w:i/>
            <w:iCs/>
            <w:sz w:val="22"/>
            <w:szCs w:val="22"/>
          </w:rPr>
          <w:t xml:space="preserve">Thành tích học tập và tiến độ học tập của sinh viên sẽ được xem xét từng trường hợp và quyết định bởi Hội đồng Khảo thí và sẽ được thông báo đến sinh viên và phụ huynh. Do hậu quả nghiêm trọng của hành vi vi phạm học thuật, sinh viên được khuyến cáo nên tuân thủ Quy trình Xử lý Hành vi vi phạm Học thuật, tham gia tất cả các buổi đào tạo, và </w:t>
        </w:r>
        <w:r w:rsidRPr="009D65E8">
          <w:rPr>
            <w:rFonts w:ascii="iCiel Avenir LT Std 35 Light" w:hAnsi="iCiel Avenir LT Std 35 Light" w:cs="Arial"/>
            <w:i/>
            <w:iCs/>
            <w:sz w:val="22"/>
            <w:szCs w:val="22"/>
            <w:lang w:val="vi-VN"/>
          </w:rPr>
          <w:t xml:space="preserve">chủ động liên hệ thầy cô Trưởng chương trình, Giảng viên phụ trách môn học nếu có bất kỳ thắc mắc nào. </w:t>
        </w:r>
      </w:ins>
      <w:del w:id="6297" w:author="An Tran, ACA (BUV)" w:date="2024-09-10T02:40:00Z" w16du:dateUtc="2024-09-09T19:40:00Z">
        <w:r w:rsidR="00D9034C" w:rsidRPr="004373E8" w:rsidDel="00A57BC4">
          <w:rPr>
            <w:rFonts w:ascii="iCiel Avenir LT Std 35 Light" w:hAnsi="iCiel Avenir LT Std 35 Light" w:cs="Arial"/>
            <w:sz w:val="22"/>
            <w:szCs w:val="22"/>
            <w:lang w:val="vi-VN"/>
          </w:rPr>
          <w:delText xml:space="preserve">BUV strictly follow the Academic Conduct Procedure of Staffordshire University. Therefore, based on the level of instance from Minor to Major and Serious academic misconduct, the sanctions can escalate from failure of the assessment &amp; failure of the module, to failure of the level and even failure of the award. The academic performance and study progress of student will be considered individually and decided by the Award </w:delText>
        </w:r>
        <w:r w:rsidR="00FD0CDB" w:rsidRPr="004373E8" w:rsidDel="00A57BC4">
          <w:rPr>
            <w:rFonts w:ascii="iCiel Avenir LT Std 35 Light" w:hAnsi="iCiel Avenir LT Std 35 Light" w:cs="Arial"/>
            <w:sz w:val="22"/>
            <w:szCs w:val="22"/>
            <w:lang w:val="vi-VN"/>
          </w:rPr>
          <w:delText>Board and</w:delText>
        </w:r>
        <w:r w:rsidR="00D9034C" w:rsidRPr="004373E8" w:rsidDel="00A57BC4">
          <w:rPr>
            <w:rFonts w:ascii="iCiel Avenir LT Std 35 Light" w:hAnsi="iCiel Avenir LT Std 35 Light" w:cs="Arial"/>
            <w:sz w:val="22"/>
            <w:szCs w:val="22"/>
            <w:lang w:val="vi-VN"/>
          </w:rPr>
          <w:delText xml:space="preserve"> informed to students &amp; parents. Students &amp; parents can contact the Academic Compliance Office at </w:delText>
        </w:r>
        <w:r w:rsidR="002D10A3" w:rsidDel="00A57BC4">
          <w:fldChar w:fldCharType="begin"/>
        </w:r>
        <w:r w:rsidR="002D10A3" w:rsidDel="00A57BC4">
          <w:delInstrText>HYPERLINK "mailto:aca.compliance@buv.edu.vn"</w:delInstrText>
        </w:r>
        <w:r w:rsidR="002D10A3" w:rsidDel="00A57BC4">
          <w:fldChar w:fldCharType="separate"/>
        </w:r>
        <w:r w:rsidR="00D9034C" w:rsidRPr="004373E8" w:rsidDel="00A57BC4">
          <w:rPr>
            <w:rStyle w:val="Hyperlink"/>
            <w:rFonts w:ascii="iCiel Avenir LT Std 35 Light" w:hAnsi="iCiel Avenir LT Std 35 Light" w:cs="Arial"/>
            <w:sz w:val="22"/>
            <w:szCs w:val="22"/>
            <w:lang w:val="vi-VN"/>
          </w:rPr>
          <w:delText>aca.compliance@buv.edu.vn</w:delText>
        </w:r>
        <w:r w:rsidR="002D10A3" w:rsidDel="00A57BC4">
          <w:rPr>
            <w:rStyle w:val="Hyperlink"/>
            <w:rFonts w:ascii="iCiel Avenir LT Std 35 Light" w:hAnsi="iCiel Avenir LT Std 35 Light" w:cs="Arial"/>
            <w:sz w:val="22"/>
            <w:szCs w:val="22"/>
            <w:lang w:val="vi-VN"/>
          </w:rPr>
          <w:fldChar w:fldCharType="end"/>
        </w:r>
        <w:r w:rsidR="00D9034C" w:rsidRPr="004373E8" w:rsidDel="00A57BC4">
          <w:rPr>
            <w:rFonts w:ascii="iCiel Avenir LT Std 35 Light" w:hAnsi="iCiel Avenir LT Std 35 Light" w:cs="Arial"/>
            <w:sz w:val="22"/>
            <w:szCs w:val="22"/>
            <w:lang w:val="vi-VN"/>
          </w:rPr>
          <w:delText xml:space="preserve"> for further explanation &amp; information of this procedure.  Due to the severe impact of academic misconduct, students are strongly advised to follow the Academic Conduct Procedure, take part in all academic training session</w:delText>
        </w:r>
        <w:r w:rsidR="000D6210" w:rsidRPr="004373E8" w:rsidDel="00A57BC4">
          <w:rPr>
            <w:rFonts w:ascii="iCiel Avenir LT Std 35 Light" w:hAnsi="iCiel Avenir LT Std 35 Light" w:cs="Arial"/>
            <w:sz w:val="22"/>
            <w:szCs w:val="22"/>
            <w:lang w:val="vi-VN"/>
          </w:rPr>
          <w:delText>s</w:delText>
        </w:r>
        <w:r w:rsidR="00D9034C" w:rsidRPr="004373E8" w:rsidDel="00A57BC4">
          <w:rPr>
            <w:rFonts w:ascii="iCiel Avenir LT Std 35 Light" w:hAnsi="iCiel Avenir LT Std 35 Light" w:cs="Arial"/>
            <w:sz w:val="22"/>
            <w:szCs w:val="22"/>
            <w:lang w:val="vi-VN"/>
          </w:rPr>
          <w:delText>, proactively ask Programme Leader</w:delText>
        </w:r>
        <w:r w:rsidR="006F1DBF" w:rsidRPr="004373E8" w:rsidDel="00A57BC4">
          <w:rPr>
            <w:rFonts w:ascii="iCiel Avenir LT Std 35 Light" w:hAnsi="iCiel Avenir LT Std 35 Light" w:cs="Arial"/>
            <w:sz w:val="22"/>
            <w:szCs w:val="22"/>
            <w:lang w:val="vi-VN"/>
          </w:rPr>
          <w:delText xml:space="preserve"> and </w:delText>
        </w:r>
        <w:r w:rsidR="00D9034C" w:rsidRPr="004373E8" w:rsidDel="00A57BC4">
          <w:rPr>
            <w:rFonts w:ascii="iCiel Avenir LT Std 35 Light" w:hAnsi="iCiel Avenir LT Std 35 Light" w:cs="Arial"/>
            <w:sz w:val="22"/>
            <w:szCs w:val="22"/>
            <w:lang w:val="vi-VN"/>
          </w:rPr>
          <w:delText>Module Leader if in any doubt.</w:delText>
        </w:r>
      </w:del>
    </w:p>
    <w:p w14:paraId="04145625" w14:textId="02843C2C" w:rsidR="00D9034C" w:rsidRPr="004373E8"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del w:id="6298" w:author="An Tran, ACA (BUV)" w:date="2024-09-10T02:40:00Z" w16du:dateUtc="2024-09-09T19:40:00Z">
        <w:r w:rsidRPr="004373E8" w:rsidDel="00A57BC4">
          <w:rPr>
            <w:rFonts w:ascii="iCiel Avenir LT Std 35 Light" w:hAnsi="iCiel Avenir LT Std 35 Light" w:cs="Arial"/>
            <w:i/>
            <w:iCs/>
            <w:sz w:val="22"/>
            <w:szCs w:val="22"/>
            <w:lang w:val="vi-VN"/>
          </w:rPr>
          <w:delText xml:space="preserve">BUV tuân thủ chặt chẽ Quy định Học thuật của Đại học Staffordshire. Do đó, đối với từng mức độ vi phạm từ nhẹ đến nặng và nghiêm trọng, hậu quả có thể từ việc sinh viên bị trượt bài, trượt môn cho đến học lại cả năm học, hoặc thậm chí là không đủ điều kiện để tiếp tục học tại trường. Kết quả học tập và tình trạng lên lớp của sinh viên sẽ được Hội đồng Khảo thí cân nhắc cho từng trường hợp và thông báo tới sinh viên và phụ huynh. Sinh viên và phụ huynh có thể liên hệ </w:delText>
        </w:r>
        <w:r w:rsidR="00B61D3B" w:rsidRPr="004373E8" w:rsidDel="00A57BC4">
          <w:rPr>
            <w:rFonts w:ascii="iCiel Avenir LT Std 35 Light" w:hAnsi="iCiel Avenir LT Std 35 Light" w:cs="Arial"/>
            <w:i/>
            <w:iCs/>
            <w:sz w:val="22"/>
            <w:szCs w:val="22"/>
            <w:lang w:val="vi-VN"/>
          </w:rPr>
          <w:delText>Bộ phận</w:delText>
        </w:r>
        <w:r w:rsidRPr="004373E8" w:rsidDel="00A57BC4">
          <w:rPr>
            <w:rFonts w:ascii="iCiel Avenir LT Std 35 Light" w:hAnsi="iCiel Avenir LT Std 35 Light" w:cs="Arial"/>
            <w:i/>
            <w:iCs/>
            <w:sz w:val="22"/>
            <w:szCs w:val="22"/>
            <w:lang w:val="vi-VN"/>
          </w:rPr>
          <w:delText xml:space="preserve"> Quy chế Đào tạo qua địa chỉ </w:delText>
        </w:r>
        <w:r w:rsidR="002D10A3" w:rsidDel="00A57BC4">
          <w:fldChar w:fldCharType="begin"/>
        </w:r>
        <w:r w:rsidR="002D10A3" w:rsidDel="00A57BC4">
          <w:delInstrText>HYPERLINK "mailto:aca.compliance@buv.edu.vn"</w:delInstrText>
        </w:r>
        <w:r w:rsidR="002D10A3" w:rsidDel="00A57BC4">
          <w:fldChar w:fldCharType="separate"/>
        </w:r>
        <w:r w:rsidRPr="004373E8" w:rsidDel="00A57BC4">
          <w:rPr>
            <w:rStyle w:val="Hyperlink"/>
            <w:rFonts w:ascii="iCiel Avenir LT Std 35 Light" w:hAnsi="iCiel Avenir LT Std 35 Light" w:cs="Arial"/>
            <w:i/>
            <w:iCs/>
            <w:sz w:val="22"/>
            <w:szCs w:val="22"/>
            <w:lang w:val="vi-VN"/>
          </w:rPr>
          <w:delText>aca.compliance@buv.edu.vn</w:delText>
        </w:r>
        <w:r w:rsidR="002D10A3" w:rsidDel="00A57BC4">
          <w:rPr>
            <w:rStyle w:val="Hyperlink"/>
            <w:rFonts w:ascii="iCiel Avenir LT Std 35 Light" w:hAnsi="iCiel Avenir LT Std 35 Light" w:cs="Arial"/>
            <w:i/>
            <w:iCs/>
            <w:sz w:val="22"/>
            <w:szCs w:val="22"/>
            <w:lang w:val="vi-VN"/>
          </w:rPr>
          <w:fldChar w:fldCharType="end"/>
        </w:r>
        <w:r w:rsidRPr="004373E8" w:rsidDel="00A57BC4">
          <w:rPr>
            <w:rFonts w:ascii="iCiel Avenir LT Std 35 Light" w:hAnsi="iCiel Avenir LT Std 35 Light" w:cs="Arial"/>
            <w:i/>
            <w:iCs/>
            <w:sz w:val="22"/>
            <w:szCs w:val="22"/>
            <w:lang w:val="vi-VN"/>
          </w:rPr>
          <w:delText xml:space="preserve"> để được giải thích và hướng dẫn kỹ hơn về bộ quy định này. Do tính chất nghiêm trọng của vi phạm học thuật, sinh viên cần tuân thủ chặt chẽ bộ Quy định Học thuật, tham dự đầy đủ các buổi hướng dẫn học thuật và chủ động liên hệ thầy cô Trưởng chương trình, Giảng viên phụ trách môn học nếu có bất kỳ</w:delText>
        </w:r>
        <w:r w:rsidR="00267AF7" w:rsidRPr="004373E8" w:rsidDel="00A57BC4">
          <w:rPr>
            <w:rFonts w:ascii="iCiel Avenir LT Std 35 Light" w:hAnsi="iCiel Avenir LT Std 35 Light" w:cs="Arial"/>
            <w:i/>
            <w:iCs/>
            <w:sz w:val="22"/>
            <w:szCs w:val="22"/>
            <w:lang w:val="vi-VN"/>
          </w:rPr>
          <w:delText xml:space="preserve"> </w:delText>
        </w:r>
        <w:r w:rsidRPr="004373E8" w:rsidDel="00A57BC4">
          <w:rPr>
            <w:rFonts w:ascii="iCiel Avenir LT Std 35 Light" w:hAnsi="iCiel Avenir LT Std 35 Light" w:cs="Arial"/>
            <w:i/>
            <w:iCs/>
            <w:sz w:val="22"/>
            <w:szCs w:val="22"/>
            <w:lang w:val="vi-VN"/>
          </w:rPr>
          <w:delText>thắc mắc</w:delText>
        </w:r>
        <w:r w:rsidR="00267AF7" w:rsidRPr="004373E8" w:rsidDel="00A57BC4">
          <w:rPr>
            <w:rFonts w:ascii="iCiel Avenir LT Std 35 Light" w:hAnsi="iCiel Avenir LT Std 35 Light" w:cs="Arial"/>
            <w:i/>
            <w:iCs/>
            <w:sz w:val="22"/>
            <w:szCs w:val="22"/>
            <w:lang w:val="vi-VN"/>
          </w:rPr>
          <w:delText xml:space="preserve"> nào</w:delText>
        </w:r>
        <w:r w:rsidRPr="004373E8" w:rsidDel="00A57BC4">
          <w:rPr>
            <w:rFonts w:ascii="iCiel Avenir LT Std 35 Light" w:hAnsi="iCiel Avenir LT Std 35 Light" w:cs="Arial"/>
            <w:i/>
            <w:iCs/>
            <w:sz w:val="22"/>
            <w:szCs w:val="22"/>
            <w:lang w:val="vi-VN"/>
          </w:rPr>
          <w:delText xml:space="preserve">. </w:delText>
        </w:r>
      </w:del>
      <w:bookmarkEnd w:id="6287"/>
    </w:p>
    <w:p w14:paraId="1B398A42" w14:textId="1DFE3BF6"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299" w:author="An Tran, ACA (BUV)" w:date="2024-09-10T10:40:00Z" w16du:dateUtc="2024-09-10T03:40:00Z">
            <w:rPr>
              <w:rFonts w:cs="Arial"/>
              <w:szCs w:val="22"/>
              <w:lang w:val="vi-VN"/>
            </w:rPr>
          </w:rPrChange>
        </w:rPr>
        <w:pPrChange w:id="6300"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301" w:name="_Toc113975583"/>
      <w:bookmarkStart w:id="6302" w:name="_Toc113976100"/>
      <w:bookmarkStart w:id="6303" w:name="_Toc114065630"/>
      <w:bookmarkStart w:id="6304" w:name="_Toc114066026"/>
      <w:bookmarkStart w:id="6305" w:name="_Toc113977119"/>
      <w:bookmarkStart w:id="6306" w:name="_Toc122700197"/>
      <w:bookmarkStart w:id="6307" w:name="_Toc177077356"/>
      <w:bookmarkEnd w:id="6301"/>
      <w:bookmarkEnd w:id="6302"/>
      <w:bookmarkEnd w:id="6303"/>
      <w:bookmarkEnd w:id="6304"/>
      <w:r w:rsidRPr="00734F86">
        <w:rPr>
          <w:rFonts w:cs="Arial"/>
          <w:szCs w:val="22"/>
          <w:rPrChange w:id="6308" w:author="An Tran, ACA (BUV)" w:date="2024-09-10T10:40:00Z" w16du:dateUtc="2024-09-10T03:40:00Z">
            <w:rPr>
              <w:rFonts w:cs="Arial"/>
              <w:szCs w:val="22"/>
              <w:lang w:val="vi-VN"/>
            </w:rPr>
          </w:rPrChange>
        </w:rPr>
        <w:t xml:space="preserve">Students have academic </w:t>
      </w:r>
      <w:r w:rsidR="0050536E" w:rsidRPr="00734F86">
        <w:rPr>
          <w:rFonts w:cs="Arial"/>
          <w:szCs w:val="22"/>
          <w:rPrChange w:id="6309" w:author="An Tran, ACA (BUV)" w:date="2024-09-10T10:40:00Z" w16du:dateUtc="2024-09-10T03:40:00Z">
            <w:rPr>
              <w:rFonts w:cs="Arial"/>
              <w:szCs w:val="22"/>
              <w:lang w:val="vi-VN"/>
            </w:rPr>
          </w:rPrChange>
        </w:rPr>
        <w:t>misconduct;</w:t>
      </w:r>
      <w:r w:rsidRPr="00734F86">
        <w:rPr>
          <w:rFonts w:cs="Arial"/>
          <w:szCs w:val="22"/>
          <w:rPrChange w:id="6310" w:author="An Tran, ACA (BUV)" w:date="2024-09-10T10:40:00Z" w16du:dateUtc="2024-09-10T03:40:00Z">
            <w:rPr>
              <w:rFonts w:cs="Arial"/>
              <w:szCs w:val="22"/>
              <w:lang w:val="vi-VN"/>
            </w:rPr>
          </w:rPrChange>
        </w:rPr>
        <w:t xml:space="preserve"> will this be displayed in transcript or degree certificate? / </w:t>
      </w:r>
      <w:r w:rsidRPr="00734F86">
        <w:rPr>
          <w:rFonts w:cs="Arial"/>
          <w:i/>
          <w:iCs/>
          <w:szCs w:val="22"/>
          <w:rPrChange w:id="6311" w:author="An Tran, ACA (BUV)" w:date="2024-09-10T10:41:00Z" w16du:dateUtc="2024-09-10T03:41:00Z">
            <w:rPr>
              <w:rFonts w:cs="Arial"/>
              <w:i/>
              <w:iCs/>
              <w:szCs w:val="22"/>
              <w:lang w:val="vi-VN"/>
            </w:rPr>
          </w:rPrChange>
        </w:rPr>
        <w:t>Sinh viên đã vi phạm quy định học thuật của nhà trường, liệu việc vi phạm này có bị ghi trong hồ sơ, học bạ, bảng điểm hoặc bằng tốt nghiệp hay không?</w:t>
      </w:r>
      <w:bookmarkEnd w:id="6305"/>
      <w:bookmarkEnd w:id="6306"/>
      <w:bookmarkEnd w:id="6307"/>
    </w:p>
    <w:p w14:paraId="0979BE07" w14:textId="77777777" w:rsidR="00D9034C" w:rsidRPr="004373E8" w:rsidRDefault="00D9034C"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1BF5C3FC" w14:textId="77777777" w:rsidR="00A57BC4" w:rsidRPr="009D65E8" w:rsidRDefault="00A57BC4" w:rsidP="00A57BC4">
      <w:pPr>
        <w:tabs>
          <w:tab w:val="left" w:pos="630"/>
          <w:tab w:val="left" w:pos="720"/>
          <w:tab w:val="left" w:pos="1080"/>
        </w:tabs>
        <w:ind w:firstLine="0"/>
        <w:rPr>
          <w:ins w:id="6312" w:author="An Tran, ACA (BUV)" w:date="2024-09-10T02:41:00Z" w16du:dateUtc="2024-09-09T19:41:00Z"/>
          <w:rFonts w:ascii="iCiel Avenir LT Std 35 Light" w:hAnsi="iCiel Avenir LT Std 35 Light" w:cs="Arial"/>
          <w:sz w:val="22"/>
          <w:szCs w:val="22"/>
        </w:rPr>
      </w:pPr>
      <w:ins w:id="6313" w:author="An Tran, ACA (BUV)" w:date="2024-09-10T02:41:00Z" w16du:dateUtc="2024-09-09T19:41:00Z">
        <w:r w:rsidRPr="009D65E8">
          <w:rPr>
            <w:rFonts w:ascii="iCiel Avenir LT Std 35 Light" w:hAnsi="iCiel Avenir LT Std 35 Light" w:cs="Arial"/>
            <w:sz w:val="22"/>
            <w:szCs w:val="22"/>
            <w:lang w:val="vi-VN"/>
          </w:rPr>
          <w:t xml:space="preserve">If the misconduct is deemed sufficiently severe that the whole module grade is set to 0 and no resit is allowed, a grade of FZ is awarded, which indicates misconduct. </w:t>
        </w:r>
      </w:ins>
    </w:p>
    <w:p w14:paraId="388A5CFF" w14:textId="3E6C5EA8" w:rsidR="00E3734B" w:rsidRPr="004373E8" w:rsidDel="00A57BC4" w:rsidRDefault="00A57BC4" w:rsidP="00A57BC4">
      <w:pPr>
        <w:tabs>
          <w:tab w:val="left" w:pos="630"/>
          <w:tab w:val="left" w:pos="720"/>
          <w:tab w:val="left" w:pos="1080"/>
        </w:tabs>
        <w:ind w:firstLine="0"/>
        <w:rPr>
          <w:del w:id="6314" w:author="An Tran, ACA (BUV)" w:date="2024-09-10T02:41:00Z" w16du:dateUtc="2024-09-09T19:41:00Z"/>
          <w:rFonts w:ascii="iCiel Avenir LT Std 35 Light" w:hAnsi="iCiel Avenir LT Std 35 Light" w:cs="Arial"/>
          <w:sz w:val="22"/>
          <w:szCs w:val="22"/>
          <w:lang w:val="vi-VN"/>
        </w:rPr>
      </w:pPr>
      <w:ins w:id="6315" w:author="An Tran, ACA (BUV)" w:date="2024-09-10T02:41:00Z" w16du:dateUtc="2024-09-09T19:41:00Z">
        <w:r w:rsidRPr="009D65E8">
          <w:rPr>
            <w:rFonts w:ascii="iCiel Avenir LT Std 35 Light" w:hAnsi="iCiel Avenir LT Std 35 Light" w:cs="Arial"/>
            <w:i/>
            <w:iCs/>
            <w:sz w:val="22"/>
            <w:szCs w:val="22"/>
          </w:rPr>
          <w:t>Trong trường hợp vi phạm học thuật có mức độ nghiêm trọng cao và điểm học phần được đưa về 0 và sinh viên không được thi lại, điểm của sinh viên cho học phần sẽ là điểm FZ. Kí hiệu này có nghĩa là sinh viên đã có vi phạm học thuật.</w:t>
        </w:r>
      </w:ins>
      <w:del w:id="6316" w:author="An Tran, ACA (BUV)" w:date="2024-09-10T02:41:00Z" w16du:dateUtc="2024-09-09T19:41:00Z">
        <w:r w:rsidR="00E43DA8" w:rsidRPr="004373E8" w:rsidDel="00A57BC4">
          <w:rPr>
            <w:rFonts w:ascii="iCiel Avenir LT Std 35 Light" w:hAnsi="iCiel Avenir LT Std 35 Light" w:cs="Arial"/>
            <w:sz w:val="22"/>
            <w:szCs w:val="22"/>
            <w:lang w:val="vi-VN"/>
          </w:rPr>
          <w:delText>The record</w:delText>
        </w:r>
        <w:r w:rsidR="00D9034C" w:rsidRPr="004373E8" w:rsidDel="00A57BC4">
          <w:rPr>
            <w:rFonts w:ascii="iCiel Avenir LT Std 35 Light" w:hAnsi="iCiel Avenir LT Std 35 Light" w:cs="Arial"/>
            <w:sz w:val="22"/>
            <w:szCs w:val="22"/>
            <w:lang w:val="vi-VN"/>
          </w:rPr>
          <w:delText xml:space="preserve"> of Academic misconduct is </w:delText>
        </w:r>
        <w:r w:rsidR="00E43DA8" w:rsidRPr="004373E8" w:rsidDel="00A57BC4">
          <w:rPr>
            <w:rFonts w:ascii="iCiel Avenir LT Std 35 Light" w:hAnsi="iCiel Avenir LT Std 35 Light" w:cs="Arial"/>
            <w:sz w:val="22"/>
            <w:szCs w:val="22"/>
            <w:lang w:val="vi-VN"/>
          </w:rPr>
          <w:delText>an internal</w:delText>
        </w:r>
        <w:r w:rsidR="00D9034C" w:rsidRPr="004373E8" w:rsidDel="00A57BC4">
          <w:rPr>
            <w:rFonts w:ascii="iCiel Avenir LT Std 35 Light" w:hAnsi="iCiel Avenir LT Std 35 Light" w:cs="Arial"/>
            <w:sz w:val="22"/>
            <w:szCs w:val="22"/>
            <w:lang w:val="vi-VN"/>
          </w:rPr>
          <w:delText xml:space="preserve"> record and will not be displayed in transcript, </w:delText>
        </w:r>
        <w:r w:rsidR="00E43DA8" w:rsidRPr="004373E8" w:rsidDel="00A57BC4">
          <w:rPr>
            <w:rFonts w:ascii="iCiel Avenir LT Std 35 Light" w:hAnsi="iCiel Avenir LT Std 35 Light" w:cs="Arial"/>
            <w:sz w:val="22"/>
            <w:szCs w:val="22"/>
            <w:lang w:val="vi-VN"/>
          </w:rPr>
          <w:delText>degree,</w:delText>
        </w:r>
        <w:r w:rsidR="00D9034C" w:rsidRPr="004373E8" w:rsidDel="00A57BC4">
          <w:rPr>
            <w:rFonts w:ascii="iCiel Avenir LT Std 35 Light" w:hAnsi="iCiel Avenir LT Std 35 Light" w:cs="Arial"/>
            <w:sz w:val="22"/>
            <w:szCs w:val="22"/>
            <w:lang w:val="vi-VN"/>
          </w:rPr>
          <w:delText xml:space="preserve"> or any document. The Academic Conduct Procedure required </w:delText>
        </w:r>
        <w:r w:rsidR="00FD0CDB" w:rsidRPr="004373E8" w:rsidDel="00A57BC4">
          <w:rPr>
            <w:rFonts w:ascii="iCiel Avenir LT Std 35 Light" w:hAnsi="iCiel Avenir LT Std 35 Light" w:cs="Arial"/>
            <w:sz w:val="22"/>
            <w:szCs w:val="22"/>
            <w:lang w:val="vi-VN"/>
          </w:rPr>
          <w:delText>the panel</w:delText>
        </w:r>
        <w:r w:rsidR="00D9034C" w:rsidRPr="004373E8" w:rsidDel="00A57BC4">
          <w:rPr>
            <w:rFonts w:ascii="iCiel Avenir LT Std 35 Light" w:hAnsi="iCiel Avenir LT Std 35 Light" w:cs="Arial"/>
            <w:sz w:val="22"/>
            <w:szCs w:val="22"/>
            <w:lang w:val="vi-VN"/>
          </w:rPr>
          <w:delText xml:space="preserve"> to make </w:delText>
        </w:r>
        <w:r w:rsidR="00E43DA8" w:rsidRPr="004373E8" w:rsidDel="00A57BC4">
          <w:rPr>
            <w:rFonts w:ascii="iCiel Avenir LT Std 35 Light" w:hAnsi="iCiel Avenir LT Std 35 Light" w:cs="Arial"/>
            <w:sz w:val="22"/>
            <w:szCs w:val="22"/>
            <w:lang w:val="vi-VN"/>
          </w:rPr>
          <w:delText>a decision</w:delText>
        </w:r>
        <w:r w:rsidR="00D9034C" w:rsidRPr="004373E8" w:rsidDel="00A57BC4">
          <w:rPr>
            <w:rFonts w:ascii="iCiel Avenir LT Std 35 Light" w:hAnsi="iCiel Avenir LT Std 35 Light" w:cs="Arial"/>
            <w:sz w:val="22"/>
            <w:szCs w:val="22"/>
            <w:lang w:val="vi-VN"/>
          </w:rPr>
          <w:delText xml:space="preserve"> based on </w:delText>
        </w:r>
        <w:r w:rsidR="00E43DA8" w:rsidRPr="004373E8" w:rsidDel="00A57BC4">
          <w:rPr>
            <w:rFonts w:ascii="iCiel Avenir LT Std 35 Light" w:hAnsi="iCiel Avenir LT Std 35 Light" w:cs="Arial"/>
            <w:sz w:val="22"/>
            <w:szCs w:val="22"/>
            <w:lang w:val="vi-VN"/>
          </w:rPr>
          <w:delText>the number</w:delText>
        </w:r>
        <w:r w:rsidR="00D9034C" w:rsidRPr="004373E8" w:rsidDel="00A57BC4">
          <w:rPr>
            <w:rFonts w:ascii="iCiel Avenir LT Std 35 Light" w:hAnsi="iCiel Avenir LT Std 35 Light" w:cs="Arial"/>
            <w:sz w:val="22"/>
            <w:szCs w:val="22"/>
            <w:lang w:val="vi-VN"/>
          </w:rPr>
          <w:delText xml:space="preserve"> of academic misconduct </w:delText>
        </w:r>
        <w:r w:rsidR="00E43DA8" w:rsidRPr="004373E8" w:rsidDel="00A57BC4">
          <w:rPr>
            <w:rFonts w:ascii="iCiel Avenir LT Std 35 Light" w:hAnsi="iCiel Avenir LT Std 35 Light" w:cs="Arial"/>
            <w:sz w:val="22"/>
            <w:szCs w:val="22"/>
            <w:lang w:val="vi-VN"/>
          </w:rPr>
          <w:delText>instances</w:delText>
        </w:r>
        <w:r w:rsidR="00D9034C" w:rsidRPr="004373E8" w:rsidDel="00A57BC4">
          <w:rPr>
            <w:rFonts w:ascii="iCiel Avenir LT Std 35 Light" w:hAnsi="iCiel Avenir LT Std 35 Light" w:cs="Arial"/>
            <w:sz w:val="22"/>
            <w:szCs w:val="22"/>
            <w:lang w:val="vi-VN"/>
          </w:rPr>
          <w:delText xml:space="preserve">, therefore we need to keep </w:delText>
        </w:r>
        <w:r w:rsidR="00BF4E75" w:rsidRPr="004373E8" w:rsidDel="00A57BC4">
          <w:rPr>
            <w:rFonts w:ascii="iCiel Avenir LT Std 35 Light" w:hAnsi="iCiel Avenir LT Std 35 Light" w:cs="Arial"/>
            <w:sz w:val="22"/>
            <w:szCs w:val="22"/>
            <w:lang w:val="vi-VN"/>
          </w:rPr>
          <w:delText>records</w:delText>
        </w:r>
        <w:r w:rsidR="00D9034C" w:rsidRPr="004373E8" w:rsidDel="00A57BC4">
          <w:rPr>
            <w:rFonts w:ascii="iCiel Avenir LT Std 35 Light" w:hAnsi="iCiel Avenir LT Std 35 Light" w:cs="Arial"/>
            <w:sz w:val="22"/>
            <w:szCs w:val="22"/>
            <w:lang w:val="vi-VN"/>
          </w:rPr>
          <w:delText xml:space="preserve"> and evidence of how many </w:delText>
        </w:r>
        <w:r w:rsidR="00787402" w:rsidRPr="004373E8" w:rsidDel="00A57BC4">
          <w:rPr>
            <w:rFonts w:ascii="iCiel Avenir LT Std 35 Light" w:hAnsi="iCiel Avenir LT Std 35 Light" w:cs="Arial"/>
            <w:sz w:val="22"/>
            <w:szCs w:val="22"/>
            <w:lang w:val="vi-VN"/>
          </w:rPr>
          <w:delText>instances</w:delText>
        </w:r>
        <w:r w:rsidR="00D9034C" w:rsidRPr="004373E8" w:rsidDel="00A57BC4">
          <w:rPr>
            <w:rFonts w:ascii="iCiel Avenir LT Std 35 Light" w:hAnsi="iCiel Avenir LT Std 35 Light" w:cs="Arial"/>
            <w:sz w:val="22"/>
            <w:szCs w:val="22"/>
            <w:lang w:val="vi-VN"/>
          </w:rPr>
          <w:delText xml:space="preserve"> occurred in the academic journey of student. Rest assured that academic misconduct as well as disciplinary record are strictly confidential information and only a very limited number of people can access, such as Chief Academic Officer</w:delText>
        </w:r>
        <w:r w:rsidR="00D62028" w:rsidRPr="004373E8" w:rsidDel="00A57BC4">
          <w:rPr>
            <w:rFonts w:ascii="iCiel Avenir LT Std 35 Light" w:hAnsi="iCiel Avenir LT Std 35 Light" w:cs="Arial"/>
            <w:sz w:val="22"/>
            <w:szCs w:val="22"/>
            <w:lang w:val="vi-VN"/>
          </w:rPr>
          <w:delText xml:space="preserve"> and</w:delText>
        </w:r>
        <w:r w:rsidR="00D9034C" w:rsidRPr="004373E8" w:rsidDel="00A57BC4">
          <w:rPr>
            <w:rFonts w:ascii="iCiel Avenir LT Std 35 Light" w:hAnsi="iCiel Avenir LT Std 35 Light" w:cs="Arial"/>
            <w:sz w:val="22"/>
            <w:szCs w:val="22"/>
            <w:lang w:val="vi-VN"/>
          </w:rPr>
          <w:delText xml:space="preserve"> Academic Compliance Manager. </w:delText>
        </w:r>
      </w:del>
    </w:p>
    <w:p w14:paraId="0CA50849" w14:textId="5DE7AD72" w:rsidR="00D9034C" w:rsidRPr="004373E8"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bookmarkStart w:id="6317" w:name="_Toc122700198"/>
      <w:del w:id="6318" w:author="An Tran, ACA (BUV)" w:date="2024-09-10T02:41:00Z" w16du:dateUtc="2024-09-09T19:41:00Z">
        <w:r w:rsidRPr="004373E8" w:rsidDel="00A57BC4">
          <w:rPr>
            <w:rFonts w:ascii="iCiel Avenir LT Std 35 Light" w:hAnsi="iCiel Avenir LT Std 35 Light" w:cs="Arial"/>
            <w:i/>
            <w:iCs/>
            <w:sz w:val="22"/>
            <w:szCs w:val="22"/>
            <w:lang w:val="vi-VN"/>
          </w:rPr>
          <w:delText>Lưu trữ bằng chứng về các lần vi phạm quy định học thuật của sinh viên là một quy trình nội bộ và không thể hiện trên bảng điểm, bằng tốt nghiệp hay bất kỳ văn bản chính thức nào về tốt nghiệp của sinh viên. Quy trình xử lý vi phạm học thuật yêu cầu Hội đồng học thuật phải cân nhắc và đưa ra quyết định dựa trên số lần sinh viên vi phạm, do đó, Nhà trường cần lưu trữ bằng chứng về các lần vi phạm trước của sinh viên trong suốt thời gian học tập. Xin quý phụ huynh và sinh viên yên tâm, các thông tin về vi phạm quy định học thuật hoặc kỷ luật đều là thông tin được bảo mật nghiêm ngặt ở mức độ cao nhất và chỉ có một số rất ít người được quyền truy cập, như Giám đốc Học vụ</w:delText>
        </w:r>
        <w:r w:rsidR="003D66E0" w:rsidRPr="004373E8" w:rsidDel="00A57BC4">
          <w:rPr>
            <w:rFonts w:ascii="iCiel Avenir LT Std 35 Light" w:hAnsi="iCiel Avenir LT Std 35 Light" w:cs="Arial"/>
            <w:i/>
            <w:iCs/>
            <w:sz w:val="22"/>
            <w:szCs w:val="22"/>
            <w:lang w:val="vi-VN"/>
          </w:rPr>
          <w:delText xml:space="preserve"> và</w:delText>
        </w:r>
        <w:r w:rsidR="001C38F0" w:rsidRPr="004373E8" w:rsidDel="00A57BC4">
          <w:rPr>
            <w:rFonts w:ascii="iCiel Avenir LT Std 35 Light" w:hAnsi="iCiel Avenir LT Std 35 Light" w:cs="Arial"/>
            <w:i/>
            <w:iCs/>
            <w:sz w:val="22"/>
            <w:szCs w:val="22"/>
            <w:lang w:val="vi-VN"/>
          </w:rPr>
          <w:delText xml:space="preserve"> </w:delText>
        </w:r>
        <w:r w:rsidRPr="004373E8" w:rsidDel="00A57BC4">
          <w:rPr>
            <w:rFonts w:ascii="iCiel Avenir LT Std 35 Light" w:hAnsi="iCiel Avenir LT Std 35 Light" w:cs="Arial"/>
            <w:i/>
            <w:iCs/>
            <w:sz w:val="22"/>
            <w:szCs w:val="22"/>
            <w:lang w:val="vi-VN"/>
          </w:rPr>
          <w:delText xml:space="preserve">Trưởng </w:delText>
        </w:r>
        <w:r w:rsidR="00B61D3B" w:rsidRPr="004373E8" w:rsidDel="00A57BC4">
          <w:rPr>
            <w:rFonts w:ascii="iCiel Avenir LT Std 35 Light" w:hAnsi="iCiel Avenir LT Std 35 Light" w:cs="Arial"/>
            <w:i/>
            <w:iCs/>
            <w:sz w:val="22"/>
            <w:szCs w:val="22"/>
            <w:lang w:val="vi-VN"/>
          </w:rPr>
          <w:delText>Bộ phận</w:delText>
        </w:r>
        <w:r w:rsidRPr="004373E8" w:rsidDel="00A57BC4">
          <w:rPr>
            <w:rFonts w:ascii="iCiel Avenir LT Std 35 Light" w:hAnsi="iCiel Avenir LT Std 35 Light" w:cs="Arial"/>
            <w:i/>
            <w:iCs/>
            <w:sz w:val="22"/>
            <w:szCs w:val="22"/>
            <w:lang w:val="vi-VN"/>
          </w:rPr>
          <w:delText xml:space="preserve"> Quy chế đào tạo</w:delText>
        </w:r>
      </w:del>
      <w:bookmarkStart w:id="6319" w:name="_Toc107734250"/>
      <w:bookmarkStart w:id="6320" w:name="_Toc107734464"/>
      <w:bookmarkStart w:id="6321" w:name="_Toc107734916"/>
      <w:bookmarkStart w:id="6322" w:name="_Toc107735138"/>
      <w:bookmarkStart w:id="6323" w:name="_Toc107735265"/>
      <w:bookmarkStart w:id="6324" w:name="_Toc107735370"/>
      <w:bookmarkStart w:id="6325" w:name="_Toc107735474"/>
      <w:bookmarkStart w:id="6326" w:name="_Toc107735577"/>
      <w:bookmarkStart w:id="6327" w:name="_Toc107735682"/>
      <w:bookmarkStart w:id="6328" w:name="_Toc107735786"/>
      <w:bookmarkStart w:id="6329" w:name="_Toc107735890"/>
      <w:bookmarkStart w:id="6330" w:name="_Toc107735994"/>
      <w:bookmarkStart w:id="6331" w:name="_Toc107736147"/>
      <w:bookmarkStart w:id="6332" w:name="_Toc107736294"/>
      <w:bookmarkStart w:id="6333" w:name="_Toc107736398"/>
      <w:bookmarkStart w:id="6334" w:name="_Toc107736620"/>
      <w:bookmarkStart w:id="6335" w:name="_Toc107736723"/>
      <w:bookmarkStart w:id="6336" w:name="_Toc107736826"/>
      <w:bookmarkStart w:id="6337" w:name="_Toc107736930"/>
      <w:bookmarkStart w:id="6338" w:name="_Toc107737782"/>
      <w:bookmarkStart w:id="6339" w:name="_Toc108099171"/>
      <w:bookmarkStart w:id="6340" w:name="_Toc113975589"/>
      <w:bookmarkStart w:id="6341" w:name="_Toc113976106"/>
      <w:bookmarkStart w:id="6342" w:name="_Toc114065636"/>
      <w:bookmarkStart w:id="6343" w:name="_Toc114066032"/>
      <w:bookmarkStart w:id="6344" w:name="_Toc113977120"/>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p>
    <w:p w14:paraId="323B973C" w14:textId="65B1B1E2" w:rsidR="00D9034C" w:rsidRPr="00734F86" w:rsidRDefault="00D9034C">
      <w:pPr>
        <w:pStyle w:val="Question"/>
        <w:numPr>
          <w:ilvl w:val="0"/>
          <w:numId w:val="44"/>
        </w:numPr>
        <w:tabs>
          <w:tab w:val="left" w:pos="630"/>
          <w:tab w:val="left" w:pos="990"/>
        </w:tabs>
        <w:spacing w:before="100" w:line="400" w:lineRule="exact"/>
        <w:ind w:left="0" w:firstLine="720"/>
        <w:rPr>
          <w:rFonts w:cs="Arial"/>
          <w:i/>
          <w:iCs/>
          <w:szCs w:val="22"/>
          <w:rPrChange w:id="6345" w:author="An Tran, ACA (BUV)" w:date="2024-09-10T10:41:00Z" w16du:dateUtc="2024-09-10T03:41:00Z">
            <w:rPr>
              <w:rFonts w:cs="Arial"/>
              <w:szCs w:val="22"/>
              <w:lang w:val="vi-VN"/>
            </w:rPr>
          </w:rPrChange>
        </w:rPr>
        <w:pPrChange w:id="6346"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347" w:name="_Toc177077357"/>
      <w:r w:rsidRPr="00734F86">
        <w:rPr>
          <w:rFonts w:cs="Arial"/>
          <w:szCs w:val="22"/>
          <w:rPrChange w:id="6348" w:author="An Tran, ACA (BUV)" w:date="2024-09-10T10:40:00Z" w16du:dateUtc="2024-09-10T03:40:00Z">
            <w:rPr>
              <w:rFonts w:cs="Arial"/>
              <w:szCs w:val="22"/>
              <w:lang w:val="vi-VN"/>
            </w:rPr>
          </w:rPrChange>
        </w:rPr>
        <w:t xml:space="preserve">If </w:t>
      </w:r>
      <w:r w:rsidR="0050536E" w:rsidRPr="00734F86">
        <w:rPr>
          <w:rFonts w:cs="Arial"/>
          <w:szCs w:val="22"/>
          <w:rPrChange w:id="6349" w:author="An Tran, ACA (BUV)" w:date="2024-09-10T10:40:00Z" w16du:dateUtc="2024-09-10T03:40:00Z">
            <w:rPr>
              <w:rFonts w:cs="Arial"/>
              <w:szCs w:val="22"/>
              <w:lang w:val="vi-VN"/>
            </w:rPr>
          </w:rPrChange>
        </w:rPr>
        <w:t>students</w:t>
      </w:r>
      <w:r w:rsidRPr="00734F86">
        <w:rPr>
          <w:rFonts w:cs="Arial"/>
          <w:szCs w:val="22"/>
          <w:rPrChange w:id="6350" w:author="An Tran, ACA (BUV)" w:date="2024-09-10T10:40:00Z" w16du:dateUtc="2024-09-10T03:40:00Z">
            <w:rPr>
              <w:rFonts w:cs="Arial"/>
              <w:szCs w:val="22"/>
              <w:lang w:val="vi-VN"/>
            </w:rPr>
          </w:rPrChange>
        </w:rPr>
        <w:t xml:space="preserve"> </w:t>
      </w:r>
      <w:r w:rsidR="0050536E" w:rsidRPr="00734F86">
        <w:rPr>
          <w:rFonts w:cs="Arial"/>
          <w:szCs w:val="22"/>
          <w:rPrChange w:id="6351" w:author="An Tran, ACA (BUV)" w:date="2024-09-10T10:40:00Z" w16du:dateUtc="2024-09-10T03:40:00Z">
            <w:rPr>
              <w:rFonts w:cs="Arial"/>
              <w:szCs w:val="22"/>
              <w:lang w:val="vi-VN"/>
            </w:rPr>
          </w:rPrChange>
        </w:rPr>
        <w:t>transfer</w:t>
      </w:r>
      <w:r w:rsidRPr="00734F86">
        <w:rPr>
          <w:rFonts w:cs="Arial"/>
          <w:szCs w:val="22"/>
          <w:rPrChange w:id="6352" w:author="An Tran, ACA (BUV)" w:date="2024-09-10T10:40:00Z" w16du:dateUtc="2024-09-10T03:40:00Z">
            <w:rPr>
              <w:rFonts w:cs="Arial"/>
              <w:szCs w:val="22"/>
              <w:lang w:val="vi-VN"/>
            </w:rPr>
          </w:rPrChange>
        </w:rPr>
        <w:t xml:space="preserve"> to a different programme, what </w:t>
      </w:r>
      <w:r w:rsidR="00BF4E75" w:rsidRPr="00734F86">
        <w:rPr>
          <w:rFonts w:cs="Arial"/>
          <w:szCs w:val="22"/>
          <w:rPrChange w:id="6353" w:author="An Tran, ACA (BUV)" w:date="2024-09-10T10:40:00Z" w16du:dateUtc="2024-09-10T03:40:00Z">
            <w:rPr>
              <w:rFonts w:cs="Arial"/>
              <w:szCs w:val="22"/>
              <w:lang w:val="vi-VN"/>
            </w:rPr>
          </w:rPrChange>
        </w:rPr>
        <w:t>will</w:t>
      </w:r>
      <w:r w:rsidRPr="00734F86">
        <w:rPr>
          <w:rFonts w:cs="Arial"/>
          <w:szCs w:val="22"/>
          <w:rPrChange w:id="6354" w:author="An Tran, ACA (BUV)" w:date="2024-09-10T10:40:00Z" w16du:dateUtc="2024-09-10T03:40:00Z">
            <w:rPr>
              <w:rFonts w:cs="Arial"/>
              <w:szCs w:val="22"/>
              <w:lang w:val="vi-VN"/>
            </w:rPr>
          </w:rPrChange>
        </w:rPr>
        <w:t xml:space="preserve"> happen to their academic </w:t>
      </w:r>
      <w:r w:rsidR="00E43DA8" w:rsidRPr="00734F86">
        <w:rPr>
          <w:rFonts w:cs="Arial"/>
          <w:szCs w:val="22"/>
          <w:rPrChange w:id="6355" w:author="An Tran, ACA (BUV)" w:date="2024-09-10T10:40:00Z" w16du:dateUtc="2024-09-10T03:40:00Z">
            <w:rPr>
              <w:rFonts w:cs="Arial"/>
              <w:szCs w:val="22"/>
              <w:lang w:val="vi-VN"/>
            </w:rPr>
          </w:rPrChange>
        </w:rPr>
        <w:t>misconduct</w:t>
      </w:r>
      <w:r w:rsidRPr="00734F86">
        <w:rPr>
          <w:rFonts w:cs="Arial"/>
          <w:szCs w:val="22"/>
          <w:rPrChange w:id="6356" w:author="An Tran, ACA (BUV)" w:date="2024-09-10T10:40:00Z" w16du:dateUtc="2024-09-10T03:40:00Z">
            <w:rPr>
              <w:rFonts w:cs="Arial"/>
              <w:szCs w:val="22"/>
              <w:lang w:val="vi-VN"/>
            </w:rPr>
          </w:rPrChange>
        </w:rPr>
        <w:t xml:space="preserve"> records? / </w:t>
      </w:r>
      <w:r w:rsidRPr="00734F86">
        <w:rPr>
          <w:rFonts w:cs="Arial"/>
          <w:i/>
          <w:iCs/>
          <w:szCs w:val="22"/>
          <w:rPrChange w:id="6357" w:author="An Tran, ACA (BUV)" w:date="2024-09-10T10:41:00Z" w16du:dateUtc="2024-09-10T03:41:00Z">
            <w:rPr>
              <w:rFonts w:cs="Arial"/>
              <w:i/>
              <w:iCs/>
              <w:szCs w:val="22"/>
              <w:lang w:val="vi-VN"/>
            </w:rPr>
          </w:rPrChange>
        </w:rPr>
        <w:t>Nếu sinh viên chuyển ngành học thì những vi phạm học thuật cũ của sinh viên sẽ được tính ra sao?</w:t>
      </w:r>
      <w:bookmarkEnd w:id="6317"/>
      <w:bookmarkEnd w:id="6344"/>
      <w:bookmarkEnd w:id="6347"/>
    </w:p>
    <w:p w14:paraId="3325B3E9"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6793AEBC" w14:textId="77777777" w:rsidR="00A57BC4" w:rsidRPr="009D65E8" w:rsidRDefault="00A57BC4" w:rsidP="00A57BC4">
      <w:pPr>
        <w:tabs>
          <w:tab w:val="left" w:pos="630"/>
          <w:tab w:val="left" w:pos="720"/>
          <w:tab w:val="left" w:pos="1080"/>
        </w:tabs>
        <w:ind w:firstLine="0"/>
        <w:rPr>
          <w:ins w:id="6358" w:author="An Tran, ACA (BUV)" w:date="2024-09-10T02:41:00Z" w16du:dateUtc="2024-09-09T19:41:00Z"/>
          <w:rFonts w:ascii="iCiel Avenir LT Std 35 Light" w:hAnsi="iCiel Avenir LT Std 35 Light" w:cs="Arial"/>
          <w:sz w:val="22"/>
          <w:szCs w:val="22"/>
        </w:rPr>
      </w:pPr>
      <w:ins w:id="6359" w:author="An Tran, ACA (BUV)" w:date="2024-09-10T02:41:00Z" w16du:dateUtc="2024-09-09T19:41:00Z">
        <w:r w:rsidRPr="009D65E8">
          <w:rPr>
            <w:rFonts w:ascii="iCiel Avenir LT Std 35 Light" w:hAnsi="iCiel Avenir LT Std 35 Light" w:cs="Arial"/>
            <w:sz w:val="22"/>
            <w:szCs w:val="22"/>
            <w:lang w:val="vi-VN"/>
          </w:rPr>
          <w:t>Where an Academic Misconduct penalty is applied, this will remain current throughout the student’s programme of study. Currently, BUV offers one University of Stirling programme.</w:t>
        </w:r>
      </w:ins>
    </w:p>
    <w:p w14:paraId="7ABEED77" w14:textId="27A34398" w:rsidR="00A66363" w:rsidRPr="004373E8" w:rsidDel="00A57BC4" w:rsidRDefault="00A57BC4" w:rsidP="00A57BC4">
      <w:pPr>
        <w:tabs>
          <w:tab w:val="left" w:pos="630"/>
          <w:tab w:val="left" w:pos="720"/>
          <w:tab w:val="left" w:pos="1080"/>
        </w:tabs>
        <w:ind w:firstLine="0"/>
        <w:rPr>
          <w:del w:id="6360" w:author="An Tran, ACA (BUV)" w:date="2024-09-10T02:41:00Z" w16du:dateUtc="2024-09-09T19:41:00Z"/>
          <w:rFonts w:ascii="iCiel Avenir LT Std 35 Light" w:hAnsi="iCiel Avenir LT Std 35 Light" w:cs="Arial"/>
          <w:sz w:val="22"/>
          <w:szCs w:val="22"/>
          <w:lang w:val="vi-VN"/>
        </w:rPr>
      </w:pPr>
      <w:ins w:id="6361" w:author="An Tran, ACA (BUV)" w:date="2024-09-10T02:41:00Z" w16du:dateUtc="2024-09-09T19:41:00Z">
        <w:r w:rsidRPr="009D65E8">
          <w:rPr>
            <w:rFonts w:ascii="iCiel Avenir LT Std 35 Light" w:hAnsi="iCiel Avenir LT Std 35 Light" w:cs="Arial"/>
            <w:i/>
            <w:iCs/>
            <w:sz w:val="22"/>
            <w:szCs w:val="22"/>
          </w:rPr>
          <w:t>Khi hình phạt của hành vi vi phạm học thuât được áp dụng, hình phạt này sẽ có hiệu lực trong suốt chương trình học của sinh viên. Hiện nay tại Trường Đại học Anh Quốc Việt Nam có một chương trình cho University Of Stirling cấp bằng.</w:t>
        </w:r>
      </w:ins>
      <w:del w:id="6362" w:author="An Tran, ACA (BUV)" w:date="2024-09-10T02:41:00Z" w16du:dateUtc="2024-09-09T19:41:00Z">
        <w:r w:rsidR="00A66363" w:rsidRPr="004373E8" w:rsidDel="00A57BC4">
          <w:rPr>
            <w:rFonts w:ascii="iCiel Avenir LT Std 35 Light" w:hAnsi="iCiel Avenir LT Std 35 Light" w:cs="Arial"/>
            <w:sz w:val="22"/>
            <w:szCs w:val="22"/>
            <w:lang w:val="vi-VN"/>
          </w:rPr>
          <w:delText>When a student transfers between programmes</w:delText>
        </w:r>
        <w:r w:rsidR="00E869B6" w:rsidRPr="004373E8" w:rsidDel="00A57BC4">
          <w:rPr>
            <w:rFonts w:ascii="iCiel Avenir LT Std 35 Light" w:hAnsi="iCiel Avenir LT Std 35 Light" w:cs="Arial"/>
            <w:sz w:val="22"/>
            <w:szCs w:val="22"/>
            <w:lang w:val="vi-VN"/>
          </w:rPr>
          <w:delText xml:space="preserve"> awarded by Staffordshire University</w:delText>
        </w:r>
        <w:r w:rsidR="00A66363" w:rsidRPr="004373E8" w:rsidDel="00A57BC4">
          <w:rPr>
            <w:rFonts w:ascii="iCiel Avenir LT Std 35 Light" w:hAnsi="iCiel Avenir LT Std 35 Light" w:cs="Arial"/>
            <w:sz w:val="22"/>
            <w:szCs w:val="22"/>
            <w:lang w:val="vi-VN"/>
          </w:rPr>
          <w:delText xml:space="preserve"> without withdrawing and is in a period of continuous study, his or her history of academic misconduct would be carried over to the new programme, regardless of area of study. </w:delText>
        </w:r>
      </w:del>
    </w:p>
    <w:p w14:paraId="7B002F73" w14:textId="22C12ACD" w:rsidR="00A66363" w:rsidRPr="004373E8" w:rsidRDefault="00A66363" w:rsidP="003E1B62">
      <w:pPr>
        <w:tabs>
          <w:tab w:val="left" w:pos="630"/>
          <w:tab w:val="left" w:pos="720"/>
          <w:tab w:val="left" w:pos="1080"/>
        </w:tabs>
        <w:ind w:firstLine="0"/>
        <w:rPr>
          <w:rFonts w:ascii="iCiel Avenir LT Std 35 Light" w:hAnsi="iCiel Avenir LT Std 35 Light" w:cs="Arial"/>
          <w:i/>
          <w:iCs/>
          <w:sz w:val="22"/>
          <w:szCs w:val="22"/>
          <w:lang w:val="vi-VN"/>
        </w:rPr>
      </w:pPr>
      <w:del w:id="6363" w:author="An Tran, ACA (BUV)" w:date="2024-09-10T02:41:00Z" w16du:dateUtc="2024-09-09T19:41:00Z">
        <w:r w:rsidRPr="004373E8" w:rsidDel="00A57BC4">
          <w:rPr>
            <w:rFonts w:ascii="iCiel Avenir LT Std 35 Light" w:hAnsi="iCiel Avenir LT Std 35 Light" w:cs="Arial"/>
            <w:i/>
            <w:iCs/>
            <w:sz w:val="22"/>
            <w:szCs w:val="22"/>
            <w:lang w:val="vi-VN"/>
          </w:rPr>
          <w:delText>Nếu sinh viên chuyển chương trình học</w:delText>
        </w:r>
        <w:r w:rsidR="00E869B6" w:rsidRPr="004373E8" w:rsidDel="00A57BC4">
          <w:rPr>
            <w:rFonts w:ascii="iCiel Avenir LT Std 35 Light" w:hAnsi="iCiel Avenir LT Std 35 Light" w:cs="Arial"/>
            <w:i/>
            <w:iCs/>
            <w:sz w:val="22"/>
            <w:szCs w:val="22"/>
            <w:lang w:val="vi-VN"/>
          </w:rPr>
          <w:delText xml:space="preserve"> của Đại học Staffordshire</w:delText>
        </w:r>
        <w:r w:rsidR="004C2D05" w:rsidRPr="004373E8" w:rsidDel="00A57BC4">
          <w:rPr>
            <w:rFonts w:ascii="iCiel Avenir LT Std 35 Light" w:hAnsi="iCiel Avenir LT Std 35 Light" w:cs="Arial"/>
            <w:i/>
            <w:iCs/>
            <w:sz w:val="22"/>
            <w:szCs w:val="22"/>
            <w:lang w:val="vi-VN"/>
          </w:rPr>
          <w:delText xml:space="preserve"> </w:delText>
        </w:r>
        <w:r w:rsidRPr="004373E8" w:rsidDel="00A57BC4">
          <w:rPr>
            <w:rFonts w:ascii="iCiel Avenir LT Std 35 Light" w:hAnsi="iCiel Avenir LT Std 35 Light" w:cs="Arial"/>
            <w:i/>
            <w:iCs/>
            <w:sz w:val="22"/>
            <w:szCs w:val="22"/>
            <w:lang w:val="vi-VN"/>
          </w:rPr>
          <w:delText>mà không đăng kí ngừng học trước đó và vẫn duy trì thời gian học tập liên tục giữa chương trình mới và chương trình cũ, thì lịch sử vi phạm học thuật sẽ được giữ nguyên và chuyển tiếp sang chương trình mới. Quy định áp dụng cho tất cả các ngành học.</w:delText>
        </w:r>
      </w:del>
    </w:p>
    <w:p w14:paraId="61E3643B" w14:textId="77777777" w:rsidR="00D9034C" w:rsidRPr="00734F86" w:rsidRDefault="00D9034C">
      <w:pPr>
        <w:pStyle w:val="Question"/>
        <w:numPr>
          <w:ilvl w:val="0"/>
          <w:numId w:val="44"/>
        </w:numPr>
        <w:tabs>
          <w:tab w:val="left" w:pos="630"/>
          <w:tab w:val="left" w:pos="990"/>
        </w:tabs>
        <w:spacing w:before="100" w:line="400" w:lineRule="exact"/>
        <w:ind w:left="0" w:firstLine="720"/>
        <w:rPr>
          <w:rFonts w:cs="Arial"/>
          <w:i/>
          <w:iCs/>
          <w:szCs w:val="22"/>
          <w:rPrChange w:id="6364" w:author="An Tran, ACA (BUV)" w:date="2024-09-10T10:41:00Z" w16du:dateUtc="2024-09-10T03:41:00Z">
            <w:rPr>
              <w:rFonts w:cs="Arial"/>
              <w:szCs w:val="22"/>
              <w:lang w:val="vi-VN"/>
            </w:rPr>
          </w:rPrChange>
        </w:rPr>
        <w:pPrChange w:id="6365"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366" w:name="_Toc107734252"/>
      <w:bookmarkStart w:id="6367" w:name="_Toc107734466"/>
      <w:bookmarkStart w:id="6368" w:name="_Toc107734918"/>
      <w:bookmarkStart w:id="6369" w:name="_Toc107735140"/>
      <w:bookmarkStart w:id="6370" w:name="_Toc107735267"/>
      <w:bookmarkStart w:id="6371" w:name="_Toc107735372"/>
      <w:bookmarkStart w:id="6372" w:name="_Toc107735476"/>
      <w:bookmarkStart w:id="6373" w:name="_Toc107735579"/>
      <w:bookmarkStart w:id="6374" w:name="_Toc107735684"/>
      <w:bookmarkStart w:id="6375" w:name="_Toc107735788"/>
      <w:bookmarkStart w:id="6376" w:name="_Toc107735892"/>
      <w:bookmarkStart w:id="6377" w:name="_Toc107735996"/>
      <w:bookmarkStart w:id="6378" w:name="_Toc107736149"/>
      <w:bookmarkStart w:id="6379" w:name="_Toc107736296"/>
      <w:bookmarkStart w:id="6380" w:name="_Toc107736400"/>
      <w:bookmarkStart w:id="6381" w:name="_Toc107736622"/>
      <w:bookmarkStart w:id="6382" w:name="_Toc107736725"/>
      <w:bookmarkStart w:id="6383" w:name="_Toc107736828"/>
      <w:bookmarkStart w:id="6384" w:name="_Toc107736932"/>
      <w:bookmarkStart w:id="6385" w:name="_Toc107737784"/>
      <w:bookmarkStart w:id="6386" w:name="_Toc108099173"/>
      <w:bookmarkStart w:id="6387" w:name="_Toc113975591"/>
      <w:bookmarkStart w:id="6388" w:name="_Toc113976108"/>
      <w:bookmarkStart w:id="6389" w:name="_Toc114065638"/>
      <w:bookmarkStart w:id="6390" w:name="_Toc114066034"/>
      <w:bookmarkStart w:id="6391" w:name="_Toc113977121"/>
      <w:bookmarkStart w:id="6392" w:name="_Toc122700199"/>
      <w:bookmarkStart w:id="6393" w:name="_Toc177077358"/>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r w:rsidRPr="00734F86">
        <w:rPr>
          <w:rFonts w:cs="Arial"/>
          <w:szCs w:val="22"/>
          <w:rPrChange w:id="6394" w:author="An Tran, ACA (BUV)" w:date="2024-09-10T10:40:00Z" w16du:dateUtc="2024-09-10T03:40:00Z">
            <w:rPr>
              <w:rFonts w:cs="Arial"/>
              <w:szCs w:val="22"/>
              <w:lang w:val="vi-VN"/>
            </w:rPr>
          </w:rPrChange>
        </w:rPr>
        <w:t>Can BUV do anything to reduce the academic misconduct of students?</w:t>
      </w:r>
      <w:r w:rsidRPr="00734F86">
        <w:rPr>
          <w:rFonts w:cs="Arial"/>
          <w:szCs w:val="22"/>
          <w:rPrChange w:id="6395" w:author="An Tran, ACA (BUV)" w:date="2024-09-10T10:40:00Z" w16du:dateUtc="2024-09-10T03:40:00Z">
            <w:rPr>
              <w:rFonts w:cs="Arial"/>
              <w:b w:val="0"/>
              <w:szCs w:val="22"/>
              <w:lang w:val="vi-VN"/>
            </w:rPr>
          </w:rPrChange>
        </w:rPr>
        <w:t xml:space="preserve"> / </w:t>
      </w:r>
      <w:r w:rsidRPr="00734F86">
        <w:rPr>
          <w:rFonts w:cs="Arial"/>
          <w:i/>
          <w:iCs/>
          <w:szCs w:val="22"/>
          <w:rPrChange w:id="6396" w:author="An Tran, ACA (BUV)" w:date="2024-09-10T10:41:00Z" w16du:dateUtc="2024-09-10T03:41:00Z">
            <w:rPr>
              <w:rFonts w:cs="Arial"/>
              <w:i/>
              <w:iCs/>
              <w:szCs w:val="22"/>
              <w:lang w:val="vi-VN"/>
            </w:rPr>
          </w:rPrChange>
        </w:rPr>
        <w:t>Liệu BUV có thể giảm nhẹ việc vi phạm học thuật cho sinh viên?</w:t>
      </w:r>
      <w:bookmarkEnd w:id="6391"/>
      <w:bookmarkEnd w:id="6392"/>
      <w:bookmarkEnd w:id="6393"/>
    </w:p>
    <w:p w14:paraId="6B89080B"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7EA72C2B" w14:textId="77777777" w:rsidR="00A57BC4" w:rsidRPr="009D65E8" w:rsidRDefault="00A57BC4" w:rsidP="00A57BC4">
      <w:pPr>
        <w:tabs>
          <w:tab w:val="left" w:pos="630"/>
          <w:tab w:val="left" w:pos="720"/>
          <w:tab w:val="left" w:pos="1080"/>
        </w:tabs>
        <w:ind w:firstLine="0"/>
        <w:rPr>
          <w:ins w:id="6397" w:author="An Tran, ACA (BUV)" w:date="2024-09-10T02:42:00Z" w16du:dateUtc="2024-09-09T19:42:00Z"/>
          <w:rFonts w:ascii="iCiel Avenir LT Std 35 Light" w:hAnsi="iCiel Avenir LT Std 35 Light" w:cs="Arial"/>
          <w:sz w:val="22"/>
          <w:szCs w:val="22"/>
          <w:lang w:val="vi-VN"/>
        </w:rPr>
      </w:pPr>
      <w:ins w:id="6398" w:author="An Tran, ACA (BUV)" w:date="2024-09-10T02:42:00Z" w16du:dateUtc="2024-09-09T19:42:00Z">
        <w:r w:rsidRPr="009D65E8">
          <w:rPr>
            <w:rFonts w:ascii="iCiel Avenir LT Std 35 Light" w:hAnsi="iCiel Avenir LT Std 35 Light" w:cs="Arial"/>
            <w:sz w:val="22"/>
            <w:szCs w:val="22"/>
            <w:lang w:val="vi-VN"/>
          </w:rPr>
          <w:t xml:space="preserve">For students to be awarded with the prestigious British degree, BUV strictly follows the Academic Conduct Procedure of </w:t>
        </w:r>
        <w:r w:rsidRPr="009D65E8">
          <w:rPr>
            <w:rFonts w:ascii="iCiel Avenir LT Std 35 Light" w:hAnsi="iCiel Avenir LT Std 35 Light" w:cs="Arial"/>
            <w:sz w:val="22"/>
            <w:szCs w:val="22"/>
          </w:rPr>
          <w:t>University of Stirling</w:t>
        </w:r>
        <w:r w:rsidRPr="009D65E8">
          <w:rPr>
            <w:rFonts w:ascii="iCiel Avenir LT Std 35 Light" w:hAnsi="iCiel Avenir LT Std 35 Light" w:cs="Arial"/>
            <w:sz w:val="22"/>
            <w:szCs w:val="22"/>
            <w:lang w:val="vi-VN"/>
          </w:rPr>
          <w:t xml:space="preserve">, especially sanctions for each instance. Academic Conduct instances are thoroughly examined by the panel whose members are experienced professionals in the field before making final decisions. </w:t>
        </w:r>
      </w:ins>
    </w:p>
    <w:p w14:paraId="03067B52" w14:textId="6E567BAF" w:rsidR="00D9034C" w:rsidRPr="004373E8" w:rsidDel="00A57BC4" w:rsidRDefault="00A57BC4" w:rsidP="00A57BC4">
      <w:pPr>
        <w:tabs>
          <w:tab w:val="left" w:pos="630"/>
          <w:tab w:val="left" w:pos="720"/>
          <w:tab w:val="left" w:pos="1080"/>
        </w:tabs>
        <w:ind w:firstLine="0"/>
        <w:rPr>
          <w:del w:id="6399" w:author="An Tran, ACA (BUV)" w:date="2024-09-10T02:42:00Z" w16du:dateUtc="2024-09-09T19:42:00Z"/>
          <w:rFonts w:ascii="iCiel Avenir LT Std 35 Light" w:hAnsi="iCiel Avenir LT Std 35 Light" w:cs="Arial"/>
          <w:sz w:val="22"/>
          <w:szCs w:val="22"/>
          <w:lang w:val="vi-VN"/>
        </w:rPr>
      </w:pPr>
      <w:ins w:id="6400" w:author="An Tran, ACA (BUV)" w:date="2024-09-10T02:42:00Z" w16du:dateUtc="2024-09-09T19:42:00Z">
        <w:r w:rsidRPr="009D65E8">
          <w:rPr>
            <w:rFonts w:ascii="iCiel Avenir LT Std 35 Light" w:hAnsi="iCiel Avenir LT Std 35 Light" w:cs="Arial"/>
            <w:i/>
            <w:iCs/>
            <w:sz w:val="22"/>
            <w:szCs w:val="22"/>
            <w:lang w:val="vi-VN"/>
          </w:rPr>
          <w:t>Để sinh viên được cấp bằng theo tiêu chuẩn Anh Quốc, BUV tuân thủ chặt chẽ Quy định Học thuật của Đại học S</w:t>
        </w:r>
        <w:r w:rsidRPr="009D65E8">
          <w:rPr>
            <w:rFonts w:ascii="iCiel Avenir LT Std 35 Light" w:hAnsi="iCiel Avenir LT Std 35 Light" w:cs="Arial"/>
            <w:i/>
            <w:iCs/>
            <w:sz w:val="22"/>
            <w:szCs w:val="22"/>
          </w:rPr>
          <w:t>tirling</w:t>
        </w:r>
        <w:r w:rsidRPr="009D65E8">
          <w:rPr>
            <w:rFonts w:ascii="iCiel Avenir LT Std 35 Light" w:hAnsi="iCiel Avenir LT Std 35 Light" w:cs="Arial"/>
            <w:i/>
            <w:iCs/>
            <w:sz w:val="22"/>
            <w:szCs w:val="22"/>
            <w:lang w:val="vi-VN"/>
          </w:rPr>
          <w:t xml:space="preserve">, đặc biệt là hình thức xử phạt tương ứng với mức độ vi phạm. Các trường hợp nghi ngờ vi phạm học thuật đều được xem xét kĩ lưỡng bởi các thành viên hội đồng là những nhà chuyên môn có kinh nghiệm dày dặn trong lĩnh vực giáo dục đại học. </w:t>
        </w:r>
      </w:ins>
      <w:del w:id="6401" w:author="An Tran, ACA (BUV)" w:date="2024-09-10T02:42:00Z" w16du:dateUtc="2024-09-09T19:42:00Z">
        <w:r w:rsidR="00D9034C" w:rsidRPr="004373E8" w:rsidDel="00A57BC4">
          <w:rPr>
            <w:rFonts w:ascii="iCiel Avenir LT Std 35 Light" w:hAnsi="iCiel Avenir LT Std 35 Light" w:cs="Arial"/>
            <w:sz w:val="22"/>
            <w:szCs w:val="22"/>
            <w:lang w:val="vi-VN"/>
          </w:rPr>
          <w:delText xml:space="preserve">For students to be awarded with the prestigious British degree, BUV strictly follows the Academic Conduct Procedure of Staffordshire University, especially sanctions for each instance. Academic Conduct instances are thoroughly examined by the panel whose members are experienced professionals in the field before making final decisions. Student &amp; parent can contact the Academic Compliance Office at </w:delText>
        </w:r>
        <w:r w:rsidR="002D10A3" w:rsidDel="00A57BC4">
          <w:fldChar w:fldCharType="begin"/>
        </w:r>
        <w:r w:rsidR="002D10A3" w:rsidDel="00A57BC4">
          <w:delInstrText>HYPERLINK "mailto:aca.compliance@buv.edu.vn"</w:delInstrText>
        </w:r>
        <w:r w:rsidR="002D10A3" w:rsidDel="00A57BC4">
          <w:fldChar w:fldCharType="separate"/>
        </w:r>
        <w:r w:rsidR="00D9034C" w:rsidRPr="004373E8" w:rsidDel="00A57BC4">
          <w:rPr>
            <w:rStyle w:val="Hyperlink"/>
            <w:rFonts w:ascii="iCiel Avenir LT Std 35 Light" w:hAnsi="iCiel Avenir LT Std 35 Light" w:cs="Arial"/>
            <w:sz w:val="22"/>
            <w:szCs w:val="22"/>
            <w:lang w:val="vi-VN"/>
          </w:rPr>
          <w:delText>aca.compliance@buv.edu.vn</w:delText>
        </w:r>
        <w:r w:rsidR="002D10A3" w:rsidDel="00A57BC4">
          <w:rPr>
            <w:rStyle w:val="Hyperlink"/>
            <w:rFonts w:ascii="iCiel Avenir LT Std 35 Light" w:hAnsi="iCiel Avenir LT Std 35 Light" w:cs="Arial"/>
            <w:sz w:val="22"/>
            <w:szCs w:val="22"/>
            <w:lang w:val="vi-VN"/>
          </w:rPr>
          <w:fldChar w:fldCharType="end"/>
        </w:r>
        <w:r w:rsidR="00D9034C" w:rsidRPr="004373E8" w:rsidDel="00A57BC4">
          <w:rPr>
            <w:rFonts w:ascii="iCiel Avenir LT Std 35 Light" w:hAnsi="iCiel Avenir LT Std 35 Light" w:cs="Arial"/>
            <w:sz w:val="22"/>
            <w:szCs w:val="22"/>
            <w:lang w:val="vi-VN"/>
          </w:rPr>
          <w:delText xml:space="preserve"> for further explanation &amp; instruction on this process.  </w:delText>
        </w:r>
      </w:del>
    </w:p>
    <w:p w14:paraId="2AB5ACDE" w14:textId="59A3DECC" w:rsidR="00D9034C" w:rsidRPr="004373E8"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del w:id="6402" w:author="An Tran, ACA (BUV)" w:date="2024-09-10T02:42:00Z" w16du:dateUtc="2024-09-09T19:42:00Z">
        <w:r w:rsidRPr="004373E8" w:rsidDel="00A57BC4">
          <w:rPr>
            <w:rFonts w:ascii="iCiel Avenir LT Std 35 Light" w:hAnsi="iCiel Avenir LT Std 35 Light" w:cs="Arial"/>
            <w:i/>
            <w:iCs/>
            <w:sz w:val="22"/>
            <w:szCs w:val="22"/>
            <w:lang w:val="vi-VN"/>
          </w:rPr>
          <w:delText xml:space="preserve">Để sinh viên được cấp bằng theo tiêu chuẩn Anh Quốc, BUV tuân thủ chặt chẽ Quy định Học thuật của Đại học Staffordshire, đặc biệt là hình thức xử phạt tương ứng với mức độ vi phạm. Các trường hợp nghi ngờ vi phạm học thuật đều được xem xét kĩ lưỡng bởi các thành viên hội đồng là những nhà chuyên môn có kinh nghiệm dày dặn trong lĩnh vực giáo dục đại học. Sinh viên và phụ huynh có thể liên hệ với </w:delText>
        </w:r>
        <w:r w:rsidR="00B61D3B" w:rsidRPr="004373E8" w:rsidDel="00A57BC4">
          <w:rPr>
            <w:rFonts w:ascii="iCiel Avenir LT Std 35 Light" w:hAnsi="iCiel Avenir LT Std 35 Light" w:cs="Arial"/>
            <w:i/>
            <w:iCs/>
            <w:sz w:val="22"/>
            <w:szCs w:val="22"/>
            <w:lang w:val="vi-VN"/>
          </w:rPr>
          <w:delText>Bộ phận</w:delText>
        </w:r>
        <w:r w:rsidRPr="004373E8" w:rsidDel="00A57BC4">
          <w:rPr>
            <w:rFonts w:ascii="iCiel Avenir LT Std 35 Light" w:hAnsi="iCiel Avenir LT Std 35 Light" w:cs="Arial"/>
            <w:i/>
            <w:iCs/>
            <w:sz w:val="22"/>
            <w:szCs w:val="22"/>
            <w:lang w:val="vi-VN"/>
          </w:rPr>
          <w:delText xml:space="preserve"> Quy chế Đào tạo qua địa chỉ </w:delText>
        </w:r>
        <w:r w:rsidR="002D10A3" w:rsidDel="00A57BC4">
          <w:fldChar w:fldCharType="begin"/>
        </w:r>
        <w:r w:rsidR="002D10A3" w:rsidDel="00A57BC4">
          <w:delInstrText>HYPERLINK "mailto:aca.compliance@buv.edu.vn"</w:delInstrText>
        </w:r>
        <w:r w:rsidR="002D10A3" w:rsidDel="00A57BC4">
          <w:fldChar w:fldCharType="separate"/>
        </w:r>
        <w:r w:rsidRPr="004373E8" w:rsidDel="00A57BC4">
          <w:rPr>
            <w:rStyle w:val="Hyperlink"/>
            <w:rFonts w:ascii="iCiel Avenir LT Std 35 Light" w:hAnsi="iCiel Avenir LT Std 35 Light" w:cs="Arial"/>
            <w:i/>
            <w:iCs/>
            <w:sz w:val="22"/>
            <w:szCs w:val="22"/>
            <w:lang w:val="vi-VN"/>
          </w:rPr>
          <w:delText>aca.compliance@buv.edu.vn</w:delText>
        </w:r>
        <w:r w:rsidR="002D10A3" w:rsidDel="00A57BC4">
          <w:rPr>
            <w:rStyle w:val="Hyperlink"/>
            <w:rFonts w:ascii="iCiel Avenir LT Std 35 Light" w:hAnsi="iCiel Avenir LT Std 35 Light" w:cs="Arial"/>
            <w:i/>
            <w:iCs/>
            <w:sz w:val="22"/>
            <w:szCs w:val="22"/>
            <w:lang w:val="vi-VN"/>
          </w:rPr>
          <w:fldChar w:fldCharType="end"/>
        </w:r>
        <w:r w:rsidRPr="004373E8" w:rsidDel="00A57BC4">
          <w:rPr>
            <w:rFonts w:ascii="iCiel Avenir LT Std 35 Light" w:hAnsi="iCiel Avenir LT Std 35 Light" w:cs="Arial"/>
            <w:i/>
            <w:iCs/>
            <w:sz w:val="22"/>
            <w:szCs w:val="22"/>
            <w:lang w:val="vi-VN"/>
          </w:rPr>
          <w:delText xml:space="preserve"> để được giải thích và hướng dẫn kỹ hơn về quy trình này.</w:delText>
        </w:r>
      </w:del>
      <w:r w:rsidRPr="004373E8">
        <w:rPr>
          <w:rFonts w:ascii="iCiel Avenir LT Std 35 Light" w:hAnsi="iCiel Avenir LT Std 35 Light" w:cs="Arial"/>
          <w:sz w:val="22"/>
          <w:szCs w:val="22"/>
          <w:lang w:val="vi-VN"/>
        </w:rPr>
        <w:tab/>
      </w:r>
    </w:p>
    <w:p w14:paraId="16B57D58" w14:textId="34F97A1C"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403" w:author="An Tran, ACA (BUV)" w:date="2024-09-10T10:40:00Z" w16du:dateUtc="2024-09-10T03:40:00Z">
            <w:rPr>
              <w:rFonts w:cs="Arial"/>
              <w:szCs w:val="22"/>
              <w:lang w:val="vi-VN"/>
            </w:rPr>
          </w:rPrChange>
        </w:rPr>
        <w:pPrChange w:id="6404"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405" w:name="_Toc113977122"/>
      <w:bookmarkStart w:id="6406" w:name="_Toc122700200"/>
      <w:bookmarkStart w:id="6407" w:name="_Toc177077359"/>
      <w:r w:rsidRPr="00734F86">
        <w:rPr>
          <w:rFonts w:cs="Arial"/>
          <w:szCs w:val="22"/>
          <w:rPrChange w:id="6408" w:author="An Tran, ACA (BUV)" w:date="2024-09-10T10:40:00Z" w16du:dateUtc="2024-09-10T03:40:00Z">
            <w:rPr>
              <w:rFonts w:cs="Arial"/>
              <w:szCs w:val="22"/>
              <w:lang w:val="vi-VN"/>
            </w:rPr>
          </w:rPrChange>
        </w:rPr>
        <w:t xml:space="preserve">Can students appeal </w:t>
      </w:r>
      <w:r w:rsidR="0050536E" w:rsidRPr="00734F86">
        <w:rPr>
          <w:rFonts w:cs="Arial"/>
          <w:szCs w:val="22"/>
          <w:rPrChange w:id="6409" w:author="An Tran, ACA (BUV)" w:date="2024-09-10T10:40:00Z" w16du:dateUtc="2024-09-10T03:40:00Z">
            <w:rPr>
              <w:rFonts w:cs="Arial"/>
              <w:szCs w:val="22"/>
              <w:lang w:val="vi-VN"/>
            </w:rPr>
          </w:rPrChange>
        </w:rPr>
        <w:t>the Poor</w:t>
      </w:r>
      <w:r w:rsidRPr="00734F86">
        <w:rPr>
          <w:rFonts w:cs="Arial"/>
          <w:szCs w:val="22"/>
          <w:rPrChange w:id="6410" w:author="An Tran, ACA (BUV)" w:date="2024-09-10T10:40:00Z" w16du:dateUtc="2024-09-10T03:40:00Z">
            <w:rPr>
              <w:rFonts w:cs="Arial"/>
              <w:szCs w:val="22"/>
              <w:lang w:val="vi-VN"/>
            </w:rPr>
          </w:rPrChange>
        </w:rPr>
        <w:t xml:space="preserve"> Academic Practice (PAP) decision? / </w:t>
      </w:r>
      <w:r w:rsidRPr="00734F86">
        <w:rPr>
          <w:rFonts w:cs="Arial"/>
          <w:i/>
          <w:iCs/>
          <w:szCs w:val="22"/>
          <w:rPrChange w:id="6411" w:author="An Tran, ACA (BUV)" w:date="2024-09-10T10:41:00Z" w16du:dateUtc="2024-09-10T03:41:00Z">
            <w:rPr>
              <w:rFonts w:cs="Arial"/>
              <w:i/>
              <w:iCs/>
              <w:szCs w:val="22"/>
              <w:lang w:val="vi-VN"/>
            </w:rPr>
          </w:rPrChange>
        </w:rPr>
        <w:t>Sinh viên có thể xin phúc tra quyết định Thực hành học thuật kém (PAP) không?</w:t>
      </w:r>
      <w:bookmarkEnd w:id="6405"/>
      <w:bookmarkEnd w:id="6406"/>
      <w:bookmarkEnd w:id="6407"/>
    </w:p>
    <w:p w14:paraId="4B966864"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sz w:val="22"/>
          <w:szCs w:val="22"/>
          <w:lang w:val="vi-VN"/>
        </w:rPr>
        <w:t xml:space="preserve">  </w:t>
      </w: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1953C8A5" w14:textId="77777777" w:rsidR="00A57BC4" w:rsidRPr="009D65E8" w:rsidRDefault="00A57BC4" w:rsidP="00A57BC4">
      <w:pPr>
        <w:tabs>
          <w:tab w:val="left" w:pos="630"/>
          <w:tab w:val="left" w:pos="720"/>
          <w:tab w:val="left" w:pos="1080"/>
        </w:tabs>
        <w:ind w:firstLine="0"/>
        <w:rPr>
          <w:ins w:id="6412" w:author="An Tran, ACA (BUV)" w:date="2024-09-10T02:42:00Z" w16du:dateUtc="2024-09-09T19:42:00Z"/>
          <w:rFonts w:ascii="iCiel Avenir LT Std 35 Light" w:hAnsi="iCiel Avenir LT Std 35 Light" w:cs="Arial"/>
          <w:sz w:val="22"/>
          <w:szCs w:val="22"/>
          <w:lang w:val="vi-VN"/>
        </w:rPr>
      </w:pPr>
      <w:ins w:id="6413" w:author="An Tran, ACA (BUV)" w:date="2024-09-10T02:42:00Z" w16du:dateUtc="2024-09-09T19:42:00Z">
        <w:r w:rsidRPr="009D65E8">
          <w:rPr>
            <w:rFonts w:ascii="iCiel Avenir LT Std 35 Light" w:hAnsi="iCiel Avenir LT Std 35 Light" w:cs="Arial"/>
            <w:sz w:val="22"/>
            <w:szCs w:val="22"/>
            <w:lang w:val="vi-VN"/>
          </w:rPr>
          <w:t>The University of Stirling Academic Appeal process exists to provide an opportunity for a student to request a review of a decision made regarding an academic matter. Where a student wishes to submit an appeal, they are required to do so on the appropriate appeal form, and an appeal will only be considered by the University where there is both: a right of appeal in respect of the decision the student wishes to be reviewed; and grounds for appeal.</w:t>
        </w:r>
      </w:ins>
    </w:p>
    <w:p w14:paraId="642FB2D8" w14:textId="3E4518DD" w:rsidR="00D9034C" w:rsidRPr="004373E8" w:rsidDel="00A57BC4" w:rsidRDefault="00A57BC4" w:rsidP="00A57BC4">
      <w:pPr>
        <w:tabs>
          <w:tab w:val="left" w:pos="630"/>
          <w:tab w:val="left" w:pos="720"/>
          <w:tab w:val="left" w:pos="1080"/>
        </w:tabs>
        <w:ind w:firstLine="0"/>
        <w:rPr>
          <w:del w:id="6414" w:author="An Tran, ACA (BUV)" w:date="2024-09-10T02:42:00Z" w16du:dateUtc="2024-09-09T19:42:00Z"/>
          <w:rFonts w:ascii="iCiel Avenir LT Std 35 Light" w:hAnsi="iCiel Avenir LT Std 35 Light" w:cs="Arial"/>
          <w:sz w:val="22"/>
          <w:szCs w:val="22"/>
          <w:lang w:val="vi-VN"/>
        </w:rPr>
      </w:pPr>
      <w:ins w:id="6415" w:author="An Tran, ACA (BUV)" w:date="2024-09-10T02:42:00Z" w16du:dateUtc="2024-09-09T19:42:00Z">
        <w:r w:rsidRPr="009D65E8">
          <w:rPr>
            <w:rFonts w:ascii="iCiel Avenir LT Std 35 Light" w:hAnsi="iCiel Avenir LT Std 35 Light" w:cs="Arial"/>
            <w:i/>
            <w:iCs/>
            <w:sz w:val="22"/>
            <w:szCs w:val="22"/>
          </w:rPr>
          <w:t>Quy trình Phúc tra Quyết định vi phạm Học thuật của Đại học Stirling tồn tại nhằm cung cấp cơ hội cho sinh viên yêu cầu xem xét lại một quyết định liên quan đến vấn đề học thuật. Khi một sinh viên muốn nộp đơn phúc tra, sinh viên  cần phải thực hiện điều này trên mẫu đơn phúc tra thích hợp, và sẽ chỉ được xem xét khi cả hai điều kiện sau được đáp ứng: có quyền phúc tra đối với quyết định mà sinh viên muốn được xem xét lại; và có căn cứ để phúc tra</w:t>
        </w:r>
        <w:r w:rsidRPr="009D65E8">
          <w:rPr>
            <w:rFonts w:ascii="iCiel Avenir LT Std 35 Light" w:hAnsi="iCiel Avenir LT Std 35 Light" w:cs="Arial"/>
            <w:i/>
            <w:iCs/>
            <w:sz w:val="22"/>
            <w:szCs w:val="22"/>
            <w:lang w:val="vi-VN"/>
          </w:rPr>
          <w:t>.</w:t>
        </w:r>
      </w:ins>
      <w:del w:id="6416" w:author="An Tran, ACA (BUV)" w:date="2024-09-10T02:42:00Z" w16du:dateUtc="2024-09-09T19:42:00Z">
        <w:r w:rsidR="00D9034C" w:rsidRPr="004373E8" w:rsidDel="00A57BC4">
          <w:rPr>
            <w:rFonts w:ascii="iCiel Avenir LT Std 35 Light" w:hAnsi="iCiel Avenir LT Std 35 Light" w:cs="Arial"/>
            <w:sz w:val="22"/>
            <w:szCs w:val="22"/>
            <w:lang w:val="vi-VN"/>
          </w:rPr>
          <w:delText xml:space="preserve">Poor Academic Practice (PAP) </w:delText>
        </w:r>
        <w:r w:rsidR="00D9034C" w:rsidRPr="004373E8" w:rsidDel="00A57BC4">
          <w:rPr>
            <w:rFonts w:ascii="iCiel Avenir LT Std 35 Light" w:hAnsi="iCiel Avenir LT Std 35 Light" w:cs="Arial"/>
            <w:b/>
            <w:bCs/>
            <w:sz w:val="22"/>
            <w:szCs w:val="22"/>
            <w:lang w:val="vi-VN"/>
          </w:rPr>
          <w:delText>IS NOT</w:delText>
        </w:r>
        <w:r w:rsidR="00D9034C" w:rsidRPr="004373E8" w:rsidDel="00A57BC4">
          <w:rPr>
            <w:rFonts w:ascii="iCiel Avenir LT Std 35 Light" w:hAnsi="iCiel Avenir LT Std 35 Light" w:cs="Arial"/>
            <w:sz w:val="22"/>
            <w:szCs w:val="22"/>
            <w:lang w:val="vi-VN"/>
          </w:rPr>
          <w:delText xml:space="preserve"> academic misconduct. Poor Academic Practice happens when students have used too much of other’s work in their assessment, even when students have acknowledged, and faculty can’t tell how much students have learned for themselves. Alternatively, it may be that students haven’t understood how to reference their work properly, but there is no evidence that students have tried to gain an unfair advantage in their assessment.</w:delText>
        </w:r>
      </w:del>
    </w:p>
    <w:p w14:paraId="14ED059A" w14:textId="40131255" w:rsidR="00D9034C" w:rsidRPr="004373E8" w:rsidDel="00A57BC4" w:rsidRDefault="00D9034C" w:rsidP="003E1B62">
      <w:pPr>
        <w:tabs>
          <w:tab w:val="left" w:pos="630"/>
          <w:tab w:val="left" w:pos="720"/>
          <w:tab w:val="left" w:pos="1080"/>
        </w:tabs>
        <w:ind w:firstLine="0"/>
        <w:rPr>
          <w:del w:id="6417" w:author="An Tran, ACA (BUV)" w:date="2024-09-10T02:42:00Z" w16du:dateUtc="2024-09-09T19:42:00Z"/>
          <w:rFonts w:ascii="iCiel Avenir LT Std 35 Light" w:hAnsi="iCiel Avenir LT Std 35 Light" w:cs="Arial"/>
          <w:sz w:val="22"/>
          <w:szCs w:val="22"/>
          <w:lang w:val="vi-VN"/>
        </w:rPr>
      </w:pPr>
      <w:bookmarkStart w:id="6418" w:name="_Hlk124756247"/>
      <w:del w:id="6419" w:author="An Tran, ACA (BUV)" w:date="2024-09-10T02:42:00Z" w16du:dateUtc="2024-09-09T19:42:00Z">
        <w:r w:rsidRPr="004373E8" w:rsidDel="00A57BC4">
          <w:rPr>
            <w:rFonts w:ascii="iCiel Avenir LT Std 35 Light" w:hAnsi="iCiel Avenir LT Std 35 Light" w:cs="Arial"/>
            <w:sz w:val="22"/>
            <w:szCs w:val="22"/>
            <w:lang w:val="vi-VN"/>
          </w:rPr>
          <w:delText>For Poor Academic Practice, students are encouraged to proactively discuss this with the Learning Support Team and get advice on how they can improve</w:delText>
        </w:r>
        <w:bookmarkEnd w:id="6418"/>
        <w:r w:rsidRPr="004373E8" w:rsidDel="00A57BC4">
          <w:rPr>
            <w:rFonts w:ascii="iCiel Avenir LT Std 35 Light" w:hAnsi="iCiel Avenir LT Std 35 Light" w:cs="Arial"/>
            <w:sz w:val="22"/>
            <w:szCs w:val="22"/>
            <w:lang w:val="vi-VN"/>
          </w:rPr>
          <w:delText xml:space="preserve">. PAP will not be recorded in the history of student as Academic Misconduct </w:delText>
        </w:r>
        <w:r w:rsidR="0050536E" w:rsidRPr="004373E8" w:rsidDel="00A57BC4">
          <w:rPr>
            <w:rFonts w:ascii="iCiel Avenir LT Std 35 Light" w:hAnsi="iCiel Avenir LT Std 35 Light" w:cs="Arial"/>
            <w:sz w:val="22"/>
            <w:szCs w:val="22"/>
            <w:lang w:val="vi-VN"/>
          </w:rPr>
          <w:delText>and</w:delText>
        </w:r>
        <w:r w:rsidRPr="004373E8" w:rsidDel="00A57BC4">
          <w:rPr>
            <w:rFonts w:ascii="iCiel Avenir LT Std 35 Light" w:hAnsi="iCiel Avenir LT Std 35 Light" w:cs="Arial"/>
            <w:sz w:val="22"/>
            <w:szCs w:val="22"/>
            <w:lang w:val="vi-VN"/>
          </w:rPr>
          <w:delText xml:space="preserve"> will not be written in any documents, including transcript and certificate. As there is no impact or sanction, students cannot appeal to a PAP decision</w:delText>
        </w:r>
        <w:r w:rsidR="00FD0CDB" w:rsidRPr="004373E8" w:rsidDel="00A57BC4">
          <w:rPr>
            <w:rFonts w:ascii="iCiel Avenir LT Std 35 Light" w:hAnsi="iCiel Avenir LT Std 35 Light" w:cs="Arial"/>
            <w:sz w:val="22"/>
            <w:szCs w:val="22"/>
            <w:lang w:val="vi-VN"/>
          </w:rPr>
          <w:delText>.</w:delText>
        </w:r>
      </w:del>
    </w:p>
    <w:p w14:paraId="63FCA575" w14:textId="45439742" w:rsidR="00D9034C" w:rsidRPr="004373E8" w:rsidDel="00A57BC4" w:rsidRDefault="00D9034C" w:rsidP="003E1B62">
      <w:pPr>
        <w:tabs>
          <w:tab w:val="left" w:pos="630"/>
          <w:tab w:val="left" w:pos="720"/>
          <w:tab w:val="left" w:pos="1080"/>
        </w:tabs>
        <w:ind w:firstLine="0"/>
        <w:rPr>
          <w:del w:id="6420" w:author="An Tran, ACA (BUV)" w:date="2024-09-10T02:42:00Z" w16du:dateUtc="2024-09-09T19:42:00Z"/>
          <w:rFonts w:ascii="iCiel Avenir LT Std 35 Light" w:hAnsi="iCiel Avenir LT Std 35 Light" w:cs="Arial"/>
          <w:i/>
          <w:iCs/>
          <w:sz w:val="22"/>
          <w:szCs w:val="22"/>
          <w:lang w:val="vi-VN"/>
        </w:rPr>
      </w:pPr>
      <w:del w:id="6421" w:author="An Tran, ACA (BUV)" w:date="2024-09-10T02:42:00Z" w16du:dateUtc="2024-09-09T19:42:00Z">
        <w:r w:rsidRPr="004373E8" w:rsidDel="00A57BC4">
          <w:rPr>
            <w:rFonts w:ascii="iCiel Avenir LT Std 35 Light" w:hAnsi="iCiel Avenir LT Std 35 Light" w:cs="Arial"/>
            <w:i/>
            <w:iCs/>
            <w:sz w:val="22"/>
            <w:szCs w:val="22"/>
            <w:lang w:val="vi-VN"/>
          </w:rPr>
          <w:delText xml:space="preserve">Thực hành học thuật kém (PAP) </w:delText>
        </w:r>
        <w:r w:rsidRPr="004373E8" w:rsidDel="00A57BC4">
          <w:rPr>
            <w:rFonts w:ascii="iCiel Avenir LT Std 35 Light" w:hAnsi="iCiel Avenir LT Std 35 Light" w:cs="Arial"/>
            <w:b/>
            <w:bCs/>
            <w:i/>
            <w:iCs/>
            <w:sz w:val="22"/>
            <w:szCs w:val="22"/>
            <w:lang w:val="vi-VN"/>
          </w:rPr>
          <w:delText>KHÔNG PHẢI LÀ</w:delText>
        </w:r>
        <w:r w:rsidRPr="004373E8" w:rsidDel="00A57BC4">
          <w:rPr>
            <w:rFonts w:ascii="iCiel Avenir LT Std 35 Light" w:hAnsi="iCiel Avenir LT Std 35 Light" w:cs="Arial"/>
            <w:i/>
            <w:iCs/>
            <w:sz w:val="22"/>
            <w:szCs w:val="22"/>
            <w:lang w:val="vi-VN"/>
          </w:rPr>
          <w:delText xml:space="preserve"> vi phạm học thuật. PAP xảy ra khi sinh viên sử dụng quá nhiều trích dẫn học thuật trong bài làm của mình, kể cả khi sinh viên đã có ý thức trích dẫn nguồn tài liệu và ghi chú cụ thể theo quy định, thì việc sử dụng quá nhiều trích dẫn khiến giảng viên không thể xác định lượng kiến thức sinh viên học được. Một tình huống khác có thể xảy ra là sinh viên không hiểu rõ cách trích dẫn nguồn tài liệu và ghi chú theo quy định, tuy nhiên Hội đồng học thuật không tìm thấy bằng chứng hoặc nghi ngờ về việc sinh viên cố tình tạo ra lợi thế không công bằng trong bài làm của mình.  </w:delText>
        </w:r>
      </w:del>
    </w:p>
    <w:p w14:paraId="1C1FEEA6" w14:textId="399B63E3" w:rsidR="00D9034C" w:rsidRPr="004373E8"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del w:id="6422" w:author="An Tran, ACA (BUV)" w:date="2024-09-10T02:42:00Z" w16du:dateUtc="2024-09-09T19:42:00Z">
        <w:r w:rsidRPr="004373E8" w:rsidDel="00A57BC4">
          <w:rPr>
            <w:rFonts w:ascii="iCiel Avenir LT Std 35 Light" w:hAnsi="iCiel Avenir LT Std 35 Light" w:cs="Arial"/>
            <w:i/>
            <w:iCs/>
            <w:sz w:val="22"/>
            <w:szCs w:val="22"/>
            <w:lang w:val="vi-VN"/>
          </w:rPr>
          <w:delText>Đối với các trường hợp PAP, sinh viên được khuyến khích chủ động thảo luận với Tổ Cố vấn học tập về bài làm và nhận hướng dẫn cách làm đúng để cải thiện và tránh mắc lỗi lần sau.</w:delText>
        </w:r>
        <w:r w:rsidR="003127BD" w:rsidRPr="004373E8" w:rsidDel="00A57BC4">
          <w:rPr>
            <w:rFonts w:ascii="iCiel Avenir LT Std 35 Light" w:hAnsi="iCiel Avenir LT Std 35 Light" w:cs="Arial"/>
            <w:i/>
            <w:iCs/>
            <w:sz w:val="22"/>
            <w:szCs w:val="22"/>
            <w:lang w:val="vi-VN"/>
          </w:rPr>
          <w:delText xml:space="preserve"> </w:delText>
        </w:r>
        <w:r w:rsidRPr="004373E8" w:rsidDel="00A57BC4">
          <w:rPr>
            <w:rFonts w:ascii="iCiel Avenir LT Std 35 Light" w:hAnsi="iCiel Avenir LT Std 35 Light" w:cs="Arial"/>
            <w:i/>
            <w:iCs/>
            <w:sz w:val="22"/>
            <w:szCs w:val="22"/>
            <w:lang w:val="vi-VN"/>
          </w:rPr>
          <w:delText>PAP sẽ không được ghi vào lịch sử vi phạm học thuật cũng như không được ghi chép trên bất kỳ văn bản nào, như bảng điểm hay bằng tốt nghiệp. Do không có bất kỳ ảnh hưởng hay hình thức kỷ luật nào mà chỉ là một hình thức nhắc nhở, sinh viên không thể xin phúc tra một quyết định PAP.</w:delText>
        </w:r>
      </w:del>
    </w:p>
    <w:p w14:paraId="10131912" w14:textId="32B61614" w:rsidR="00D9034C" w:rsidRPr="00734F86" w:rsidDel="003F10E3" w:rsidRDefault="00D9034C">
      <w:pPr>
        <w:pStyle w:val="Question"/>
        <w:numPr>
          <w:ilvl w:val="0"/>
          <w:numId w:val="44"/>
        </w:numPr>
        <w:tabs>
          <w:tab w:val="left" w:pos="630"/>
          <w:tab w:val="left" w:pos="990"/>
        </w:tabs>
        <w:spacing w:before="100" w:line="400" w:lineRule="exact"/>
        <w:ind w:left="0" w:firstLine="720"/>
        <w:rPr>
          <w:del w:id="6423" w:author="An Tran, ACA (BUV)" w:date="2024-09-12T14:16:00Z" w16du:dateUtc="2024-09-12T07:16:00Z"/>
          <w:rFonts w:cs="Arial"/>
          <w:szCs w:val="22"/>
          <w:rPrChange w:id="6424" w:author="An Tran, ACA (BUV)" w:date="2024-09-10T10:40:00Z" w16du:dateUtc="2024-09-10T03:40:00Z">
            <w:rPr>
              <w:del w:id="6425" w:author="An Tran, ACA (BUV)" w:date="2024-09-12T14:16:00Z" w16du:dateUtc="2024-09-12T07:16:00Z"/>
              <w:rFonts w:cs="Arial"/>
              <w:i/>
              <w:iCs/>
              <w:szCs w:val="22"/>
              <w:lang w:val="vi-VN"/>
            </w:rPr>
          </w:rPrChange>
        </w:rPr>
        <w:pPrChange w:id="6426"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427" w:name="_Toc107734255"/>
      <w:bookmarkStart w:id="6428" w:name="_Toc107734469"/>
      <w:bookmarkStart w:id="6429" w:name="_Toc107734921"/>
      <w:bookmarkStart w:id="6430" w:name="_Toc107735143"/>
      <w:bookmarkStart w:id="6431" w:name="_Toc107735270"/>
      <w:bookmarkStart w:id="6432" w:name="_Toc107735375"/>
      <w:bookmarkStart w:id="6433" w:name="_Toc107735479"/>
      <w:bookmarkStart w:id="6434" w:name="_Toc107735582"/>
      <w:bookmarkStart w:id="6435" w:name="_Toc107735687"/>
      <w:bookmarkStart w:id="6436" w:name="_Toc107735791"/>
      <w:bookmarkStart w:id="6437" w:name="_Toc107735895"/>
      <w:bookmarkStart w:id="6438" w:name="_Toc107735999"/>
      <w:bookmarkStart w:id="6439" w:name="_Toc107736152"/>
      <w:bookmarkStart w:id="6440" w:name="_Toc107736299"/>
      <w:bookmarkStart w:id="6441" w:name="_Toc107736403"/>
      <w:bookmarkStart w:id="6442" w:name="_Toc107736625"/>
      <w:bookmarkStart w:id="6443" w:name="_Toc107736728"/>
      <w:bookmarkStart w:id="6444" w:name="_Toc107736831"/>
      <w:bookmarkStart w:id="6445" w:name="_Toc107736935"/>
      <w:bookmarkStart w:id="6446" w:name="_Toc107737787"/>
      <w:bookmarkStart w:id="6447" w:name="_Toc108099176"/>
      <w:bookmarkStart w:id="6448" w:name="_Toc113975594"/>
      <w:bookmarkStart w:id="6449" w:name="_Toc113976111"/>
      <w:bookmarkStart w:id="6450" w:name="_Toc114065641"/>
      <w:bookmarkStart w:id="6451" w:name="_Toc114066037"/>
      <w:bookmarkStart w:id="6452" w:name="_Toc113977123"/>
      <w:bookmarkStart w:id="6453" w:name="_Toc122700201"/>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del w:id="6454" w:author="An Tran, ACA (BUV)" w:date="2024-09-12T14:16:00Z" w16du:dateUtc="2024-09-12T07:16:00Z">
        <w:r w:rsidRPr="00734F86" w:rsidDel="003F10E3">
          <w:rPr>
            <w:rFonts w:cs="Arial"/>
            <w:szCs w:val="22"/>
            <w:rPrChange w:id="6455" w:author="An Tran, ACA (BUV)" w:date="2024-09-10T10:40:00Z" w16du:dateUtc="2024-09-10T03:40:00Z">
              <w:rPr>
                <w:rFonts w:cs="Arial"/>
                <w:szCs w:val="22"/>
                <w:lang w:val="vi-VN"/>
              </w:rPr>
            </w:rPrChange>
          </w:rPr>
          <w:delText>What can students/parents do if students/parents think their final mark or result should be different?</w:delText>
        </w:r>
        <w:r w:rsidRPr="00734F86" w:rsidDel="003F10E3">
          <w:rPr>
            <w:rFonts w:cs="Arial"/>
            <w:b w:val="0"/>
            <w:szCs w:val="22"/>
            <w:rPrChange w:id="6456" w:author="An Tran, ACA (BUV)" w:date="2024-09-10T10:40:00Z" w16du:dateUtc="2024-09-10T03:40:00Z">
              <w:rPr>
                <w:rFonts w:cs="Arial"/>
                <w:b w:val="0"/>
                <w:szCs w:val="22"/>
                <w:lang w:val="vi-VN"/>
              </w:rPr>
            </w:rPrChange>
          </w:rPr>
          <w:delText xml:space="preserve"> </w:delText>
        </w:r>
        <w:r w:rsidRPr="00734F86" w:rsidDel="003F10E3">
          <w:rPr>
            <w:rFonts w:cs="Arial"/>
            <w:b w:val="0"/>
            <w:i/>
            <w:iCs/>
            <w:szCs w:val="22"/>
            <w:rPrChange w:id="6457" w:author="An Tran, ACA (BUV)" w:date="2024-09-10T10:41:00Z" w16du:dateUtc="2024-09-10T03:41:00Z">
              <w:rPr>
                <w:rFonts w:cs="Arial"/>
                <w:b w:val="0"/>
                <w:szCs w:val="22"/>
                <w:lang w:val="vi-VN"/>
              </w:rPr>
            </w:rPrChange>
          </w:rPr>
          <w:delText xml:space="preserve">/ </w:delText>
        </w:r>
        <w:r w:rsidRPr="00734F86" w:rsidDel="003F10E3">
          <w:rPr>
            <w:rFonts w:cs="Arial"/>
            <w:i/>
            <w:iCs/>
            <w:szCs w:val="22"/>
            <w:rPrChange w:id="6458" w:author="An Tran, ACA (BUV)" w:date="2024-09-10T10:41:00Z" w16du:dateUtc="2024-09-10T03:41:00Z">
              <w:rPr>
                <w:rFonts w:cs="Arial"/>
                <w:i/>
                <w:iCs/>
                <w:szCs w:val="22"/>
                <w:lang w:val="vi-VN"/>
              </w:rPr>
            </w:rPrChange>
          </w:rPr>
          <w:delText>Sinh viên/gia đình nên làm gì nếu chúng tôi nghĩ điểm và kết quả cuối cùng của sinh viên có thể khác?</w:delText>
        </w:r>
        <w:bookmarkStart w:id="6459" w:name="_Toc177044657"/>
        <w:bookmarkStart w:id="6460" w:name="_Toc177077360"/>
        <w:bookmarkEnd w:id="6452"/>
        <w:bookmarkEnd w:id="6453"/>
        <w:bookmarkEnd w:id="6459"/>
        <w:bookmarkEnd w:id="6460"/>
      </w:del>
    </w:p>
    <w:p w14:paraId="47B574F2" w14:textId="6817E90F" w:rsidR="00D9034C" w:rsidRPr="004373E8" w:rsidDel="003F10E3" w:rsidRDefault="00D9034C" w:rsidP="003E1B62">
      <w:pPr>
        <w:pStyle w:val="ListParagraph"/>
        <w:tabs>
          <w:tab w:val="left" w:pos="630"/>
          <w:tab w:val="left" w:pos="720"/>
          <w:tab w:val="left" w:pos="1080"/>
        </w:tabs>
        <w:ind w:left="0"/>
        <w:contextualSpacing w:val="0"/>
        <w:rPr>
          <w:del w:id="6461" w:author="An Tran, ACA (BUV)" w:date="2024-09-12T14:16:00Z" w16du:dateUtc="2024-09-12T07:16:00Z"/>
          <w:rFonts w:ascii="iCiel Avenir LT Std 35 Light" w:hAnsi="iCiel Avenir LT Std 35 Light" w:cs="Arial"/>
          <w:b/>
          <w:bCs/>
          <w:sz w:val="22"/>
          <w:szCs w:val="22"/>
          <w:u w:val="single"/>
          <w:lang w:val="vi-VN"/>
        </w:rPr>
      </w:pPr>
      <w:del w:id="6462" w:author="An Tran, ACA (BUV)" w:date="2024-09-12T14:16:00Z" w16du:dateUtc="2024-09-12T07:16:00Z">
        <w:r w:rsidRPr="004373E8" w:rsidDel="003F10E3">
          <w:rPr>
            <w:rFonts w:ascii="iCiel Avenir LT Std 35 Light" w:hAnsi="iCiel Avenir LT Std 35 Light" w:cs="Arial"/>
            <w:b/>
            <w:bCs/>
            <w:sz w:val="22"/>
            <w:szCs w:val="22"/>
            <w:u w:val="single"/>
            <w:lang w:val="vi-VN"/>
          </w:rPr>
          <w:delText xml:space="preserve">Answer / </w:delText>
        </w:r>
        <w:r w:rsidRPr="004373E8" w:rsidDel="003F10E3">
          <w:rPr>
            <w:rFonts w:ascii="iCiel Avenir LT Std 35 Light" w:hAnsi="iCiel Avenir LT Std 35 Light" w:cs="Arial"/>
            <w:b/>
            <w:bCs/>
            <w:i/>
            <w:iCs/>
            <w:sz w:val="22"/>
            <w:szCs w:val="22"/>
            <w:u w:val="single"/>
            <w:lang w:val="vi-VN"/>
          </w:rPr>
          <w:delText>Câu trả lời</w:delText>
        </w:r>
        <w:r w:rsidRPr="004373E8" w:rsidDel="003F10E3">
          <w:rPr>
            <w:rFonts w:ascii="iCiel Avenir LT Std 35 Light" w:hAnsi="iCiel Avenir LT Std 35 Light" w:cs="Arial"/>
            <w:b/>
            <w:bCs/>
            <w:sz w:val="22"/>
            <w:szCs w:val="22"/>
            <w:u w:val="single"/>
            <w:lang w:val="vi-VN"/>
          </w:rPr>
          <w:delText>:</w:delText>
        </w:r>
        <w:bookmarkStart w:id="6463" w:name="_Toc177044658"/>
        <w:bookmarkStart w:id="6464" w:name="_Toc177077361"/>
        <w:bookmarkEnd w:id="6463"/>
        <w:bookmarkEnd w:id="6464"/>
      </w:del>
    </w:p>
    <w:p w14:paraId="1754449A" w14:textId="7A2DD123" w:rsidR="00D9034C" w:rsidRPr="004373E8" w:rsidDel="003F10E3" w:rsidRDefault="00D9034C" w:rsidP="003E1B62">
      <w:pPr>
        <w:tabs>
          <w:tab w:val="left" w:pos="630"/>
          <w:tab w:val="left" w:pos="720"/>
          <w:tab w:val="left" w:pos="1080"/>
        </w:tabs>
        <w:ind w:firstLine="0"/>
        <w:rPr>
          <w:del w:id="6465" w:author="An Tran, ACA (BUV)" w:date="2024-09-12T14:16:00Z" w16du:dateUtc="2024-09-12T07:16:00Z"/>
          <w:rFonts w:ascii="iCiel Avenir LT Std 35 Light" w:hAnsi="iCiel Avenir LT Std 35 Light" w:cs="Arial"/>
          <w:sz w:val="22"/>
          <w:szCs w:val="22"/>
          <w:lang w:val="vi-VN"/>
        </w:rPr>
      </w:pPr>
      <w:del w:id="6466" w:author="An Tran, ACA (BUV)" w:date="2024-09-12T14:16:00Z" w16du:dateUtc="2024-09-12T07:16:00Z">
        <w:r w:rsidRPr="004373E8" w:rsidDel="003F10E3">
          <w:rPr>
            <w:rFonts w:ascii="iCiel Avenir LT Std 35 Light" w:hAnsi="iCiel Avenir LT Std 35 Light" w:cs="Arial"/>
            <w:sz w:val="22"/>
            <w:szCs w:val="22"/>
            <w:lang w:val="vi-VN"/>
          </w:rPr>
          <w:delText xml:space="preserve">All assessments are marked through a seven-step process and agreed between Staffordshire University and BUV. Students are advised to carefully read the assessment feedback on the Canvas system and if they have any queries, they can ask the Student Information Office to arrange an appointment with the Module Leader to have the grades explained. After the discussion, if students still have inquiries about their grade, they should contact the Academic Compliance Office at </w:delText>
        </w:r>
        <w:r w:rsidR="00F576D4" w:rsidDel="003F10E3">
          <w:fldChar w:fldCharType="begin"/>
        </w:r>
        <w:r w:rsidR="00F576D4" w:rsidDel="003F10E3">
          <w:delInstrText>HYPERLINK "mailto:aca.compliance@buv.edu.vn"</w:delInstrText>
        </w:r>
        <w:r w:rsidR="00F576D4" w:rsidDel="003F10E3">
          <w:fldChar w:fldCharType="separate"/>
        </w:r>
        <w:r w:rsidRPr="004373E8" w:rsidDel="003F10E3">
          <w:rPr>
            <w:rStyle w:val="Hyperlink"/>
            <w:rFonts w:ascii="iCiel Avenir LT Std 35 Light" w:hAnsi="iCiel Avenir LT Std 35 Light" w:cs="Arial"/>
            <w:sz w:val="22"/>
            <w:szCs w:val="22"/>
            <w:lang w:val="vi-VN"/>
          </w:rPr>
          <w:delText>aca.compliance@buv.edu.vn</w:delText>
        </w:r>
        <w:r w:rsidR="00F576D4" w:rsidDel="003F10E3">
          <w:rPr>
            <w:rStyle w:val="Hyperlink"/>
            <w:rFonts w:ascii="iCiel Avenir LT Std 35 Light" w:hAnsi="iCiel Avenir LT Std 35 Light" w:cs="Arial"/>
            <w:sz w:val="22"/>
            <w:szCs w:val="22"/>
            <w:lang w:val="vi-VN"/>
          </w:rPr>
          <w:fldChar w:fldCharType="end"/>
        </w:r>
        <w:r w:rsidRPr="004373E8" w:rsidDel="003F10E3">
          <w:rPr>
            <w:rFonts w:ascii="iCiel Avenir LT Std 35 Light" w:hAnsi="iCiel Avenir LT Std 35 Light" w:cs="Arial"/>
            <w:sz w:val="22"/>
            <w:szCs w:val="22"/>
            <w:lang w:val="vi-VN"/>
          </w:rPr>
          <w:delText xml:space="preserve"> for further instruction &amp; support.  </w:delText>
        </w:r>
        <w:bookmarkStart w:id="6467" w:name="_Toc177044659"/>
        <w:bookmarkStart w:id="6468" w:name="_Toc177077362"/>
        <w:bookmarkEnd w:id="6467"/>
        <w:bookmarkEnd w:id="6468"/>
      </w:del>
    </w:p>
    <w:p w14:paraId="16D895E0" w14:textId="6AECC879" w:rsidR="00D9034C" w:rsidRPr="004373E8" w:rsidDel="003F10E3" w:rsidRDefault="00D9034C" w:rsidP="003E1B62">
      <w:pPr>
        <w:tabs>
          <w:tab w:val="left" w:pos="630"/>
          <w:tab w:val="left" w:pos="720"/>
          <w:tab w:val="left" w:pos="1080"/>
        </w:tabs>
        <w:ind w:firstLine="0"/>
        <w:rPr>
          <w:del w:id="6469" w:author="An Tran, ACA (BUV)" w:date="2024-09-12T14:16:00Z" w16du:dateUtc="2024-09-12T07:16:00Z"/>
          <w:rFonts w:ascii="iCiel Avenir LT Std 35 Light" w:hAnsi="iCiel Avenir LT Std 35 Light" w:cs="Arial"/>
          <w:i/>
          <w:iCs/>
          <w:sz w:val="22"/>
          <w:szCs w:val="22"/>
          <w:lang w:val="vi-VN"/>
        </w:rPr>
      </w:pPr>
      <w:del w:id="6470" w:author="An Tran, ACA (BUV)" w:date="2024-09-12T14:16:00Z" w16du:dateUtc="2024-09-12T07:16:00Z">
        <w:r w:rsidRPr="004373E8" w:rsidDel="003F10E3">
          <w:rPr>
            <w:rFonts w:ascii="iCiel Avenir LT Std 35 Light" w:hAnsi="iCiel Avenir LT Std 35 Light" w:cs="Arial"/>
            <w:i/>
            <w:iCs/>
            <w:sz w:val="22"/>
            <w:szCs w:val="22"/>
            <w:lang w:val="vi-VN"/>
          </w:rPr>
          <w:delText xml:space="preserve">Tất cả các bài đánh giá của sinh viên đều được chấm điểm qua một quy trình gồm 7 bước trước khi được rà soát và thống nhất bởi Đại học Staffordshire. Do đó, sinh viên nên đọc kỹ nhận xét của từng bài trên hệ thống Canvas và đặt lịch gặp trực tiếp với giảng viên môn học để được giải đáp nếu có bất kì câu hỏi nào. Sau buổi làm việc này, nếu sinh viên vẫn còn thắc mắc về điểm, xin vui lòng liên hệ với </w:delText>
        </w:r>
        <w:r w:rsidR="00B61D3B" w:rsidRPr="004373E8" w:rsidDel="003F10E3">
          <w:rPr>
            <w:rFonts w:ascii="iCiel Avenir LT Std 35 Light" w:hAnsi="iCiel Avenir LT Std 35 Light" w:cs="Arial"/>
            <w:i/>
            <w:iCs/>
            <w:sz w:val="22"/>
            <w:szCs w:val="22"/>
            <w:lang w:val="vi-VN"/>
          </w:rPr>
          <w:delText>Bộ phận</w:delText>
        </w:r>
        <w:r w:rsidRPr="004373E8" w:rsidDel="003F10E3">
          <w:rPr>
            <w:rFonts w:ascii="iCiel Avenir LT Std 35 Light" w:hAnsi="iCiel Avenir LT Std 35 Light" w:cs="Arial"/>
            <w:i/>
            <w:iCs/>
            <w:sz w:val="22"/>
            <w:szCs w:val="22"/>
            <w:lang w:val="vi-VN"/>
          </w:rPr>
          <w:delText xml:space="preserve"> Quy chế Đào tạo qua địa chỉ </w:delText>
        </w:r>
        <w:r w:rsidR="00F576D4" w:rsidDel="003F10E3">
          <w:fldChar w:fldCharType="begin"/>
        </w:r>
        <w:r w:rsidR="00F576D4" w:rsidDel="003F10E3">
          <w:delInstrText>HYPERLINK "mailto:aca.compliance@buv.edu.vn"</w:delInstrText>
        </w:r>
        <w:r w:rsidR="00F576D4" w:rsidDel="003F10E3">
          <w:fldChar w:fldCharType="separate"/>
        </w:r>
        <w:r w:rsidRPr="004373E8" w:rsidDel="003F10E3">
          <w:rPr>
            <w:rStyle w:val="Hyperlink"/>
            <w:rFonts w:ascii="iCiel Avenir LT Std 35 Light" w:hAnsi="iCiel Avenir LT Std 35 Light" w:cs="Arial"/>
            <w:i/>
            <w:iCs/>
            <w:sz w:val="22"/>
            <w:szCs w:val="22"/>
            <w:lang w:val="vi-VN"/>
          </w:rPr>
          <w:delText>aca.compliance@buv.edu.vn</w:delText>
        </w:r>
        <w:r w:rsidR="00F576D4" w:rsidDel="003F10E3">
          <w:rPr>
            <w:rStyle w:val="Hyperlink"/>
            <w:rFonts w:ascii="iCiel Avenir LT Std 35 Light" w:hAnsi="iCiel Avenir LT Std 35 Light" w:cs="Arial"/>
            <w:i/>
            <w:iCs/>
            <w:sz w:val="22"/>
            <w:szCs w:val="22"/>
            <w:lang w:val="vi-VN"/>
          </w:rPr>
          <w:fldChar w:fldCharType="end"/>
        </w:r>
        <w:r w:rsidRPr="004373E8" w:rsidDel="003F10E3">
          <w:rPr>
            <w:rStyle w:val="Hyperlink"/>
            <w:rFonts w:ascii="iCiel Avenir LT Std 35 Light" w:hAnsi="iCiel Avenir LT Std 35 Light" w:cs="Arial"/>
            <w:i/>
            <w:iCs/>
            <w:sz w:val="22"/>
            <w:szCs w:val="22"/>
            <w:lang w:val="vi-VN"/>
          </w:rPr>
          <w:delText xml:space="preserve"> </w:delText>
        </w:r>
        <w:r w:rsidRPr="004373E8" w:rsidDel="003F10E3">
          <w:rPr>
            <w:rFonts w:ascii="iCiel Avenir LT Std 35 Light" w:hAnsi="iCiel Avenir LT Std 35 Light" w:cs="Arial"/>
            <w:i/>
            <w:iCs/>
            <w:sz w:val="22"/>
            <w:szCs w:val="22"/>
            <w:lang w:val="vi-VN"/>
          </w:rPr>
          <w:delText>để được hướng dẫn và hỗ trợ.</w:delText>
        </w:r>
        <w:bookmarkStart w:id="6471" w:name="_Toc177044660"/>
        <w:bookmarkStart w:id="6472" w:name="_Toc177077363"/>
        <w:bookmarkEnd w:id="6471"/>
        <w:bookmarkEnd w:id="6472"/>
      </w:del>
    </w:p>
    <w:p w14:paraId="0DFA6242" w14:textId="413955F5"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473" w:author="An Tran, ACA (BUV)" w:date="2024-09-10T10:40:00Z" w16du:dateUtc="2024-09-10T03:40:00Z">
            <w:rPr>
              <w:rFonts w:cs="Arial"/>
              <w:szCs w:val="22"/>
              <w:lang w:val="vi-VN"/>
            </w:rPr>
          </w:rPrChange>
        </w:rPr>
        <w:pPrChange w:id="6474"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475" w:name="_Toc107734257"/>
      <w:bookmarkStart w:id="6476" w:name="_Toc107734471"/>
      <w:bookmarkStart w:id="6477" w:name="_Toc107734923"/>
      <w:bookmarkStart w:id="6478" w:name="_Toc107735145"/>
      <w:bookmarkStart w:id="6479" w:name="_Toc107735272"/>
      <w:bookmarkStart w:id="6480" w:name="_Toc107735377"/>
      <w:bookmarkStart w:id="6481" w:name="_Toc107735481"/>
      <w:bookmarkStart w:id="6482" w:name="_Toc107735584"/>
      <w:bookmarkStart w:id="6483" w:name="_Toc107735689"/>
      <w:bookmarkStart w:id="6484" w:name="_Toc107735793"/>
      <w:bookmarkStart w:id="6485" w:name="_Toc107735897"/>
      <w:bookmarkStart w:id="6486" w:name="_Toc107736001"/>
      <w:bookmarkStart w:id="6487" w:name="_Toc107736154"/>
      <w:bookmarkStart w:id="6488" w:name="_Toc107736301"/>
      <w:bookmarkStart w:id="6489" w:name="_Toc107736405"/>
      <w:bookmarkStart w:id="6490" w:name="_Toc107736627"/>
      <w:bookmarkStart w:id="6491" w:name="_Toc107736730"/>
      <w:bookmarkStart w:id="6492" w:name="_Toc107736833"/>
      <w:bookmarkStart w:id="6493" w:name="_Toc107736937"/>
      <w:bookmarkStart w:id="6494" w:name="_Toc107737789"/>
      <w:bookmarkStart w:id="6495" w:name="_Toc108099178"/>
      <w:bookmarkStart w:id="6496" w:name="_Toc113975596"/>
      <w:bookmarkStart w:id="6497" w:name="_Toc113976113"/>
      <w:bookmarkStart w:id="6498" w:name="_Toc114065643"/>
      <w:bookmarkStart w:id="6499" w:name="_Toc114066039"/>
      <w:bookmarkStart w:id="6500" w:name="_Toc113977124"/>
      <w:bookmarkStart w:id="6501" w:name="_Toc122700202"/>
      <w:bookmarkStart w:id="6502" w:name="_Toc17707736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r w:rsidRPr="00734F86">
        <w:rPr>
          <w:rFonts w:cs="Arial"/>
          <w:szCs w:val="22"/>
          <w:rPrChange w:id="6503" w:author="An Tran, ACA (BUV)" w:date="2024-09-10T10:40:00Z" w16du:dateUtc="2024-09-10T03:40:00Z">
            <w:rPr>
              <w:rFonts w:cs="Arial"/>
              <w:szCs w:val="22"/>
              <w:lang w:val="vi-VN"/>
            </w:rPr>
          </w:rPrChange>
        </w:rPr>
        <w:t xml:space="preserve">If students is </w:t>
      </w:r>
      <w:r w:rsidR="0050536E" w:rsidRPr="00734F86">
        <w:rPr>
          <w:rFonts w:cs="Arial"/>
          <w:szCs w:val="22"/>
          <w:rPrChange w:id="6504" w:author="An Tran, ACA (BUV)" w:date="2024-09-10T10:40:00Z" w16du:dateUtc="2024-09-10T03:40:00Z">
            <w:rPr>
              <w:rFonts w:cs="Arial"/>
              <w:szCs w:val="22"/>
              <w:lang w:val="vi-VN"/>
            </w:rPr>
          </w:rPrChange>
        </w:rPr>
        <w:t>in a special</w:t>
      </w:r>
      <w:r w:rsidRPr="00734F86">
        <w:rPr>
          <w:rFonts w:cs="Arial"/>
          <w:szCs w:val="22"/>
          <w:rPrChange w:id="6505" w:author="An Tran, ACA (BUV)" w:date="2024-09-10T10:40:00Z" w16du:dateUtc="2024-09-10T03:40:00Z">
            <w:rPr>
              <w:rFonts w:cs="Arial"/>
              <w:szCs w:val="22"/>
              <w:lang w:val="vi-VN"/>
            </w:rPr>
          </w:rPrChange>
        </w:rPr>
        <w:t xml:space="preserve"> situation while doing &amp; submitting their assessments, what should we do?</w:t>
      </w:r>
      <w:r w:rsidRPr="00734F86">
        <w:rPr>
          <w:rFonts w:cs="Arial"/>
          <w:szCs w:val="22"/>
          <w:rPrChange w:id="6506" w:author="An Tran, ACA (BUV)" w:date="2024-09-10T10:40:00Z" w16du:dateUtc="2024-09-10T03:40:00Z">
            <w:rPr>
              <w:rFonts w:cs="Arial"/>
              <w:b w:val="0"/>
              <w:szCs w:val="22"/>
              <w:lang w:val="vi-VN"/>
            </w:rPr>
          </w:rPrChange>
        </w:rPr>
        <w:t xml:space="preserve"> / </w:t>
      </w:r>
      <w:r w:rsidRPr="00734F86">
        <w:rPr>
          <w:rFonts w:cs="Arial"/>
          <w:i/>
          <w:iCs/>
          <w:szCs w:val="22"/>
          <w:rPrChange w:id="6507" w:author="An Tran, ACA (BUV)" w:date="2024-09-10T10:41:00Z" w16du:dateUtc="2024-09-10T03:41:00Z">
            <w:rPr>
              <w:rFonts w:cs="Arial"/>
              <w:i/>
              <w:iCs/>
              <w:szCs w:val="22"/>
              <w:lang w:val="vi-VN"/>
            </w:rPr>
          </w:rPrChange>
        </w:rPr>
        <w:t>Nếu sinh viên không may gặp tình huống đặc biệt khi làm và nộp bài, chúng tôi nên làm gì?</w:t>
      </w:r>
      <w:bookmarkEnd w:id="6500"/>
      <w:bookmarkEnd w:id="6501"/>
      <w:bookmarkEnd w:id="6502"/>
    </w:p>
    <w:p w14:paraId="59983413"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trả lời</w:t>
      </w:r>
      <w:r w:rsidRPr="004373E8">
        <w:rPr>
          <w:rFonts w:ascii="iCiel Avenir LT Std 35 Light" w:hAnsi="iCiel Avenir LT Std 35 Light" w:cs="Arial"/>
          <w:b/>
          <w:bCs/>
          <w:sz w:val="22"/>
          <w:szCs w:val="22"/>
          <w:u w:val="single"/>
          <w:lang w:val="vi-VN"/>
        </w:rPr>
        <w:t>:</w:t>
      </w:r>
    </w:p>
    <w:p w14:paraId="1EFEA7F1" w14:textId="77777777" w:rsidR="00A57BC4" w:rsidRPr="007D3804" w:rsidRDefault="00A57BC4" w:rsidP="00A57BC4">
      <w:pPr>
        <w:tabs>
          <w:tab w:val="left" w:pos="630"/>
          <w:tab w:val="left" w:pos="720"/>
          <w:tab w:val="left" w:pos="1080"/>
        </w:tabs>
        <w:ind w:firstLine="0"/>
        <w:rPr>
          <w:ins w:id="6508" w:author="An Tran, ACA (BUV)" w:date="2024-09-10T02:43:00Z" w16du:dateUtc="2024-09-09T19:43:00Z"/>
          <w:rFonts w:ascii="iCiel Avenir LT Std 35 Light" w:hAnsi="iCiel Avenir LT Std 35 Light" w:cs="Arial"/>
          <w:sz w:val="22"/>
          <w:szCs w:val="22"/>
          <w:lang w:val="vi-VN"/>
        </w:rPr>
      </w:pPr>
      <w:ins w:id="6509" w:author="An Tran, ACA (BUV)" w:date="2024-09-10T02:43:00Z" w16du:dateUtc="2024-09-09T19:43:00Z">
        <w:r w:rsidRPr="007D3804">
          <w:rPr>
            <w:rFonts w:ascii="iCiel Avenir LT Std 35 Light" w:hAnsi="iCiel Avenir LT Std 35 Light" w:cs="Arial"/>
            <w:sz w:val="22"/>
            <w:szCs w:val="22"/>
            <w:lang w:val="vi-VN"/>
          </w:rPr>
          <w:t>During the course of your study, you may encounter personal difficulties that are outwith your control and which impact on your ability to study and/or complete assessments. Appoaches below might be applied upon consideration of the University:</w:t>
        </w:r>
      </w:ins>
    </w:p>
    <w:p w14:paraId="2A7D9E1F" w14:textId="77777777" w:rsidR="00A57BC4" w:rsidRPr="007D3804" w:rsidRDefault="00A57BC4" w:rsidP="00A57BC4">
      <w:pPr>
        <w:pStyle w:val="ListParagraph"/>
        <w:numPr>
          <w:ilvl w:val="2"/>
          <w:numId w:val="53"/>
        </w:numPr>
        <w:tabs>
          <w:tab w:val="left" w:pos="630"/>
          <w:tab w:val="left" w:pos="720"/>
          <w:tab w:val="left" w:pos="1080"/>
        </w:tabs>
        <w:rPr>
          <w:ins w:id="6510" w:author="An Tran, ACA (BUV)" w:date="2024-09-10T02:43:00Z" w16du:dateUtc="2024-09-09T19:43:00Z"/>
          <w:rFonts w:ascii="iCiel Avenir LT Std 35 Light" w:hAnsi="iCiel Avenir LT Std 35 Light" w:cs="Arial"/>
          <w:sz w:val="22"/>
          <w:szCs w:val="22"/>
          <w:lang w:val="vi-VN"/>
        </w:rPr>
      </w:pPr>
      <w:ins w:id="6511" w:author="An Tran, ACA (BUV)" w:date="2024-09-10T02:43:00Z" w16du:dateUtc="2024-09-09T19:43:00Z">
        <w:r w:rsidRPr="007D3804">
          <w:rPr>
            <w:rFonts w:ascii="iCiel Avenir LT Std 35 Light" w:hAnsi="iCiel Avenir LT Std 35 Light" w:cs="Arial"/>
            <w:sz w:val="22"/>
            <w:szCs w:val="22"/>
            <w:lang w:val="vi-VN"/>
          </w:rPr>
          <w:t>Extensions for coursework deadlines</w:t>
        </w:r>
      </w:ins>
    </w:p>
    <w:p w14:paraId="3027CF5F" w14:textId="77777777" w:rsidR="00A57BC4" w:rsidRPr="007D3804" w:rsidRDefault="00A57BC4" w:rsidP="00A57BC4">
      <w:pPr>
        <w:pStyle w:val="ListParagraph"/>
        <w:numPr>
          <w:ilvl w:val="2"/>
          <w:numId w:val="53"/>
        </w:numPr>
        <w:tabs>
          <w:tab w:val="left" w:pos="630"/>
          <w:tab w:val="left" w:pos="720"/>
          <w:tab w:val="left" w:pos="1080"/>
        </w:tabs>
        <w:rPr>
          <w:ins w:id="6512" w:author="An Tran, ACA (BUV)" w:date="2024-09-10T02:43:00Z" w16du:dateUtc="2024-09-09T19:43:00Z"/>
          <w:rFonts w:ascii="iCiel Avenir LT Std 35 Light" w:hAnsi="iCiel Avenir LT Std 35 Light" w:cs="Arial"/>
          <w:sz w:val="22"/>
          <w:szCs w:val="22"/>
          <w:lang w:val="vi-VN"/>
        </w:rPr>
      </w:pPr>
      <w:ins w:id="6513" w:author="An Tran, ACA (BUV)" w:date="2024-09-10T02:43:00Z" w16du:dateUtc="2024-09-09T19:43:00Z">
        <w:r w:rsidRPr="007D3804">
          <w:rPr>
            <w:rFonts w:ascii="iCiel Avenir LT Std 35 Light" w:hAnsi="iCiel Avenir LT Std 35 Light" w:cs="Arial"/>
            <w:sz w:val="22"/>
            <w:szCs w:val="22"/>
            <w:lang w:val="vi-VN"/>
          </w:rPr>
          <w:t>Deferral of examinations</w:t>
        </w:r>
      </w:ins>
    </w:p>
    <w:p w14:paraId="024B4DA0" w14:textId="77777777" w:rsidR="00A57BC4" w:rsidRPr="007D3804" w:rsidRDefault="00A57BC4" w:rsidP="00A57BC4">
      <w:pPr>
        <w:pStyle w:val="ListParagraph"/>
        <w:numPr>
          <w:ilvl w:val="2"/>
          <w:numId w:val="53"/>
        </w:numPr>
        <w:tabs>
          <w:tab w:val="left" w:pos="630"/>
          <w:tab w:val="left" w:pos="720"/>
          <w:tab w:val="left" w:pos="1080"/>
        </w:tabs>
        <w:rPr>
          <w:ins w:id="6514" w:author="An Tran, ACA (BUV)" w:date="2024-09-10T02:43:00Z" w16du:dateUtc="2024-09-09T19:43:00Z"/>
          <w:rFonts w:ascii="iCiel Avenir LT Std 35 Light" w:hAnsi="iCiel Avenir LT Std 35 Light" w:cs="Arial"/>
          <w:sz w:val="22"/>
          <w:szCs w:val="22"/>
          <w:lang w:val="vi-VN"/>
        </w:rPr>
      </w:pPr>
      <w:ins w:id="6515" w:author="An Tran, ACA (BUV)" w:date="2024-09-10T02:43:00Z" w16du:dateUtc="2024-09-09T19:43:00Z">
        <w:r w:rsidRPr="007D3804">
          <w:rPr>
            <w:rFonts w:ascii="iCiel Avenir LT Std 35 Light" w:hAnsi="iCiel Avenir LT Std 35 Light" w:cs="Arial"/>
            <w:sz w:val="22"/>
            <w:szCs w:val="22"/>
            <w:lang w:val="vi-VN"/>
          </w:rPr>
          <w:t>Adjustments for disabilities and specific learning difficulties</w:t>
        </w:r>
      </w:ins>
    </w:p>
    <w:p w14:paraId="1DEDABFF" w14:textId="77777777" w:rsidR="00A57BC4" w:rsidRPr="007D3804" w:rsidRDefault="00A57BC4" w:rsidP="00A57BC4">
      <w:pPr>
        <w:pStyle w:val="ListParagraph"/>
        <w:numPr>
          <w:ilvl w:val="2"/>
          <w:numId w:val="53"/>
        </w:numPr>
        <w:tabs>
          <w:tab w:val="left" w:pos="630"/>
          <w:tab w:val="left" w:pos="720"/>
          <w:tab w:val="left" w:pos="1080"/>
        </w:tabs>
        <w:rPr>
          <w:ins w:id="6516" w:author="An Tran, ACA (BUV)" w:date="2024-09-10T02:43:00Z" w16du:dateUtc="2024-09-09T19:43:00Z"/>
          <w:rFonts w:ascii="iCiel Avenir LT Std 35 Light" w:hAnsi="iCiel Avenir LT Std 35 Light" w:cs="Arial"/>
          <w:sz w:val="22"/>
          <w:szCs w:val="22"/>
          <w:lang w:val="vi-VN"/>
        </w:rPr>
      </w:pPr>
      <w:ins w:id="6517" w:author="An Tran, ACA (BUV)" w:date="2024-09-10T02:43:00Z" w16du:dateUtc="2024-09-09T19:43:00Z">
        <w:r w:rsidRPr="007D3804">
          <w:rPr>
            <w:rFonts w:ascii="iCiel Avenir LT Std 35 Light" w:hAnsi="iCiel Avenir LT Std 35 Light" w:cs="Arial"/>
            <w:sz w:val="22"/>
            <w:szCs w:val="22"/>
            <w:lang w:val="vi-VN"/>
          </w:rPr>
          <w:t>Leaves of absence</w:t>
        </w:r>
      </w:ins>
    </w:p>
    <w:p w14:paraId="41EC2A4F" w14:textId="77777777" w:rsidR="00A57BC4" w:rsidRPr="009D65E8" w:rsidRDefault="00A57BC4" w:rsidP="00A57BC4">
      <w:pPr>
        <w:pStyle w:val="ListParagraph"/>
        <w:numPr>
          <w:ilvl w:val="2"/>
          <w:numId w:val="53"/>
        </w:numPr>
        <w:tabs>
          <w:tab w:val="left" w:pos="630"/>
          <w:tab w:val="left" w:pos="720"/>
          <w:tab w:val="left" w:pos="1080"/>
        </w:tabs>
        <w:rPr>
          <w:ins w:id="6518" w:author="An Tran, ACA (BUV)" w:date="2024-09-10T02:43:00Z" w16du:dateUtc="2024-09-09T19:43:00Z"/>
          <w:rFonts w:ascii="iCiel Avenir LT Std 35 Light" w:hAnsi="iCiel Avenir LT Std 35 Light" w:cs="Arial"/>
          <w:sz w:val="22"/>
          <w:szCs w:val="22"/>
          <w:lang w:val="vi-VN"/>
        </w:rPr>
      </w:pPr>
      <w:ins w:id="6519" w:author="An Tran, ACA (BUV)" w:date="2024-09-10T02:43:00Z" w16du:dateUtc="2024-09-09T19:43:00Z">
        <w:r w:rsidRPr="009D65E8">
          <w:rPr>
            <w:rFonts w:ascii="iCiel Avenir LT Std 35 Light" w:hAnsi="iCiel Avenir LT Std 35 Light" w:cs="Arial"/>
            <w:sz w:val="22"/>
            <w:szCs w:val="22"/>
            <w:lang w:val="vi-VN"/>
          </w:rPr>
          <w:t xml:space="preserve">Consideration of extenuating circumstances.  </w:t>
        </w:r>
      </w:ins>
    </w:p>
    <w:p w14:paraId="1C1FECEC" w14:textId="77777777" w:rsidR="00A57BC4" w:rsidRPr="009D65E8" w:rsidRDefault="00A57BC4" w:rsidP="00A57BC4">
      <w:pPr>
        <w:tabs>
          <w:tab w:val="left" w:pos="630"/>
          <w:tab w:val="left" w:pos="720"/>
          <w:tab w:val="left" w:pos="1080"/>
        </w:tabs>
        <w:ind w:firstLine="0"/>
        <w:rPr>
          <w:ins w:id="6520" w:author="An Tran, ACA (BUV)" w:date="2024-09-10T02:43:00Z" w16du:dateUtc="2024-09-09T19:43:00Z"/>
          <w:rFonts w:ascii="iCiel Avenir LT Std 35 Light" w:hAnsi="iCiel Avenir LT Std 35 Light" w:cs="Arial"/>
          <w:i/>
          <w:iCs/>
          <w:sz w:val="22"/>
          <w:szCs w:val="22"/>
        </w:rPr>
      </w:pPr>
      <w:ins w:id="6521" w:author="An Tran, ACA (BUV)" w:date="2024-09-10T02:43:00Z" w16du:dateUtc="2024-09-09T19:43:00Z">
        <w:r w:rsidRPr="009D65E8">
          <w:rPr>
            <w:rFonts w:ascii="iCiel Avenir LT Std 35 Light" w:hAnsi="iCiel Avenir LT Std 35 Light" w:cs="Arial"/>
            <w:i/>
            <w:iCs/>
            <w:sz w:val="22"/>
            <w:szCs w:val="22"/>
          </w:rPr>
          <w:t>Trong quá trình học tập, sinh viên có thể gặp phải những khó khăn nằm ngoài tầm kiểm soát và ảnh hưởng đến khả năng học tập và/hoặc hoàn thành các bài đánh giá của mình. Các biện pháp dưới đây có thể được áp dụng sau khi được nhà trường xem xét:</w:t>
        </w:r>
      </w:ins>
    </w:p>
    <w:p w14:paraId="38FF71B2" w14:textId="77777777" w:rsidR="00A57BC4" w:rsidRDefault="00A57BC4" w:rsidP="00A57BC4">
      <w:pPr>
        <w:numPr>
          <w:ilvl w:val="0"/>
          <w:numId w:val="54"/>
        </w:numPr>
        <w:tabs>
          <w:tab w:val="left" w:pos="630"/>
          <w:tab w:val="left" w:pos="720"/>
          <w:tab w:val="left" w:pos="1080"/>
        </w:tabs>
        <w:rPr>
          <w:ins w:id="6522" w:author="An Tran, ACA (BUV)" w:date="2024-09-10T02:44:00Z" w16du:dateUtc="2024-09-09T19:44:00Z"/>
          <w:rFonts w:ascii="iCiel Avenir LT Std 35 Light" w:hAnsi="iCiel Avenir LT Std 35 Light" w:cs="Arial"/>
          <w:i/>
          <w:iCs/>
          <w:sz w:val="22"/>
          <w:szCs w:val="22"/>
        </w:rPr>
      </w:pPr>
      <w:ins w:id="6523" w:author="An Tran, ACA (BUV)" w:date="2024-09-10T02:43:00Z" w16du:dateUtc="2024-09-09T19:43:00Z">
        <w:r w:rsidRPr="009D65E8">
          <w:rPr>
            <w:rFonts w:ascii="iCiel Avenir LT Std 35 Light" w:hAnsi="iCiel Avenir LT Std 35 Light" w:cs="Arial"/>
            <w:i/>
            <w:iCs/>
            <w:sz w:val="22"/>
            <w:szCs w:val="22"/>
          </w:rPr>
          <w:t>Gia hạn thời hạn nộp bài tập</w:t>
        </w:r>
      </w:ins>
    </w:p>
    <w:p w14:paraId="594ED76D" w14:textId="79DD4726" w:rsidR="00A57BC4" w:rsidRPr="00A57BC4" w:rsidRDefault="00A57BC4" w:rsidP="00A57BC4">
      <w:pPr>
        <w:numPr>
          <w:ilvl w:val="0"/>
          <w:numId w:val="54"/>
        </w:numPr>
        <w:tabs>
          <w:tab w:val="left" w:pos="630"/>
          <w:tab w:val="left" w:pos="720"/>
          <w:tab w:val="left" w:pos="1080"/>
        </w:tabs>
        <w:rPr>
          <w:ins w:id="6524" w:author="An Tran, ACA (BUV)" w:date="2024-09-10T02:43:00Z" w16du:dateUtc="2024-09-09T19:43:00Z"/>
          <w:rFonts w:ascii="iCiel Avenir LT Std 35 Light" w:hAnsi="iCiel Avenir LT Std 35 Light" w:cs="Arial"/>
          <w:i/>
          <w:iCs/>
          <w:sz w:val="22"/>
          <w:szCs w:val="22"/>
        </w:rPr>
      </w:pPr>
      <w:ins w:id="6525" w:author="An Tran, ACA (BUV)" w:date="2024-09-10T02:43:00Z" w16du:dateUtc="2024-09-09T19:43:00Z">
        <w:r w:rsidRPr="00A57BC4">
          <w:rPr>
            <w:rFonts w:ascii="iCiel Avenir LT Std 35 Light" w:hAnsi="iCiel Avenir LT Std 35 Light" w:cs="Arial"/>
            <w:i/>
            <w:iCs/>
            <w:sz w:val="22"/>
            <w:szCs w:val="22"/>
          </w:rPr>
          <w:t>Hoãn thi</w:t>
        </w:r>
      </w:ins>
    </w:p>
    <w:p w14:paraId="4E69BE54" w14:textId="77777777" w:rsidR="00A57BC4" w:rsidRDefault="00A57BC4" w:rsidP="00A57BC4">
      <w:pPr>
        <w:numPr>
          <w:ilvl w:val="0"/>
          <w:numId w:val="54"/>
        </w:numPr>
        <w:tabs>
          <w:tab w:val="left" w:pos="630"/>
          <w:tab w:val="left" w:pos="720"/>
          <w:tab w:val="left" w:pos="1080"/>
        </w:tabs>
        <w:rPr>
          <w:ins w:id="6526" w:author="An Tran, ACA (BUV)" w:date="2024-09-10T02:44:00Z" w16du:dateUtc="2024-09-09T19:44:00Z"/>
          <w:rFonts w:ascii="iCiel Avenir LT Std 35 Light" w:hAnsi="iCiel Avenir LT Std 35 Light" w:cs="Arial"/>
          <w:i/>
          <w:iCs/>
          <w:sz w:val="22"/>
          <w:szCs w:val="22"/>
        </w:rPr>
      </w:pPr>
      <w:ins w:id="6527" w:author="An Tran, ACA (BUV)" w:date="2024-09-10T02:43:00Z" w16du:dateUtc="2024-09-09T19:43:00Z">
        <w:r w:rsidRPr="009D65E8">
          <w:rPr>
            <w:rFonts w:ascii="iCiel Avenir LT Std 35 Light" w:hAnsi="iCiel Avenir LT Std 35 Light" w:cs="Arial"/>
            <w:i/>
            <w:iCs/>
            <w:sz w:val="22"/>
            <w:szCs w:val="22"/>
          </w:rPr>
          <w:t>Điều chỉnh phù hợp cho các trường hợp khuyết tật và khó khăn học tập cụ thể</w:t>
        </w:r>
      </w:ins>
    </w:p>
    <w:p w14:paraId="0C8566D7" w14:textId="77777777" w:rsidR="00A57BC4" w:rsidRDefault="00A57BC4" w:rsidP="00A57BC4">
      <w:pPr>
        <w:numPr>
          <w:ilvl w:val="0"/>
          <w:numId w:val="54"/>
        </w:numPr>
        <w:tabs>
          <w:tab w:val="left" w:pos="630"/>
          <w:tab w:val="left" w:pos="720"/>
          <w:tab w:val="left" w:pos="1080"/>
        </w:tabs>
        <w:rPr>
          <w:ins w:id="6528" w:author="An Tran, ACA (BUV)" w:date="2024-09-10T02:44:00Z" w16du:dateUtc="2024-09-09T19:44:00Z"/>
          <w:rFonts w:ascii="iCiel Avenir LT Std 35 Light" w:hAnsi="iCiel Avenir LT Std 35 Light" w:cs="Arial"/>
          <w:i/>
          <w:iCs/>
          <w:sz w:val="22"/>
          <w:szCs w:val="22"/>
        </w:rPr>
      </w:pPr>
      <w:ins w:id="6529" w:author="An Tran, ACA (BUV)" w:date="2024-09-10T02:43:00Z" w16du:dateUtc="2024-09-09T19:43:00Z">
        <w:r w:rsidRPr="00A57BC4">
          <w:rPr>
            <w:rFonts w:ascii="iCiel Avenir LT Std 35 Light" w:hAnsi="iCiel Avenir LT Std 35 Light" w:cs="Arial"/>
            <w:i/>
            <w:iCs/>
            <w:sz w:val="22"/>
            <w:szCs w:val="22"/>
          </w:rPr>
          <w:t>Nghỉ học tạm thời</w:t>
        </w:r>
      </w:ins>
    </w:p>
    <w:p w14:paraId="26A31590" w14:textId="31F12E2E" w:rsidR="00033784" w:rsidRPr="00A57BC4" w:rsidDel="00A57BC4" w:rsidRDefault="00A57BC4" w:rsidP="00A57BC4">
      <w:pPr>
        <w:numPr>
          <w:ilvl w:val="0"/>
          <w:numId w:val="54"/>
        </w:numPr>
        <w:tabs>
          <w:tab w:val="left" w:pos="630"/>
          <w:tab w:val="left" w:pos="720"/>
          <w:tab w:val="left" w:pos="1080"/>
        </w:tabs>
        <w:rPr>
          <w:del w:id="6530" w:author="An Tran, ACA (BUV)" w:date="2024-09-10T02:43:00Z" w16du:dateUtc="2024-09-09T19:43:00Z"/>
          <w:rFonts w:ascii="iCiel Avenir LT Std 35 Light" w:hAnsi="iCiel Avenir LT Std 35 Light" w:cs="Arial"/>
          <w:i/>
          <w:iCs/>
          <w:sz w:val="22"/>
          <w:szCs w:val="22"/>
          <w:rPrChange w:id="6531" w:author="An Tran, ACA (BUV)" w:date="2024-09-10T02:44:00Z" w16du:dateUtc="2024-09-09T19:44:00Z">
            <w:rPr>
              <w:del w:id="6532" w:author="An Tran, ACA (BUV)" w:date="2024-09-10T02:43:00Z" w16du:dateUtc="2024-09-09T19:43:00Z"/>
              <w:rFonts w:ascii="iCiel Avenir LT Std 35 Light" w:hAnsi="iCiel Avenir LT Std 35 Light" w:cs="Arial"/>
              <w:sz w:val="22"/>
              <w:szCs w:val="22"/>
              <w:lang w:val="vi-VN"/>
            </w:rPr>
          </w:rPrChange>
        </w:rPr>
      </w:pPr>
      <w:ins w:id="6533" w:author="An Tran, ACA (BUV)" w:date="2024-09-10T02:43:00Z" w16du:dateUtc="2024-09-09T19:43:00Z">
        <w:r w:rsidRPr="00A57BC4">
          <w:rPr>
            <w:rFonts w:ascii="iCiel Avenir LT Std 35 Light" w:hAnsi="iCiel Avenir LT Std 35 Light" w:cs="Arial"/>
            <w:i/>
            <w:iCs/>
            <w:sz w:val="22"/>
            <w:szCs w:val="22"/>
          </w:rPr>
          <w:t>Xem xét các trường hợp ngoại lệ.</w:t>
        </w:r>
      </w:ins>
      <w:del w:id="6534" w:author="An Tran, ACA (BUV)" w:date="2024-09-10T02:43:00Z" w16du:dateUtc="2024-09-09T19:43:00Z">
        <w:r w:rsidR="00033784" w:rsidRPr="00A57BC4" w:rsidDel="00A57BC4">
          <w:rPr>
            <w:rFonts w:ascii="iCiel Avenir LT Std 35 Light" w:hAnsi="iCiel Avenir LT Std 35 Light" w:cs="Arial"/>
            <w:i/>
            <w:iCs/>
            <w:sz w:val="22"/>
            <w:szCs w:val="22"/>
            <w:rPrChange w:id="6535" w:author="An Tran, ACA (BUV)" w:date="2024-09-10T02:44:00Z" w16du:dateUtc="2024-09-09T19:44:00Z">
              <w:rPr>
                <w:rFonts w:ascii="iCiel Avenir LT Std 35 Light" w:hAnsi="iCiel Avenir LT Std 35 Light" w:cs="Arial"/>
                <w:sz w:val="22"/>
                <w:szCs w:val="22"/>
                <w:lang w:val="vi-VN"/>
              </w:rPr>
            </w:rPrChange>
          </w:rPr>
          <w:delText xml:space="preserve">The University understands that sometimes there are circumstances outside students’ control that have affected their ability to meet the submission deadline or perform at their best. They are what we call Exceptional Circumstances (EC) &amp; the student can claim for this by filling out a form &amp; submitting it along with evidence up to one month before assessment date and no later than two weeks after the assessment date to the Academic Compliance Office. Students can contact the team at </w:delText>
        </w:r>
        <w:r w:rsidR="002D10A3" w:rsidRPr="00A57BC4" w:rsidDel="00A57BC4">
          <w:rPr>
            <w:rFonts w:ascii="iCiel Avenir LT Std 35 Light" w:hAnsi="iCiel Avenir LT Std 35 Light" w:cs="Arial"/>
            <w:i/>
            <w:iCs/>
            <w:sz w:val="22"/>
            <w:szCs w:val="22"/>
            <w:rPrChange w:id="6536" w:author="An Tran, ACA (BUV)" w:date="2024-09-10T02:44:00Z" w16du:dateUtc="2024-09-09T19:44:00Z">
              <w:rPr/>
            </w:rPrChange>
          </w:rPr>
          <w:fldChar w:fldCharType="begin"/>
        </w:r>
        <w:r w:rsidR="002D10A3" w:rsidRPr="00A57BC4" w:rsidDel="00A57BC4">
          <w:rPr>
            <w:rFonts w:ascii="iCiel Avenir LT Std 35 Light" w:hAnsi="iCiel Avenir LT Std 35 Light" w:cs="Arial"/>
            <w:i/>
            <w:iCs/>
            <w:sz w:val="22"/>
            <w:szCs w:val="22"/>
            <w:rPrChange w:id="6537" w:author="An Tran, ACA (BUV)" w:date="2024-09-10T02:44:00Z" w16du:dateUtc="2024-09-09T19:44:00Z">
              <w:rPr/>
            </w:rPrChange>
          </w:rPr>
          <w:delInstrText>HYPERLINK "mailto:aca.compliance@buv.edu.vn"</w:delInstrText>
        </w:r>
        <w:r w:rsidR="002D10A3" w:rsidRPr="004F668E" w:rsidDel="00A57BC4">
          <w:rPr>
            <w:rFonts w:ascii="iCiel Avenir LT Std 35 Light" w:hAnsi="iCiel Avenir LT Std 35 Light" w:cs="Arial"/>
            <w:i/>
            <w:iCs/>
            <w:sz w:val="22"/>
            <w:szCs w:val="22"/>
          </w:rPr>
        </w:r>
        <w:r w:rsidR="002D10A3" w:rsidRPr="00A57BC4" w:rsidDel="00A57BC4">
          <w:rPr>
            <w:i/>
            <w:iCs/>
            <w:rPrChange w:id="6538" w:author="An Tran, ACA (BUV)" w:date="2024-09-10T02:44:00Z" w16du:dateUtc="2024-09-09T19:44:00Z">
              <w:rPr>
                <w:rStyle w:val="Hyperlink"/>
                <w:rFonts w:ascii="iCiel Avenir LT Std 35 Light" w:hAnsi="iCiel Avenir LT Std 35 Light" w:cs="Arial"/>
                <w:sz w:val="22"/>
                <w:szCs w:val="22"/>
                <w:lang w:val="vi-VN"/>
              </w:rPr>
            </w:rPrChange>
          </w:rPr>
          <w:fldChar w:fldCharType="separate"/>
        </w:r>
        <w:r w:rsidR="00033784" w:rsidRPr="00A57BC4" w:rsidDel="00A57BC4">
          <w:rPr>
            <w:i/>
            <w:iCs/>
            <w:rPrChange w:id="6539" w:author="An Tran, ACA (BUV)" w:date="2024-09-10T02:44:00Z" w16du:dateUtc="2024-09-09T19:44:00Z">
              <w:rPr>
                <w:rStyle w:val="Hyperlink"/>
                <w:rFonts w:ascii="iCiel Avenir LT Std 35 Light" w:hAnsi="iCiel Avenir LT Std 35 Light" w:cs="Arial"/>
                <w:sz w:val="22"/>
                <w:szCs w:val="22"/>
                <w:lang w:val="vi-VN"/>
              </w:rPr>
            </w:rPrChange>
          </w:rPr>
          <w:delText>aca.compliance@buv.edu.vn</w:delText>
        </w:r>
        <w:r w:rsidR="002D10A3" w:rsidRPr="00A57BC4" w:rsidDel="00A57BC4">
          <w:rPr>
            <w:i/>
            <w:iCs/>
            <w:rPrChange w:id="6540" w:author="An Tran, ACA (BUV)" w:date="2024-09-10T02:44:00Z" w16du:dateUtc="2024-09-09T19:44:00Z">
              <w:rPr>
                <w:rStyle w:val="Hyperlink"/>
                <w:rFonts w:ascii="iCiel Avenir LT Std 35 Light" w:hAnsi="iCiel Avenir LT Std 35 Light" w:cs="Arial"/>
                <w:sz w:val="22"/>
                <w:szCs w:val="22"/>
                <w:lang w:val="vi-VN"/>
              </w:rPr>
            </w:rPrChange>
          </w:rPr>
          <w:fldChar w:fldCharType="end"/>
        </w:r>
        <w:r w:rsidR="00033784" w:rsidRPr="00A57BC4" w:rsidDel="00A57BC4">
          <w:rPr>
            <w:rFonts w:ascii="iCiel Avenir LT Std 35 Light" w:hAnsi="iCiel Avenir LT Std 35 Light" w:cs="Arial"/>
            <w:i/>
            <w:iCs/>
            <w:sz w:val="22"/>
            <w:szCs w:val="22"/>
            <w:rPrChange w:id="6541" w:author="An Tran, ACA (BUV)" w:date="2024-09-10T02:44:00Z" w16du:dateUtc="2024-09-09T19:44:00Z">
              <w:rPr>
                <w:rFonts w:ascii="iCiel Avenir LT Std 35 Light" w:hAnsi="iCiel Avenir LT Std 35 Light" w:cs="Arial"/>
                <w:sz w:val="22"/>
                <w:szCs w:val="22"/>
                <w:lang w:val="vi-VN"/>
              </w:rPr>
            </w:rPrChange>
          </w:rPr>
          <w:delText xml:space="preserve"> for further explanation &amp; instruction on the process.  </w:delText>
        </w:r>
      </w:del>
    </w:p>
    <w:p w14:paraId="48027F20" w14:textId="3CB5A16D" w:rsidR="00D9034C" w:rsidRPr="00A57BC4" w:rsidRDefault="00033784" w:rsidP="00A57BC4">
      <w:pPr>
        <w:numPr>
          <w:ilvl w:val="0"/>
          <w:numId w:val="54"/>
        </w:numPr>
        <w:tabs>
          <w:tab w:val="left" w:pos="630"/>
          <w:tab w:val="left" w:pos="720"/>
          <w:tab w:val="left" w:pos="1080"/>
        </w:tabs>
        <w:rPr>
          <w:rFonts w:ascii="iCiel Avenir LT Std 35 Light" w:hAnsi="iCiel Avenir LT Std 35 Light" w:cs="Arial"/>
          <w:i/>
          <w:iCs/>
          <w:sz w:val="22"/>
          <w:szCs w:val="22"/>
          <w:rPrChange w:id="6542" w:author="An Tran, ACA (BUV)" w:date="2024-09-10T02:44:00Z" w16du:dateUtc="2024-09-09T19:44:00Z">
            <w:rPr>
              <w:rFonts w:ascii="iCiel Avenir LT Std 35 Light" w:hAnsi="iCiel Avenir LT Std 35 Light" w:cs="Arial"/>
              <w:i/>
              <w:iCs/>
              <w:sz w:val="22"/>
              <w:szCs w:val="22"/>
              <w:lang w:val="vi-VN"/>
            </w:rPr>
          </w:rPrChange>
        </w:rPr>
      </w:pPr>
      <w:del w:id="6543" w:author="An Tran, ACA (BUV)" w:date="2024-09-10T02:43:00Z" w16du:dateUtc="2024-09-09T19:43:00Z">
        <w:r w:rsidRPr="00A57BC4" w:rsidDel="00A57BC4">
          <w:rPr>
            <w:rFonts w:ascii="iCiel Avenir LT Std 35 Light" w:hAnsi="iCiel Avenir LT Std 35 Light" w:cs="Arial"/>
            <w:i/>
            <w:iCs/>
            <w:sz w:val="22"/>
            <w:szCs w:val="22"/>
          </w:rPr>
          <w:delText xml:space="preserve">Nhà trường hiểu rằng đôi khi sẽ có những tình huống đặc biệt nằm ngoài tầm kiểm soát của sinh viên nhưng có thể ảnh hưởng đến việc sinh viên nộp bài, đi thi đúng giờ hoặc nộp bài đúng năng lực vốn có. Những tình huống này sẽ được gọi là những Trường hợp Ngoại lệ (Exceptional Circumstances) và sinh viên có thể xin xét trường hợp ngoại lệ bằng cách điền một mẫu đơn và gửi cùng tất cả bằng chứng có thể đến Bộ phận Quy chế đào tạo </w:delText>
        </w:r>
        <w:r w:rsidRPr="004373E8" w:rsidDel="00A57BC4">
          <w:rPr>
            <w:rFonts w:ascii="iCiel Avenir LT Std 35 Light" w:hAnsi="iCiel Avenir LT Std 35 Light" w:cs="Arial"/>
            <w:i/>
            <w:iCs/>
            <w:sz w:val="22"/>
            <w:szCs w:val="22"/>
          </w:rPr>
          <w:delText xml:space="preserve">sớm nhất là 1 tháng trước hạn nộp bài và ngày thi và </w:delText>
        </w:r>
        <w:r w:rsidRPr="00A57BC4" w:rsidDel="00A57BC4">
          <w:rPr>
            <w:rFonts w:ascii="iCiel Avenir LT Std 35 Light" w:hAnsi="iCiel Avenir LT Std 35 Light" w:cs="Arial"/>
            <w:i/>
            <w:iCs/>
            <w:sz w:val="22"/>
            <w:szCs w:val="22"/>
            <w:rPrChange w:id="6544" w:author="An Tran, ACA (BUV)" w:date="2024-09-10T02:44:00Z" w16du:dateUtc="2024-09-09T19:44:00Z">
              <w:rPr>
                <w:rFonts w:ascii="iCiel Avenir LT Std 35 Light" w:hAnsi="iCiel Avenir LT Std 35 Light" w:cs="Arial"/>
                <w:i/>
                <w:iCs/>
                <w:sz w:val="22"/>
                <w:szCs w:val="22"/>
                <w:lang w:val="vi-VN"/>
              </w:rPr>
            </w:rPrChange>
          </w:rPr>
          <w:delText xml:space="preserve">trong vòng 2 tuần kể từ hạn nộp bài hoặc ngày thi. Sinh viên có thể liên hệ qua địa chỉ </w:delText>
        </w:r>
        <w:r w:rsidR="002D10A3" w:rsidRPr="00A57BC4" w:rsidDel="00A57BC4">
          <w:rPr>
            <w:rFonts w:ascii="iCiel Avenir LT Std 35 Light" w:hAnsi="iCiel Avenir LT Std 35 Light" w:cs="Arial"/>
            <w:i/>
            <w:iCs/>
            <w:sz w:val="22"/>
            <w:szCs w:val="22"/>
            <w:rPrChange w:id="6545" w:author="An Tran, ACA (BUV)" w:date="2024-09-10T02:44:00Z" w16du:dateUtc="2024-09-09T19:44:00Z">
              <w:rPr/>
            </w:rPrChange>
          </w:rPr>
          <w:fldChar w:fldCharType="begin"/>
        </w:r>
        <w:r w:rsidR="002D10A3" w:rsidRPr="00A57BC4" w:rsidDel="00A57BC4">
          <w:rPr>
            <w:rFonts w:ascii="iCiel Avenir LT Std 35 Light" w:hAnsi="iCiel Avenir LT Std 35 Light" w:cs="Arial"/>
            <w:i/>
            <w:iCs/>
            <w:sz w:val="22"/>
            <w:szCs w:val="22"/>
            <w:rPrChange w:id="6546" w:author="An Tran, ACA (BUV)" w:date="2024-09-10T02:44:00Z" w16du:dateUtc="2024-09-09T19:44:00Z">
              <w:rPr/>
            </w:rPrChange>
          </w:rPr>
          <w:delInstrText>HYPERLINK "mailto:aca.compliance@buv.edu.vn"</w:delInstrText>
        </w:r>
        <w:r w:rsidR="002D10A3" w:rsidRPr="004F668E" w:rsidDel="00A57BC4">
          <w:rPr>
            <w:rFonts w:ascii="iCiel Avenir LT Std 35 Light" w:hAnsi="iCiel Avenir LT Std 35 Light" w:cs="Arial"/>
            <w:i/>
            <w:iCs/>
            <w:sz w:val="22"/>
            <w:szCs w:val="22"/>
          </w:rPr>
        </w:r>
        <w:r w:rsidR="002D10A3" w:rsidRPr="00A57BC4" w:rsidDel="00A57BC4">
          <w:rPr>
            <w:rPrChange w:id="6547" w:author="An Tran, ACA (BUV)" w:date="2024-09-10T02:44:00Z" w16du:dateUtc="2024-09-09T19:44:00Z">
              <w:rPr>
                <w:rStyle w:val="Hyperlink"/>
                <w:rFonts w:ascii="iCiel Avenir LT Std 35 Light" w:hAnsi="iCiel Avenir LT Std 35 Light" w:cs="Arial"/>
                <w:i/>
                <w:iCs/>
                <w:sz w:val="22"/>
                <w:szCs w:val="22"/>
                <w:lang w:val="vi-VN"/>
              </w:rPr>
            </w:rPrChange>
          </w:rPr>
          <w:fldChar w:fldCharType="separate"/>
        </w:r>
        <w:r w:rsidRPr="00A57BC4" w:rsidDel="00A57BC4">
          <w:rPr>
            <w:rPrChange w:id="6548" w:author="An Tran, ACA (BUV)" w:date="2024-09-10T02:44:00Z" w16du:dateUtc="2024-09-09T19:44:00Z">
              <w:rPr>
                <w:rStyle w:val="Hyperlink"/>
                <w:rFonts w:ascii="iCiel Avenir LT Std 35 Light" w:hAnsi="iCiel Avenir LT Std 35 Light" w:cs="Arial"/>
                <w:i/>
                <w:iCs/>
                <w:sz w:val="22"/>
                <w:szCs w:val="22"/>
                <w:lang w:val="vi-VN"/>
              </w:rPr>
            </w:rPrChange>
          </w:rPr>
          <w:delText>aca.compliance@buv.edu.vn</w:delText>
        </w:r>
        <w:r w:rsidR="002D10A3" w:rsidRPr="00A57BC4" w:rsidDel="00A57BC4">
          <w:rPr>
            <w:rPrChange w:id="6549" w:author="An Tran, ACA (BUV)" w:date="2024-09-10T02:44:00Z" w16du:dateUtc="2024-09-09T19:44:00Z">
              <w:rPr>
                <w:rStyle w:val="Hyperlink"/>
                <w:rFonts w:ascii="iCiel Avenir LT Std 35 Light" w:hAnsi="iCiel Avenir LT Std 35 Light" w:cs="Arial"/>
                <w:i/>
                <w:iCs/>
                <w:sz w:val="22"/>
                <w:szCs w:val="22"/>
                <w:lang w:val="vi-VN"/>
              </w:rPr>
            </w:rPrChange>
          </w:rPr>
          <w:fldChar w:fldCharType="end"/>
        </w:r>
        <w:r w:rsidRPr="00A57BC4" w:rsidDel="00A57BC4">
          <w:rPr>
            <w:rFonts w:ascii="iCiel Avenir LT Std 35 Light" w:hAnsi="iCiel Avenir LT Std 35 Light" w:cs="Arial"/>
            <w:i/>
            <w:iCs/>
            <w:sz w:val="22"/>
            <w:szCs w:val="22"/>
            <w:rPrChange w:id="6550" w:author="An Tran, ACA (BUV)" w:date="2024-09-10T02:44:00Z" w16du:dateUtc="2024-09-09T19:44:00Z">
              <w:rPr>
                <w:rFonts w:ascii="iCiel Avenir LT Std 35 Light" w:hAnsi="iCiel Avenir LT Std 35 Light" w:cs="Arial"/>
                <w:i/>
                <w:iCs/>
                <w:sz w:val="22"/>
                <w:szCs w:val="22"/>
                <w:lang w:val="vi-VN"/>
              </w:rPr>
            </w:rPrChange>
          </w:rPr>
          <w:delText xml:space="preserve"> để được giải thích và hướng dẫn kỹ hơn về quy trình này.</w:delText>
        </w:r>
      </w:del>
    </w:p>
    <w:p w14:paraId="22D3C9F7" w14:textId="5622E748" w:rsidR="00D9034C" w:rsidRPr="00734F86" w:rsidRDefault="00D9034C">
      <w:pPr>
        <w:pStyle w:val="Question"/>
        <w:numPr>
          <w:ilvl w:val="0"/>
          <w:numId w:val="44"/>
        </w:numPr>
        <w:tabs>
          <w:tab w:val="left" w:pos="630"/>
          <w:tab w:val="left" w:pos="990"/>
        </w:tabs>
        <w:spacing w:before="100" w:line="400" w:lineRule="exact"/>
        <w:ind w:left="0" w:firstLine="720"/>
        <w:rPr>
          <w:rFonts w:cs="Arial"/>
          <w:szCs w:val="22"/>
          <w:rPrChange w:id="6551" w:author="An Tran, ACA (BUV)" w:date="2024-09-10T10:40:00Z" w16du:dateUtc="2024-09-10T03:40:00Z">
            <w:rPr>
              <w:rFonts w:cs="Arial"/>
              <w:i/>
              <w:iCs/>
              <w:szCs w:val="22"/>
              <w:lang w:val="vi-VN"/>
            </w:rPr>
          </w:rPrChange>
        </w:rPr>
        <w:pPrChange w:id="6552"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553" w:name="_Toc177077365"/>
      <w:r w:rsidRPr="00734F86">
        <w:rPr>
          <w:rFonts w:cs="Arial"/>
          <w:szCs w:val="22"/>
          <w:rPrChange w:id="6554" w:author="An Tran, ACA (BUV)" w:date="2024-09-10T10:40:00Z" w16du:dateUtc="2024-09-10T03:40:00Z">
            <w:rPr>
              <w:rFonts w:cs="Arial"/>
              <w:szCs w:val="22"/>
              <w:lang w:val="vi-VN"/>
            </w:rPr>
          </w:rPrChange>
        </w:rPr>
        <w:t xml:space="preserve">Can I have confirmation from my family, friends, or even myself as evidence for their Exceptional Circumstance claim? / </w:t>
      </w:r>
      <w:r w:rsidRPr="00734F86">
        <w:rPr>
          <w:rFonts w:cs="Arial"/>
          <w:i/>
          <w:iCs/>
          <w:szCs w:val="22"/>
          <w:rPrChange w:id="6555" w:author="An Tran, ACA (BUV)" w:date="2024-09-10T10:41:00Z" w16du:dateUtc="2024-09-10T03:41:00Z">
            <w:rPr>
              <w:rFonts w:cs="Arial"/>
              <w:i/>
              <w:iCs/>
              <w:szCs w:val="22"/>
              <w:lang w:val="vi-VN"/>
            </w:rPr>
          </w:rPrChange>
        </w:rPr>
        <w:t>Liệu xác nhận từ người thân, bạn bè hay thậm chí từ chính bản thân sinh viên có được chấp nhận như một bằng chứng hỗ trợ cho đơn xem xét Trường hợp Ngoại lệ không?</w:t>
      </w:r>
      <w:bookmarkEnd w:id="6553"/>
    </w:p>
    <w:p w14:paraId="05D7C7EB" w14:textId="77777777" w:rsidR="00412EE1" w:rsidRPr="004373E8"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7EDF1893" w14:textId="77777777" w:rsidR="00A57BC4" w:rsidRPr="009D65E8" w:rsidRDefault="00A57BC4" w:rsidP="00A57BC4">
      <w:pPr>
        <w:tabs>
          <w:tab w:val="left" w:pos="630"/>
          <w:tab w:val="left" w:pos="720"/>
          <w:tab w:val="left" w:pos="1080"/>
        </w:tabs>
        <w:ind w:firstLine="0"/>
        <w:rPr>
          <w:ins w:id="6556" w:author="An Tran, ACA (BUV)" w:date="2024-09-10T02:46:00Z" w16du:dateUtc="2024-09-09T19:46:00Z"/>
          <w:rFonts w:ascii="iCiel Avenir LT Std 35 Light" w:hAnsi="iCiel Avenir LT Std 35 Light" w:cs="Arial"/>
          <w:sz w:val="22"/>
          <w:szCs w:val="22"/>
          <w:lang w:val="vi-VN"/>
        </w:rPr>
      </w:pPr>
      <w:ins w:id="6557" w:author="An Tran, ACA (BUV)" w:date="2024-09-10T02:46:00Z" w16du:dateUtc="2024-09-09T19:46:00Z">
        <w:r w:rsidRPr="009D65E8">
          <w:rPr>
            <w:rFonts w:ascii="iCiel Avenir LT Std 35 Light" w:hAnsi="iCiel Avenir LT Std 35 Light" w:cs="Arial"/>
            <w:sz w:val="22"/>
            <w:szCs w:val="22"/>
            <w:lang w:val="vi-VN"/>
          </w:rPr>
          <w:t>Documentary evidence in support of an Extenuating Circumstances Request should include all medical, non-medical and compassionate evidence that may be relevant. Evidence may include:</w:t>
        </w:r>
      </w:ins>
    </w:p>
    <w:p w14:paraId="4FBEC9A5" w14:textId="77777777" w:rsidR="00A57BC4" w:rsidRPr="009D65E8" w:rsidRDefault="00A57BC4" w:rsidP="00A57BC4">
      <w:pPr>
        <w:pStyle w:val="ListParagraph"/>
        <w:numPr>
          <w:ilvl w:val="2"/>
          <w:numId w:val="55"/>
        </w:numPr>
        <w:tabs>
          <w:tab w:val="left" w:pos="630"/>
          <w:tab w:val="left" w:pos="720"/>
          <w:tab w:val="left" w:pos="1080"/>
        </w:tabs>
        <w:rPr>
          <w:ins w:id="6558" w:author="An Tran, ACA (BUV)" w:date="2024-09-10T02:46:00Z" w16du:dateUtc="2024-09-09T19:46:00Z"/>
          <w:rFonts w:ascii="iCiel Avenir LT Std 35 Light" w:hAnsi="iCiel Avenir LT Std 35 Light" w:cs="Arial"/>
          <w:sz w:val="22"/>
          <w:szCs w:val="22"/>
          <w:lang w:val="vi-VN"/>
        </w:rPr>
      </w:pPr>
      <w:ins w:id="6559" w:author="An Tran, ACA (BUV)" w:date="2024-09-10T02:46:00Z" w16du:dateUtc="2024-09-09T19:46:00Z">
        <w:r w:rsidRPr="009D65E8">
          <w:rPr>
            <w:rFonts w:ascii="iCiel Avenir LT Std 35 Light" w:hAnsi="iCiel Avenir LT Std 35 Light" w:cs="Arial"/>
            <w:sz w:val="22"/>
            <w:szCs w:val="22"/>
            <w:lang w:val="vi-VN"/>
          </w:rPr>
          <w:t>Confirmation of illness from an appropriately registered medical practitioner, including a doctor’s note/letter; record of hospital admission; letter from a consultant or other specialist; letter from a counsellor;</w:t>
        </w:r>
      </w:ins>
    </w:p>
    <w:p w14:paraId="654A9DB9" w14:textId="77777777" w:rsidR="00A57BC4" w:rsidRPr="009D65E8" w:rsidRDefault="00A57BC4" w:rsidP="00A57BC4">
      <w:pPr>
        <w:pStyle w:val="ListParagraph"/>
        <w:numPr>
          <w:ilvl w:val="2"/>
          <w:numId w:val="55"/>
        </w:numPr>
        <w:tabs>
          <w:tab w:val="left" w:pos="630"/>
          <w:tab w:val="left" w:pos="720"/>
          <w:tab w:val="left" w:pos="1080"/>
        </w:tabs>
        <w:rPr>
          <w:ins w:id="6560" w:author="An Tran, ACA (BUV)" w:date="2024-09-10T02:46:00Z" w16du:dateUtc="2024-09-09T19:46:00Z"/>
          <w:rFonts w:ascii="iCiel Avenir LT Std 35 Light" w:hAnsi="iCiel Avenir LT Std 35 Light" w:cs="Arial"/>
          <w:sz w:val="22"/>
          <w:szCs w:val="22"/>
          <w:lang w:val="vi-VN"/>
        </w:rPr>
      </w:pPr>
      <w:ins w:id="6561" w:author="An Tran, ACA (BUV)" w:date="2024-09-10T02:46:00Z" w16du:dateUtc="2024-09-09T19:46:00Z">
        <w:r w:rsidRPr="009D65E8">
          <w:rPr>
            <w:rFonts w:ascii="iCiel Avenir LT Std 35 Light" w:hAnsi="iCiel Avenir LT Std 35 Light" w:cs="Arial"/>
            <w:sz w:val="22"/>
            <w:szCs w:val="22"/>
            <w:lang w:val="vi-VN"/>
          </w:rPr>
          <w:t>A police incident number notification</w:t>
        </w:r>
      </w:ins>
    </w:p>
    <w:p w14:paraId="7A91B9CA" w14:textId="77777777" w:rsidR="00A57BC4" w:rsidRPr="009D65E8" w:rsidRDefault="00A57BC4" w:rsidP="00A57BC4">
      <w:pPr>
        <w:pStyle w:val="ListParagraph"/>
        <w:numPr>
          <w:ilvl w:val="2"/>
          <w:numId w:val="55"/>
        </w:numPr>
        <w:tabs>
          <w:tab w:val="left" w:pos="630"/>
          <w:tab w:val="left" w:pos="720"/>
          <w:tab w:val="left" w:pos="1080"/>
        </w:tabs>
        <w:rPr>
          <w:ins w:id="6562" w:author="An Tran, ACA (BUV)" w:date="2024-09-10T02:46:00Z" w16du:dateUtc="2024-09-09T19:46:00Z"/>
          <w:rFonts w:ascii="iCiel Avenir LT Std 35 Light" w:hAnsi="iCiel Avenir LT Std 35 Light" w:cs="Arial"/>
          <w:sz w:val="22"/>
          <w:szCs w:val="22"/>
          <w:lang w:val="vi-VN"/>
        </w:rPr>
      </w:pPr>
      <w:ins w:id="6563" w:author="An Tran, ACA (BUV)" w:date="2024-09-10T02:46:00Z" w16du:dateUtc="2024-09-09T19:46:00Z">
        <w:r w:rsidRPr="009D65E8">
          <w:rPr>
            <w:rFonts w:ascii="iCiel Avenir LT Std 35 Light" w:hAnsi="iCiel Avenir LT Std 35 Light" w:cs="Arial"/>
            <w:sz w:val="22"/>
            <w:szCs w:val="22"/>
            <w:lang w:val="vi-VN"/>
          </w:rPr>
          <w:t>A letter of confirmation from a member of Student Support Services staff or other independent third party</w:t>
        </w:r>
      </w:ins>
    </w:p>
    <w:p w14:paraId="439176B0" w14:textId="77777777" w:rsidR="00A57BC4" w:rsidRPr="009D65E8" w:rsidRDefault="00A57BC4" w:rsidP="00A57BC4">
      <w:pPr>
        <w:pStyle w:val="ListParagraph"/>
        <w:numPr>
          <w:ilvl w:val="2"/>
          <w:numId w:val="55"/>
        </w:numPr>
        <w:tabs>
          <w:tab w:val="left" w:pos="630"/>
          <w:tab w:val="left" w:pos="720"/>
          <w:tab w:val="left" w:pos="1080"/>
        </w:tabs>
        <w:rPr>
          <w:ins w:id="6564" w:author="An Tran, ACA (BUV)" w:date="2024-09-10T02:46:00Z" w16du:dateUtc="2024-09-09T19:46:00Z"/>
          <w:rFonts w:ascii="iCiel Avenir LT Std 35 Light" w:hAnsi="iCiel Avenir LT Std 35 Light" w:cs="Arial"/>
          <w:sz w:val="22"/>
          <w:szCs w:val="22"/>
          <w:lang w:val="vi-VN"/>
        </w:rPr>
      </w:pPr>
      <w:ins w:id="6565" w:author="An Tran, ACA (BUV)" w:date="2024-09-10T02:46:00Z" w16du:dateUtc="2024-09-09T19:46:00Z">
        <w:r w:rsidRPr="009D65E8">
          <w:rPr>
            <w:rFonts w:ascii="iCiel Avenir LT Std 35 Light" w:hAnsi="iCiel Avenir LT Std 35 Light" w:cs="Arial"/>
            <w:sz w:val="22"/>
            <w:szCs w:val="22"/>
            <w:lang w:val="vi-VN"/>
          </w:rPr>
          <w:t>Copy of a court citation</w:t>
        </w:r>
      </w:ins>
    </w:p>
    <w:p w14:paraId="3E8324F7" w14:textId="77777777" w:rsidR="00A57BC4" w:rsidRPr="009D65E8" w:rsidRDefault="00A57BC4" w:rsidP="00A57BC4">
      <w:pPr>
        <w:pStyle w:val="ListParagraph"/>
        <w:numPr>
          <w:ilvl w:val="2"/>
          <w:numId w:val="55"/>
        </w:numPr>
        <w:tabs>
          <w:tab w:val="left" w:pos="630"/>
          <w:tab w:val="left" w:pos="720"/>
          <w:tab w:val="left" w:pos="1080"/>
        </w:tabs>
        <w:rPr>
          <w:ins w:id="6566" w:author="An Tran, ACA (BUV)" w:date="2024-09-10T02:46:00Z" w16du:dateUtc="2024-09-09T19:46:00Z"/>
          <w:rFonts w:ascii="iCiel Avenir LT Std 35 Light" w:hAnsi="iCiel Avenir LT Std 35 Light" w:cs="Arial"/>
          <w:sz w:val="22"/>
          <w:szCs w:val="22"/>
          <w:lang w:val="vi-VN"/>
        </w:rPr>
      </w:pPr>
      <w:ins w:id="6567" w:author="An Tran, ACA (BUV)" w:date="2024-09-10T02:46:00Z" w16du:dateUtc="2024-09-09T19:46:00Z">
        <w:r w:rsidRPr="009D65E8">
          <w:rPr>
            <w:rFonts w:ascii="iCiel Avenir LT Std 35 Light" w:hAnsi="iCiel Avenir LT Std 35 Light" w:cs="Arial"/>
            <w:sz w:val="22"/>
            <w:szCs w:val="22"/>
            <w:lang w:val="vi-VN"/>
          </w:rPr>
          <w:t>Confirmation of circumstances from an employer, provided on the employer’s headed notepaper</w:t>
        </w:r>
      </w:ins>
    </w:p>
    <w:p w14:paraId="482DE834" w14:textId="77777777" w:rsidR="00A57BC4" w:rsidRPr="009D65E8" w:rsidRDefault="00A57BC4" w:rsidP="00A57BC4">
      <w:pPr>
        <w:pStyle w:val="ListParagraph"/>
        <w:numPr>
          <w:ilvl w:val="2"/>
          <w:numId w:val="55"/>
        </w:numPr>
        <w:tabs>
          <w:tab w:val="left" w:pos="630"/>
          <w:tab w:val="left" w:pos="720"/>
          <w:tab w:val="left" w:pos="1080"/>
        </w:tabs>
        <w:rPr>
          <w:ins w:id="6568" w:author="An Tran, ACA (BUV)" w:date="2024-09-10T02:46:00Z" w16du:dateUtc="2024-09-09T19:46:00Z"/>
          <w:rFonts w:ascii="iCiel Avenir LT Std 35 Light" w:hAnsi="iCiel Avenir LT Std 35 Light" w:cs="Arial"/>
          <w:sz w:val="22"/>
          <w:szCs w:val="22"/>
          <w:lang w:val="vi-VN"/>
        </w:rPr>
      </w:pPr>
      <w:ins w:id="6569" w:author="An Tran, ACA (BUV)" w:date="2024-09-10T02:46:00Z" w16du:dateUtc="2024-09-09T19:46:00Z">
        <w:r w:rsidRPr="009D65E8">
          <w:rPr>
            <w:rFonts w:ascii="iCiel Avenir LT Std 35 Light" w:hAnsi="iCiel Avenir LT Std 35 Light" w:cs="Arial"/>
            <w:sz w:val="22"/>
            <w:szCs w:val="22"/>
            <w:lang w:val="vi-VN"/>
          </w:rPr>
          <w:t>Documents not in English should be submitted with a certified translation.</w:t>
        </w:r>
      </w:ins>
    </w:p>
    <w:p w14:paraId="2431EFE1" w14:textId="77777777" w:rsidR="00A57BC4" w:rsidRPr="009D65E8" w:rsidRDefault="00A57BC4" w:rsidP="00A57BC4">
      <w:pPr>
        <w:ind w:firstLine="0"/>
        <w:rPr>
          <w:ins w:id="6570" w:author="An Tran, ACA (BUV)" w:date="2024-09-10T02:46:00Z" w16du:dateUtc="2024-09-09T19:46:00Z"/>
          <w:rFonts w:ascii="iCiel Avenir LT Std 35 Light" w:hAnsi="iCiel Avenir LT Std 35 Light" w:cs="Arial"/>
          <w:i/>
          <w:iCs/>
          <w:sz w:val="22"/>
          <w:szCs w:val="22"/>
          <w:lang w:val="vi-VN"/>
        </w:rPr>
      </w:pPr>
      <w:ins w:id="6571" w:author="An Tran, ACA (BUV)" w:date="2024-09-10T02:46:00Z" w16du:dateUtc="2024-09-09T19:46:00Z">
        <w:r w:rsidRPr="009D65E8">
          <w:rPr>
            <w:rFonts w:ascii="iCiel Avenir LT Std 35 Light" w:hAnsi="iCiel Avenir LT Std 35 Light" w:cs="Arial"/>
            <w:i/>
            <w:iCs/>
            <w:sz w:val="22"/>
            <w:szCs w:val="22"/>
            <w:lang w:val="vi-VN"/>
          </w:rPr>
          <w:t xml:space="preserve">Bằng chứng tài liệu để hỗ trợ </w:t>
        </w:r>
        <w:r w:rsidRPr="009D65E8">
          <w:rPr>
            <w:rFonts w:ascii="iCiel Avenir LT Std 35 Light" w:hAnsi="iCiel Avenir LT Std 35 Light" w:cs="Arial"/>
            <w:i/>
            <w:iCs/>
            <w:sz w:val="22"/>
            <w:szCs w:val="22"/>
          </w:rPr>
          <w:t>Đơn xin xét trường hợp n</w:t>
        </w:r>
        <w:r w:rsidRPr="009D65E8">
          <w:rPr>
            <w:rFonts w:ascii="iCiel Avenir LT Std 35 Light" w:hAnsi="iCiel Avenir LT Std 35 Light" w:cs="Arial"/>
            <w:i/>
            <w:iCs/>
            <w:sz w:val="22"/>
            <w:szCs w:val="22"/>
            <w:lang w:val="vi-VN"/>
          </w:rPr>
          <w:t>goại lệ nên bao gồm tất cả các bằng chứng y tế, phi y tế</w:t>
        </w:r>
        <w:r w:rsidRPr="009D65E8">
          <w:rPr>
            <w:rFonts w:ascii="iCiel Avenir LT Std 35 Light" w:hAnsi="iCiel Avenir LT Std 35 Light" w:cs="Arial"/>
            <w:i/>
            <w:iCs/>
            <w:sz w:val="22"/>
            <w:szCs w:val="22"/>
          </w:rPr>
          <w:t xml:space="preserve"> và cáo phó (trong trường hợp người than qua đời) </w:t>
        </w:r>
        <w:r w:rsidRPr="009D65E8">
          <w:rPr>
            <w:rFonts w:ascii="iCiel Avenir LT Std 35 Light" w:hAnsi="iCiel Avenir LT Std 35 Light" w:cs="Arial"/>
            <w:i/>
            <w:iCs/>
            <w:sz w:val="22"/>
            <w:szCs w:val="22"/>
            <w:lang w:val="vi-VN"/>
          </w:rPr>
          <w:t>có thể liên quan. Bằng chứng có thể bao gồm:</w:t>
        </w:r>
      </w:ins>
    </w:p>
    <w:p w14:paraId="2ACC4E2D" w14:textId="77777777" w:rsidR="00A57BC4" w:rsidRPr="009D65E8" w:rsidRDefault="00A57BC4" w:rsidP="00A57BC4">
      <w:pPr>
        <w:pStyle w:val="ListParagraph"/>
        <w:numPr>
          <w:ilvl w:val="0"/>
          <w:numId w:val="56"/>
        </w:numPr>
        <w:rPr>
          <w:ins w:id="6572" w:author="An Tran, ACA (BUV)" w:date="2024-09-10T02:46:00Z" w16du:dateUtc="2024-09-09T19:46:00Z"/>
          <w:rFonts w:ascii="iCiel Avenir LT Std 35 Light" w:hAnsi="iCiel Avenir LT Std 35 Light" w:cs="Arial"/>
          <w:i/>
          <w:iCs/>
          <w:sz w:val="22"/>
          <w:szCs w:val="22"/>
          <w:lang w:val="vi-VN"/>
        </w:rPr>
      </w:pPr>
      <w:ins w:id="6573" w:author="An Tran, ACA (BUV)" w:date="2024-09-10T02:46:00Z" w16du:dateUtc="2024-09-09T19:46:00Z">
        <w:r w:rsidRPr="009D65E8">
          <w:rPr>
            <w:rFonts w:ascii="iCiel Avenir LT Std 35 Light" w:hAnsi="iCiel Avenir LT Std 35 Light" w:cs="Arial"/>
            <w:i/>
            <w:iCs/>
            <w:sz w:val="22"/>
            <w:szCs w:val="22"/>
            <w:lang w:val="vi-VN"/>
          </w:rPr>
          <w:t>Xác nhận về</w:t>
        </w:r>
        <w:r w:rsidRPr="009D65E8">
          <w:rPr>
            <w:rFonts w:ascii="iCiel Avenir LT Std 35 Light" w:hAnsi="iCiel Avenir LT Std 35 Light" w:cs="Arial"/>
            <w:i/>
            <w:iCs/>
            <w:sz w:val="22"/>
            <w:szCs w:val="22"/>
          </w:rPr>
          <w:t xml:space="preserve"> khám/chữa bệnh</w:t>
        </w:r>
        <w:r w:rsidRPr="009D65E8">
          <w:rPr>
            <w:rFonts w:ascii="iCiel Avenir LT Std 35 Light" w:hAnsi="iCiel Avenir LT Std 35 Light" w:cs="Arial"/>
            <w:i/>
            <w:iCs/>
            <w:sz w:val="22"/>
            <w:szCs w:val="22"/>
            <w:lang w:val="vi-VN"/>
          </w:rPr>
          <w:t xml:space="preserve"> từ bác sĩ</w:t>
        </w:r>
        <w:r w:rsidRPr="009D65E8">
          <w:rPr>
            <w:rFonts w:ascii="iCiel Avenir LT Std 35 Light" w:hAnsi="iCiel Avenir LT Std 35 Light" w:cs="Arial"/>
            <w:i/>
            <w:iCs/>
            <w:sz w:val="22"/>
            <w:szCs w:val="22"/>
          </w:rPr>
          <w:t xml:space="preserve"> hợp pháp</w:t>
        </w:r>
        <w:r w:rsidRPr="009D65E8">
          <w:rPr>
            <w:rFonts w:ascii="iCiel Avenir LT Std 35 Light" w:hAnsi="iCiel Avenir LT Std 35 Light" w:cs="Arial"/>
            <w:i/>
            <w:iCs/>
            <w:sz w:val="22"/>
            <w:szCs w:val="22"/>
            <w:lang w:val="vi-VN"/>
          </w:rPr>
          <w:t>, bao gồm giấy chứng nhận/ thư của bác sĩ; hồ sơ nhập viện; thư của bác sĩ tư vấn hoặc chuyên gia khác; thư từ một nhà tư vấn tâm lý;</w:t>
        </w:r>
      </w:ins>
    </w:p>
    <w:p w14:paraId="7ADFDA1A" w14:textId="77777777" w:rsidR="00A57BC4" w:rsidRPr="009D65E8" w:rsidRDefault="00A57BC4" w:rsidP="00A57BC4">
      <w:pPr>
        <w:pStyle w:val="ListParagraph"/>
        <w:numPr>
          <w:ilvl w:val="0"/>
          <w:numId w:val="56"/>
        </w:numPr>
        <w:rPr>
          <w:ins w:id="6574" w:author="An Tran, ACA (BUV)" w:date="2024-09-10T02:46:00Z" w16du:dateUtc="2024-09-09T19:46:00Z"/>
          <w:rFonts w:ascii="iCiel Avenir LT Std 35 Light" w:hAnsi="iCiel Avenir LT Std 35 Light" w:cs="Arial"/>
          <w:i/>
          <w:iCs/>
          <w:sz w:val="22"/>
          <w:szCs w:val="22"/>
          <w:lang w:val="vi-VN"/>
        </w:rPr>
      </w:pPr>
      <w:ins w:id="6575" w:author="An Tran, ACA (BUV)" w:date="2024-09-10T02:46:00Z" w16du:dateUtc="2024-09-09T19:46:00Z">
        <w:r w:rsidRPr="009D65E8">
          <w:rPr>
            <w:rFonts w:ascii="iCiel Avenir LT Std 35 Light" w:hAnsi="iCiel Avenir LT Std 35 Light" w:cs="Arial"/>
            <w:i/>
            <w:iCs/>
            <w:sz w:val="22"/>
            <w:szCs w:val="22"/>
            <w:lang w:val="vi-VN"/>
          </w:rPr>
          <w:t>Thông báo số sự cố của cảnh sát</w:t>
        </w:r>
      </w:ins>
    </w:p>
    <w:p w14:paraId="78BF1BC4" w14:textId="77777777" w:rsidR="00A57BC4" w:rsidRPr="009D65E8" w:rsidRDefault="00A57BC4" w:rsidP="00A57BC4">
      <w:pPr>
        <w:pStyle w:val="ListParagraph"/>
        <w:numPr>
          <w:ilvl w:val="0"/>
          <w:numId w:val="56"/>
        </w:numPr>
        <w:rPr>
          <w:ins w:id="6576" w:author="An Tran, ACA (BUV)" w:date="2024-09-10T02:46:00Z" w16du:dateUtc="2024-09-09T19:46:00Z"/>
          <w:rFonts w:ascii="iCiel Avenir LT Std 35 Light" w:hAnsi="iCiel Avenir LT Std 35 Light" w:cs="Arial"/>
          <w:i/>
          <w:iCs/>
          <w:sz w:val="22"/>
          <w:szCs w:val="22"/>
          <w:lang w:val="vi-VN"/>
        </w:rPr>
      </w:pPr>
      <w:ins w:id="6577" w:author="An Tran, ACA (BUV)" w:date="2024-09-10T02:46:00Z" w16du:dateUtc="2024-09-09T19:46:00Z">
        <w:r w:rsidRPr="009D65E8">
          <w:rPr>
            <w:rFonts w:ascii="iCiel Avenir LT Std 35 Light" w:hAnsi="iCiel Avenir LT Std 35 Light" w:cs="Arial"/>
            <w:i/>
            <w:iCs/>
            <w:sz w:val="22"/>
            <w:szCs w:val="22"/>
            <w:lang w:val="vi-VN"/>
          </w:rPr>
          <w:t>Thư xác nhận từ nhân viên của Dịch vụ Hỗ trợ Sinh viên hoặc một bên thứ ba độc lập khác</w:t>
        </w:r>
      </w:ins>
    </w:p>
    <w:p w14:paraId="56992603" w14:textId="77777777" w:rsidR="00A57BC4" w:rsidRPr="009D65E8" w:rsidRDefault="00A57BC4" w:rsidP="00A57BC4">
      <w:pPr>
        <w:pStyle w:val="ListParagraph"/>
        <w:numPr>
          <w:ilvl w:val="0"/>
          <w:numId w:val="56"/>
        </w:numPr>
        <w:rPr>
          <w:ins w:id="6578" w:author="An Tran, ACA (BUV)" w:date="2024-09-10T02:46:00Z" w16du:dateUtc="2024-09-09T19:46:00Z"/>
          <w:rFonts w:ascii="iCiel Avenir LT Std 35 Light" w:hAnsi="iCiel Avenir LT Std 35 Light" w:cs="Arial"/>
          <w:i/>
          <w:iCs/>
          <w:sz w:val="22"/>
          <w:szCs w:val="22"/>
          <w:lang w:val="vi-VN"/>
        </w:rPr>
      </w:pPr>
      <w:ins w:id="6579" w:author="An Tran, ACA (BUV)" w:date="2024-09-10T02:46:00Z" w16du:dateUtc="2024-09-09T19:46:00Z">
        <w:r w:rsidRPr="009D65E8">
          <w:rPr>
            <w:rFonts w:ascii="iCiel Avenir LT Std 35 Light" w:hAnsi="iCiel Avenir LT Std 35 Light" w:cs="Arial"/>
            <w:i/>
            <w:iCs/>
            <w:sz w:val="22"/>
            <w:szCs w:val="22"/>
            <w:lang w:val="vi-VN"/>
          </w:rPr>
          <w:t>Bản sao giấy triệu tập của tòa án</w:t>
        </w:r>
      </w:ins>
    </w:p>
    <w:p w14:paraId="325DE085" w14:textId="77777777" w:rsidR="00A57BC4" w:rsidRPr="00A57BC4" w:rsidRDefault="00A57BC4" w:rsidP="00A57BC4">
      <w:pPr>
        <w:pStyle w:val="ListParagraph"/>
        <w:numPr>
          <w:ilvl w:val="0"/>
          <w:numId w:val="56"/>
        </w:numPr>
        <w:rPr>
          <w:ins w:id="6580" w:author="An Tran, ACA (BUV)" w:date="2024-09-10T02:47:00Z" w16du:dateUtc="2024-09-09T19:47:00Z"/>
          <w:rFonts w:ascii="iCiel Avenir LT Std 35 Light" w:hAnsi="iCiel Avenir LT Std 35 Light" w:cs="Arial"/>
          <w:i/>
          <w:iCs/>
          <w:sz w:val="22"/>
          <w:szCs w:val="22"/>
          <w:lang w:val="vi-VN"/>
          <w:rPrChange w:id="6581" w:author="An Tran, ACA (BUV)" w:date="2024-09-10T02:47:00Z" w16du:dateUtc="2024-09-09T19:47:00Z">
            <w:rPr>
              <w:ins w:id="6582" w:author="An Tran, ACA (BUV)" w:date="2024-09-10T02:47:00Z" w16du:dateUtc="2024-09-09T19:47:00Z"/>
              <w:rFonts w:ascii="iCiel Avenir LT Std 35 Light" w:hAnsi="iCiel Avenir LT Std 35 Light" w:cs="Arial"/>
              <w:i/>
              <w:iCs/>
              <w:sz w:val="22"/>
              <w:szCs w:val="22"/>
            </w:rPr>
          </w:rPrChange>
        </w:rPr>
      </w:pPr>
      <w:ins w:id="6583" w:author="An Tran, ACA (BUV)" w:date="2024-09-10T02:46:00Z" w16du:dateUtc="2024-09-09T19:46:00Z">
        <w:r w:rsidRPr="009D65E8">
          <w:rPr>
            <w:rFonts w:ascii="iCiel Avenir LT Std 35 Light" w:hAnsi="iCiel Avenir LT Std 35 Light" w:cs="Arial"/>
            <w:i/>
            <w:iCs/>
            <w:sz w:val="22"/>
            <w:szCs w:val="22"/>
            <w:lang w:val="vi-VN"/>
          </w:rPr>
          <w:t xml:space="preserve">Xác nhận </w:t>
        </w:r>
        <w:r w:rsidRPr="00A57BC4">
          <w:rPr>
            <w:rFonts w:ascii="iCiel Avenir LT Std 35 Light" w:hAnsi="iCiel Avenir LT Std 35 Light" w:cs="Arial"/>
            <w:i/>
            <w:iCs/>
            <w:sz w:val="22"/>
            <w:szCs w:val="22"/>
            <w:lang w:val="vi-VN"/>
            <w:rPrChange w:id="6584" w:author="An Tran, ACA (BUV)" w:date="2024-09-10T02:46:00Z" w16du:dateUtc="2024-09-09T19:46:00Z">
              <w:rPr>
                <w:rFonts w:ascii="iCiel Avenir LT Std 35 Light" w:hAnsi="iCiel Avenir LT Std 35 Light" w:cs="Arial"/>
                <w:i/>
                <w:iCs/>
                <w:sz w:val="22"/>
                <w:szCs w:val="22"/>
              </w:rPr>
            </w:rPrChange>
          </w:rPr>
          <w:t>của</w:t>
        </w:r>
        <w:r w:rsidRPr="009D65E8">
          <w:rPr>
            <w:rFonts w:ascii="iCiel Avenir LT Std 35 Light" w:hAnsi="iCiel Avenir LT Std 35 Light" w:cs="Arial"/>
            <w:i/>
            <w:iCs/>
            <w:sz w:val="22"/>
            <w:szCs w:val="22"/>
            <w:lang w:val="vi-VN"/>
          </w:rPr>
          <w:t>nhà tuyển dụng, được cung cấp trên giấy tiêu đề của nhà tuyển dụng</w:t>
        </w:r>
      </w:ins>
    </w:p>
    <w:p w14:paraId="0A661320" w14:textId="40AC7052" w:rsidR="00D9034C" w:rsidRPr="00A57BC4" w:rsidDel="00A57BC4" w:rsidRDefault="00A57BC4">
      <w:pPr>
        <w:pStyle w:val="ListParagraph"/>
        <w:numPr>
          <w:ilvl w:val="0"/>
          <w:numId w:val="56"/>
        </w:numPr>
        <w:rPr>
          <w:del w:id="6585" w:author="An Tran, ACA (BUV)" w:date="2024-09-10T02:46:00Z" w16du:dateUtc="2024-09-09T19:46:00Z"/>
          <w:rFonts w:ascii="iCiel Avenir LT Std 35 Light" w:hAnsi="iCiel Avenir LT Std 35 Light" w:cs="Arial"/>
          <w:i/>
          <w:iCs/>
          <w:sz w:val="22"/>
          <w:szCs w:val="22"/>
          <w:lang w:val="vi-VN"/>
          <w:rPrChange w:id="6586" w:author="An Tran, ACA (BUV)" w:date="2024-09-10T02:47:00Z" w16du:dateUtc="2024-09-09T19:47:00Z">
            <w:rPr>
              <w:del w:id="6587" w:author="An Tran, ACA (BUV)" w:date="2024-09-10T02:46:00Z" w16du:dateUtc="2024-09-09T19:46:00Z"/>
              <w:b/>
              <w:bCs/>
              <w:u w:val="single"/>
              <w:lang w:val="vi-VN"/>
            </w:rPr>
          </w:rPrChange>
        </w:rPr>
        <w:pPrChange w:id="6588" w:author="An Tran, ACA (BUV)" w:date="2024-09-10T02:47:00Z" w16du:dateUtc="2024-09-09T19:47:00Z">
          <w:pPr>
            <w:tabs>
              <w:tab w:val="left" w:pos="630"/>
              <w:tab w:val="left" w:pos="720"/>
              <w:tab w:val="left" w:pos="1080"/>
            </w:tabs>
            <w:ind w:firstLine="0"/>
          </w:pPr>
        </w:pPrChange>
      </w:pPr>
      <w:ins w:id="6589" w:author="An Tran, ACA (BUV)" w:date="2024-09-10T02:46:00Z" w16du:dateUtc="2024-09-09T19:46:00Z">
        <w:r w:rsidRPr="00A57BC4">
          <w:rPr>
            <w:rFonts w:ascii="iCiel Avenir LT Std 35 Light" w:hAnsi="iCiel Avenir LT Std 35 Light" w:cs="Arial"/>
            <w:i/>
            <w:iCs/>
            <w:sz w:val="22"/>
            <w:szCs w:val="22"/>
            <w:lang w:val="vi-VN"/>
            <w:rPrChange w:id="6590" w:author="An Tran, ACA (BUV)" w:date="2024-09-10T02:47:00Z" w16du:dateUtc="2024-09-09T19:47:00Z">
              <w:rPr>
                <w:i/>
                <w:iCs/>
                <w:lang w:val="vi-VN"/>
              </w:rPr>
            </w:rPrChange>
          </w:rPr>
          <w:t>Các tài liệu không bằng tiếng Anh nên được nộp kèm theo bản dịch có chứng nhận.</w:t>
        </w:r>
      </w:ins>
      <w:del w:id="6591" w:author="An Tran, ACA (BUV)" w:date="2024-09-10T02:46:00Z" w16du:dateUtc="2024-09-09T19:46:00Z">
        <w:r w:rsidR="00D9034C" w:rsidRPr="00A57BC4" w:rsidDel="00A57BC4">
          <w:rPr>
            <w:rFonts w:ascii="iCiel Avenir LT Std 35 Light" w:hAnsi="iCiel Avenir LT Std 35 Light" w:cs="Arial"/>
            <w:i/>
            <w:iCs/>
            <w:sz w:val="22"/>
            <w:szCs w:val="22"/>
            <w:lang w:val="vi-VN"/>
            <w:rPrChange w:id="6592" w:author="An Tran, ACA (BUV)" w:date="2024-09-10T02:47:00Z" w16du:dateUtc="2024-09-09T19:47:00Z">
              <w:rPr>
                <w:lang w:val="vi-VN"/>
              </w:rPr>
            </w:rPrChange>
          </w:rPr>
          <w:delText xml:space="preserve">All Exceptional Circumstance requests must be provided with eligible evidence as it enables students to gain a significant advantage over other students. Supporting evidence needs to be of a certain standard, and the University only accepts certain types or forms of evidence. This is because we need to make sure that the information comes from a source which is not directly connected to students. The information also needs to be relevant to the circumstances we are looking at and written by someone who is a specialist in the area, such as a relevant medical professional. We need evidence to be in the right format so we can be sure that it has been sent to us from the author without being changed. The evidence should be dated, and it should also show or include the dates it relates to. Therefore, we won’t accept confirmations from family, friends, or students. It’s essential that we must be able to verify that the information students have provided is correct. </w:delText>
        </w:r>
      </w:del>
    </w:p>
    <w:p w14:paraId="08F861FC" w14:textId="521A6BC4" w:rsidR="00D9034C" w:rsidRPr="00A57BC4" w:rsidDel="00A57BC4" w:rsidRDefault="00D9034C">
      <w:pPr>
        <w:pStyle w:val="ListParagraph"/>
        <w:numPr>
          <w:ilvl w:val="0"/>
          <w:numId w:val="56"/>
        </w:numPr>
        <w:rPr>
          <w:del w:id="6593" w:author="An Tran, ACA (BUV)" w:date="2024-09-10T02:46:00Z" w16du:dateUtc="2024-09-09T19:46:00Z"/>
          <w:rFonts w:ascii="iCiel Avenir LT Std 35 Light" w:hAnsi="iCiel Avenir LT Std 35 Light" w:cs="Arial"/>
          <w:i/>
          <w:iCs/>
          <w:sz w:val="22"/>
          <w:szCs w:val="22"/>
          <w:lang w:val="vi-VN"/>
          <w:rPrChange w:id="6594" w:author="An Tran, ACA (BUV)" w:date="2024-09-10T02:47:00Z" w16du:dateUtc="2024-09-09T19:47:00Z">
            <w:rPr>
              <w:del w:id="6595" w:author="An Tran, ACA (BUV)" w:date="2024-09-10T02:46:00Z" w16du:dateUtc="2024-09-09T19:46:00Z"/>
              <w:b/>
              <w:bCs/>
              <w:u w:val="single"/>
              <w:lang w:val="vi-VN"/>
            </w:rPr>
          </w:rPrChange>
        </w:rPr>
        <w:pPrChange w:id="6596" w:author="An Tran, ACA (BUV)" w:date="2024-09-10T02:47:00Z" w16du:dateUtc="2024-09-09T19:47:00Z">
          <w:pPr>
            <w:tabs>
              <w:tab w:val="left" w:pos="630"/>
              <w:tab w:val="left" w:pos="720"/>
              <w:tab w:val="left" w:pos="1080"/>
            </w:tabs>
            <w:ind w:firstLine="0"/>
          </w:pPr>
        </w:pPrChange>
      </w:pPr>
      <w:del w:id="6597" w:author="An Tran, ACA (BUV)" w:date="2024-09-10T02:46:00Z" w16du:dateUtc="2024-09-09T19:46:00Z">
        <w:r w:rsidRPr="00A57BC4" w:rsidDel="00A57BC4">
          <w:rPr>
            <w:rFonts w:ascii="iCiel Avenir LT Std 35 Light" w:hAnsi="iCiel Avenir LT Std 35 Light" w:cs="Arial"/>
            <w:i/>
            <w:iCs/>
            <w:sz w:val="22"/>
            <w:szCs w:val="22"/>
            <w:lang w:val="vi-VN"/>
            <w:rPrChange w:id="6598" w:author="An Tran, ACA (BUV)" w:date="2024-09-10T02:47:00Z" w16du:dateUtc="2024-09-09T19:47:00Z">
              <w:rPr>
                <w:lang w:val="vi-VN"/>
              </w:rPr>
            </w:rPrChange>
          </w:rPr>
          <w:delText xml:space="preserve">Students are always advised to read the Student Guide to Providing Evidence carefully before submitting EC claim: </w:delText>
        </w:r>
        <w:r w:rsidR="002D10A3" w:rsidRPr="00A57BC4" w:rsidDel="00A57BC4">
          <w:rPr>
            <w:rFonts w:ascii="iCiel Avenir LT Std 35 Light" w:hAnsi="iCiel Avenir LT Std 35 Light" w:cs="Arial"/>
            <w:i/>
            <w:iCs/>
            <w:sz w:val="22"/>
            <w:szCs w:val="22"/>
            <w:lang w:val="vi-VN"/>
            <w:rPrChange w:id="6599" w:author="An Tran, ACA (BUV)" w:date="2024-09-10T02:47:00Z" w16du:dateUtc="2024-09-09T19:47:00Z">
              <w:rPr/>
            </w:rPrChange>
          </w:rPr>
          <w:fldChar w:fldCharType="begin"/>
        </w:r>
        <w:r w:rsidR="002D10A3" w:rsidRPr="00A57BC4" w:rsidDel="00A57BC4">
          <w:rPr>
            <w:rFonts w:ascii="iCiel Avenir LT Std 35 Light" w:hAnsi="iCiel Avenir LT Std 35 Light" w:cs="Arial"/>
            <w:i/>
            <w:iCs/>
            <w:sz w:val="22"/>
            <w:szCs w:val="22"/>
            <w:lang w:val="vi-VN"/>
            <w:rPrChange w:id="6600" w:author="An Tran, ACA (BUV)" w:date="2024-09-10T02:47:00Z" w16du:dateUtc="2024-09-09T19:47:00Z">
              <w:rPr/>
            </w:rPrChange>
          </w:rPr>
          <w:delInstrText>HYPERLINK "https://www.staffs.ac.uk/students/course-administration/guidance-on-providing-evidence"</w:delInstrText>
        </w:r>
        <w:r w:rsidR="002D10A3" w:rsidRPr="004F668E" w:rsidDel="00A57BC4">
          <w:rPr>
            <w:rFonts w:ascii="iCiel Avenir LT Std 35 Light" w:hAnsi="iCiel Avenir LT Std 35 Light" w:cs="Arial"/>
            <w:i/>
            <w:iCs/>
            <w:sz w:val="22"/>
            <w:szCs w:val="22"/>
            <w:lang w:val="vi-VN"/>
          </w:rPr>
        </w:r>
        <w:r w:rsidR="002D10A3" w:rsidRPr="00A57BC4" w:rsidDel="00A57BC4">
          <w:rPr>
            <w:i/>
            <w:iCs/>
            <w:rPrChange w:id="6601" w:author="An Tran, ACA (BUV)" w:date="2024-09-10T02:47:00Z" w16du:dateUtc="2024-09-09T19:47:00Z">
              <w:rPr>
                <w:rStyle w:val="Hyperlink"/>
                <w:rFonts w:ascii="iCiel Avenir LT Std 35 Light" w:hAnsi="iCiel Avenir LT Std 35 Light" w:cs="Arial"/>
                <w:sz w:val="22"/>
                <w:szCs w:val="22"/>
                <w:lang w:val="vi-VN"/>
              </w:rPr>
            </w:rPrChange>
          </w:rPr>
          <w:fldChar w:fldCharType="separate"/>
        </w:r>
        <w:r w:rsidRPr="00A57BC4" w:rsidDel="00A57BC4">
          <w:rPr>
            <w:i/>
            <w:iCs/>
            <w:rPrChange w:id="6602" w:author="An Tran, ACA (BUV)" w:date="2024-09-10T02:47:00Z" w16du:dateUtc="2024-09-09T19:47:00Z">
              <w:rPr>
                <w:rStyle w:val="Hyperlink"/>
                <w:rFonts w:ascii="iCiel Avenir LT Std 35 Light" w:hAnsi="iCiel Avenir LT Std 35 Light" w:cs="Arial"/>
                <w:sz w:val="22"/>
                <w:szCs w:val="22"/>
                <w:lang w:val="vi-VN"/>
              </w:rPr>
            </w:rPrChange>
          </w:rPr>
          <w:delText>https://www.staffs.ac.uk/students/course-administration/guidance-on-providing-evidence</w:delText>
        </w:r>
        <w:r w:rsidR="002D10A3" w:rsidRPr="00A57BC4" w:rsidDel="00A57BC4">
          <w:rPr>
            <w:i/>
            <w:iCs/>
            <w:rPrChange w:id="6603" w:author="An Tran, ACA (BUV)" w:date="2024-09-10T02:47:00Z" w16du:dateUtc="2024-09-09T19:47:00Z">
              <w:rPr>
                <w:rStyle w:val="Hyperlink"/>
                <w:rFonts w:ascii="iCiel Avenir LT Std 35 Light" w:hAnsi="iCiel Avenir LT Std 35 Light" w:cs="Arial"/>
                <w:sz w:val="22"/>
                <w:szCs w:val="22"/>
                <w:lang w:val="vi-VN"/>
              </w:rPr>
            </w:rPrChange>
          </w:rPr>
          <w:fldChar w:fldCharType="end"/>
        </w:r>
      </w:del>
    </w:p>
    <w:p w14:paraId="3BD3AC3B" w14:textId="6B47B3FD" w:rsidR="00D9034C" w:rsidRPr="00A57BC4" w:rsidDel="00A57BC4" w:rsidRDefault="00D9034C">
      <w:pPr>
        <w:pStyle w:val="ListParagraph"/>
        <w:numPr>
          <w:ilvl w:val="0"/>
          <w:numId w:val="56"/>
        </w:numPr>
        <w:rPr>
          <w:del w:id="6604" w:author="An Tran, ACA (BUV)" w:date="2024-09-10T02:46:00Z" w16du:dateUtc="2024-09-09T19:46:00Z"/>
          <w:rFonts w:ascii="iCiel Avenir LT Std 35 Light" w:hAnsi="iCiel Avenir LT Std 35 Light" w:cs="Arial"/>
          <w:i/>
          <w:iCs/>
          <w:sz w:val="22"/>
          <w:szCs w:val="22"/>
          <w:lang w:val="vi-VN"/>
          <w:rPrChange w:id="6605" w:author="An Tran, ACA (BUV)" w:date="2024-09-10T02:47:00Z" w16du:dateUtc="2024-09-09T19:47:00Z">
            <w:rPr>
              <w:del w:id="6606" w:author="An Tran, ACA (BUV)" w:date="2024-09-10T02:46:00Z" w16du:dateUtc="2024-09-09T19:46:00Z"/>
              <w:i/>
              <w:iCs/>
              <w:lang w:val="vi-VN"/>
            </w:rPr>
          </w:rPrChange>
        </w:rPr>
        <w:pPrChange w:id="6607" w:author="An Tran, ACA (BUV)" w:date="2024-09-10T02:47:00Z" w16du:dateUtc="2024-09-09T19:47:00Z">
          <w:pPr>
            <w:ind w:firstLine="0"/>
          </w:pPr>
        </w:pPrChange>
      </w:pPr>
      <w:del w:id="6608" w:author="An Tran, ACA (BUV)" w:date="2024-09-10T02:46:00Z" w16du:dateUtc="2024-09-09T19:46:00Z">
        <w:r w:rsidRPr="00A57BC4" w:rsidDel="00A57BC4">
          <w:rPr>
            <w:rFonts w:ascii="iCiel Avenir LT Std 35 Light" w:hAnsi="iCiel Avenir LT Std 35 Light" w:cs="Arial"/>
            <w:i/>
            <w:iCs/>
            <w:sz w:val="22"/>
            <w:szCs w:val="22"/>
            <w:lang w:val="vi-VN"/>
            <w:rPrChange w:id="6609" w:author="An Tran, ACA (BUV)" w:date="2024-09-10T02:47:00Z" w16du:dateUtc="2024-09-09T19:47:00Z">
              <w:rPr>
                <w:i/>
                <w:iCs/>
                <w:lang w:val="vi-VN"/>
              </w:rPr>
            </w:rPrChange>
          </w:rPr>
          <w:delText xml:space="preserve">Mọi yêu cầu xem xét Trường hợp Ngoại lệ đồng nghĩa với việc sinh viên có lợi thế không công bằng so với sinh viên khác, do đó cần phải cung cấp đầy đủ bằng chứng có thể xác thực. Điều này có nghĩa là bằng chứng phải đạt một số tiêu chuẩn nhất định và Nhà trường chỉ chấp nhật một số dạng bằng chứng phù hợp. Nguyên nhân là Nhà trường và trường đối tác cần phải xác minh thông tin từ nguồn đáng tin cậy và không bị thao túng bởi sinh viên. Bằng chứng phải có liên quan trực tiếp đến trường hợp xin ngoại lệ và phải được thực hiện bởi người có chuyên môn trong lĩnh vực, ví dụ như bác sĩ. Bằng chứng phải được cung cấp bằng định dạng chuẩn để tránh việc thông tin bị thay đổi. Bằng chứng phải có ngày giờ rõ ràng để chứng minh mối liên hệ với trường hợp được cân nhắc. Do đó, xác nhận của cha mẹ, người thân, bạn bè hay bản thân sinh viên không được công nhận do Nhà trường không thể xác minh tính chính xác của các bằng chứng này. </w:delText>
        </w:r>
      </w:del>
    </w:p>
    <w:p w14:paraId="4283294D" w14:textId="544BE6B9" w:rsidR="00D9034C" w:rsidRPr="00A57BC4" w:rsidRDefault="00D9034C">
      <w:pPr>
        <w:pStyle w:val="ListParagraph"/>
        <w:numPr>
          <w:ilvl w:val="0"/>
          <w:numId w:val="56"/>
        </w:numPr>
        <w:rPr>
          <w:rFonts w:ascii="iCiel Avenir LT Std 35 Light" w:hAnsi="iCiel Avenir LT Std 35 Light" w:cs="Arial"/>
          <w:i/>
          <w:iCs/>
          <w:sz w:val="22"/>
          <w:szCs w:val="22"/>
          <w:lang w:val="vi-VN"/>
          <w:rPrChange w:id="6610" w:author="An Tran, ACA (BUV)" w:date="2024-09-10T02:47:00Z" w16du:dateUtc="2024-09-09T19:47:00Z">
            <w:rPr>
              <w:i/>
              <w:iCs/>
              <w:lang w:val="vi-VN"/>
            </w:rPr>
          </w:rPrChange>
        </w:rPr>
        <w:pPrChange w:id="6611" w:author="An Tran, ACA (BUV)" w:date="2024-09-10T02:47:00Z" w16du:dateUtc="2024-09-09T19:47:00Z">
          <w:pPr>
            <w:ind w:firstLine="0"/>
          </w:pPr>
        </w:pPrChange>
      </w:pPr>
      <w:del w:id="6612" w:author="An Tran, ACA (BUV)" w:date="2024-09-10T02:46:00Z" w16du:dateUtc="2024-09-09T19:46:00Z">
        <w:r w:rsidRPr="00A57BC4" w:rsidDel="00A57BC4">
          <w:rPr>
            <w:rFonts w:ascii="iCiel Avenir LT Std 35 Light" w:hAnsi="iCiel Avenir LT Std 35 Light" w:cs="Arial"/>
            <w:i/>
            <w:iCs/>
            <w:sz w:val="22"/>
            <w:szCs w:val="22"/>
            <w:lang w:val="vi-VN"/>
            <w:rPrChange w:id="6613" w:author="An Tran, ACA (BUV)" w:date="2024-09-10T02:47:00Z" w16du:dateUtc="2024-09-09T19:47:00Z">
              <w:rPr>
                <w:i/>
                <w:iCs/>
                <w:lang w:val="vi-VN"/>
              </w:rPr>
            </w:rPrChange>
          </w:rPr>
          <w:delText xml:space="preserve">Sinh viên luôn được yêu cầu đọc kỹ Hướng dẫn Cung cấp Bằng chứng trước khi nộp kèm với đơn yêu cầu xem xét Trường hợp Ngoại lệ: </w:delText>
        </w:r>
        <w:r w:rsidR="002D10A3" w:rsidRPr="00A57BC4" w:rsidDel="00A57BC4">
          <w:rPr>
            <w:rFonts w:ascii="iCiel Avenir LT Std 35 Light" w:hAnsi="iCiel Avenir LT Std 35 Light" w:cs="Arial"/>
            <w:i/>
            <w:iCs/>
            <w:sz w:val="22"/>
            <w:szCs w:val="22"/>
            <w:lang w:val="vi-VN"/>
            <w:rPrChange w:id="6614" w:author="An Tran, ACA (BUV)" w:date="2024-09-10T02:47:00Z" w16du:dateUtc="2024-09-09T19:47:00Z">
              <w:rPr/>
            </w:rPrChange>
          </w:rPr>
          <w:fldChar w:fldCharType="begin"/>
        </w:r>
        <w:r w:rsidR="002D10A3" w:rsidRPr="00A57BC4" w:rsidDel="00A57BC4">
          <w:rPr>
            <w:rFonts w:ascii="iCiel Avenir LT Std 35 Light" w:hAnsi="iCiel Avenir LT Std 35 Light" w:cs="Arial"/>
            <w:i/>
            <w:iCs/>
            <w:sz w:val="22"/>
            <w:szCs w:val="22"/>
            <w:lang w:val="vi-VN"/>
            <w:rPrChange w:id="6615" w:author="An Tran, ACA (BUV)" w:date="2024-09-10T02:47:00Z" w16du:dateUtc="2024-09-09T19:47:00Z">
              <w:rPr/>
            </w:rPrChange>
          </w:rPr>
          <w:delInstrText>HYPERLINK "https://www.staffs.ac.uk/students/course-administration/guidance-on-providing-evidence"</w:delInstrText>
        </w:r>
        <w:r w:rsidR="002D10A3" w:rsidRPr="004F668E" w:rsidDel="00A57BC4">
          <w:rPr>
            <w:rFonts w:ascii="iCiel Avenir LT Std 35 Light" w:hAnsi="iCiel Avenir LT Std 35 Light" w:cs="Arial"/>
            <w:i/>
            <w:iCs/>
            <w:sz w:val="22"/>
            <w:szCs w:val="22"/>
            <w:lang w:val="vi-VN"/>
          </w:rPr>
        </w:r>
        <w:r w:rsidR="002D10A3" w:rsidRPr="00A57BC4" w:rsidDel="00A57BC4">
          <w:rPr>
            <w:rPrChange w:id="6616" w:author="An Tran, ACA (BUV)" w:date="2024-09-10T02:47:00Z" w16du:dateUtc="2024-09-09T19:47:00Z">
              <w:rPr>
                <w:rStyle w:val="Hyperlink"/>
                <w:rFonts w:ascii="iCiel Avenir LT Std 35 Light" w:hAnsi="iCiel Avenir LT Std 35 Light" w:cs="Arial"/>
                <w:i/>
                <w:iCs/>
                <w:sz w:val="22"/>
                <w:szCs w:val="22"/>
                <w:lang w:val="vi-VN"/>
              </w:rPr>
            </w:rPrChange>
          </w:rPr>
          <w:fldChar w:fldCharType="separate"/>
        </w:r>
        <w:r w:rsidRPr="00A57BC4" w:rsidDel="00A57BC4">
          <w:rPr>
            <w:rPrChange w:id="6617" w:author="An Tran, ACA (BUV)" w:date="2024-09-10T02:47:00Z" w16du:dateUtc="2024-09-09T19:47:00Z">
              <w:rPr>
                <w:rStyle w:val="Hyperlink"/>
                <w:rFonts w:ascii="iCiel Avenir LT Std 35 Light" w:hAnsi="iCiel Avenir LT Std 35 Light" w:cs="Arial"/>
                <w:i/>
                <w:iCs/>
                <w:sz w:val="22"/>
                <w:szCs w:val="22"/>
                <w:lang w:val="vi-VN"/>
              </w:rPr>
            </w:rPrChange>
          </w:rPr>
          <w:delText>https://www.staffs.ac.uk/students/course-administration/guidance-on-providing-evidence</w:delText>
        </w:r>
        <w:r w:rsidR="002D10A3" w:rsidRPr="00A57BC4" w:rsidDel="00A57BC4">
          <w:rPr>
            <w:rPrChange w:id="6618" w:author="An Tran, ACA (BUV)" w:date="2024-09-10T02:47:00Z" w16du:dateUtc="2024-09-09T19:47:00Z">
              <w:rPr>
                <w:rStyle w:val="Hyperlink"/>
                <w:rFonts w:ascii="iCiel Avenir LT Std 35 Light" w:hAnsi="iCiel Avenir LT Std 35 Light" w:cs="Arial"/>
                <w:i/>
                <w:iCs/>
                <w:sz w:val="22"/>
                <w:szCs w:val="22"/>
                <w:lang w:val="vi-VN"/>
              </w:rPr>
            </w:rPrChange>
          </w:rPr>
          <w:fldChar w:fldCharType="end"/>
        </w:r>
      </w:del>
    </w:p>
    <w:p w14:paraId="3CD44EF5" w14:textId="77777777" w:rsidR="00D9034C" w:rsidRPr="00734F86" w:rsidRDefault="00D9034C">
      <w:pPr>
        <w:pStyle w:val="Question"/>
        <w:numPr>
          <w:ilvl w:val="0"/>
          <w:numId w:val="44"/>
        </w:numPr>
        <w:tabs>
          <w:tab w:val="left" w:pos="630"/>
          <w:tab w:val="left" w:pos="990"/>
        </w:tabs>
        <w:spacing w:before="100" w:line="400" w:lineRule="exact"/>
        <w:ind w:left="0" w:firstLine="720"/>
        <w:rPr>
          <w:rFonts w:cs="Arial"/>
          <w:i/>
          <w:iCs/>
          <w:szCs w:val="22"/>
          <w:rPrChange w:id="6619" w:author="An Tran, ACA (BUV)" w:date="2024-09-10T10:40:00Z" w16du:dateUtc="2024-09-10T03:40:00Z">
            <w:rPr>
              <w:rFonts w:cs="Arial"/>
              <w:i/>
              <w:iCs/>
              <w:szCs w:val="22"/>
              <w:lang w:val="vi-VN"/>
            </w:rPr>
          </w:rPrChange>
        </w:rPr>
        <w:pPrChange w:id="6620" w:author="An Tran, ACA (BUV)" w:date="2024-09-10T10:40:00Z" w16du:dateUtc="2024-09-10T03:40:00Z">
          <w:pPr>
            <w:pStyle w:val="Question"/>
            <w:numPr>
              <w:numId w:val="24"/>
            </w:numPr>
            <w:tabs>
              <w:tab w:val="left" w:pos="630"/>
              <w:tab w:val="left" w:pos="1080"/>
            </w:tabs>
            <w:spacing w:before="100" w:line="400" w:lineRule="exact"/>
            <w:ind w:left="3870" w:hanging="360"/>
          </w:pPr>
        </w:pPrChange>
      </w:pPr>
      <w:bookmarkStart w:id="6621" w:name="_Toc177077366"/>
      <w:r w:rsidRPr="00734F86">
        <w:rPr>
          <w:rFonts w:cs="Arial"/>
          <w:szCs w:val="22"/>
          <w:rPrChange w:id="6622" w:author="An Tran, ACA (BUV)" w:date="2024-09-10T10:40:00Z" w16du:dateUtc="2024-09-10T03:40:00Z">
            <w:rPr>
              <w:rFonts w:cs="Arial"/>
              <w:szCs w:val="22"/>
              <w:lang w:val="vi-VN"/>
            </w:rPr>
          </w:rPrChange>
        </w:rPr>
        <w:t xml:space="preserve">My Exceptional Circumstance claim got upheld. What is the next step? / </w:t>
      </w:r>
      <w:r w:rsidRPr="00734F86">
        <w:rPr>
          <w:rFonts w:cs="Arial"/>
          <w:i/>
          <w:iCs/>
          <w:szCs w:val="22"/>
          <w:rPrChange w:id="6623" w:author="An Tran, ACA (BUV)" w:date="2024-09-10T10:40:00Z" w16du:dateUtc="2024-09-10T03:40:00Z">
            <w:rPr>
              <w:rFonts w:cs="Arial"/>
              <w:i/>
              <w:iCs/>
              <w:szCs w:val="22"/>
              <w:lang w:val="vi-VN"/>
            </w:rPr>
          </w:rPrChange>
        </w:rPr>
        <w:t>Sinh viên cần làm gì sau khi đơn xin xem xét Trường hợp Ngoại lệ được chấp thuận?</w:t>
      </w:r>
      <w:bookmarkEnd w:id="6621"/>
    </w:p>
    <w:p w14:paraId="37E5DAA1" w14:textId="77777777" w:rsidR="00D9034C" w:rsidRPr="004373E8"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161A62B1" w14:textId="77777777" w:rsidR="00A57BC4" w:rsidRPr="009D65E8" w:rsidRDefault="00A57BC4" w:rsidP="00A57BC4">
      <w:pPr>
        <w:pStyle w:val="NormalWeb"/>
        <w:shd w:val="clear" w:color="auto" w:fill="FFFFFF"/>
        <w:spacing w:line="400" w:lineRule="exact"/>
        <w:jc w:val="both"/>
        <w:rPr>
          <w:ins w:id="6624" w:author="An Tran, ACA (BUV)" w:date="2024-09-10T02:49:00Z" w16du:dateUtc="2024-09-09T19:49:00Z"/>
          <w:rFonts w:ascii="iCiel Avenir LT Std 35 Light" w:hAnsi="iCiel Avenir LT Std 35 Light"/>
          <w:color w:val="000000"/>
          <w:sz w:val="22"/>
          <w:szCs w:val="22"/>
        </w:rPr>
      </w:pPr>
      <w:ins w:id="6625" w:author="An Tran, ACA (BUV)" w:date="2024-09-10T02:49:00Z" w16du:dateUtc="2024-09-09T19:49:00Z">
        <w:r w:rsidRPr="009D65E8">
          <w:rPr>
            <w:rFonts w:ascii="iCiel Avenir LT Std 35 Light" w:hAnsi="iCiel Avenir LT Std 35 Light"/>
            <w:color w:val="000000"/>
            <w:sz w:val="22"/>
            <w:szCs w:val="22"/>
            <w:lang w:val="vi-VN"/>
          </w:rPr>
          <w:t xml:space="preserve">If the student gets Exceptional Circumstance </w:t>
        </w:r>
        <w:r w:rsidRPr="009D65E8">
          <w:rPr>
            <w:rFonts w:ascii="iCiel Avenir LT Std 35 Light" w:hAnsi="iCiel Avenir LT Std 35 Light"/>
            <w:b/>
            <w:bCs/>
            <w:color w:val="000000"/>
            <w:sz w:val="22"/>
            <w:szCs w:val="22"/>
            <w:lang w:val="vi-VN"/>
          </w:rPr>
          <w:t>upheld</w:t>
        </w:r>
        <w:r w:rsidRPr="009D65E8">
          <w:rPr>
            <w:rFonts w:ascii="iCiel Avenir LT Std 35 Light" w:hAnsi="iCiel Avenir LT Std 35 Light"/>
            <w:color w:val="000000"/>
            <w:sz w:val="22"/>
            <w:szCs w:val="22"/>
            <w:lang w:val="vi-VN"/>
          </w:rPr>
          <w:t>, one of the following outcomes can be applied:</w:t>
        </w:r>
      </w:ins>
    </w:p>
    <w:p w14:paraId="0D48EF81" w14:textId="6470B64C" w:rsidR="00A57BC4" w:rsidRPr="00A57BC4" w:rsidRDefault="00A57BC4">
      <w:pPr>
        <w:pStyle w:val="ListParagraph"/>
        <w:numPr>
          <w:ilvl w:val="0"/>
          <w:numId w:val="59"/>
        </w:numPr>
        <w:rPr>
          <w:ins w:id="6626" w:author="An Tran, ACA (BUV)" w:date="2024-09-10T02:49:00Z" w16du:dateUtc="2024-09-09T19:49:00Z"/>
          <w:rFonts w:ascii="iCiel Avenir LT Std 35 Light" w:hAnsi="iCiel Avenir LT Std 35 Light"/>
          <w:color w:val="000000"/>
          <w:sz w:val="22"/>
          <w:szCs w:val="22"/>
          <w:lang w:eastAsia="en-US"/>
          <w:rPrChange w:id="6627" w:author="An Tran, ACA (BUV)" w:date="2024-09-10T02:49:00Z" w16du:dateUtc="2024-09-09T19:49:00Z">
            <w:rPr>
              <w:ins w:id="6628" w:author="An Tran, ACA (BUV)" w:date="2024-09-10T02:49:00Z" w16du:dateUtc="2024-09-09T19:49:00Z"/>
              <w:lang w:eastAsia="en-US"/>
            </w:rPr>
          </w:rPrChange>
        </w:rPr>
        <w:pPrChange w:id="6629" w:author="An Tran, ACA (BUV)" w:date="2024-09-10T02:49:00Z" w16du:dateUtc="2024-09-09T19:49:00Z">
          <w:pPr>
            <w:ind w:firstLine="0"/>
          </w:pPr>
        </w:pPrChange>
      </w:pPr>
      <w:ins w:id="6630" w:author="An Tran, ACA (BUV)" w:date="2024-09-10T02:49:00Z" w16du:dateUtc="2024-09-09T19:49:00Z">
        <w:r w:rsidRPr="00A57BC4">
          <w:rPr>
            <w:rFonts w:ascii="iCiel Avenir LT Std 35 Light" w:hAnsi="iCiel Avenir LT Std 35 Light"/>
            <w:color w:val="000000"/>
            <w:sz w:val="22"/>
            <w:szCs w:val="22"/>
            <w:lang w:eastAsia="en-US"/>
            <w:rPrChange w:id="6631" w:author="An Tran, ACA (BUV)" w:date="2024-09-10T02:49:00Z" w16du:dateUtc="2024-09-09T19:49:00Z">
              <w:rPr>
                <w:lang w:eastAsia="en-US"/>
              </w:rPr>
            </w:rPrChange>
          </w:rPr>
          <w:t>Provide an extension longer than the standard extension, or as provided under an ARUAA.</w:t>
        </w:r>
      </w:ins>
    </w:p>
    <w:p w14:paraId="4218DB1D" w14:textId="45257444" w:rsidR="00A57BC4" w:rsidRPr="00A57BC4" w:rsidRDefault="00A57BC4">
      <w:pPr>
        <w:pStyle w:val="ListParagraph"/>
        <w:numPr>
          <w:ilvl w:val="0"/>
          <w:numId w:val="59"/>
        </w:numPr>
        <w:rPr>
          <w:ins w:id="6632" w:author="An Tran, ACA (BUV)" w:date="2024-09-10T02:49:00Z" w16du:dateUtc="2024-09-09T19:49:00Z"/>
          <w:rFonts w:ascii="iCiel Avenir LT Std 35 Light" w:hAnsi="iCiel Avenir LT Std 35 Light"/>
          <w:color w:val="000000"/>
          <w:sz w:val="22"/>
          <w:szCs w:val="22"/>
          <w:lang w:eastAsia="en-US"/>
          <w:rPrChange w:id="6633" w:author="An Tran, ACA (BUV)" w:date="2024-09-10T02:49:00Z" w16du:dateUtc="2024-09-09T19:49:00Z">
            <w:rPr>
              <w:ins w:id="6634" w:author="An Tran, ACA (BUV)" w:date="2024-09-10T02:49:00Z" w16du:dateUtc="2024-09-09T19:49:00Z"/>
              <w:lang w:eastAsia="en-US"/>
            </w:rPr>
          </w:rPrChange>
        </w:rPr>
        <w:pPrChange w:id="6635" w:author="An Tran, ACA (BUV)" w:date="2024-09-10T02:49:00Z" w16du:dateUtc="2024-09-09T19:49:00Z">
          <w:pPr>
            <w:ind w:firstLine="0"/>
          </w:pPr>
        </w:pPrChange>
      </w:pPr>
      <w:ins w:id="6636" w:author="An Tran, ACA (BUV)" w:date="2024-09-10T02:49:00Z" w16du:dateUtc="2024-09-09T19:49:00Z">
        <w:r w:rsidRPr="00A57BC4">
          <w:rPr>
            <w:rFonts w:ascii="iCiel Avenir LT Std 35 Light" w:hAnsi="iCiel Avenir LT Std 35 Light"/>
            <w:color w:val="000000"/>
            <w:sz w:val="22"/>
            <w:szCs w:val="22"/>
            <w:lang w:eastAsia="en-US"/>
            <w:rPrChange w:id="6637" w:author="An Tran, ACA (BUV)" w:date="2024-09-10T02:49:00Z" w16du:dateUtc="2024-09-09T19:49:00Z">
              <w:rPr>
                <w:lang w:eastAsia="en-US"/>
              </w:rPr>
            </w:rPrChange>
          </w:rPr>
          <w:t>Remove or reduce late penalties incurred as a result of an extenuating circumstance where there was good reason that appropriate extension requests were not made.</w:t>
        </w:r>
      </w:ins>
    </w:p>
    <w:p w14:paraId="4E9ACAAA" w14:textId="737B9BC6" w:rsidR="00A57BC4" w:rsidRPr="00A57BC4" w:rsidRDefault="00A57BC4">
      <w:pPr>
        <w:pStyle w:val="ListParagraph"/>
        <w:numPr>
          <w:ilvl w:val="0"/>
          <w:numId w:val="59"/>
        </w:numPr>
        <w:rPr>
          <w:ins w:id="6638" w:author="An Tran, ACA (BUV)" w:date="2024-09-10T02:49:00Z" w16du:dateUtc="2024-09-09T19:49:00Z"/>
          <w:rFonts w:ascii="iCiel Avenir LT Std 35 Light" w:hAnsi="iCiel Avenir LT Std 35 Light"/>
          <w:color w:val="000000"/>
          <w:sz w:val="22"/>
          <w:szCs w:val="22"/>
          <w:lang w:eastAsia="en-US"/>
          <w:rPrChange w:id="6639" w:author="An Tran, ACA (BUV)" w:date="2024-09-10T02:49:00Z" w16du:dateUtc="2024-09-09T19:49:00Z">
            <w:rPr>
              <w:ins w:id="6640" w:author="An Tran, ACA (BUV)" w:date="2024-09-10T02:49:00Z" w16du:dateUtc="2024-09-09T19:49:00Z"/>
              <w:lang w:eastAsia="en-US"/>
            </w:rPr>
          </w:rPrChange>
        </w:rPr>
        <w:pPrChange w:id="6641" w:author="An Tran, ACA (BUV)" w:date="2024-09-10T02:49:00Z" w16du:dateUtc="2024-09-09T19:49:00Z">
          <w:pPr>
            <w:ind w:firstLine="0"/>
          </w:pPr>
        </w:pPrChange>
      </w:pPr>
      <w:ins w:id="6642" w:author="An Tran, ACA (BUV)" w:date="2024-09-10T02:49:00Z" w16du:dateUtc="2024-09-09T19:49:00Z">
        <w:r w:rsidRPr="00A57BC4">
          <w:rPr>
            <w:rFonts w:ascii="iCiel Avenir LT Std 35 Light" w:hAnsi="iCiel Avenir LT Std 35 Light"/>
            <w:color w:val="000000"/>
            <w:sz w:val="22"/>
            <w:szCs w:val="22"/>
            <w:lang w:eastAsia="en-US"/>
            <w:rPrChange w:id="6643" w:author="An Tran, ACA (BUV)" w:date="2024-09-10T02:49:00Z" w16du:dateUtc="2024-09-09T19:49:00Z">
              <w:rPr>
                <w:lang w:eastAsia="en-US"/>
              </w:rPr>
            </w:rPrChange>
          </w:rPr>
          <w:t>Where a student has not yet met all the learning outcomes nor completed all the assessment elements the sub-board may recommend an alternative assessment, to enable the student to do so, in agreement with the module-coordinator.</w:t>
        </w:r>
      </w:ins>
    </w:p>
    <w:p w14:paraId="235DC183" w14:textId="6EFE9DE4" w:rsidR="00A57BC4" w:rsidRPr="00A57BC4" w:rsidRDefault="00A57BC4">
      <w:pPr>
        <w:pStyle w:val="ListParagraph"/>
        <w:numPr>
          <w:ilvl w:val="0"/>
          <w:numId w:val="59"/>
        </w:numPr>
        <w:rPr>
          <w:ins w:id="6644" w:author="An Tran, ACA (BUV)" w:date="2024-09-10T02:49:00Z" w16du:dateUtc="2024-09-09T19:49:00Z"/>
          <w:rFonts w:ascii="iCiel Avenir LT Std 35 Light" w:hAnsi="iCiel Avenir LT Std 35 Light"/>
          <w:color w:val="000000"/>
          <w:sz w:val="22"/>
          <w:szCs w:val="22"/>
          <w:lang w:eastAsia="en-US"/>
          <w:rPrChange w:id="6645" w:author="An Tran, ACA (BUV)" w:date="2024-09-10T02:49:00Z" w16du:dateUtc="2024-09-09T19:49:00Z">
            <w:rPr>
              <w:ins w:id="6646" w:author="An Tran, ACA (BUV)" w:date="2024-09-10T02:49:00Z" w16du:dateUtc="2024-09-09T19:49:00Z"/>
              <w:lang w:eastAsia="en-US"/>
            </w:rPr>
          </w:rPrChange>
        </w:rPr>
        <w:pPrChange w:id="6647" w:author="An Tran, ACA (BUV)" w:date="2024-09-10T02:49:00Z" w16du:dateUtc="2024-09-09T19:49:00Z">
          <w:pPr>
            <w:ind w:firstLine="0"/>
          </w:pPr>
        </w:pPrChange>
      </w:pPr>
      <w:ins w:id="6648" w:author="An Tran, ACA (BUV)" w:date="2024-09-10T02:49:00Z" w16du:dateUtc="2024-09-09T19:49:00Z">
        <w:r w:rsidRPr="00A57BC4">
          <w:rPr>
            <w:rFonts w:ascii="iCiel Avenir LT Std 35 Light" w:hAnsi="iCiel Avenir LT Std 35 Light"/>
            <w:color w:val="000000"/>
            <w:sz w:val="22"/>
            <w:szCs w:val="22"/>
            <w:lang w:eastAsia="en-US"/>
            <w:rPrChange w:id="6649" w:author="An Tran, ACA (BUV)" w:date="2024-09-10T02:49:00Z" w16du:dateUtc="2024-09-09T19:49:00Z">
              <w:rPr>
                <w:lang w:eastAsia="en-US"/>
              </w:rPr>
            </w:rPrChange>
          </w:rPr>
          <w:t>Allow the student to take a resit, with an uncapped grade, where the original assessment was impacted by an extenuating circumstance.</w:t>
        </w:r>
      </w:ins>
    </w:p>
    <w:p w14:paraId="5ED58BB1" w14:textId="3B4AEA40" w:rsidR="00A57BC4" w:rsidRPr="00A57BC4" w:rsidRDefault="00A57BC4">
      <w:pPr>
        <w:pStyle w:val="ListParagraph"/>
        <w:numPr>
          <w:ilvl w:val="0"/>
          <w:numId w:val="59"/>
        </w:numPr>
        <w:rPr>
          <w:ins w:id="6650" w:author="An Tran, ACA (BUV)" w:date="2024-09-10T02:49:00Z" w16du:dateUtc="2024-09-09T19:49:00Z"/>
          <w:rFonts w:ascii="iCiel Avenir LT Std 35 Light" w:hAnsi="iCiel Avenir LT Std 35 Light"/>
          <w:color w:val="000000"/>
          <w:sz w:val="22"/>
          <w:szCs w:val="22"/>
          <w:lang w:eastAsia="en-US"/>
          <w:rPrChange w:id="6651" w:author="An Tran, ACA (BUV)" w:date="2024-09-10T02:49:00Z" w16du:dateUtc="2024-09-09T19:49:00Z">
            <w:rPr>
              <w:ins w:id="6652" w:author="An Tran, ACA (BUV)" w:date="2024-09-10T02:49:00Z" w16du:dateUtc="2024-09-09T19:49:00Z"/>
              <w:lang w:eastAsia="en-US"/>
            </w:rPr>
          </w:rPrChange>
        </w:rPr>
        <w:pPrChange w:id="6653" w:author="An Tran, ACA (BUV)" w:date="2024-09-10T02:49:00Z" w16du:dateUtc="2024-09-09T19:49:00Z">
          <w:pPr>
            <w:ind w:firstLine="0"/>
          </w:pPr>
        </w:pPrChange>
      </w:pPr>
      <w:ins w:id="6654" w:author="An Tran, ACA (BUV)" w:date="2024-09-10T02:49:00Z" w16du:dateUtc="2024-09-09T19:49:00Z">
        <w:r w:rsidRPr="00A57BC4">
          <w:rPr>
            <w:rFonts w:ascii="iCiel Avenir LT Std 35 Light" w:hAnsi="iCiel Avenir LT Std 35 Light"/>
            <w:color w:val="000000"/>
            <w:sz w:val="22"/>
            <w:szCs w:val="22"/>
            <w:lang w:eastAsia="en-US"/>
            <w:rPrChange w:id="6655" w:author="An Tran, ACA (BUV)" w:date="2024-09-10T02:49:00Z" w16du:dateUtc="2024-09-09T19:49:00Z">
              <w:rPr>
                <w:lang w:eastAsia="en-US"/>
              </w:rPr>
            </w:rPrChange>
          </w:rPr>
          <w:t>Remove a grade cap incurred as a result of an extenuating circumstance.</w:t>
        </w:r>
      </w:ins>
    </w:p>
    <w:p w14:paraId="415CDB9E" w14:textId="6AA25895" w:rsidR="00A57BC4" w:rsidRPr="002D10A3" w:rsidRDefault="00A57BC4">
      <w:pPr>
        <w:pStyle w:val="ListParagraph"/>
        <w:numPr>
          <w:ilvl w:val="0"/>
          <w:numId w:val="59"/>
        </w:numPr>
        <w:rPr>
          <w:ins w:id="6656" w:author="An Tran, ACA (BUV)" w:date="2024-09-10T02:49:00Z" w16du:dateUtc="2024-09-09T19:49:00Z"/>
          <w:rFonts w:ascii="iCiel Avenir LT Std 35 Light" w:hAnsi="iCiel Avenir LT Std 35 Light" w:cs="Arial"/>
          <w:sz w:val="22"/>
          <w:szCs w:val="22"/>
          <w:lang w:val="vi-VN"/>
        </w:rPr>
        <w:pPrChange w:id="6657" w:author="An Tran, ACA (BUV)" w:date="2024-09-10T02:49:00Z" w16du:dateUtc="2024-09-09T19:49:00Z">
          <w:pPr>
            <w:ind w:firstLine="0"/>
          </w:pPr>
        </w:pPrChange>
      </w:pPr>
      <w:ins w:id="6658" w:author="An Tran, ACA (BUV)" w:date="2024-09-10T02:49:00Z" w16du:dateUtc="2024-09-09T19:49:00Z">
        <w:r w:rsidRPr="00A57BC4">
          <w:rPr>
            <w:rFonts w:ascii="iCiel Avenir LT Std 35 Light" w:hAnsi="iCiel Avenir LT Std 35 Light"/>
            <w:color w:val="000000"/>
            <w:sz w:val="22"/>
            <w:szCs w:val="22"/>
            <w:lang w:eastAsia="en-US"/>
            <w:rPrChange w:id="6659" w:author="An Tran, ACA (BUV)" w:date="2024-09-10T02:49:00Z" w16du:dateUtc="2024-09-09T19:49:00Z">
              <w:rPr>
                <w:lang w:eastAsia="en-US"/>
              </w:rPr>
            </w:rPrChange>
          </w:rPr>
          <w:t>In exceptional circumstances, allow the student to have a further assessment opportunity, where the current assessment opportunity was impacted by an extenuating circumstance and they have exhausted their assessment opportunities under the assessment policy. The additional assessment must be taken and grade uploaded before the upload deadline immediately prior to the next progression date</w:t>
        </w:r>
        <w:r w:rsidRPr="002D10A3">
          <w:rPr>
            <w:rFonts w:ascii="iCiel Avenir LT Std 35 Light" w:hAnsi="iCiel Avenir LT Std 35 Light" w:cs="Arial"/>
            <w:sz w:val="22"/>
            <w:szCs w:val="22"/>
            <w:lang w:val="vi-VN"/>
          </w:rPr>
          <w:t>.</w:t>
        </w:r>
      </w:ins>
    </w:p>
    <w:p w14:paraId="22621FD5" w14:textId="77777777" w:rsidR="00A57BC4" w:rsidRPr="009D65E8" w:rsidRDefault="00A57BC4" w:rsidP="00A57BC4">
      <w:pPr>
        <w:pStyle w:val="NormalWeb"/>
        <w:shd w:val="clear" w:color="auto" w:fill="FFFFFF"/>
        <w:spacing w:line="400" w:lineRule="exact"/>
        <w:jc w:val="both"/>
        <w:rPr>
          <w:ins w:id="6660" w:author="An Tran, ACA (BUV)" w:date="2024-09-10T02:49:00Z" w16du:dateUtc="2024-09-09T19:49:00Z"/>
          <w:rFonts w:ascii="iCiel Avenir LT Std 35 Light" w:hAnsi="iCiel Avenir LT Std 35 Light"/>
          <w:i/>
          <w:iCs/>
          <w:color w:val="000000"/>
          <w:sz w:val="22"/>
          <w:szCs w:val="22"/>
        </w:rPr>
      </w:pPr>
      <w:ins w:id="6661" w:author="An Tran, ACA (BUV)" w:date="2024-09-10T02:49:00Z" w16du:dateUtc="2024-09-09T19:49:00Z">
        <w:r w:rsidRPr="009D65E8">
          <w:rPr>
            <w:rFonts w:ascii="iCiel Avenir LT Std 35 Light" w:hAnsi="iCiel Avenir LT Std 35 Light"/>
            <w:i/>
            <w:iCs/>
            <w:color w:val="000000"/>
            <w:sz w:val="22"/>
            <w:szCs w:val="22"/>
            <w:lang w:val="vi-VN"/>
          </w:rPr>
          <w:t xml:space="preserve">Nếu đơn xin xét ngoại lệ của sinh viên được </w:t>
        </w:r>
        <w:r w:rsidRPr="009D65E8">
          <w:rPr>
            <w:rFonts w:ascii="iCiel Avenir LT Std 35 Light" w:hAnsi="iCiel Avenir LT Std 35 Light"/>
            <w:b/>
            <w:bCs/>
            <w:i/>
            <w:iCs/>
            <w:color w:val="000000"/>
            <w:sz w:val="22"/>
            <w:szCs w:val="22"/>
            <w:lang w:val="vi-VN"/>
          </w:rPr>
          <w:t>chấp thuận</w:t>
        </w:r>
        <w:r w:rsidRPr="009D65E8">
          <w:rPr>
            <w:rFonts w:ascii="iCiel Avenir LT Std 35 Light" w:hAnsi="iCiel Avenir LT Std 35 Light"/>
            <w:i/>
            <w:iCs/>
            <w:color w:val="000000"/>
            <w:sz w:val="22"/>
            <w:szCs w:val="22"/>
            <w:lang w:val="vi-VN"/>
          </w:rPr>
          <w:t xml:space="preserve">, </w:t>
        </w:r>
        <w:r w:rsidRPr="009D65E8">
          <w:rPr>
            <w:rFonts w:ascii="iCiel Avenir LT Std 35 Light" w:hAnsi="iCiel Avenir LT Std 35 Light"/>
            <w:i/>
            <w:iCs/>
            <w:color w:val="000000"/>
            <w:sz w:val="22"/>
            <w:szCs w:val="22"/>
          </w:rPr>
          <w:t>một trong các quyết định sau sẽ được áp dụng:</w:t>
        </w:r>
      </w:ins>
    </w:p>
    <w:p w14:paraId="296BE348" w14:textId="77777777" w:rsidR="00A57BC4" w:rsidRPr="009D65E8" w:rsidRDefault="00A57BC4" w:rsidP="002D10A3">
      <w:pPr>
        <w:pStyle w:val="NormalWeb"/>
        <w:numPr>
          <w:ilvl w:val="0"/>
          <w:numId w:val="60"/>
        </w:numPr>
        <w:shd w:val="clear" w:color="auto" w:fill="FFFFFF"/>
        <w:spacing w:line="400" w:lineRule="exact"/>
        <w:jc w:val="both"/>
        <w:rPr>
          <w:ins w:id="6662" w:author="An Tran, ACA (BUV)" w:date="2024-09-10T02:49:00Z" w16du:dateUtc="2024-09-09T19:49:00Z"/>
          <w:rFonts w:ascii="iCiel Avenir LT Std 35 Light" w:hAnsi="iCiel Avenir LT Std 35 Light"/>
          <w:i/>
          <w:iCs/>
          <w:color w:val="000000"/>
          <w:sz w:val="22"/>
          <w:szCs w:val="22"/>
        </w:rPr>
      </w:pPr>
      <w:ins w:id="6663" w:author="An Tran, ACA (BUV)" w:date="2024-09-10T02:49:00Z" w16du:dateUtc="2024-09-09T19:49:00Z">
        <w:r w:rsidRPr="009D65E8">
          <w:rPr>
            <w:rFonts w:ascii="iCiel Avenir LT Std 35 Light" w:hAnsi="iCiel Avenir LT Std 35 Light"/>
            <w:i/>
            <w:iCs/>
            <w:color w:val="000000"/>
            <w:sz w:val="22"/>
            <w:szCs w:val="22"/>
          </w:rPr>
          <w:t>Cho phép gia hạn thời gian nộp bài dài hơn so với thời hạn tiêu chuẩn, hoặc như đã được quy định trong ARUAA.</w:t>
        </w:r>
      </w:ins>
    </w:p>
    <w:p w14:paraId="2AFAFDC6" w14:textId="77777777" w:rsidR="00A57BC4" w:rsidRPr="009D65E8" w:rsidRDefault="00A57BC4" w:rsidP="002D10A3">
      <w:pPr>
        <w:pStyle w:val="NormalWeb"/>
        <w:numPr>
          <w:ilvl w:val="0"/>
          <w:numId w:val="60"/>
        </w:numPr>
        <w:shd w:val="clear" w:color="auto" w:fill="FFFFFF"/>
        <w:spacing w:line="400" w:lineRule="exact"/>
        <w:jc w:val="both"/>
        <w:rPr>
          <w:ins w:id="6664" w:author="An Tran, ACA (BUV)" w:date="2024-09-10T02:49:00Z" w16du:dateUtc="2024-09-09T19:49:00Z"/>
          <w:rFonts w:ascii="iCiel Avenir LT Std 35 Light" w:hAnsi="iCiel Avenir LT Std 35 Light"/>
          <w:i/>
          <w:iCs/>
          <w:color w:val="000000"/>
          <w:sz w:val="22"/>
          <w:szCs w:val="22"/>
        </w:rPr>
      </w:pPr>
      <w:ins w:id="6665" w:author="An Tran, ACA (BUV)" w:date="2024-09-10T02:49:00Z" w16du:dateUtc="2024-09-09T19:49:00Z">
        <w:r w:rsidRPr="009D65E8">
          <w:rPr>
            <w:rFonts w:ascii="iCiel Avenir LT Std 35 Light" w:hAnsi="iCiel Avenir LT Std 35 Light"/>
            <w:i/>
            <w:iCs/>
            <w:color w:val="000000"/>
            <w:sz w:val="22"/>
            <w:szCs w:val="22"/>
          </w:rPr>
          <w:t>Xóa hoặc giảm các hình phạt nộp bài trễ phát sinh do hoàn cảnh đặc biệt khi có lý do chính đáng cho việc không nộp đơn xin xét ngoại lệ trong thời gian quy định.</w:t>
        </w:r>
      </w:ins>
    </w:p>
    <w:p w14:paraId="79E66CBE" w14:textId="77777777" w:rsidR="00A57BC4" w:rsidRPr="009D65E8" w:rsidRDefault="00A57BC4" w:rsidP="002D10A3">
      <w:pPr>
        <w:pStyle w:val="NormalWeb"/>
        <w:numPr>
          <w:ilvl w:val="0"/>
          <w:numId w:val="60"/>
        </w:numPr>
        <w:shd w:val="clear" w:color="auto" w:fill="FFFFFF"/>
        <w:spacing w:line="400" w:lineRule="exact"/>
        <w:jc w:val="both"/>
        <w:rPr>
          <w:ins w:id="6666" w:author="An Tran, ACA (BUV)" w:date="2024-09-10T02:49:00Z" w16du:dateUtc="2024-09-09T19:49:00Z"/>
          <w:rFonts w:ascii="iCiel Avenir LT Std 35 Light" w:hAnsi="iCiel Avenir LT Std 35 Light"/>
          <w:i/>
          <w:iCs/>
          <w:color w:val="000000"/>
          <w:sz w:val="22"/>
          <w:szCs w:val="22"/>
        </w:rPr>
      </w:pPr>
      <w:ins w:id="6667" w:author="An Tran, ACA (BUV)" w:date="2024-09-10T02:49:00Z" w16du:dateUtc="2024-09-09T19:49:00Z">
        <w:r w:rsidRPr="009D65E8">
          <w:rPr>
            <w:rFonts w:ascii="iCiel Avenir LT Std 35 Light" w:hAnsi="iCiel Avenir LT Std 35 Light"/>
            <w:i/>
            <w:iCs/>
            <w:color w:val="000000"/>
            <w:sz w:val="22"/>
            <w:szCs w:val="22"/>
          </w:rPr>
          <w:t>Trường hợp sinh viên chưa hoàn thành tất cả mục tiêu và yêu cầu đầu ra của môn học hoặc chưa hoàn thành hết các bài thi, tiểu ban có thể đề xuất một bài đánh giá thay thế, để sinh viên có thể hoàn thành, với sự đồng ý của điều phối viên môn học.</w:t>
        </w:r>
      </w:ins>
    </w:p>
    <w:p w14:paraId="263B2688" w14:textId="77777777" w:rsidR="002D10A3" w:rsidRDefault="00A57BC4" w:rsidP="002D10A3">
      <w:pPr>
        <w:pStyle w:val="NormalWeb"/>
        <w:numPr>
          <w:ilvl w:val="0"/>
          <w:numId w:val="60"/>
        </w:numPr>
        <w:shd w:val="clear" w:color="auto" w:fill="FFFFFF"/>
        <w:spacing w:line="400" w:lineRule="exact"/>
        <w:jc w:val="both"/>
        <w:rPr>
          <w:ins w:id="6668" w:author="An Tran, ACA (BUV)" w:date="2024-09-10T02:53:00Z" w16du:dateUtc="2024-09-09T19:53:00Z"/>
          <w:rFonts w:ascii="iCiel Avenir LT Std 35 Light" w:hAnsi="iCiel Avenir LT Std 35 Light"/>
          <w:i/>
          <w:iCs/>
          <w:color w:val="000000"/>
          <w:sz w:val="22"/>
          <w:szCs w:val="22"/>
        </w:rPr>
      </w:pPr>
      <w:ins w:id="6669" w:author="An Tran, ACA (BUV)" w:date="2024-09-10T02:49:00Z" w16du:dateUtc="2024-09-09T19:49:00Z">
        <w:r w:rsidRPr="009D65E8">
          <w:rPr>
            <w:rFonts w:ascii="iCiel Avenir LT Std 35 Light" w:hAnsi="iCiel Avenir LT Std 35 Light"/>
            <w:i/>
            <w:iCs/>
            <w:color w:val="000000"/>
            <w:sz w:val="22"/>
            <w:szCs w:val="22"/>
          </w:rPr>
          <w:t>Cho phép sinh viên thi lại với điểm không bị giới hạn, nếu bài thi gốc bị ảnh hưởng trường hợp ngoại lệ.</w:t>
        </w:r>
      </w:ins>
    </w:p>
    <w:p w14:paraId="679977F1" w14:textId="77777777" w:rsidR="002D10A3" w:rsidRDefault="00A57BC4" w:rsidP="002D10A3">
      <w:pPr>
        <w:pStyle w:val="NormalWeb"/>
        <w:numPr>
          <w:ilvl w:val="0"/>
          <w:numId w:val="60"/>
        </w:numPr>
        <w:shd w:val="clear" w:color="auto" w:fill="FFFFFF"/>
        <w:spacing w:line="400" w:lineRule="exact"/>
        <w:jc w:val="both"/>
        <w:rPr>
          <w:ins w:id="6670" w:author="An Tran, ACA (BUV)" w:date="2024-09-10T02:53:00Z" w16du:dateUtc="2024-09-09T19:53:00Z"/>
          <w:rFonts w:ascii="iCiel Avenir LT Std 35 Light" w:hAnsi="iCiel Avenir LT Std 35 Light"/>
          <w:i/>
          <w:iCs/>
          <w:color w:val="000000"/>
          <w:sz w:val="22"/>
          <w:szCs w:val="22"/>
        </w:rPr>
      </w:pPr>
      <w:ins w:id="6671" w:author="An Tran, ACA (BUV)" w:date="2024-09-10T02:49:00Z" w16du:dateUtc="2024-09-09T19:49:00Z">
        <w:r w:rsidRPr="002D10A3">
          <w:rPr>
            <w:rFonts w:ascii="iCiel Avenir LT Std 35 Light" w:hAnsi="iCiel Avenir LT Std 35 Light"/>
            <w:i/>
            <w:iCs/>
            <w:color w:val="000000"/>
            <w:sz w:val="22"/>
            <w:szCs w:val="22"/>
          </w:rPr>
          <w:t>Xóa bỏ mức điểm giới hạn phát sinh do trường hợp ngoại lệ.</w:t>
        </w:r>
      </w:ins>
      <w:ins w:id="6672" w:author="An Tran, ACA (BUV)" w:date="2024-09-10T02:53:00Z" w16du:dateUtc="2024-09-09T19:53:00Z">
        <w:r w:rsidR="002D10A3" w:rsidRPr="002D10A3">
          <w:rPr>
            <w:rFonts w:ascii="iCiel Avenir LT Std 35 Light" w:hAnsi="iCiel Avenir LT Std 35 Light"/>
            <w:i/>
            <w:iCs/>
            <w:color w:val="000000"/>
            <w:sz w:val="22"/>
            <w:szCs w:val="22"/>
          </w:rPr>
          <w:t xml:space="preserve"> </w:t>
        </w:r>
      </w:ins>
    </w:p>
    <w:p w14:paraId="6006EE2B" w14:textId="27043607" w:rsidR="002D10A3" w:rsidRPr="002D10A3" w:rsidRDefault="002D10A3" w:rsidP="002D10A3">
      <w:pPr>
        <w:pStyle w:val="NormalWeb"/>
        <w:numPr>
          <w:ilvl w:val="0"/>
          <w:numId w:val="60"/>
        </w:numPr>
        <w:shd w:val="clear" w:color="auto" w:fill="FFFFFF"/>
        <w:spacing w:line="400" w:lineRule="exact"/>
        <w:jc w:val="both"/>
        <w:rPr>
          <w:ins w:id="6673" w:author="An Tran, ACA (BUV)" w:date="2024-09-10T02:51:00Z" w16du:dateUtc="2024-09-09T19:51:00Z"/>
          <w:rFonts w:ascii="iCiel Avenir LT Std 35 Light" w:hAnsi="iCiel Avenir LT Std 35 Light"/>
          <w:i/>
          <w:iCs/>
          <w:color w:val="000000"/>
          <w:sz w:val="22"/>
          <w:szCs w:val="22"/>
        </w:rPr>
      </w:pPr>
      <w:ins w:id="6674" w:author="An Tran, ACA (BUV)" w:date="2024-09-10T02:53:00Z" w16du:dateUtc="2024-09-09T19:53:00Z">
        <w:r w:rsidRPr="009500B7">
          <w:rPr>
            <w:rFonts w:ascii="iCiel Avenir LT Std 35 Light" w:hAnsi="iCiel Avenir LT Std 35 Light"/>
            <w:i/>
            <w:iCs/>
            <w:color w:val="000000"/>
            <w:sz w:val="22"/>
            <w:szCs w:val="22"/>
          </w:rPr>
          <w:t>Trong trường hợp đặc biệt, cho phép sinh viên có thêm cơ hội đánh giá, nếu cơ hội đánh giá hiện tại bị ảnh hưởng bởi hoàn cảnh đặc biệt và họ đã sử dụng hết các cơ hội làm bài theo quy định. Bài kiểm tra bổ sung sẽ được thực hiện và điểm phải được tải lên trước hạn chót tải điểm trước ngày đánh giá tiến trình học tập gần nhất.</w:t>
        </w:r>
      </w:ins>
    </w:p>
    <w:p w14:paraId="2274E16B" w14:textId="106FC804" w:rsidR="00033784" w:rsidRPr="002D10A3" w:rsidDel="00A57BC4" w:rsidRDefault="00033784" w:rsidP="002D10A3">
      <w:pPr>
        <w:pStyle w:val="NormalWeb"/>
        <w:shd w:val="clear" w:color="auto" w:fill="FFFFFF"/>
        <w:spacing w:line="400" w:lineRule="exact"/>
        <w:jc w:val="both"/>
        <w:rPr>
          <w:del w:id="6675" w:author="An Tran, ACA (BUV)" w:date="2024-09-10T02:49:00Z" w16du:dateUtc="2024-09-09T19:49:00Z"/>
          <w:rFonts w:ascii="iCiel Avenir LT Std 35 Light" w:hAnsi="iCiel Avenir LT Std 35 Light"/>
          <w:i/>
          <w:iCs/>
          <w:color w:val="000000"/>
          <w:sz w:val="22"/>
          <w:szCs w:val="22"/>
          <w:rPrChange w:id="6676" w:author="An Tran, ACA (BUV)" w:date="2024-09-10T02:51:00Z" w16du:dateUtc="2024-09-09T19:51:00Z">
            <w:rPr>
              <w:del w:id="6677" w:author="An Tran, ACA (BUV)" w:date="2024-09-10T02:49:00Z" w16du:dateUtc="2024-09-09T19:49:00Z"/>
            </w:rPr>
          </w:rPrChange>
        </w:rPr>
      </w:pPr>
      <w:del w:id="6678" w:author="An Tran, ACA (BUV)" w:date="2024-09-10T02:49:00Z" w16du:dateUtc="2024-09-09T19:49:00Z">
        <w:r w:rsidRPr="002D10A3" w:rsidDel="00A57BC4">
          <w:rPr>
            <w:rFonts w:ascii="iCiel Avenir LT Std 35 Light" w:hAnsi="iCiel Avenir LT Std 35 Light"/>
            <w:i/>
            <w:iCs/>
            <w:color w:val="000000"/>
            <w:sz w:val="22"/>
            <w:szCs w:val="22"/>
            <w:rPrChange w:id="6679" w:author="An Tran, ACA (BUV)" w:date="2024-09-10T02:51:00Z" w16du:dateUtc="2024-09-09T19:51:00Z">
              <w:rPr>
                <w:lang w:val="vi-VN"/>
              </w:rPr>
            </w:rPrChange>
          </w:rPr>
          <w:delText xml:space="preserve">If the student gets Exceptional Circumstance </w:delText>
        </w:r>
        <w:r w:rsidRPr="002D10A3" w:rsidDel="00A57BC4">
          <w:rPr>
            <w:rFonts w:ascii="iCiel Avenir LT Std 35 Light" w:hAnsi="iCiel Avenir LT Std 35 Light"/>
            <w:i/>
            <w:iCs/>
            <w:color w:val="000000"/>
            <w:sz w:val="22"/>
            <w:szCs w:val="22"/>
            <w:rPrChange w:id="6680" w:author="An Tran, ACA (BUV)" w:date="2024-09-10T02:51:00Z" w16du:dateUtc="2024-09-09T19:51:00Z">
              <w:rPr>
                <w:b/>
                <w:bCs/>
                <w:lang w:val="vi-VN"/>
              </w:rPr>
            </w:rPrChange>
          </w:rPr>
          <w:delText>upheld</w:delText>
        </w:r>
        <w:r w:rsidRPr="002D10A3" w:rsidDel="00A57BC4">
          <w:rPr>
            <w:rFonts w:ascii="iCiel Avenir LT Std 35 Light" w:hAnsi="iCiel Avenir LT Std 35 Light"/>
            <w:i/>
            <w:iCs/>
            <w:color w:val="000000"/>
            <w:sz w:val="22"/>
            <w:szCs w:val="22"/>
            <w:rPrChange w:id="6681" w:author="An Tran, ACA (BUV)" w:date="2024-09-10T02:51:00Z" w16du:dateUtc="2024-09-09T19:51:00Z">
              <w:rPr>
                <w:lang w:val="vi-VN"/>
              </w:rPr>
            </w:rPrChange>
          </w:rPr>
          <w:delText>, one of the following outcomes can be applied:</w:delText>
        </w:r>
        <w:bookmarkStart w:id="6682" w:name="_Toc177044664"/>
        <w:bookmarkStart w:id="6683" w:name="_Toc177077367"/>
        <w:bookmarkEnd w:id="6682"/>
        <w:bookmarkEnd w:id="6683"/>
      </w:del>
    </w:p>
    <w:p w14:paraId="78F890A5" w14:textId="6ECF45C1" w:rsidR="00033784" w:rsidRPr="002D10A3" w:rsidDel="00A57BC4" w:rsidRDefault="00033784" w:rsidP="002D10A3">
      <w:pPr>
        <w:pStyle w:val="NormalWeb"/>
        <w:shd w:val="clear" w:color="auto" w:fill="FFFFFF"/>
        <w:spacing w:line="400" w:lineRule="exact"/>
        <w:jc w:val="both"/>
        <w:rPr>
          <w:del w:id="6684" w:author="An Tran, ACA (BUV)" w:date="2024-09-10T02:49:00Z" w16du:dateUtc="2024-09-09T19:49:00Z"/>
          <w:rFonts w:ascii="iCiel Avenir LT Std 35 Light" w:hAnsi="iCiel Avenir LT Std 35 Light"/>
          <w:i/>
          <w:iCs/>
          <w:color w:val="000000"/>
          <w:sz w:val="22"/>
          <w:szCs w:val="22"/>
          <w:rPrChange w:id="6685" w:author="An Tran, ACA (BUV)" w:date="2024-09-10T02:51:00Z" w16du:dateUtc="2024-09-09T19:51:00Z">
            <w:rPr>
              <w:del w:id="6686" w:author="An Tran, ACA (BUV)" w:date="2024-09-10T02:49:00Z" w16du:dateUtc="2024-09-09T19:49:00Z"/>
            </w:rPr>
          </w:rPrChange>
        </w:rPr>
      </w:pPr>
      <w:del w:id="6687" w:author="An Tran, ACA (BUV)" w:date="2024-09-10T02:49:00Z" w16du:dateUtc="2024-09-09T19:49:00Z">
        <w:r w:rsidRPr="002D10A3" w:rsidDel="00A57BC4">
          <w:rPr>
            <w:rFonts w:ascii="iCiel Avenir LT Std 35 Light" w:hAnsi="iCiel Avenir LT Std 35 Light"/>
            <w:i/>
            <w:iCs/>
            <w:color w:val="000000"/>
            <w:sz w:val="22"/>
            <w:szCs w:val="22"/>
            <w:rPrChange w:id="6688" w:author="An Tran, ACA (BUV)" w:date="2024-09-10T02:51:00Z" w16du:dateUtc="2024-09-09T19:51:00Z">
              <w:rPr/>
            </w:rPrChange>
          </w:rPr>
          <w:delText>For Upheld Exceptional Circumstances claims:</w:delText>
        </w:r>
        <w:bookmarkStart w:id="6689" w:name="_Toc177044665"/>
        <w:bookmarkStart w:id="6690" w:name="_Toc177077368"/>
        <w:bookmarkEnd w:id="6689"/>
        <w:bookmarkEnd w:id="6690"/>
      </w:del>
    </w:p>
    <w:p w14:paraId="72D214C8" w14:textId="327D3005" w:rsidR="00033784" w:rsidRPr="002D10A3" w:rsidDel="00A57BC4" w:rsidRDefault="00033784">
      <w:pPr>
        <w:pStyle w:val="NormalWeb"/>
        <w:shd w:val="clear" w:color="auto" w:fill="FFFFFF"/>
        <w:spacing w:line="400" w:lineRule="exact"/>
        <w:jc w:val="both"/>
        <w:rPr>
          <w:del w:id="6691" w:author="An Tran, ACA (BUV)" w:date="2024-09-10T02:49:00Z" w16du:dateUtc="2024-09-09T19:49:00Z"/>
          <w:rFonts w:ascii="iCiel Avenir LT Std 35 Light" w:hAnsi="iCiel Avenir LT Std 35 Light"/>
          <w:i/>
          <w:iCs/>
          <w:color w:val="000000"/>
          <w:sz w:val="22"/>
          <w:szCs w:val="22"/>
          <w:rPrChange w:id="6692" w:author="An Tran, ACA (BUV)" w:date="2024-09-10T02:51:00Z" w16du:dateUtc="2024-09-09T19:51:00Z">
            <w:rPr>
              <w:del w:id="6693" w:author="An Tran, ACA (BUV)" w:date="2024-09-10T02:49:00Z" w16du:dateUtc="2024-09-09T19:49:00Z"/>
              <w:lang w:val="vi-VN"/>
            </w:rPr>
          </w:rPrChange>
        </w:rPr>
        <w:pPrChange w:id="6694" w:author="An Tran, ACA (BUV)" w:date="2024-09-10T02:53:00Z" w16du:dateUtc="2024-09-09T19:53:00Z">
          <w:pPr>
            <w:pStyle w:val="NormalWeb"/>
            <w:shd w:val="clear" w:color="auto" w:fill="FFFFFF"/>
            <w:spacing w:line="400" w:lineRule="exact"/>
            <w:ind w:left="990"/>
          </w:pPr>
        </w:pPrChange>
      </w:pPr>
      <w:del w:id="6695" w:author="An Tran, ACA (BUV)" w:date="2024-09-10T02:49:00Z" w16du:dateUtc="2024-09-09T19:49:00Z">
        <w:r w:rsidRPr="002D10A3" w:rsidDel="00A57BC4">
          <w:rPr>
            <w:rFonts w:ascii="iCiel Avenir LT Std 35 Light" w:hAnsi="iCiel Avenir LT Std 35 Light"/>
            <w:i/>
            <w:iCs/>
            <w:color w:val="000000"/>
            <w:sz w:val="22"/>
            <w:szCs w:val="22"/>
            <w:rPrChange w:id="6696" w:author="An Tran, ACA (BUV)" w:date="2024-09-10T02:51:00Z" w16du:dateUtc="2024-09-09T19:51:00Z">
              <w:rPr>
                <w:lang w:val="vi-VN"/>
              </w:rPr>
            </w:rPrChange>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bookmarkStart w:id="6697" w:name="_Toc177044666"/>
        <w:bookmarkStart w:id="6698" w:name="_Toc177077369"/>
        <w:bookmarkEnd w:id="6697"/>
        <w:bookmarkEnd w:id="6698"/>
      </w:del>
    </w:p>
    <w:p w14:paraId="00742CD4" w14:textId="547EA417" w:rsidR="00033784" w:rsidRPr="002D10A3" w:rsidDel="00A57BC4" w:rsidRDefault="00033784">
      <w:pPr>
        <w:pStyle w:val="NormalWeb"/>
        <w:shd w:val="clear" w:color="auto" w:fill="FFFFFF"/>
        <w:spacing w:line="400" w:lineRule="exact"/>
        <w:jc w:val="both"/>
        <w:rPr>
          <w:del w:id="6699" w:author="An Tran, ACA (BUV)" w:date="2024-09-10T02:49:00Z" w16du:dateUtc="2024-09-09T19:49:00Z"/>
          <w:rFonts w:ascii="iCiel Avenir LT Std 35 Light" w:hAnsi="iCiel Avenir LT Std 35 Light"/>
          <w:i/>
          <w:iCs/>
          <w:color w:val="000000"/>
          <w:sz w:val="22"/>
          <w:szCs w:val="22"/>
          <w:rPrChange w:id="6700" w:author="An Tran, ACA (BUV)" w:date="2024-09-10T02:51:00Z" w16du:dateUtc="2024-09-09T19:51:00Z">
            <w:rPr>
              <w:del w:id="6701" w:author="An Tran, ACA (BUV)" w:date="2024-09-10T02:49:00Z" w16du:dateUtc="2024-09-09T19:49:00Z"/>
              <w:rFonts w:cs="Arial"/>
              <w:lang w:val="vi-VN" w:eastAsia="en-GB"/>
            </w:rPr>
          </w:rPrChange>
        </w:rPr>
        <w:pPrChange w:id="6702" w:author="An Tran, ACA (BUV)" w:date="2024-09-10T02:53:00Z" w16du:dateUtc="2024-09-09T19:53:00Z">
          <w:pPr>
            <w:pStyle w:val="NormalWeb"/>
            <w:shd w:val="clear" w:color="auto" w:fill="FFFFFF"/>
            <w:spacing w:line="400" w:lineRule="exact"/>
            <w:ind w:left="990"/>
          </w:pPr>
        </w:pPrChange>
      </w:pPr>
      <w:del w:id="6703" w:author="An Tran, ACA (BUV)" w:date="2024-09-10T02:49:00Z" w16du:dateUtc="2024-09-09T19:49:00Z">
        <w:r w:rsidRPr="002D10A3" w:rsidDel="00A57BC4">
          <w:rPr>
            <w:rFonts w:ascii="iCiel Avenir LT Std 35 Light" w:hAnsi="iCiel Avenir LT Std 35 Light"/>
            <w:i/>
            <w:iCs/>
            <w:color w:val="000000"/>
            <w:sz w:val="22"/>
            <w:szCs w:val="22"/>
            <w:rPrChange w:id="6704" w:author="An Tran, ACA (BUV)" w:date="2024-09-10T02:51:00Z" w16du:dateUtc="2024-09-09T19:51:00Z">
              <w:rPr>
                <w:rFonts w:cs="Arial"/>
                <w:lang w:val="vi-VN"/>
              </w:rPr>
            </w:rPrChange>
          </w:rPr>
          <w:delText xml:space="preserve">If you were unable to submit your work, or you have received a failed mark, you won’t be penalised if you are given another assessment opportunity. For example;  </w:delText>
        </w:r>
        <w:bookmarkStart w:id="6705" w:name="_Toc177044667"/>
        <w:bookmarkStart w:id="6706" w:name="_Toc177077370"/>
        <w:bookmarkEnd w:id="6705"/>
        <w:bookmarkEnd w:id="6706"/>
      </w:del>
    </w:p>
    <w:p w14:paraId="03E87159" w14:textId="318442C0" w:rsidR="00033784" w:rsidRPr="002D10A3" w:rsidDel="00A57BC4" w:rsidRDefault="00033784">
      <w:pPr>
        <w:pStyle w:val="NormalWeb"/>
        <w:shd w:val="clear" w:color="auto" w:fill="FFFFFF"/>
        <w:spacing w:line="400" w:lineRule="exact"/>
        <w:jc w:val="both"/>
        <w:rPr>
          <w:del w:id="6707" w:author="An Tran, ACA (BUV)" w:date="2024-09-10T02:49:00Z" w16du:dateUtc="2024-09-09T19:49:00Z"/>
          <w:rFonts w:ascii="iCiel Avenir LT Std 35 Light" w:hAnsi="iCiel Avenir LT Std 35 Light"/>
          <w:i/>
          <w:iCs/>
          <w:color w:val="000000"/>
          <w:sz w:val="22"/>
          <w:szCs w:val="22"/>
          <w:rPrChange w:id="6708" w:author="An Tran, ACA (BUV)" w:date="2024-09-10T02:51:00Z" w16du:dateUtc="2024-09-09T19:51:00Z">
            <w:rPr>
              <w:del w:id="6709" w:author="An Tran, ACA (BUV)" w:date="2024-09-10T02:49:00Z" w16du:dateUtc="2024-09-09T19:49:00Z"/>
              <w:rFonts w:cs="Arial"/>
              <w:lang w:val="vi-VN" w:eastAsia="en-GB"/>
            </w:rPr>
          </w:rPrChange>
        </w:rPr>
        <w:pPrChange w:id="6710" w:author="An Tran, ACA (BUV)" w:date="2024-09-10T02:53:00Z" w16du:dateUtc="2024-09-09T19:53:00Z">
          <w:pPr>
            <w:pStyle w:val="NormalWeb"/>
            <w:shd w:val="clear" w:color="auto" w:fill="FFFFFF"/>
            <w:spacing w:line="400" w:lineRule="exact"/>
            <w:ind w:left="990"/>
          </w:pPr>
        </w:pPrChange>
      </w:pPr>
      <w:del w:id="6711" w:author="An Tran, ACA (BUV)" w:date="2024-09-10T02:49:00Z" w16du:dateUtc="2024-09-09T19:49:00Z">
        <w:r w:rsidRPr="002D10A3" w:rsidDel="00A57BC4">
          <w:rPr>
            <w:rFonts w:ascii="iCiel Avenir LT Std 35 Light" w:hAnsi="iCiel Avenir LT Std 35 Light"/>
            <w:i/>
            <w:iCs/>
            <w:color w:val="000000"/>
            <w:sz w:val="22"/>
            <w:szCs w:val="22"/>
            <w:rPrChange w:id="6712" w:author="An Tran, ACA (BUV)" w:date="2024-09-10T02:51:00Z" w16du:dateUtc="2024-09-09T19:51:00Z">
              <w:rPr>
                <w:rFonts w:cs="Arial"/>
              </w:rPr>
            </w:rPrChange>
          </w:rPr>
          <w:delText>I</w:delText>
        </w:r>
        <w:r w:rsidRPr="002D10A3" w:rsidDel="00A57BC4">
          <w:rPr>
            <w:rFonts w:ascii="iCiel Avenir LT Std 35 Light" w:hAnsi="iCiel Avenir LT Std 35 Light"/>
            <w:i/>
            <w:iCs/>
            <w:color w:val="000000"/>
            <w:sz w:val="22"/>
            <w:szCs w:val="22"/>
            <w:rPrChange w:id="6713" w:author="An Tran, ACA (BUV)" w:date="2024-09-10T02:51:00Z" w16du:dateUtc="2024-09-09T19:51:00Z">
              <w:rPr>
                <w:rFonts w:cs="Arial"/>
                <w:lang w:val="vi-VN"/>
              </w:rPr>
            </w:rPrChange>
          </w:rPr>
          <w:delText xml:space="preserve">f you have ECs for your first assessment opportunity, and are given a resit opportunity, this would not be capped at the minimum pass mark.   </w:delText>
        </w:r>
        <w:bookmarkStart w:id="6714" w:name="_Toc177044668"/>
        <w:bookmarkStart w:id="6715" w:name="_Toc177077371"/>
        <w:bookmarkEnd w:id="6714"/>
        <w:bookmarkEnd w:id="6715"/>
      </w:del>
    </w:p>
    <w:p w14:paraId="07511CE2" w14:textId="661E3930" w:rsidR="00033784" w:rsidRPr="002D10A3" w:rsidDel="00A57BC4" w:rsidRDefault="00033784">
      <w:pPr>
        <w:pStyle w:val="NormalWeb"/>
        <w:shd w:val="clear" w:color="auto" w:fill="FFFFFF"/>
        <w:spacing w:line="400" w:lineRule="exact"/>
        <w:jc w:val="both"/>
        <w:rPr>
          <w:del w:id="6716" w:author="An Tran, ACA (BUV)" w:date="2024-09-10T02:49:00Z" w16du:dateUtc="2024-09-09T19:49:00Z"/>
          <w:rFonts w:ascii="iCiel Avenir LT Std 35 Light" w:hAnsi="iCiel Avenir LT Std 35 Light"/>
          <w:i/>
          <w:iCs/>
          <w:color w:val="000000"/>
          <w:sz w:val="22"/>
          <w:szCs w:val="22"/>
          <w:rPrChange w:id="6717" w:author="An Tran, ACA (BUV)" w:date="2024-09-10T02:51:00Z" w16du:dateUtc="2024-09-09T19:51:00Z">
            <w:rPr>
              <w:del w:id="6718" w:author="An Tran, ACA (BUV)" w:date="2024-09-10T02:49:00Z" w16du:dateUtc="2024-09-09T19:49:00Z"/>
              <w:rFonts w:cs="Arial"/>
              <w:lang w:val="vi-VN" w:eastAsia="en-GB"/>
            </w:rPr>
          </w:rPrChange>
        </w:rPr>
        <w:pPrChange w:id="6719" w:author="An Tran, ACA (BUV)" w:date="2024-09-10T02:53:00Z" w16du:dateUtc="2024-09-09T19:53:00Z">
          <w:pPr>
            <w:pStyle w:val="NormalWeb"/>
            <w:shd w:val="clear" w:color="auto" w:fill="FFFFFF"/>
            <w:spacing w:line="400" w:lineRule="exact"/>
            <w:ind w:left="990"/>
          </w:pPr>
        </w:pPrChange>
      </w:pPr>
      <w:del w:id="6720" w:author="An Tran, ACA (BUV)" w:date="2024-09-10T02:49:00Z" w16du:dateUtc="2024-09-09T19:49:00Z">
        <w:r w:rsidRPr="002D10A3" w:rsidDel="00A57BC4">
          <w:rPr>
            <w:rFonts w:ascii="iCiel Avenir LT Std 35 Light" w:hAnsi="iCiel Avenir LT Std 35 Light"/>
            <w:i/>
            <w:iCs/>
            <w:color w:val="000000"/>
            <w:sz w:val="22"/>
            <w:szCs w:val="22"/>
            <w:rPrChange w:id="6721" w:author="An Tran, ACA (BUV)" w:date="2024-09-10T02:51:00Z" w16du:dateUtc="2024-09-09T19:51:00Z">
              <w:rPr>
                <w:rFonts w:cs="Arial"/>
                <w:lang w:val="vi-VN"/>
              </w:rPr>
            </w:rPrChange>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bookmarkStart w:id="6722" w:name="_Toc177044669"/>
        <w:bookmarkStart w:id="6723" w:name="_Toc177077372"/>
        <w:bookmarkEnd w:id="6722"/>
        <w:bookmarkEnd w:id="6723"/>
      </w:del>
    </w:p>
    <w:p w14:paraId="4DCDB5E4" w14:textId="712FE5AF" w:rsidR="00033784" w:rsidRPr="002D10A3" w:rsidDel="00A57BC4" w:rsidRDefault="00033784">
      <w:pPr>
        <w:pStyle w:val="NormalWeb"/>
        <w:shd w:val="clear" w:color="auto" w:fill="FFFFFF"/>
        <w:spacing w:line="400" w:lineRule="exact"/>
        <w:jc w:val="both"/>
        <w:rPr>
          <w:del w:id="6724" w:author="An Tran, ACA (BUV)" w:date="2024-09-10T02:49:00Z" w16du:dateUtc="2024-09-09T19:49:00Z"/>
          <w:rFonts w:ascii="iCiel Avenir LT Std 35 Light" w:hAnsi="iCiel Avenir LT Std 35 Light"/>
          <w:i/>
          <w:iCs/>
          <w:color w:val="000000"/>
          <w:sz w:val="22"/>
          <w:szCs w:val="22"/>
          <w:rPrChange w:id="6725" w:author="An Tran, ACA (BUV)" w:date="2024-09-10T02:51:00Z" w16du:dateUtc="2024-09-09T19:51:00Z">
            <w:rPr>
              <w:del w:id="6726" w:author="An Tran, ACA (BUV)" w:date="2024-09-10T02:49:00Z" w16du:dateUtc="2024-09-09T19:49:00Z"/>
              <w:rFonts w:cs="Arial"/>
              <w:lang w:val="vi-VN" w:eastAsia="en-GB"/>
            </w:rPr>
          </w:rPrChange>
        </w:rPr>
        <w:pPrChange w:id="6727" w:author="An Tran, ACA (BUV)" w:date="2024-09-10T02:53:00Z" w16du:dateUtc="2024-09-09T19:53:00Z">
          <w:pPr>
            <w:pStyle w:val="NormalWeb"/>
            <w:shd w:val="clear" w:color="auto" w:fill="FFFFFF"/>
            <w:spacing w:line="400" w:lineRule="exact"/>
            <w:ind w:left="990"/>
          </w:pPr>
        </w:pPrChange>
      </w:pPr>
      <w:del w:id="6728" w:author="An Tran, ACA (BUV)" w:date="2024-09-10T02:49:00Z" w16du:dateUtc="2024-09-09T19:49:00Z">
        <w:r w:rsidRPr="002D10A3" w:rsidDel="00A57BC4">
          <w:rPr>
            <w:rFonts w:ascii="iCiel Avenir LT Std 35 Light" w:hAnsi="iCiel Avenir LT Std 35 Light"/>
            <w:i/>
            <w:iCs/>
            <w:color w:val="000000"/>
            <w:sz w:val="22"/>
            <w:szCs w:val="22"/>
            <w:rPrChange w:id="6729" w:author="An Tran, ACA (BUV)" w:date="2024-09-10T02:51:00Z" w16du:dateUtc="2024-09-09T19:51:00Z">
              <w:rPr>
                <w:rFonts w:cs="Arial"/>
                <w:lang w:val="vi-VN"/>
              </w:rPr>
            </w:rPrChange>
          </w:rPr>
          <w:delText xml:space="preserve">If you are given a third assessment opportunity and have ECs an Award Board will need to assess your profile and their decision will be released to you in your results profile.  </w:delText>
        </w:r>
        <w:bookmarkStart w:id="6730" w:name="_Toc177044670"/>
        <w:bookmarkStart w:id="6731" w:name="_Toc177077373"/>
        <w:bookmarkEnd w:id="6730"/>
        <w:bookmarkEnd w:id="6731"/>
      </w:del>
    </w:p>
    <w:p w14:paraId="67C7D7B4" w14:textId="5FDFADCC" w:rsidR="00033784" w:rsidRPr="002D10A3" w:rsidDel="00A57BC4" w:rsidRDefault="00033784">
      <w:pPr>
        <w:pStyle w:val="NormalWeb"/>
        <w:shd w:val="clear" w:color="auto" w:fill="FFFFFF"/>
        <w:spacing w:line="400" w:lineRule="exact"/>
        <w:jc w:val="both"/>
        <w:rPr>
          <w:del w:id="6732" w:author="An Tran, ACA (BUV)" w:date="2024-09-10T02:49:00Z" w16du:dateUtc="2024-09-09T19:49:00Z"/>
          <w:rFonts w:ascii="iCiel Avenir LT Std 35 Light" w:hAnsi="iCiel Avenir LT Std 35 Light"/>
          <w:i/>
          <w:iCs/>
          <w:color w:val="000000"/>
          <w:sz w:val="22"/>
          <w:szCs w:val="22"/>
          <w:rPrChange w:id="6733" w:author="An Tran, ACA (BUV)" w:date="2024-09-10T02:51:00Z" w16du:dateUtc="2024-09-09T19:51:00Z">
            <w:rPr>
              <w:del w:id="6734" w:author="An Tran, ACA (BUV)" w:date="2024-09-10T02:49:00Z" w16du:dateUtc="2024-09-09T19:49:00Z"/>
              <w:rFonts w:cs="Arial"/>
              <w:lang w:val="vi-VN" w:eastAsia="en-GB"/>
            </w:rPr>
          </w:rPrChange>
        </w:rPr>
        <w:pPrChange w:id="6735" w:author="An Tran, ACA (BUV)" w:date="2024-09-10T02:53:00Z" w16du:dateUtc="2024-09-09T19:53:00Z">
          <w:pPr>
            <w:pStyle w:val="NormalWeb"/>
            <w:shd w:val="clear" w:color="auto" w:fill="FFFFFF"/>
            <w:spacing w:line="400" w:lineRule="exact"/>
            <w:ind w:left="990"/>
          </w:pPr>
        </w:pPrChange>
      </w:pPr>
      <w:del w:id="6736" w:author="An Tran, ACA (BUV)" w:date="2024-09-10T02:49:00Z" w16du:dateUtc="2024-09-09T19:49:00Z">
        <w:r w:rsidRPr="002D10A3" w:rsidDel="00A57BC4">
          <w:rPr>
            <w:rFonts w:ascii="iCiel Avenir LT Std 35 Light" w:hAnsi="iCiel Avenir LT Std 35 Light"/>
            <w:i/>
            <w:iCs/>
            <w:color w:val="000000"/>
            <w:sz w:val="22"/>
            <w:szCs w:val="22"/>
            <w:rPrChange w:id="6737" w:author="An Tran, ACA (BUV)" w:date="2024-09-10T02:51:00Z" w16du:dateUtc="2024-09-09T19:51:00Z">
              <w:rPr>
                <w:rFonts w:cs="Arial"/>
                <w:lang w:val="vi-VN"/>
              </w:rPr>
            </w:rPrChange>
          </w:rPr>
          <w:delText xml:space="preserve">The Award Board will not always be able to offer you a resubmission opportunity, for example, if the following apply.  </w:delText>
        </w:r>
        <w:bookmarkStart w:id="6738" w:name="_Toc177044671"/>
        <w:bookmarkStart w:id="6739" w:name="_Toc177077374"/>
        <w:bookmarkEnd w:id="6738"/>
        <w:bookmarkEnd w:id="6739"/>
      </w:del>
    </w:p>
    <w:p w14:paraId="78AB0BAC" w14:textId="6BBA6736" w:rsidR="00033784" w:rsidRPr="002D10A3" w:rsidDel="00A57BC4" w:rsidRDefault="00033784">
      <w:pPr>
        <w:pStyle w:val="NormalWeb"/>
        <w:shd w:val="clear" w:color="auto" w:fill="FFFFFF"/>
        <w:spacing w:line="400" w:lineRule="exact"/>
        <w:jc w:val="both"/>
        <w:rPr>
          <w:del w:id="6740" w:author="An Tran, ACA (BUV)" w:date="2024-09-10T02:49:00Z" w16du:dateUtc="2024-09-09T19:49:00Z"/>
          <w:rFonts w:ascii="iCiel Avenir LT Std 35 Light" w:hAnsi="iCiel Avenir LT Std 35 Light"/>
          <w:i/>
          <w:iCs/>
          <w:color w:val="000000"/>
          <w:sz w:val="22"/>
          <w:szCs w:val="22"/>
          <w:rPrChange w:id="6741" w:author="An Tran, ACA (BUV)" w:date="2024-09-10T02:51:00Z" w16du:dateUtc="2024-09-09T19:51:00Z">
            <w:rPr>
              <w:del w:id="6742" w:author="An Tran, ACA (BUV)" w:date="2024-09-10T02:49:00Z" w16du:dateUtc="2024-09-09T19:49:00Z"/>
              <w:rFonts w:cs="Arial"/>
              <w:lang w:val="vi-VN" w:eastAsia="en-GB"/>
            </w:rPr>
          </w:rPrChange>
        </w:rPr>
        <w:pPrChange w:id="6743" w:author="An Tran, ACA (BUV)" w:date="2024-09-10T02:53:00Z" w16du:dateUtc="2024-09-09T19:53:00Z">
          <w:pPr>
            <w:pStyle w:val="NormalWeb"/>
            <w:shd w:val="clear" w:color="auto" w:fill="FFFFFF"/>
            <w:spacing w:line="400" w:lineRule="exact"/>
            <w:ind w:left="990"/>
          </w:pPr>
        </w:pPrChange>
      </w:pPr>
      <w:del w:id="6744" w:author="An Tran, ACA (BUV)" w:date="2024-09-10T02:49:00Z" w16du:dateUtc="2024-09-09T19:49:00Z">
        <w:r w:rsidRPr="002D10A3" w:rsidDel="00A57BC4">
          <w:rPr>
            <w:rFonts w:ascii="iCiel Avenir LT Std 35 Light" w:hAnsi="iCiel Avenir LT Std 35 Light"/>
            <w:i/>
            <w:iCs/>
            <w:color w:val="000000"/>
            <w:sz w:val="22"/>
            <w:szCs w:val="22"/>
            <w:rPrChange w:id="6745" w:author="An Tran, ACA (BUV)" w:date="2024-09-10T02:51:00Z" w16du:dateUtc="2024-09-09T19:51:00Z">
              <w:rPr>
                <w:rFonts w:cs="Arial"/>
                <w:lang w:val="vi-VN"/>
              </w:rPr>
            </w:rPrChange>
          </w:rPr>
          <w:delText xml:space="preserve">The Award Board condones your failed assessment.  </w:delText>
        </w:r>
        <w:bookmarkStart w:id="6746" w:name="_Toc177044672"/>
        <w:bookmarkStart w:id="6747" w:name="_Toc177077375"/>
        <w:bookmarkEnd w:id="6746"/>
        <w:bookmarkEnd w:id="6747"/>
      </w:del>
    </w:p>
    <w:p w14:paraId="54EBCC48" w14:textId="1AC31C38" w:rsidR="00033784" w:rsidRPr="002D10A3" w:rsidDel="00A57BC4" w:rsidRDefault="00033784">
      <w:pPr>
        <w:pStyle w:val="NormalWeb"/>
        <w:shd w:val="clear" w:color="auto" w:fill="FFFFFF"/>
        <w:spacing w:line="400" w:lineRule="exact"/>
        <w:jc w:val="both"/>
        <w:rPr>
          <w:del w:id="6748" w:author="An Tran, ACA (BUV)" w:date="2024-09-10T02:49:00Z" w16du:dateUtc="2024-09-09T19:49:00Z"/>
          <w:rFonts w:ascii="iCiel Avenir LT Std 35 Light" w:hAnsi="iCiel Avenir LT Std 35 Light"/>
          <w:i/>
          <w:iCs/>
          <w:color w:val="000000"/>
          <w:sz w:val="22"/>
          <w:szCs w:val="22"/>
          <w:rPrChange w:id="6749" w:author="An Tran, ACA (BUV)" w:date="2024-09-10T02:51:00Z" w16du:dateUtc="2024-09-09T19:51:00Z">
            <w:rPr>
              <w:del w:id="6750" w:author="An Tran, ACA (BUV)" w:date="2024-09-10T02:49:00Z" w16du:dateUtc="2024-09-09T19:49:00Z"/>
              <w:rFonts w:cs="Arial"/>
              <w:lang w:val="vi-VN" w:eastAsia="en-GB"/>
            </w:rPr>
          </w:rPrChange>
        </w:rPr>
        <w:pPrChange w:id="6751" w:author="An Tran, ACA (BUV)" w:date="2024-09-10T02:53:00Z" w16du:dateUtc="2024-09-09T19:53:00Z">
          <w:pPr>
            <w:pStyle w:val="NormalWeb"/>
            <w:shd w:val="clear" w:color="auto" w:fill="FFFFFF"/>
            <w:spacing w:line="400" w:lineRule="exact"/>
            <w:ind w:left="990"/>
          </w:pPr>
        </w:pPrChange>
      </w:pPr>
      <w:del w:id="6752" w:author="An Tran, ACA (BUV)" w:date="2024-09-10T02:49:00Z" w16du:dateUtc="2024-09-09T19:49:00Z">
        <w:r w:rsidRPr="002D10A3" w:rsidDel="00A57BC4">
          <w:rPr>
            <w:rFonts w:ascii="iCiel Avenir LT Std 35 Light" w:hAnsi="iCiel Avenir LT Std 35 Light"/>
            <w:i/>
            <w:iCs/>
            <w:color w:val="000000"/>
            <w:sz w:val="22"/>
            <w:szCs w:val="22"/>
            <w:rPrChange w:id="6753" w:author="An Tran, ACA (BUV)" w:date="2024-09-10T02:51:00Z" w16du:dateUtc="2024-09-09T19:51:00Z">
              <w:rPr>
                <w:rFonts w:cs="Arial"/>
                <w:lang w:val="vi-VN"/>
              </w:rPr>
            </w:rPrChange>
          </w:rPr>
          <w:delText xml:space="preserve">There are no resubmission opportunities remaining to you.  </w:delText>
        </w:r>
        <w:bookmarkStart w:id="6754" w:name="_Toc177044673"/>
        <w:bookmarkStart w:id="6755" w:name="_Toc177077376"/>
        <w:bookmarkEnd w:id="6754"/>
        <w:bookmarkEnd w:id="6755"/>
      </w:del>
    </w:p>
    <w:p w14:paraId="7508B74D" w14:textId="0A3B9180" w:rsidR="00033784" w:rsidRPr="002D10A3" w:rsidDel="00A57BC4" w:rsidRDefault="00033784">
      <w:pPr>
        <w:pStyle w:val="NormalWeb"/>
        <w:shd w:val="clear" w:color="auto" w:fill="FFFFFF"/>
        <w:spacing w:line="400" w:lineRule="exact"/>
        <w:jc w:val="both"/>
        <w:rPr>
          <w:del w:id="6756" w:author="An Tran, ACA (BUV)" w:date="2024-09-10T02:49:00Z" w16du:dateUtc="2024-09-09T19:49:00Z"/>
          <w:rFonts w:ascii="iCiel Avenir LT Std 35 Light" w:hAnsi="iCiel Avenir LT Std 35 Light"/>
          <w:i/>
          <w:iCs/>
          <w:color w:val="000000"/>
          <w:sz w:val="22"/>
          <w:szCs w:val="22"/>
          <w:rPrChange w:id="6757" w:author="An Tran, ACA (BUV)" w:date="2024-09-10T02:51:00Z" w16du:dateUtc="2024-09-09T19:51:00Z">
            <w:rPr>
              <w:del w:id="6758" w:author="An Tran, ACA (BUV)" w:date="2024-09-10T02:49:00Z" w16du:dateUtc="2024-09-09T19:49:00Z"/>
              <w:rFonts w:cs="Arial"/>
              <w:lang w:val="vi-VN" w:eastAsia="en-GB"/>
            </w:rPr>
          </w:rPrChange>
        </w:rPr>
        <w:pPrChange w:id="6759" w:author="An Tran, ACA (BUV)" w:date="2024-09-10T02:53:00Z" w16du:dateUtc="2024-09-09T19:53:00Z">
          <w:pPr>
            <w:pStyle w:val="NormalWeb"/>
            <w:shd w:val="clear" w:color="auto" w:fill="FFFFFF"/>
            <w:spacing w:line="400" w:lineRule="exact"/>
            <w:ind w:left="990"/>
          </w:pPr>
        </w:pPrChange>
      </w:pPr>
      <w:del w:id="6760" w:author="An Tran, ACA (BUV)" w:date="2024-09-10T02:49:00Z" w16du:dateUtc="2024-09-09T19:49:00Z">
        <w:r w:rsidRPr="002D10A3" w:rsidDel="00A57BC4">
          <w:rPr>
            <w:rFonts w:ascii="iCiel Avenir LT Std 35 Light" w:hAnsi="iCiel Avenir LT Std 35 Light"/>
            <w:i/>
            <w:iCs/>
            <w:color w:val="000000"/>
            <w:sz w:val="22"/>
            <w:szCs w:val="22"/>
            <w:rPrChange w:id="6761" w:author="An Tran, ACA (BUV)" w:date="2024-09-10T02:51:00Z" w16du:dateUtc="2024-09-09T19:51:00Z">
              <w:rPr>
                <w:rFonts w:cs="Arial"/>
                <w:lang w:val="vi-VN"/>
              </w:rPr>
            </w:rPrChange>
          </w:rPr>
          <w:delText xml:space="preserve">You have reached the end of your maximum registration period and have therefore run out of time to complete the course.  </w:delText>
        </w:r>
        <w:bookmarkStart w:id="6762" w:name="_Toc177044674"/>
        <w:bookmarkStart w:id="6763" w:name="_Toc177077377"/>
        <w:bookmarkEnd w:id="6762"/>
        <w:bookmarkEnd w:id="6763"/>
      </w:del>
    </w:p>
    <w:p w14:paraId="6A6CFA4F" w14:textId="663D991D" w:rsidR="00033784" w:rsidRPr="002D10A3" w:rsidDel="00A57BC4" w:rsidRDefault="00033784">
      <w:pPr>
        <w:pStyle w:val="NormalWeb"/>
        <w:shd w:val="clear" w:color="auto" w:fill="FFFFFF"/>
        <w:spacing w:line="400" w:lineRule="exact"/>
        <w:jc w:val="both"/>
        <w:rPr>
          <w:del w:id="6764" w:author="An Tran, ACA (BUV)" w:date="2024-09-10T02:49:00Z" w16du:dateUtc="2024-09-09T19:49:00Z"/>
          <w:rFonts w:ascii="iCiel Avenir LT Std 35 Light" w:hAnsi="iCiel Avenir LT Std 35 Light"/>
          <w:i/>
          <w:iCs/>
          <w:color w:val="000000"/>
          <w:sz w:val="22"/>
          <w:szCs w:val="22"/>
          <w:rPrChange w:id="6765" w:author="An Tran, ACA (BUV)" w:date="2024-09-10T02:51:00Z" w16du:dateUtc="2024-09-09T19:51:00Z">
            <w:rPr>
              <w:del w:id="6766" w:author="An Tran, ACA (BUV)" w:date="2024-09-10T02:49:00Z" w16du:dateUtc="2024-09-09T19:49:00Z"/>
            </w:rPr>
          </w:rPrChange>
        </w:rPr>
        <w:pPrChange w:id="6767" w:author="An Tran, ACA (BUV)" w:date="2024-09-10T02:53:00Z" w16du:dateUtc="2024-09-09T19:53:00Z">
          <w:pPr>
            <w:pStyle w:val="NormalWeb"/>
            <w:shd w:val="clear" w:color="auto" w:fill="FFFFFF"/>
            <w:spacing w:line="400" w:lineRule="exact"/>
            <w:ind w:left="990"/>
            <w:jc w:val="both"/>
          </w:pPr>
        </w:pPrChange>
      </w:pPr>
      <w:del w:id="6768" w:author="An Tran, ACA (BUV)" w:date="2024-09-10T02:49:00Z" w16du:dateUtc="2024-09-09T19:49:00Z">
        <w:r w:rsidRPr="002D10A3" w:rsidDel="00A57BC4">
          <w:rPr>
            <w:rFonts w:ascii="iCiel Avenir LT Std 35 Light" w:hAnsi="iCiel Avenir LT Std 35 Light"/>
            <w:i/>
            <w:iCs/>
            <w:color w:val="000000"/>
            <w:sz w:val="22"/>
            <w:szCs w:val="22"/>
            <w:rPrChange w:id="6769" w:author="An Tran, ACA (BUV)" w:date="2024-09-10T02:51:00Z" w16du:dateUtc="2024-09-09T19:51:00Z">
              <w:rPr/>
            </w:rPrChange>
          </w:rPr>
          <w:delText>In these types of circumstances, the Award Board will make a decision on your progression in line with the Academic Regulations, and this will be communicated to you in your results profile.</w:delText>
        </w:r>
        <w:bookmarkStart w:id="6770" w:name="_Toc177044675"/>
        <w:bookmarkStart w:id="6771" w:name="_Toc177077378"/>
        <w:bookmarkEnd w:id="6770"/>
        <w:bookmarkEnd w:id="6771"/>
      </w:del>
    </w:p>
    <w:p w14:paraId="71CB93EB" w14:textId="6BD27269" w:rsidR="00033784" w:rsidRPr="002D10A3" w:rsidDel="00A57BC4" w:rsidRDefault="00033784" w:rsidP="002D10A3">
      <w:pPr>
        <w:pStyle w:val="NormalWeb"/>
        <w:shd w:val="clear" w:color="auto" w:fill="FFFFFF"/>
        <w:spacing w:line="400" w:lineRule="exact"/>
        <w:jc w:val="both"/>
        <w:rPr>
          <w:del w:id="6772" w:author="An Tran, ACA (BUV)" w:date="2024-09-10T02:49:00Z" w16du:dateUtc="2024-09-09T19:49:00Z"/>
          <w:rFonts w:ascii="iCiel Avenir LT Std 35 Light" w:hAnsi="iCiel Avenir LT Std 35 Light"/>
          <w:i/>
          <w:iCs/>
          <w:color w:val="000000"/>
          <w:sz w:val="22"/>
          <w:szCs w:val="22"/>
          <w:rPrChange w:id="6773" w:author="An Tran, ACA (BUV)" w:date="2024-09-10T02:51:00Z" w16du:dateUtc="2024-09-09T19:51:00Z">
            <w:rPr>
              <w:del w:id="6774" w:author="An Tran, ACA (BUV)" w:date="2024-09-10T02:49:00Z" w16du:dateUtc="2024-09-09T19:49:00Z"/>
            </w:rPr>
          </w:rPrChange>
        </w:rPr>
      </w:pPr>
      <w:del w:id="6775" w:author="An Tran, ACA (BUV)" w:date="2024-09-10T02:49:00Z" w16du:dateUtc="2024-09-09T19:49:00Z">
        <w:r w:rsidRPr="002D10A3" w:rsidDel="00A57BC4">
          <w:rPr>
            <w:rFonts w:ascii="iCiel Avenir LT Std 35 Light" w:hAnsi="iCiel Avenir LT Std 35 Light"/>
            <w:i/>
            <w:iCs/>
            <w:color w:val="000000"/>
            <w:sz w:val="22"/>
            <w:szCs w:val="22"/>
            <w:rPrChange w:id="6776" w:author="An Tran, ACA (BUV)" w:date="2024-09-10T02:51:00Z" w16du:dateUtc="2024-09-09T19:51:00Z">
              <w:rPr/>
            </w:rPrChange>
          </w:rPr>
          <w:delText xml:space="preserve">Academic Decision Makers may decide </w:delText>
        </w:r>
        <w:r w:rsidRPr="002D10A3" w:rsidDel="00A57BC4">
          <w:rPr>
            <w:rFonts w:ascii="iCiel Avenir LT Std 35 Light" w:hAnsi="iCiel Avenir LT Std 35 Light"/>
            <w:i/>
            <w:iCs/>
            <w:color w:val="000000"/>
            <w:sz w:val="22"/>
            <w:szCs w:val="22"/>
            <w:rPrChange w:id="6777" w:author="An Tran, ACA (BUV)" w:date="2024-09-10T02:51:00Z" w16du:dateUtc="2024-09-09T19:51:00Z">
              <w:rPr>
                <w:b/>
                <w:bCs/>
              </w:rPr>
            </w:rPrChange>
          </w:rPr>
          <w:delText>not to uphold</w:delText>
        </w:r>
        <w:r w:rsidRPr="002D10A3" w:rsidDel="00A57BC4">
          <w:rPr>
            <w:rFonts w:ascii="iCiel Avenir LT Std 35 Light" w:hAnsi="iCiel Avenir LT Std 35 Light"/>
            <w:i/>
            <w:iCs/>
            <w:color w:val="000000"/>
            <w:sz w:val="22"/>
            <w:szCs w:val="22"/>
            <w:rPrChange w:id="6778" w:author="An Tran, ACA (BUV)" w:date="2024-09-10T02:51:00Z" w16du:dateUtc="2024-09-09T19:51:00Z">
              <w:rPr/>
            </w:rPrChange>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bookmarkStart w:id="6779" w:name="_Toc177044676"/>
        <w:bookmarkStart w:id="6780" w:name="_Toc177077379"/>
        <w:bookmarkEnd w:id="6779"/>
        <w:bookmarkEnd w:id="6780"/>
      </w:del>
    </w:p>
    <w:p w14:paraId="29F69BCE" w14:textId="48CA44D7" w:rsidR="00033784" w:rsidRPr="002D10A3" w:rsidDel="00A57BC4" w:rsidRDefault="00033784">
      <w:pPr>
        <w:pStyle w:val="NormalWeb"/>
        <w:shd w:val="clear" w:color="auto" w:fill="FFFFFF"/>
        <w:spacing w:line="400" w:lineRule="exact"/>
        <w:jc w:val="both"/>
        <w:rPr>
          <w:del w:id="6781" w:author="An Tran, ACA (BUV)" w:date="2024-09-10T02:49:00Z" w16du:dateUtc="2024-09-09T19:49:00Z"/>
          <w:rFonts w:ascii="iCiel Avenir LT Std 35 Light" w:hAnsi="iCiel Avenir LT Std 35 Light"/>
          <w:i/>
          <w:iCs/>
          <w:color w:val="000000"/>
          <w:sz w:val="22"/>
          <w:szCs w:val="22"/>
          <w:rPrChange w:id="6782" w:author="An Tran, ACA (BUV)" w:date="2024-09-10T02:51:00Z" w16du:dateUtc="2024-09-09T19:51:00Z">
            <w:rPr>
              <w:del w:id="6783" w:author="An Tran, ACA (BUV)" w:date="2024-09-10T02:49:00Z" w16du:dateUtc="2024-09-09T19:49:00Z"/>
            </w:rPr>
          </w:rPrChange>
        </w:rPr>
        <w:pPrChange w:id="6784" w:author="An Tran, ACA (BUV)" w:date="2024-09-10T02:53:00Z" w16du:dateUtc="2024-09-09T19:53:00Z">
          <w:pPr>
            <w:pStyle w:val="NormalWeb"/>
            <w:shd w:val="clear" w:color="auto" w:fill="FFFFFF" w:themeFill="background1"/>
            <w:spacing w:line="400" w:lineRule="exact"/>
            <w:jc w:val="both"/>
          </w:pPr>
        </w:pPrChange>
      </w:pPr>
      <w:del w:id="6785" w:author="An Tran, ACA (BUV)" w:date="2024-09-10T02:49:00Z" w16du:dateUtc="2024-09-09T19:49:00Z">
        <w:r w:rsidRPr="002D10A3" w:rsidDel="00A57BC4">
          <w:rPr>
            <w:rFonts w:ascii="iCiel Avenir LT Std 35 Light" w:hAnsi="iCiel Avenir LT Std 35 Light"/>
            <w:i/>
            <w:iCs/>
            <w:color w:val="000000"/>
            <w:sz w:val="22"/>
            <w:szCs w:val="22"/>
            <w:rPrChange w:id="6786" w:author="An Tran, ACA (BUV)" w:date="2024-09-10T02:51:00Z" w16du:dateUtc="2024-09-09T19:51:00Z">
              <w:rPr>
                <w:color w:val="000000" w:themeColor="text1"/>
                <w:lang w:val="vi-VN"/>
              </w:rPr>
            </w:rPrChange>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bookmarkStart w:id="6787" w:name="_Toc177044677"/>
        <w:bookmarkStart w:id="6788" w:name="_Toc177077380"/>
        <w:bookmarkEnd w:id="6787"/>
        <w:bookmarkEnd w:id="6788"/>
      </w:del>
    </w:p>
    <w:p w14:paraId="74C3E402" w14:textId="71DB5A1A" w:rsidR="00033784" w:rsidRPr="002D10A3" w:rsidDel="00A57BC4" w:rsidRDefault="00033784">
      <w:pPr>
        <w:pStyle w:val="NormalWeb"/>
        <w:shd w:val="clear" w:color="auto" w:fill="FFFFFF"/>
        <w:spacing w:line="400" w:lineRule="exact"/>
        <w:jc w:val="both"/>
        <w:rPr>
          <w:del w:id="6789" w:author="An Tran, ACA (BUV)" w:date="2024-09-10T02:49:00Z" w16du:dateUtc="2024-09-09T19:49:00Z"/>
          <w:rFonts w:ascii="iCiel Avenir LT Std 35 Light" w:hAnsi="iCiel Avenir LT Std 35 Light"/>
          <w:i/>
          <w:iCs/>
          <w:color w:val="000000"/>
          <w:sz w:val="22"/>
          <w:szCs w:val="22"/>
          <w:rPrChange w:id="6790" w:author="An Tran, ACA (BUV)" w:date="2024-09-10T02:51:00Z" w16du:dateUtc="2024-09-09T19:51:00Z">
            <w:rPr>
              <w:del w:id="6791" w:author="An Tran, ACA (BUV)" w:date="2024-09-10T02:49:00Z" w16du:dateUtc="2024-09-09T19:49:00Z"/>
              <w:rFonts w:cs="Arial"/>
              <w:lang w:val="vi-VN"/>
            </w:rPr>
          </w:rPrChange>
        </w:rPr>
        <w:pPrChange w:id="6792" w:author="An Tran, ACA (BUV)" w:date="2024-09-10T02:53:00Z" w16du:dateUtc="2024-09-09T19:53:00Z">
          <w:pPr>
            <w:ind w:firstLine="0"/>
          </w:pPr>
        </w:pPrChange>
      </w:pPr>
      <w:del w:id="6793" w:author="An Tran, ACA (BUV)" w:date="2024-09-10T02:49:00Z" w16du:dateUtc="2024-09-09T19:49:00Z">
        <w:r w:rsidRPr="002D10A3" w:rsidDel="00A57BC4">
          <w:rPr>
            <w:rFonts w:ascii="iCiel Avenir LT Std 35 Light" w:hAnsi="iCiel Avenir LT Std 35 Light"/>
            <w:i/>
            <w:iCs/>
            <w:color w:val="000000"/>
            <w:sz w:val="22"/>
            <w:szCs w:val="22"/>
            <w:rPrChange w:id="6794" w:author="An Tran, ACA (BUV)" w:date="2024-09-10T02:51:00Z" w16du:dateUtc="2024-09-09T19:51:00Z">
              <w:rPr>
                <w:rFonts w:cs="Arial"/>
                <w:lang w:val="vi-VN"/>
              </w:rPr>
            </w:rPrChange>
          </w:rPr>
          <w:delText xml:space="preserve">Student are always advised to read the EC regulation here: </w:delText>
        </w:r>
        <w:r w:rsidR="002D10A3" w:rsidRPr="002D10A3" w:rsidDel="00A57BC4">
          <w:rPr>
            <w:rFonts w:ascii="iCiel Avenir LT Std 35 Light" w:hAnsi="iCiel Avenir LT Std 35 Light"/>
            <w:i/>
            <w:iCs/>
            <w:color w:val="000000"/>
            <w:sz w:val="22"/>
            <w:szCs w:val="22"/>
            <w:rPrChange w:id="6795" w:author="An Tran, ACA (BUV)" w:date="2024-09-10T02:51:00Z" w16du:dateUtc="2024-09-09T19:51:00Z">
              <w:rPr/>
            </w:rPrChange>
          </w:rPr>
          <w:fldChar w:fldCharType="begin"/>
        </w:r>
        <w:r w:rsidR="002D10A3" w:rsidRPr="002D10A3" w:rsidDel="00A57BC4">
          <w:rPr>
            <w:rFonts w:ascii="iCiel Avenir LT Std 35 Light" w:hAnsi="iCiel Avenir LT Std 35 Light"/>
            <w:i/>
            <w:iCs/>
            <w:color w:val="000000"/>
            <w:sz w:val="22"/>
            <w:szCs w:val="22"/>
            <w:rPrChange w:id="6796" w:author="An Tran, ACA (BUV)" w:date="2024-09-10T02:51:00Z" w16du:dateUtc="2024-09-09T19:51:00Z">
              <w:rPr/>
            </w:rPrChange>
          </w:rPr>
          <w:delInstrText>HYPERLINK "https://www.staffs.ac.uk/students/course-administration/exceptional-circumstances"</w:delInstrText>
        </w:r>
        <w:r w:rsidR="002D10A3" w:rsidRPr="004F668E" w:rsidDel="00A57BC4">
          <w:rPr>
            <w:rFonts w:ascii="iCiel Avenir LT Std 35 Light" w:hAnsi="iCiel Avenir LT Std 35 Light"/>
            <w:i/>
            <w:iCs/>
            <w:color w:val="000000"/>
            <w:sz w:val="22"/>
            <w:szCs w:val="22"/>
          </w:rPr>
        </w:r>
        <w:r w:rsidR="002D10A3" w:rsidRPr="002D10A3" w:rsidDel="00A57BC4">
          <w:rPr>
            <w:i/>
            <w:iCs/>
            <w:color w:val="000000"/>
            <w:rPrChange w:id="6797" w:author="An Tran, ACA (BUV)" w:date="2024-09-10T02:51:00Z" w16du:dateUtc="2024-09-09T19:51:00Z">
              <w:rPr>
                <w:rStyle w:val="Hyperlink"/>
                <w:rFonts w:ascii="iCiel Avenir LT Std 35 Light" w:hAnsi="iCiel Avenir LT Std 35 Light" w:cs="Arial"/>
                <w:sz w:val="22"/>
                <w:szCs w:val="22"/>
                <w:lang w:val="vi-VN"/>
              </w:rPr>
            </w:rPrChange>
          </w:rPr>
          <w:fldChar w:fldCharType="separate"/>
        </w:r>
        <w:r w:rsidRPr="002D10A3" w:rsidDel="00A57BC4">
          <w:rPr>
            <w:i/>
            <w:iCs/>
            <w:color w:val="000000"/>
            <w:rPrChange w:id="6798" w:author="An Tran, ACA (BUV)" w:date="2024-09-10T02:51:00Z" w16du:dateUtc="2024-09-09T19:51:00Z">
              <w:rPr>
                <w:rStyle w:val="Hyperlink"/>
                <w:rFonts w:ascii="iCiel Avenir LT Std 35 Light" w:hAnsi="iCiel Avenir LT Std 35 Light" w:cs="Arial"/>
                <w:sz w:val="22"/>
                <w:szCs w:val="22"/>
                <w:lang w:val="vi-VN"/>
              </w:rPr>
            </w:rPrChange>
          </w:rPr>
          <w:delText>https://www.staffs.ac.uk/students/course-administration/exceptional-circumstances</w:delText>
        </w:r>
        <w:r w:rsidR="002D10A3" w:rsidRPr="002D10A3" w:rsidDel="00A57BC4">
          <w:rPr>
            <w:i/>
            <w:iCs/>
            <w:color w:val="000000"/>
            <w:rPrChange w:id="6799" w:author="An Tran, ACA (BUV)" w:date="2024-09-10T02:51:00Z" w16du:dateUtc="2024-09-09T19:51:00Z">
              <w:rPr>
                <w:rStyle w:val="Hyperlink"/>
                <w:rFonts w:ascii="iCiel Avenir LT Std 35 Light" w:hAnsi="iCiel Avenir LT Std 35 Light" w:cs="Arial"/>
                <w:sz w:val="22"/>
                <w:szCs w:val="22"/>
                <w:lang w:val="vi-VN"/>
              </w:rPr>
            </w:rPrChange>
          </w:rPr>
          <w:fldChar w:fldCharType="end"/>
        </w:r>
        <w:bookmarkStart w:id="6800" w:name="_Toc177044678"/>
        <w:bookmarkStart w:id="6801" w:name="_Toc177077381"/>
        <w:bookmarkEnd w:id="6800"/>
        <w:bookmarkEnd w:id="6801"/>
      </w:del>
    </w:p>
    <w:p w14:paraId="1A0F0715" w14:textId="5E563C3F" w:rsidR="00033784" w:rsidRPr="002D10A3" w:rsidDel="00A57BC4" w:rsidRDefault="00033784">
      <w:pPr>
        <w:pStyle w:val="NormalWeb"/>
        <w:shd w:val="clear" w:color="auto" w:fill="FFFFFF"/>
        <w:spacing w:line="400" w:lineRule="exact"/>
        <w:jc w:val="both"/>
        <w:rPr>
          <w:del w:id="6802" w:author="An Tran, ACA (BUV)" w:date="2024-09-10T02:49:00Z" w16du:dateUtc="2024-09-09T19:49:00Z"/>
          <w:rFonts w:ascii="iCiel Avenir LT Std 35 Light" w:hAnsi="iCiel Avenir LT Std 35 Light"/>
          <w:i/>
          <w:iCs/>
          <w:color w:val="000000"/>
          <w:sz w:val="22"/>
          <w:szCs w:val="22"/>
          <w:rPrChange w:id="6803" w:author="An Tran, ACA (BUV)" w:date="2024-09-10T02:51:00Z" w16du:dateUtc="2024-09-09T19:51:00Z">
            <w:rPr>
              <w:del w:id="6804" w:author="An Tran, ACA (BUV)" w:date="2024-09-10T02:49:00Z" w16du:dateUtc="2024-09-09T19:49:00Z"/>
              <w:rFonts w:cs="Arial"/>
              <w:lang w:val="vi-VN"/>
            </w:rPr>
          </w:rPrChange>
        </w:rPr>
        <w:pPrChange w:id="6805" w:author="An Tran, ACA (BUV)" w:date="2024-09-10T02:53:00Z" w16du:dateUtc="2024-09-09T19:53:00Z">
          <w:pPr>
            <w:ind w:firstLine="0"/>
          </w:pPr>
        </w:pPrChange>
      </w:pPr>
      <w:del w:id="6806" w:author="An Tran, ACA (BUV)" w:date="2024-09-10T02:49:00Z" w16du:dateUtc="2024-09-09T19:49:00Z">
        <w:r w:rsidRPr="002D10A3" w:rsidDel="00A57BC4">
          <w:rPr>
            <w:rFonts w:ascii="iCiel Avenir LT Std 35 Light" w:hAnsi="iCiel Avenir LT Std 35 Light"/>
            <w:i/>
            <w:iCs/>
            <w:color w:val="000000"/>
            <w:sz w:val="22"/>
            <w:szCs w:val="22"/>
            <w:rPrChange w:id="6807" w:author="An Tran, ACA (BUV)" w:date="2024-09-10T02:51:00Z" w16du:dateUtc="2024-09-09T19:51:00Z">
              <w:rPr>
                <w:rFonts w:cs="Arial"/>
                <w:lang w:val="vi-VN"/>
              </w:rPr>
            </w:rPrChange>
          </w:rPr>
          <w:delText>You will receive emails from the Central Academic Information Services (CAIS) about the resit schedule of the resit component(s) and resit fee if you are required to take resit for any module. It’s important to check your email regularly during this period.</w:delText>
        </w:r>
        <w:bookmarkStart w:id="6808" w:name="_Toc177044679"/>
        <w:bookmarkStart w:id="6809" w:name="_Toc177077382"/>
        <w:bookmarkEnd w:id="6808"/>
        <w:bookmarkEnd w:id="6809"/>
      </w:del>
    </w:p>
    <w:p w14:paraId="4D8F68E6" w14:textId="0636D7B0" w:rsidR="00033784" w:rsidRPr="002D10A3" w:rsidDel="00A57BC4" w:rsidRDefault="00033784" w:rsidP="002D10A3">
      <w:pPr>
        <w:pStyle w:val="NormalWeb"/>
        <w:shd w:val="clear" w:color="auto" w:fill="FFFFFF"/>
        <w:spacing w:line="400" w:lineRule="exact"/>
        <w:jc w:val="both"/>
        <w:rPr>
          <w:del w:id="6810" w:author="An Tran, ACA (BUV)" w:date="2024-09-10T02:49:00Z" w16du:dateUtc="2024-09-09T19:49:00Z"/>
          <w:rFonts w:ascii="iCiel Avenir LT Std 35 Light" w:hAnsi="iCiel Avenir LT Std 35 Light"/>
          <w:i/>
          <w:iCs/>
          <w:color w:val="000000"/>
          <w:sz w:val="22"/>
          <w:szCs w:val="22"/>
          <w:rPrChange w:id="6811" w:author="An Tran, ACA (BUV)" w:date="2024-09-10T02:51:00Z" w16du:dateUtc="2024-09-09T19:51:00Z">
            <w:rPr>
              <w:del w:id="6812" w:author="An Tran, ACA (BUV)" w:date="2024-09-10T02:49:00Z" w16du:dateUtc="2024-09-09T19:49:00Z"/>
            </w:rPr>
          </w:rPrChange>
        </w:rPr>
      </w:pPr>
      <w:del w:id="6813" w:author="An Tran, ACA (BUV)" w:date="2024-09-10T02:49:00Z" w16du:dateUtc="2024-09-09T19:49:00Z">
        <w:r w:rsidRPr="002D10A3" w:rsidDel="00A57BC4">
          <w:rPr>
            <w:rFonts w:ascii="iCiel Avenir LT Std 35 Light" w:hAnsi="iCiel Avenir LT Std 35 Light"/>
            <w:i/>
            <w:iCs/>
            <w:color w:val="000000"/>
            <w:sz w:val="22"/>
            <w:szCs w:val="22"/>
            <w:rPrChange w:id="6814" w:author="An Tran, ACA (BUV)" w:date="2024-09-10T02:51:00Z" w16du:dateUtc="2024-09-09T19:51:00Z">
              <w:rPr>
                <w:lang w:val="vi-VN"/>
              </w:rPr>
            </w:rPrChange>
          </w:rPr>
          <w:delText xml:space="preserve">Nếu đơn xin xét ngoại lệ của sinh viên được </w:delText>
        </w:r>
        <w:r w:rsidRPr="002D10A3" w:rsidDel="00A57BC4">
          <w:rPr>
            <w:rFonts w:ascii="iCiel Avenir LT Std 35 Light" w:hAnsi="iCiel Avenir LT Std 35 Light"/>
            <w:i/>
            <w:iCs/>
            <w:color w:val="000000"/>
            <w:sz w:val="22"/>
            <w:szCs w:val="22"/>
            <w:rPrChange w:id="6815" w:author="An Tran, ACA (BUV)" w:date="2024-09-10T02:51:00Z" w16du:dateUtc="2024-09-09T19:51:00Z">
              <w:rPr>
                <w:b/>
                <w:bCs/>
                <w:lang w:val="vi-VN"/>
              </w:rPr>
            </w:rPrChange>
          </w:rPr>
          <w:delText>chấp thuận</w:delText>
        </w:r>
        <w:r w:rsidRPr="002D10A3" w:rsidDel="00A57BC4">
          <w:rPr>
            <w:rFonts w:ascii="iCiel Avenir LT Std 35 Light" w:hAnsi="iCiel Avenir LT Std 35 Light"/>
            <w:i/>
            <w:iCs/>
            <w:color w:val="000000"/>
            <w:sz w:val="22"/>
            <w:szCs w:val="22"/>
            <w:rPrChange w:id="6816" w:author="An Tran, ACA (BUV)" w:date="2024-09-10T02:51:00Z" w16du:dateUtc="2024-09-09T19:51:00Z">
              <w:rPr>
                <w:lang w:val="vi-VN"/>
              </w:rPr>
            </w:rPrChange>
          </w:rPr>
          <w:delText xml:space="preserve">, </w:delText>
        </w:r>
        <w:r w:rsidRPr="002D10A3" w:rsidDel="00A57BC4">
          <w:rPr>
            <w:rFonts w:ascii="iCiel Avenir LT Std 35 Light" w:hAnsi="iCiel Avenir LT Std 35 Light"/>
            <w:i/>
            <w:iCs/>
            <w:color w:val="000000"/>
            <w:sz w:val="22"/>
            <w:szCs w:val="22"/>
            <w:rPrChange w:id="6817" w:author="An Tran, ACA (BUV)" w:date="2024-09-10T02:51:00Z" w16du:dateUtc="2024-09-09T19:51:00Z">
              <w:rPr/>
            </w:rPrChange>
          </w:rPr>
          <w:delText>một trong các quyết định sau sẽ được áp dụng:</w:delText>
        </w:r>
        <w:bookmarkStart w:id="6818" w:name="_Toc177044680"/>
        <w:bookmarkStart w:id="6819" w:name="_Toc177077383"/>
        <w:bookmarkEnd w:id="6818"/>
        <w:bookmarkEnd w:id="6819"/>
      </w:del>
    </w:p>
    <w:p w14:paraId="11B82935" w14:textId="52C34DCA" w:rsidR="00033784" w:rsidRPr="002D10A3" w:rsidDel="00A57BC4" w:rsidRDefault="00033784" w:rsidP="002D10A3">
      <w:pPr>
        <w:pStyle w:val="NormalWeb"/>
        <w:shd w:val="clear" w:color="auto" w:fill="FFFFFF"/>
        <w:spacing w:line="400" w:lineRule="exact"/>
        <w:jc w:val="both"/>
        <w:rPr>
          <w:del w:id="6820" w:author="An Tran, ACA (BUV)" w:date="2024-09-10T02:49:00Z" w16du:dateUtc="2024-09-09T19:49:00Z"/>
          <w:rFonts w:ascii="iCiel Avenir LT Std 35 Light" w:hAnsi="iCiel Avenir LT Std 35 Light"/>
          <w:i/>
          <w:iCs/>
          <w:color w:val="000000"/>
          <w:sz w:val="22"/>
          <w:szCs w:val="22"/>
          <w:rPrChange w:id="6821" w:author="An Tran, ACA (BUV)" w:date="2024-09-10T02:51:00Z" w16du:dateUtc="2024-09-09T19:51:00Z">
            <w:rPr>
              <w:del w:id="6822" w:author="An Tran, ACA (BUV)" w:date="2024-09-10T02:49:00Z" w16du:dateUtc="2024-09-09T19:49:00Z"/>
            </w:rPr>
          </w:rPrChange>
        </w:rPr>
      </w:pPr>
      <w:del w:id="6823" w:author="An Tran, ACA (BUV)" w:date="2024-09-10T02:49:00Z" w16du:dateUtc="2024-09-09T19:49:00Z">
        <w:r w:rsidRPr="002D10A3" w:rsidDel="00A57BC4">
          <w:rPr>
            <w:rFonts w:ascii="iCiel Avenir LT Std 35 Light" w:hAnsi="iCiel Avenir LT Std 35 Light"/>
            <w:i/>
            <w:iCs/>
            <w:color w:val="000000"/>
            <w:sz w:val="22"/>
            <w:szCs w:val="22"/>
            <w:rPrChange w:id="6824" w:author="An Tran, ACA (BUV)" w:date="2024-09-10T02:51:00Z" w16du:dateUtc="2024-09-09T19:51:00Z">
              <w:rPr/>
            </w:rPrChange>
          </w:rPr>
          <w:delText xml:space="preserve">Nếu sinh viên đã nộp bài trong vòng một tuần sau hạn nộp, bài làm của sinh viên sẽ được coi là nộp đúng hạn và chấm điểm như bài nộp đúng hạn. Một </w:delText>
        </w:r>
        <w:r w:rsidRPr="002D10A3" w:rsidDel="00A57BC4">
          <w:rPr>
            <w:rFonts w:ascii="iCiel Avenir LT Std 35 Light" w:hAnsi="iCiel Avenir LT Std 35 Light"/>
            <w:i/>
            <w:iCs/>
            <w:color w:val="000000"/>
            <w:sz w:val="22"/>
            <w:szCs w:val="22"/>
            <w:rPrChange w:id="6825" w:author="An Tran, ACA (BUV)" w:date="2024-09-10T02:51:00Z" w16du:dateUtc="2024-09-09T19:51:00Z">
              <w:rPr>
                <w:lang w:val="vi-VN"/>
              </w:rPr>
            </w:rPrChange>
          </w:rPr>
          <w:delText>đơn xin xét ngoại lệ của sinh viên được chấp thuận</w:delText>
        </w:r>
        <w:r w:rsidRPr="002D10A3" w:rsidDel="00A57BC4">
          <w:rPr>
            <w:rFonts w:ascii="iCiel Avenir LT Std 35 Light" w:hAnsi="iCiel Avenir LT Std 35 Light"/>
            <w:i/>
            <w:iCs/>
            <w:color w:val="000000"/>
            <w:sz w:val="22"/>
            <w:szCs w:val="22"/>
            <w:rPrChange w:id="6826" w:author="An Tran, ACA (BUV)" w:date="2024-09-10T02:51:00Z" w16du:dateUtc="2024-09-09T19:51:00Z">
              <w:rPr/>
            </w:rPrChange>
          </w:rPr>
          <w:delText xml:space="preserve"> chỉ có thể gia hạn nộp bài thêm một tuần cho các bài đánh giá phù hợp. Ví dụ sinh viên không thể được gia hạn bài thi nếu như sinh viên không thể tham gia thi đúng thời gian.</w:delText>
        </w:r>
        <w:bookmarkStart w:id="6827" w:name="_Toc177044681"/>
        <w:bookmarkStart w:id="6828" w:name="_Toc177077384"/>
        <w:bookmarkEnd w:id="6827"/>
        <w:bookmarkEnd w:id="6828"/>
      </w:del>
    </w:p>
    <w:p w14:paraId="61118E13" w14:textId="7F6D2A29" w:rsidR="00033784" w:rsidRPr="002D10A3" w:rsidDel="00A57BC4" w:rsidRDefault="00033784" w:rsidP="002D10A3">
      <w:pPr>
        <w:pStyle w:val="NormalWeb"/>
        <w:shd w:val="clear" w:color="auto" w:fill="FFFFFF"/>
        <w:spacing w:line="400" w:lineRule="exact"/>
        <w:jc w:val="both"/>
        <w:rPr>
          <w:del w:id="6829" w:author="An Tran, ACA (BUV)" w:date="2024-09-10T02:49:00Z" w16du:dateUtc="2024-09-09T19:49:00Z"/>
          <w:rFonts w:ascii="iCiel Avenir LT Std 35 Light" w:hAnsi="iCiel Avenir LT Std 35 Light"/>
          <w:i/>
          <w:iCs/>
          <w:color w:val="000000"/>
          <w:sz w:val="22"/>
          <w:szCs w:val="22"/>
          <w:rPrChange w:id="6830" w:author="An Tran, ACA (BUV)" w:date="2024-09-10T02:51:00Z" w16du:dateUtc="2024-09-09T19:51:00Z">
            <w:rPr>
              <w:del w:id="6831" w:author="An Tran, ACA (BUV)" w:date="2024-09-10T02:49:00Z" w16du:dateUtc="2024-09-09T19:49:00Z"/>
            </w:rPr>
          </w:rPrChange>
        </w:rPr>
      </w:pPr>
      <w:del w:id="6832" w:author="An Tran, ACA (BUV)" w:date="2024-09-10T02:49:00Z" w16du:dateUtc="2024-09-09T19:49:00Z">
        <w:r w:rsidRPr="002D10A3" w:rsidDel="00A57BC4">
          <w:rPr>
            <w:rFonts w:ascii="iCiel Avenir LT Std 35 Light" w:hAnsi="iCiel Avenir LT Std 35 Light"/>
            <w:i/>
            <w:iCs/>
            <w:color w:val="000000"/>
            <w:sz w:val="22"/>
            <w:szCs w:val="22"/>
            <w:rPrChange w:id="6833" w:author="An Tran, ACA (BUV)" w:date="2024-09-10T02:51:00Z" w16du:dateUtc="2024-09-09T19:51:00Z">
              <w:rPr/>
            </w:rPrChange>
          </w:rPr>
          <w:delText>Nếu sinh viên đã không nộp bài hoặc nộp bài và không đủ điểm đỗ bài đó, và được trao một cơ hội thi lại, thì kết quả bài thi lại sẽ không bị ảnh hưởng. Ví dụ:</w:delText>
        </w:r>
        <w:bookmarkStart w:id="6834" w:name="_Toc177044682"/>
        <w:bookmarkStart w:id="6835" w:name="_Toc177077385"/>
        <w:bookmarkEnd w:id="6834"/>
        <w:bookmarkEnd w:id="6835"/>
      </w:del>
    </w:p>
    <w:p w14:paraId="7984551A" w14:textId="0B340218" w:rsidR="00033784" w:rsidRPr="002D10A3" w:rsidDel="00A57BC4" w:rsidRDefault="00033784" w:rsidP="002D10A3">
      <w:pPr>
        <w:pStyle w:val="NormalWeb"/>
        <w:shd w:val="clear" w:color="auto" w:fill="FFFFFF"/>
        <w:spacing w:line="400" w:lineRule="exact"/>
        <w:jc w:val="both"/>
        <w:rPr>
          <w:del w:id="6836" w:author="An Tran, ACA (BUV)" w:date="2024-09-10T02:49:00Z" w16du:dateUtc="2024-09-09T19:49:00Z"/>
          <w:rFonts w:ascii="iCiel Avenir LT Std 35 Light" w:hAnsi="iCiel Avenir LT Std 35 Light"/>
          <w:i/>
          <w:iCs/>
          <w:color w:val="000000"/>
          <w:sz w:val="22"/>
          <w:szCs w:val="22"/>
          <w:rPrChange w:id="6837" w:author="An Tran, ACA (BUV)" w:date="2024-09-10T02:51:00Z" w16du:dateUtc="2024-09-09T19:51:00Z">
            <w:rPr>
              <w:del w:id="6838" w:author="An Tran, ACA (BUV)" w:date="2024-09-10T02:49:00Z" w16du:dateUtc="2024-09-09T19:49:00Z"/>
            </w:rPr>
          </w:rPrChange>
        </w:rPr>
      </w:pPr>
      <w:del w:id="6839" w:author="An Tran, ACA (BUV)" w:date="2024-09-10T02:49:00Z" w16du:dateUtc="2024-09-09T19:49:00Z">
        <w:r w:rsidRPr="002D10A3" w:rsidDel="00A57BC4">
          <w:rPr>
            <w:rFonts w:ascii="iCiel Avenir LT Std 35 Light" w:hAnsi="iCiel Avenir LT Std 35 Light"/>
            <w:i/>
            <w:iCs/>
            <w:color w:val="000000"/>
            <w:sz w:val="22"/>
            <w:szCs w:val="22"/>
            <w:rPrChange w:id="6840" w:author="An Tran, ACA (BUV)" w:date="2024-09-10T02:51:00Z" w16du:dateUtc="2024-09-09T19:51:00Z">
              <w:rPr/>
            </w:rPrChange>
          </w:rPr>
          <w:delText xml:space="preserve">- Sinh viên có </w:delText>
        </w:r>
        <w:r w:rsidRPr="002D10A3" w:rsidDel="00A57BC4">
          <w:rPr>
            <w:rFonts w:ascii="iCiel Avenir LT Std 35 Light" w:hAnsi="iCiel Avenir LT Std 35 Light"/>
            <w:i/>
            <w:iCs/>
            <w:color w:val="000000"/>
            <w:sz w:val="22"/>
            <w:szCs w:val="22"/>
            <w:rPrChange w:id="6841" w:author="An Tran, ACA (BUV)" w:date="2024-09-10T02:51:00Z" w16du:dateUtc="2024-09-09T19:51:00Z">
              <w:rPr>
                <w:lang w:val="vi-VN"/>
              </w:rPr>
            </w:rPrChange>
          </w:rPr>
          <w:delText xml:space="preserve">đơn xin xét ngoại lệ của sinh viên </w:delText>
        </w:r>
        <w:r w:rsidRPr="002D10A3" w:rsidDel="00A57BC4">
          <w:rPr>
            <w:rFonts w:ascii="iCiel Avenir LT Std 35 Light" w:hAnsi="iCiel Avenir LT Std 35 Light"/>
            <w:i/>
            <w:iCs/>
            <w:color w:val="000000"/>
            <w:sz w:val="22"/>
            <w:szCs w:val="22"/>
            <w:rPrChange w:id="6842" w:author="An Tran, ACA (BUV)" w:date="2024-09-10T02:51:00Z" w16du:dateUtc="2024-09-09T19:51:00Z">
              <w:rPr/>
            </w:rPrChange>
          </w:rPr>
          <w:delText>cho lần thi đầu tiên, và được trao cơ hội thi lại, điểm bài đánh giá lại sẽ không bị quy về điểm đỗ.</w:delText>
        </w:r>
        <w:bookmarkStart w:id="6843" w:name="_Toc177044683"/>
        <w:bookmarkStart w:id="6844" w:name="_Toc177077386"/>
        <w:bookmarkEnd w:id="6843"/>
        <w:bookmarkEnd w:id="6844"/>
      </w:del>
    </w:p>
    <w:p w14:paraId="64C1BD5B" w14:textId="2726A996" w:rsidR="00033784" w:rsidRPr="002D10A3" w:rsidDel="00A57BC4" w:rsidRDefault="00033784" w:rsidP="002D10A3">
      <w:pPr>
        <w:pStyle w:val="NormalWeb"/>
        <w:shd w:val="clear" w:color="auto" w:fill="FFFFFF"/>
        <w:spacing w:line="400" w:lineRule="exact"/>
        <w:jc w:val="both"/>
        <w:rPr>
          <w:del w:id="6845" w:author="An Tran, ACA (BUV)" w:date="2024-09-10T02:49:00Z" w16du:dateUtc="2024-09-09T19:49:00Z"/>
          <w:rFonts w:ascii="iCiel Avenir LT Std 35 Light" w:hAnsi="iCiel Avenir LT Std 35 Light"/>
          <w:i/>
          <w:iCs/>
          <w:color w:val="000000"/>
          <w:sz w:val="22"/>
          <w:szCs w:val="22"/>
          <w:rPrChange w:id="6846" w:author="An Tran, ACA (BUV)" w:date="2024-09-10T02:51:00Z" w16du:dateUtc="2024-09-09T19:51:00Z">
            <w:rPr>
              <w:del w:id="6847" w:author="An Tran, ACA (BUV)" w:date="2024-09-10T02:49:00Z" w16du:dateUtc="2024-09-09T19:49:00Z"/>
            </w:rPr>
          </w:rPrChange>
        </w:rPr>
      </w:pPr>
      <w:del w:id="6848" w:author="An Tran, ACA (BUV)" w:date="2024-09-10T02:49:00Z" w16du:dateUtc="2024-09-09T19:49:00Z">
        <w:r w:rsidRPr="002D10A3" w:rsidDel="00A57BC4">
          <w:rPr>
            <w:rFonts w:ascii="iCiel Avenir LT Std 35 Light" w:hAnsi="iCiel Avenir LT Std 35 Light"/>
            <w:i/>
            <w:iCs/>
            <w:color w:val="000000"/>
            <w:sz w:val="22"/>
            <w:szCs w:val="22"/>
            <w:rPrChange w:id="6849" w:author="An Tran, ACA (BUV)" w:date="2024-09-10T02:51:00Z" w16du:dateUtc="2024-09-09T19:51:00Z">
              <w:rPr/>
            </w:rPrChange>
          </w:rPr>
          <w:delText xml:space="preserve">- Sinh viên có </w:delText>
        </w:r>
        <w:r w:rsidRPr="002D10A3" w:rsidDel="00A57BC4">
          <w:rPr>
            <w:rFonts w:ascii="iCiel Avenir LT Std 35 Light" w:hAnsi="iCiel Avenir LT Std 35 Light"/>
            <w:i/>
            <w:iCs/>
            <w:color w:val="000000"/>
            <w:sz w:val="22"/>
            <w:szCs w:val="22"/>
            <w:rPrChange w:id="6850" w:author="An Tran, ACA (BUV)" w:date="2024-09-10T02:51:00Z" w16du:dateUtc="2024-09-09T19:51:00Z">
              <w:rPr>
                <w:lang w:val="vi-VN"/>
              </w:rPr>
            </w:rPrChange>
          </w:rPr>
          <w:delText xml:space="preserve">đơn xin xét ngoại lệ của sinh viên </w:delText>
        </w:r>
        <w:r w:rsidRPr="002D10A3" w:rsidDel="00A57BC4">
          <w:rPr>
            <w:rFonts w:ascii="iCiel Avenir LT Std 35 Light" w:hAnsi="iCiel Avenir LT Std 35 Light"/>
            <w:i/>
            <w:iCs/>
            <w:color w:val="000000"/>
            <w:sz w:val="22"/>
            <w:szCs w:val="22"/>
            <w:rPrChange w:id="6851" w:author="An Tran, ACA (BUV)" w:date="2024-09-10T02:51:00Z" w16du:dateUtc="2024-09-09T19:51:00Z">
              <w:rPr/>
            </w:rPrChange>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2D10A3" w:rsidDel="00A57BC4">
          <w:rPr>
            <w:rFonts w:ascii="iCiel Avenir LT Std 35 Light" w:hAnsi="iCiel Avenir LT Std 35 Light"/>
            <w:i/>
            <w:iCs/>
            <w:color w:val="000000"/>
            <w:sz w:val="22"/>
            <w:szCs w:val="22"/>
            <w:rPrChange w:id="6852" w:author="An Tran, ACA (BUV)" w:date="2024-09-10T02:51:00Z" w16du:dateUtc="2024-09-09T19:51:00Z">
              <w:rPr>
                <w:lang w:val="vi-VN"/>
              </w:rPr>
            </w:rPrChange>
          </w:rPr>
          <w:delText>xin xét ngoại lệ của sinh viên</w:delText>
        </w:r>
        <w:r w:rsidRPr="002D10A3" w:rsidDel="00A57BC4">
          <w:rPr>
            <w:rFonts w:ascii="iCiel Avenir LT Std 35 Light" w:hAnsi="iCiel Avenir LT Std 35 Light"/>
            <w:i/>
            <w:iCs/>
            <w:color w:val="000000"/>
            <w:sz w:val="22"/>
            <w:szCs w:val="22"/>
            <w:rPrChange w:id="6853" w:author="An Tran, ACA (BUV)" w:date="2024-09-10T02:51:00Z" w16du:dateUtc="2024-09-09T19:51:00Z">
              <w:rPr/>
            </w:rPrChange>
          </w:rPr>
          <w:delText xml:space="preserve"> cho lần nộp bài đánh giá  đầu tiên, thì điểm bài đánh giá lại sẽ được quy về điểm đỗ.</w:delText>
        </w:r>
        <w:bookmarkStart w:id="6854" w:name="_Toc177044684"/>
        <w:bookmarkStart w:id="6855" w:name="_Toc177077387"/>
        <w:bookmarkEnd w:id="6854"/>
        <w:bookmarkEnd w:id="6855"/>
      </w:del>
    </w:p>
    <w:p w14:paraId="778A3016" w14:textId="5DC02ECB" w:rsidR="00033784" w:rsidRPr="002D10A3" w:rsidDel="00A57BC4" w:rsidRDefault="00033784" w:rsidP="002D10A3">
      <w:pPr>
        <w:pStyle w:val="NormalWeb"/>
        <w:shd w:val="clear" w:color="auto" w:fill="FFFFFF"/>
        <w:spacing w:line="400" w:lineRule="exact"/>
        <w:jc w:val="both"/>
        <w:rPr>
          <w:del w:id="6856" w:author="An Tran, ACA (BUV)" w:date="2024-09-10T02:49:00Z" w16du:dateUtc="2024-09-09T19:49:00Z"/>
          <w:rFonts w:ascii="iCiel Avenir LT Std 35 Light" w:hAnsi="iCiel Avenir LT Std 35 Light"/>
          <w:i/>
          <w:iCs/>
          <w:color w:val="000000"/>
          <w:sz w:val="22"/>
          <w:szCs w:val="22"/>
          <w:rPrChange w:id="6857" w:author="An Tran, ACA (BUV)" w:date="2024-09-10T02:51:00Z" w16du:dateUtc="2024-09-09T19:51:00Z">
            <w:rPr>
              <w:del w:id="6858" w:author="An Tran, ACA (BUV)" w:date="2024-09-10T02:49:00Z" w16du:dateUtc="2024-09-09T19:49:00Z"/>
            </w:rPr>
          </w:rPrChange>
        </w:rPr>
      </w:pPr>
      <w:del w:id="6859" w:author="An Tran, ACA (BUV)" w:date="2024-09-10T02:49:00Z" w16du:dateUtc="2024-09-09T19:49:00Z">
        <w:r w:rsidRPr="002D10A3" w:rsidDel="00A57BC4">
          <w:rPr>
            <w:rFonts w:ascii="iCiel Avenir LT Std 35 Light" w:hAnsi="iCiel Avenir LT Std 35 Light"/>
            <w:i/>
            <w:iCs/>
            <w:color w:val="000000"/>
            <w:sz w:val="22"/>
            <w:szCs w:val="22"/>
            <w:rPrChange w:id="6860" w:author="An Tran, ACA (BUV)" w:date="2024-09-10T02:51:00Z" w16du:dateUtc="2024-09-09T19:51:00Z">
              <w:rPr/>
            </w:rPrChange>
          </w:rPr>
          <w:delText xml:space="preserve">- Nếu sinh viên được trao cơ hội đánh giá lần thứ 3 và có </w:delText>
        </w:r>
        <w:r w:rsidRPr="002D10A3" w:rsidDel="00A57BC4">
          <w:rPr>
            <w:rFonts w:ascii="iCiel Avenir LT Std 35 Light" w:hAnsi="iCiel Avenir LT Std 35 Light"/>
            <w:i/>
            <w:iCs/>
            <w:color w:val="000000"/>
            <w:sz w:val="22"/>
            <w:szCs w:val="22"/>
            <w:rPrChange w:id="6861" w:author="An Tran, ACA (BUV)" w:date="2024-09-10T02:51:00Z" w16du:dateUtc="2024-09-09T19:51:00Z">
              <w:rPr>
                <w:lang w:val="vi-VN"/>
              </w:rPr>
            </w:rPrChange>
          </w:rPr>
          <w:delText>đơn xin xét ngoại l</w:delText>
        </w:r>
        <w:r w:rsidRPr="002D10A3" w:rsidDel="00A57BC4">
          <w:rPr>
            <w:rFonts w:ascii="iCiel Avenir LT Std 35 Light" w:hAnsi="iCiel Avenir LT Std 35 Light"/>
            <w:i/>
            <w:iCs/>
            <w:color w:val="000000"/>
            <w:sz w:val="22"/>
            <w:szCs w:val="22"/>
            <w:rPrChange w:id="6862" w:author="An Tran, ACA (BUV)" w:date="2024-09-10T02:51:00Z" w16du:dateUtc="2024-09-09T19:51:00Z">
              <w:rPr/>
            </w:rPrChange>
          </w:rPr>
          <w:delText>ệ, hội đồng khảo thí sẽ đánh giá kết quả học tập của sinh viên và quyết định của hội đồng sẽ được thể hiện trên bảng kết quả học tập của sinh viên.</w:delText>
        </w:r>
        <w:bookmarkStart w:id="6863" w:name="_Toc177044685"/>
        <w:bookmarkStart w:id="6864" w:name="_Toc177077388"/>
        <w:bookmarkEnd w:id="6863"/>
        <w:bookmarkEnd w:id="6864"/>
      </w:del>
    </w:p>
    <w:p w14:paraId="0B63A8A4" w14:textId="3882DDAE" w:rsidR="00033784" w:rsidRPr="002D10A3" w:rsidDel="00A57BC4" w:rsidRDefault="00033784" w:rsidP="002D10A3">
      <w:pPr>
        <w:pStyle w:val="NormalWeb"/>
        <w:shd w:val="clear" w:color="auto" w:fill="FFFFFF"/>
        <w:spacing w:line="400" w:lineRule="exact"/>
        <w:jc w:val="both"/>
        <w:rPr>
          <w:del w:id="6865" w:author="An Tran, ACA (BUV)" w:date="2024-09-10T02:49:00Z" w16du:dateUtc="2024-09-09T19:49:00Z"/>
          <w:rFonts w:ascii="iCiel Avenir LT Std 35 Light" w:hAnsi="iCiel Avenir LT Std 35 Light"/>
          <w:i/>
          <w:iCs/>
          <w:color w:val="000000"/>
          <w:sz w:val="22"/>
          <w:szCs w:val="22"/>
          <w:rPrChange w:id="6866" w:author="An Tran, ACA (BUV)" w:date="2024-09-10T02:51:00Z" w16du:dateUtc="2024-09-09T19:51:00Z">
            <w:rPr>
              <w:del w:id="6867" w:author="An Tran, ACA (BUV)" w:date="2024-09-10T02:49:00Z" w16du:dateUtc="2024-09-09T19:49:00Z"/>
            </w:rPr>
          </w:rPrChange>
        </w:rPr>
      </w:pPr>
      <w:del w:id="6868" w:author="An Tran, ACA (BUV)" w:date="2024-09-10T02:49:00Z" w16du:dateUtc="2024-09-09T19:49:00Z">
        <w:r w:rsidRPr="002D10A3" w:rsidDel="00A57BC4">
          <w:rPr>
            <w:rFonts w:ascii="iCiel Avenir LT Std 35 Light" w:hAnsi="iCiel Avenir LT Std 35 Light"/>
            <w:i/>
            <w:iCs/>
            <w:color w:val="000000"/>
            <w:sz w:val="22"/>
            <w:szCs w:val="22"/>
            <w:rPrChange w:id="6869" w:author="An Tran, ACA (BUV)" w:date="2024-09-10T02:51:00Z" w16du:dateUtc="2024-09-09T19:51:00Z">
              <w:rPr/>
            </w:rPrChange>
          </w:rPr>
          <w:delText>Hội đồng khảo thí sẽ không thể trao cho sinh viên cơ hội đánh giá lại nếu:</w:delText>
        </w:r>
        <w:bookmarkStart w:id="6870" w:name="_Toc177044686"/>
        <w:bookmarkStart w:id="6871" w:name="_Toc177077389"/>
        <w:bookmarkEnd w:id="6870"/>
        <w:bookmarkEnd w:id="6871"/>
      </w:del>
    </w:p>
    <w:p w14:paraId="09495DBE" w14:textId="1B63C3C3" w:rsidR="00033784" w:rsidRPr="002D10A3" w:rsidDel="00A57BC4" w:rsidRDefault="00033784" w:rsidP="002D10A3">
      <w:pPr>
        <w:pStyle w:val="NormalWeb"/>
        <w:shd w:val="clear" w:color="auto" w:fill="FFFFFF"/>
        <w:spacing w:line="400" w:lineRule="exact"/>
        <w:jc w:val="both"/>
        <w:rPr>
          <w:del w:id="6872" w:author="An Tran, ACA (BUV)" w:date="2024-09-10T02:49:00Z" w16du:dateUtc="2024-09-09T19:49:00Z"/>
          <w:rFonts w:ascii="iCiel Avenir LT Std 35 Light" w:hAnsi="iCiel Avenir LT Std 35 Light"/>
          <w:i/>
          <w:iCs/>
          <w:color w:val="000000"/>
          <w:sz w:val="22"/>
          <w:szCs w:val="22"/>
          <w:rPrChange w:id="6873" w:author="An Tran, ACA (BUV)" w:date="2024-09-10T02:51:00Z" w16du:dateUtc="2024-09-09T19:51:00Z">
            <w:rPr>
              <w:del w:id="6874" w:author="An Tran, ACA (BUV)" w:date="2024-09-10T02:49:00Z" w16du:dateUtc="2024-09-09T19:49:00Z"/>
            </w:rPr>
          </w:rPrChange>
        </w:rPr>
      </w:pPr>
      <w:del w:id="6875" w:author="An Tran, ACA (BUV)" w:date="2024-09-10T02:49:00Z" w16du:dateUtc="2024-09-09T19:49:00Z">
        <w:r w:rsidRPr="002D10A3" w:rsidDel="00A57BC4">
          <w:rPr>
            <w:rFonts w:ascii="iCiel Avenir LT Std 35 Light" w:hAnsi="iCiel Avenir LT Std 35 Light"/>
            <w:i/>
            <w:iCs/>
            <w:color w:val="000000"/>
            <w:sz w:val="22"/>
            <w:szCs w:val="22"/>
            <w:rPrChange w:id="6876" w:author="An Tran, ACA (BUV)" w:date="2024-09-10T02:51:00Z" w16du:dateUtc="2024-09-09T19:51:00Z">
              <w:rPr/>
            </w:rPrChange>
          </w:rPr>
          <w:delText>- Hội đồng khảo thí đã xét đỗ đặc cách cho bài đánh giá bị trượt của sinh viên.</w:delText>
        </w:r>
        <w:bookmarkStart w:id="6877" w:name="_Toc177044687"/>
        <w:bookmarkStart w:id="6878" w:name="_Toc177077390"/>
        <w:bookmarkEnd w:id="6877"/>
        <w:bookmarkEnd w:id="6878"/>
      </w:del>
    </w:p>
    <w:p w14:paraId="5E9E0469" w14:textId="5BB19D8A" w:rsidR="00033784" w:rsidRPr="002D10A3" w:rsidDel="00A57BC4" w:rsidRDefault="00033784" w:rsidP="002D10A3">
      <w:pPr>
        <w:pStyle w:val="NormalWeb"/>
        <w:shd w:val="clear" w:color="auto" w:fill="FFFFFF"/>
        <w:spacing w:line="400" w:lineRule="exact"/>
        <w:jc w:val="both"/>
        <w:rPr>
          <w:del w:id="6879" w:author="An Tran, ACA (BUV)" w:date="2024-09-10T02:49:00Z" w16du:dateUtc="2024-09-09T19:49:00Z"/>
          <w:rFonts w:ascii="iCiel Avenir LT Std 35 Light" w:hAnsi="iCiel Avenir LT Std 35 Light"/>
          <w:i/>
          <w:iCs/>
          <w:color w:val="000000"/>
          <w:sz w:val="22"/>
          <w:szCs w:val="22"/>
          <w:rPrChange w:id="6880" w:author="An Tran, ACA (BUV)" w:date="2024-09-10T02:51:00Z" w16du:dateUtc="2024-09-09T19:51:00Z">
            <w:rPr>
              <w:del w:id="6881" w:author="An Tran, ACA (BUV)" w:date="2024-09-10T02:49:00Z" w16du:dateUtc="2024-09-09T19:49:00Z"/>
            </w:rPr>
          </w:rPrChange>
        </w:rPr>
      </w:pPr>
      <w:del w:id="6882" w:author="An Tran, ACA (BUV)" w:date="2024-09-10T02:49:00Z" w16du:dateUtc="2024-09-09T19:49:00Z">
        <w:r w:rsidRPr="002D10A3" w:rsidDel="00A57BC4">
          <w:rPr>
            <w:rFonts w:ascii="iCiel Avenir LT Std 35 Light" w:hAnsi="iCiel Avenir LT Std 35 Light"/>
            <w:i/>
            <w:iCs/>
            <w:color w:val="000000"/>
            <w:sz w:val="22"/>
            <w:szCs w:val="22"/>
            <w:rPrChange w:id="6883" w:author="An Tran, ACA (BUV)" w:date="2024-09-10T02:51:00Z" w16du:dateUtc="2024-09-09T19:51:00Z">
              <w:rPr/>
            </w:rPrChange>
          </w:rPr>
          <w:delText>- Sinh viên không còn cơ hội làm bài đánh giá.</w:delText>
        </w:r>
        <w:bookmarkStart w:id="6884" w:name="_Toc177044688"/>
        <w:bookmarkStart w:id="6885" w:name="_Toc177077391"/>
        <w:bookmarkEnd w:id="6884"/>
        <w:bookmarkEnd w:id="6885"/>
      </w:del>
    </w:p>
    <w:p w14:paraId="6F1C076F" w14:textId="34991D2E" w:rsidR="00033784" w:rsidRPr="002D10A3" w:rsidDel="00A57BC4" w:rsidRDefault="00033784" w:rsidP="002D10A3">
      <w:pPr>
        <w:pStyle w:val="NormalWeb"/>
        <w:shd w:val="clear" w:color="auto" w:fill="FFFFFF"/>
        <w:spacing w:line="400" w:lineRule="exact"/>
        <w:jc w:val="both"/>
        <w:rPr>
          <w:del w:id="6886" w:author="An Tran, ACA (BUV)" w:date="2024-09-10T02:49:00Z" w16du:dateUtc="2024-09-09T19:49:00Z"/>
          <w:rFonts w:ascii="iCiel Avenir LT Std 35 Light" w:hAnsi="iCiel Avenir LT Std 35 Light"/>
          <w:i/>
          <w:iCs/>
          <w:color w:val="000000"/>
          <w:sz w:val="22"/>
          <w:szCs w:val="22"/>
          <w:rPrChange w:id="6887" w:author="An Tran, ACA (BUV)" w:date="2024-09-10T02:51:00Z" w16du:dateUtc="2024-09-09T19:51:00Z">
            <w:rPr>
              <w:del w:id="6888" w:author="An Tran, ACA (BUV)" w:date="2024-09-10T02:49:00Z" w16du:dateUtc="2024-09-09T19:49:00Z"/>
            </w:rPr>
          </w:rPrChange>
        </w:rPr>
      </w:pPr>
      <w:del w:id="6889" w:author="An Tran, ACA (BUV)" w:date="2024-09-10T02:49:00Z" w16du:dateUtc="2024-09-09T19:49:00Z">
        <w:r w:rsidRPr="002D10A3" w:rsidDel="00A57BC4">
          <w:rPr>
            <w:rFonts w:ascii="iCiel Avenir LT Std 35 Light" w:hAnsi="iCiel Avenir LT Std 35 Light"/>
            <w:i/>
            <w:iCs/>
            <w:color w:val="000000"/>
            <w:sz w:val="22"/>
            <w:szCs w:val="22"/>
            <w:rPrChange w:id="6890" w:author="An Tran, ACA (BUV)" w:date="2024-09-10T02:51:00Z" w16du:dateUtc="2024-09-09T19:51:00Z">
              <w:rPr/>
            </w:rPrChange>
          </w:rPr>
          <w:delText>- Thời gian học tập tối đa của sinh viên đã hết và như vậy sinh viên không còn thời gian để hoàn thành chương trình.</w:delText>
        </w:r>
        <w:bookmarkStart w:id="6891" w:name="_Toc177044689"/>
        <w:bookmarkStart w:id="6892" w:name="_Toc177077392"/>
        <w:bookmarkEnd w:id="6891"/>
        <w:bookmarkEnd w:id="6892"/>
      </w:del>
    </w:p>
    <w:p w14:paraId="21561E9E" w14:textId="65241E1B" w:rsidR="00033784" w:rsidRPr="002D10A3" w:rsidDel="00A57BC4" w:rsidRDefault="00033784" w:rsidP="002D10A3">
      <w:pPr>
        <w:pStyle w:val="NormalWeb"/>
        <w:shd w:val="clear" w:color="auto" w:fill="FFFFFF"/>
        <w:spacing w:line="400" w:lineRule="exact"/>
        <w:jc w:val="both"/>
        <w:rPr>
          <w:del w:id="6893" w:author="An Tran, ACA (BUV)" w:date="2024-09-10T02:49:00Z" w16du:dateUtc="2024-09-09T19:49:00Z"/>
          <w:rFonts w:ascii="iCiel Avenir LT Std 35 Light" w:hAnsi="iCiel Avenir LT Std 35 Light"/>
          <w:i/>
          <w:iCs/>
          <w:color w:val="000000"/>
          <w:sz w:val="22"/>
          <w:szCs w:val="22"/>
          <w:rPrChange w:id="6894" w:author="An Tran, ACA (BUV)" w:date="2024-09-10T02:51:00Z" w16du:dateUtc="2024-09-09T19:51:00Z">
            <w:rPr>
              <w:del w:id="6895" w:author="An Tran, ACA (BUV)" w:date="2024-09-10T02:49:00Z" w16du:dateUtc="2024-09-09T19:49:00Z"/>
            </w:rPr>
          </w:rPrChange>
        </w:rPr>
      </w:pPr>
      <w:del w:id="6896" w:author="An Tran, ACA (BUV)" w:date="2024-09-10T02:49:00Z" w16du:dateUtc="2024-09-09T19:49:00Z">
        <w:r w:rsidRPr="002D10A3" w:rsidDel="00A57BC4">
          <w:rPr>
            <w:rFonts w:ascii="iCiel Avenir LT Std 35 Light" w:hAnsi="iCiel Avenir LT Std 35 Light"/>
            <w:i/>
            <w:iCs/>
            <w:color w:val="000000"/>
            <w:sz w:val="22"/>
            <w:szCs w:val="22"/>
            <w:rPrChange w:id="6897" w:author="An Tran, ACA (BUV)" w:date="2024-09-10T02:51:00Z" w16du:dateUtc="2024-09-09T19:51:00Z">
              <w:rPr/>
            </w:rPrChange>
          </w:rPr>
          <w:delText xml:space="preserve">Sẽ có một số lý do khiến cho đơn xin ngoại lệ của sinh viên có thể </w:delText>
        </w:r>
        <w:r w:rsidRPr="002D10A3" w:rsidDel="00A57BC4">
          <w:rPr>
            <w:rFonts w:ascii="iCiel Avenir LT Std 35 Light" w:hAnsi="iCiel Avenir LT Std 35 Light"/>
            <w:i/>
            <w:iCs/>
            <w:color w:val="000000"/>
            <w:sz w:val="22"/>
            <w:szCs w:val="22"/>
            <w:rPrChange w:id="6898" w:author="An Tran, ACA (BUV)" w:date="2024-09-10T02:51:00Z" w16du:dateUtc="2024-09-09T19:51:00Z">
              <w:rPr>
                <w:b/>
                <w:bCs/>
              </w:rPr>
            </w:rPrChange>
          </w:rPr>
          <w:delText>không được chấp nhận</w:delText>
        </w:r>
        <w:r w:rsidRPr="002D10A3" w:rsidDel="00A57BC4">
          <w:rPr>
            <w:rFonts w:ascii="iCiel Avenir LT Std 35 Light" w:hAnsi="iCiel Avenir LT Std 35 Light"/>
            <w:i/>
            <w:iCs/>
            <w:color w:val="000000"/>
            <w:sz w:val="22"/>
            <w:szCs w:val="22"/>
            <w:rPrChange w:id="6899" w:author="An Tran, ACA (BUV)" w:date="2024-09-10T02:51:00Z" w16du:dateUtc="2024-09-09T19:51:00Z">
              <w:rPr/>
            </w:rPrChange>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bookmarkStart w:id="6900" w:name="_Toc177044690"/>
        <w:bookmarkStart w:id="6901" w:name="_Toc177077393"/>
        <w:bookmarkEnd w:id="6900"/>
        <w:bookmarkEnd w:id="6901"/>
      </w:del>
    </w:p>
    <w:p w14:paraId="7FE15F72" w14:textId="2D66EACA" w:rsidR="00033784" w:rsidRPr="002D10A3" w:rsidDel="00A57BC4" w:rsidRDefault="00033784">
      <w:pPr>
        <w:pStyle w:val="NormalWeb"/>
        <w:shd w:val="clear" w:color="auto" w:fill="FFFFFF"/>
        <w:spacing w:line="400" w:lineRule="exact"/>
        <w:jc w:val="both"/>
        <w:rPr>
          <w:del w:id="6902" w:author="An Tran, ACA (BUV)" w:date="2024-09-10T02:49:00Z" w16du:dateUtc="2024-09-09T19:49:00Z"/>
          <w:rFonts w:ascii="iCiel Avenir LT Std 35 Light" w:hAnsi="iCiel Avenir LT Std 35 Light"/>
          <w:i/>
          <w:iCs/>
          <w:color w:val="000000"/>
          <w:sz w:val="22"/>
          <w:szCs w:val="22"/>
          <w:rPrChange w:id="6903" w:author="An Tran, ACA (BUV)" w:date="2024-09-10T02:51:00Z" w16du:dateUtc="2024-09-09T19:51:00Z">
            <w:rPr>
              <w:del w:id="6904" w:author="An Tran, ACA (BUV)" w:date="2024-09-10T02:49:00Z" w16du:dateUtc="2024-09-09T19:49:00Z"/>
              <w:rFonts w:cs="Arial"/>
              <w:lang w:val="vi-VN"/>
            </w:rPr>
          </w:rPrChange>
        </w:rPr>
        <w:pPrChange w:id="6905" w:author="An Tran, ACA (BUV)" w:date="2024-09-10T02:53:00Z" w16du:dateUtc="2024-09-09T19:53:00Z">
          <w:pPr>
            <w:ind w:firstLine="0"/>
          </w:pPr>
        </w:pPrChange>
      </w:pPr>
      <w:del w:id="6906" w:author="An Tran, ACA (BUV)" w:date="2024-09-10T02:49:00Z" w16du:dateUtc="2024-09-09T19:49:00Z">
        <w:r w:rsidRPr="002D10A3" w:rsidDel="00A57BC4">
          <w:rPr>
            <w:rFonts w:ascii="iCiel Avenir LT Std 35 Light" w:hAnsi="iCiel Avenir LT Std 35 Light"/>
            <w:i/>
            <w:iCs/>
            <w:color w:val="000000"/>
            <w:sz w:val="22"/>
            <w:szCs w:val="22"/>
            <w:rPrChange w:id="6907" w:author="An Tran, ACA (BUV)" w:date="2024-09-10T02:51:00Z" w16du:dateUtc="2024-09-09T19:51:00Z">
              <w:rPr>
                <w:rFonts w:cs="Arial"/>
                <w:lang w:val="vi-VN"/>
              </w:rPr>
            </w:rPrChange>
          </w:rPr>
          <w:delText xml:space="preserve">Sinh viên luôn được yêu cầu đọc kỹ chính sách của Nhà trường về Xét trường hợp ngoại lệ tại đây: </w:delText>
        </w:r>
        <w:r w:rsidR="002D10A3" w:rsidRPr="002D10A3" w:rsidDel="00A57BC4">
          <w:rPr>
            <w:rFonts w:ascii="iCiel Avenir LT Std 35 Light" w:hAnsi="iCiel Avenir LT Std 35 Light"/>
            <w:i/>
            <w:iCs/>
            <w:color w:val="000000"/>
            <w:sz w:val="22"/>
            <w:szCs w:val="22"/>
            <w:rPrChange w:id="6908" w:author="An Tran, ACA (BUV)" w:date="2024-09-10T02:51:00Z" w16du:dateUtc="2024-09-09T19:51:00Z">
              <w:rPr/>
            </w:rPrChange>
          </w:rPr>
          <w:fldChar w:fldCharType="begin"/>
        </w:r>
        <w:r w:rsidR="002D10A3" w:rsidRPr="002D10A3" w:rsidDel="00A57BC4">
          <w:rPr>
            <w:rFonts w:ascii="iCiel Avenir LT Std 35 Light" w:hAnsi="iCiel Avenir LT Std 35 Light"/>
            <w:i/>
            <w:iCs/>
            <w:color w:val="000000"/>
            <w:sz w:val="22"/>
            <w:szCs w:val="22"/>
            <w:rPrChange w:id="6909" w:author="An Tran, ACA (BUV)" w:date="2024-09-10T02:51:00Z" w16du:dateUtc="2024-09-09T19:51:00Z">
              <w:rPr/>
            </w:rPrChange>
          </w:rPr>
          <w:delInstrText>HYPERLINK "https://www.staffs.ac.uk/students/course-administration/exceptional-circumstances"</w:delInstrText>
        </w:r>
        <w:r w:rsidR="002D10A3" w:rsidRPr="004F668E" w:rsidDel="00A57BC4">
          <w:rPr>
            <w:rFonts w:ascii="iCiel Avenir LT Std 35 Light" w:hAnsi="iCiel Avenir LT Std 35 Light"/>
            <w:i/>
            <w:iCs/>
            <w:color w:val="000000"/>
            <w:sz w:val="22"/>
            <w:szCs w:val="22"/>
          </w:rPr>
        </w:r>
        <w:r w:rsidR="002D10A3" w:rsidRPr="002D10A3" w:rsidDel="00A57BC4">
          <w:rPr>
            <w:color w:val="000000"/>
            <w:rPrChange w:id="6910" w:author="An Tran, ACA (BUV)" w:date="2024-09-10T02:51:00Z" w16du:dateUtc="2024-09-09T19:51:00Z">
              <w:rPr>
                <w:rStyle w:val="Hyperlink"/>
                <w:rFonts w:ascii="iCiel Avenir LT Std 35 Light" w:hAnsi="iCiel Avenir LT Std 35 Light" w:cs="Arial"/>
                <w:i/>
                <w:iCs/>
                <w:sz w:val="22"/>
                <w:szCs w:val="22"/>
                <w:lang w:val="vi-VN"/>
              </w:rPr>
            </w:rPrChange>
          </w:rPr>
          <w:fldChar w:fldCharType="separate"/>
        </w:r>
        <w:r w:rsidRPr="002D10A3" w:rsidDel="00A57BC4">
          <w:rPr>
            <w:color w:val="000000"/>
            <w:rPrChange w:id="6911" w:author="An Tran, ACA (BUV)" w:date="2024-09-10T02:51:00Z" w16du:dateUtc="2024-09-09T19:51:00Z">
              <w:rPr>
                <w:rStyle w:val="Hyperlink"/>
                <w:rFonts w:ascii="iCiel Avenir LT Std 35 Light" w:hAnsi="iCiel Avenir LT Std 35 Light" w:cs="Arial"/>
                <w:i/>
                <w:iCs/>
                <w:sz w:val="22"/>
                <w:szCs w:val="22"/>
                <w:lang w:val="vi-VN"/>
              </w:rPr>
            </w:rPrChange>
          </w:rPr>
          <w:delText>https://www.staffs.ac.uk/students/course-administration/exceptional-circumstances</w:delText>
        </w:r>
        <w:r w:rsidR="002D10A3" w:rsidRPr="002D10A3" w:rsidDel="00A57BC4">
          <w:rPr>
            <w:color w:val="000000"/>
            <w:rPrChange w:id="6912" w:author="An Tran, ACA (BUV)" w:date="2024-09-10T02:51:00Z" w16du:dateUtc="2024-09-09T19:51:00Z">
              <w:rPr>
                <w:rStyle w:val="Hyperlink"/>
                <w:rFonts w:ascii="iCiel Avenir LT Std 35 Light" w:hAnsi="iCiel Avenir LT Std 35 Light" w:cs="Arial"/>
                <w:i/>
                <w:iCs/>
                <w:sz w:val="22"/>
                <w:szCs w:val="22"/>
                <w:lang w:val="vi-VN"/>
              </w:rPr>
            </w:rPrChange>
          </w:rPr>
          <w:fldChar w:fldCharType="end"/>
        </w:r>
        <w:bookmarkStart w:id="6913" w:name="_Toc177044691"/>
        <w:bookmarkStart w:id="6914" w:name="_Toc177077394"/>
        <w:bookmarkEnd w:id="6913"/>
        <w:bookmarkEnd w:id="6914"/>
      </w:del>
    </w:p>
    <w:p w14:paraId="3BFFA8AF" w14:textId="0DF61E0D" w:rsidR="00606CEC" w:rsidRPr="004373E8" w:rsidDel="002D10A3" w:rsidRDefault="00033784">
      <w:pPr>
        <w:pStyle w:val="NormalWeb"/>
        <w:shd w:val="clear" w:color="auto" w:fill="FFFFFF"/>
        <w:spacing w:line="400" w:lineRule="exact"/>
        <w:jc w:val="both"/>
        <w:rPr>
          <w:del w:id="6915" w:author="An Tran, ACA (BUV)" w:date="2024-09-10T02:54:00Z" w16du:dateUtc="2024-09-09T19:54:00Z"/>
          <w:sz w:val="32"/>
          <w:lang w:val="vi-VN"/>
        </w:rPr>
        <w:pPrChange w:id="6916" w:author="An Tran, ACA (BUV)" w:date="2024-09-10T02:53:00Z" w16du:dateUtc="2024-09-09T19:53:00Z">
          <w:pPr>
            <w:ind w:firstLine="0"/>
          </w:pPr>
        </w:pPrChange>
      </w:pPr>
      <w:del w:id="6917" w:author="An Tran, ACA (BUV)" w:date="2024-09-10T02:49:00Z" w16du:dateUtc="2024-09-09T19:49:00Z">
        <w:r w:rsidRPr="002D10A3" w:rsidDel="00A57BC4">
          <w:rPr>
            <w:rFonts w:ascii="iCiel Avenir LT Std 35 Light" w:hAnsi="iCiel Avenir LT Std 35 Light"/>
            <w:i/>
            <w:iCs/>
            <w:color w:val="000000"/>
            <w:sz w:val="22"/>
            <w:szCs w:val="22"/>
            <w:rPrChange w:id="6918" w:author="An Tran, ACA (BUV)" w:date="2024-09-10T02:51:00Z" w16du:dateUtc="2024-09-09T19:51:00Z">
              <w:rPr>
                <w:rFonts w:cs="Arial"/>
                <w:lang w:val="vi-VN"/>
              </w:rPr>
            </w:rPrChange>
          </w:rPr>
          <w:delText>Sinh viên sẽ nhận được email từ Trung tâm Dữ liệu Sinh viên thông báo về lịch và phí thi lại nếu như sinh viên được yêu cầu phải thi lại. Trong khoảng thời gian này, việc kiểm tra email của sinh viên thường xuyên là rất quan trọng để không bỏ lỡ thông tin.</w:delText>
        </w:r>
      </w:del>
      <w:del w:id="6919" w:author="An Tran, ACA (BUV)" w:date="2024-09-10T02:54:00Z" w16du:dateUtc="2024-09-09T19:54:00Z">
        <w:r w:rsidR="0052528E" w:rsidRPr="002D10A3" w:rsidDel="002D10A3">
          <w:rPr>
            <w:rFonts w:ascii="iCiel Avenir LT Std 35 Light" w:hAnsi="iCiel Avenir LT Std 35 Light"/>
            <w:i/>
            <w:iCs/>
            <w:color w:val="000000"/>
            <w:sz w:val="22"/>
            <w:szCs w:val="22"/>
            <w:rPrChange w:id="6920" w:author="An Tran, ACA (BUV)" w:date="2024-09-10T02:51:00Z" w16du:dateUtc="2024-09-09T19:51:00Z">
              <w:rPr>
                <w:lang w:val="vi-VN"/>
              </w:rPr>
            </w:rPrChange>
          </w:rPr>
          <w:br w:type="page"/>
        </w:r>
        <w:bookmarkStart w:id="6921" w:name="_Toc177044692"/>
        <w:bookmarkStart w:id="6922" w:name="_Toc177077395"/>
        <w:bookmarkEnd w:id="6921"/>
        <w:bookmarkEnd w:id="6922"/>
      </w:del>
    </w:p>
    <w:p w14:paraId="6316A0D0" w14:textId="6449D7F6" w:rsidR="00E20BF9" w:rsidRPr="004373E8"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6923" w:name="_Toc113977125"/>
      <w:bookmarkStart w:id="6924" w:name="_Toc177077396"/>
      <w:r w:rsidRPr="004373E8">
        <w:rPr>
          <w:rFonts w:ascii="iCiel Avenir LT Std 35 Light" w:hAnsi="iCiel Avenir LT Std 35 Light" w:cs="Arial"/>
          <w:sz w:val="32"/>
          <w:lang w:val="vi-VN"/>
        </w:rPr>
        <w:t>STUDENT EXPERIENCE</w:t>
      </w:r>
      <w:bookmarkEnd w:id="6923"/>
      <w:bookmarkEnd w:id="6924"/>
    </w:p>
    <w:p w14:paraId="2C736C05" w14:textId="77777777" w:rsidR="005F5D10" w:rsidRPr="008F5DDF" w:rsidRDefault="005F5D10" w:rsidP="005F5D10">
      <w:pPr>
        <w:pStyle w:val="Question"/>
        <w:numPr>
          <w:ilvl w:val="0"/>
          <w:numId w:val="7"/>
        </w:numPr>
        <w:tabs>
          <w:tab w:val="left" w:pos="630"/>
          <w:tab w:val="left" w:pos="990"/>
        </w:tabs>
        <w:spacing w:before="100" w:line="400" w:lineRule="exact"/>
        <w:ind w:left="0" w:firstLine="720"/>
        <w:rPr>
          <w:ins w:id="6925" w:author="An Tran, ACA (BUV)" w:date="2024-09-12T11:03:00Z" w16du:dateUtc="2024-09-12T04:03:00Z"/>
          <w:rFonts w:cs="Arial"/>
          <w:b w:val="0"/>
          <w:i/>
          <w:iCs/>
          <w:szCs w:val="22"/>
        </w:rPr>
      </w:pPr>
      <w:bookmarkStart w:id="6926" w:name="_Toc177025936"/>
      <w:bookmarkStart w:id="6927" w:name="_Toc177077397"/>
      <w:bookmarkStart w:id="6928" w:name="_Toc149054148"/>
      <w:bookmarkStart w:id="6929" w:name="_Toc140506990"/>
      <w:bookmarkStart w:id="6930" w:name="_Toc113977126"/>
      <w:bookmarkStart w:id="6931" w:name="_Toc123727662"/>
      <w:bookmarkStart w:id="6932" w:name="_Toc126587808"/>
      <w:bookmarkStart w:id="6933" w:name="_Hlk126332543"/>
      <w:bookmarkStart w:id="6934" w:name="_Toc141433235"/>
      <w:bookmarkStart w:id="6935" w:name="_Hlk149317455"/>
      <w:ins w:id="6936" w:author="An Tran, ACA (BUV)" w:date="2024-09-12T11:03:00Z" w16du:dateUtc="2024-09-12T04:03:00Z">
        <w:r>
          <w:rPr>
            <w:rFonts w:cs="Arial"/>
            <w:bCs/>
            <w:szCs w:val="22"/>
          </w:rPr>
          <w:t xml:space="preserve">Where do students seek support related to career, jobs, and internships? / </w:t>
        </w:r>
        <w:r>
          <w:rPr>
            <w:rFonts w:cs="Arial"/>
            <w:bCs/>
            <w:i/>
            <w:iCs/>
            <w:szCs w:val="22"/>
          </w:rPr>
          <w:t>Sinh viên tìm kiếm sự hỗ trợ liên quan đến hướng nghiệp, việc làm và thực tập ở đâu?</w:t>
        </w:r>
        <w:bookmarkEnd w:id="6926"/>
        <w:bookmarkEnd w:id="6927"/>
        <w:r>
          <w:rPr>
            <w:rFonts w:cs="Arial"/>
            <w:bCs/>
            <w:i/>
            <w:iCs/>
            <w:szCs w:val="22"/>
          </w:rPr>
          <w:t xml:space="preserve"> </w:t>
        </w:r>
      </w:ins>
    </w:p>
    <w:p w14:paraId="6303C206" w14:textId="77777777" w:rsidR="005F5D10" w:rsidRPr="008F5DDF" w:rsidRDefault="005F5D10" w:rsidP="005F5D10">
      <w:pPr>
        <w:rPr>
          <w:ins w:id="6937" w:author="An Tran, ACA (BUV)" w:date="2024-09-12T11:03:00Z" w16du:dateUtc="2024-09-12T04:03:00Z"/>
          <w:szCs w:val="22"/>
          <w:lang w:eastAsia="en-US"/>
        </w:rPr>
      </w:pPr>
      <w:bookmarkStart w:id="6938" w:name="_Toc174556370"/>
      <w:ins w:id="6939" w:author="An Tran, ACA (BUV)" w:date="2024-09-12T11:03:00Z" w16du:dateUtc="2024-09-12T04:03:00Z">
        <w:r>
          <w:rPr>
            <w:rFonts w:ascii="iCiel Avenir LT Std 35 Light" w:hAnsi="iCiel Avenir LT Std 35 Light"/>
            <w:sz w:val="22"/>
            <w:szCs w:val="22"/>
            <w:lang w:eastAsia="en-US"/>
          </w:rPr>
          <w:t>To seek support related to career, jobs, and internships, s</w:t>
        </w:r>
        <w:r w:rsidRPr="008F5DDF">
          <w:rPr>
            <w:rFonts w:ascii="iCiel Avenir LT Std 35 Light" w:hAnsi="iCiel Avenir LT Std 35 Light"/>
            <w:sz w:val="22"/>
            <w:szCs w:val="22"/>
            <w:lang w:eastAsia="en-US"/>
          </w:rPr>
          <w:t>tudents can reach out to Career Services and Industry Relations Team</w:t>
        </w:r>
        <w:r>
          <w:rPr>
            <w:rFonts w:ascii="iCiel Avenir LT Std 35 Light" w:hAnsi="iCiel Avenir LT Std 35 Light"/>
            <w:sz w:val="22"/>
            <w:szCs w:val="22"/>
            <w:lang w:eastAsia="en-US"/>
          </w:rPr>
          <w:t xml:space="preserve"> (CSIR) of Student Engagement Department via the following </w:t>
        </w:r>
        <w:r w:rsidRPr="008F5DDF">
          <w:rPr>
            <w:rFonts w:ascii="iCiel Avenir LT Std 35 Light" w:hAnsi="iCiel Avenir LT Std 35 Light"/>
            <w:sz w:val="22"/>
            <w:szCs w:val="22"/>
            <w:lang w:eastAsia="en-US"/>
          </w:rPr>
          <w:t>communication channels</w:t>
        </w:r>
        <w:bookmarkEnd w:id="6938"/>
        <w:r>
          <w:rPr>
            <w:rFonts w:ascii="iCiel Avenir LT Std 35 Light" w:hAnsi="iCiel Avenir LT Std 35 Light"/>
            <w:sz w:val="22"/>
            <w:szCs w:val="22"/>
            <w:lang w:eastAsia="en-US"/>
          </w:rPr>
          <w:t xml:space="preserve">. </w:t>
        </w:r>
      </w:ins>
    </w:p>
    <w:tbl>
      <w:tblPr>
        <w:tblStyle w:val="TableGrid"/>
        <w:tblW w:w="9985" w:type="dxa"/>
        <w:tblLook w:val="04A0" w:firstRow="1" w:lastRow="0" w:firstColumn="1" w:lastColumn="0" w:noHBand="0" w:noVBand="1"/>
      </w:tblPr>
      <w:tblGrid>
        <w:gridCol w:w="3897"/>
        <w:gridCol w:w="6088"/>
      </w:tblGrid>
      <w:tr w:rsidR="005F5D10" w:rsidRPr="009A7577" w14:paraId="5D8992C1" w14:textId="77777777" w:rsidTr="009B03D3">
        <w:trPr>
          <w:trHeight w:val="178"/>
          <w:ins w:id="6940" w:author="An Tran, ACA (BUV)" w:date="2024-09-12T11:03:00Z"/>
        </w:trPr>
        <w:tc>
          <w:tcPr>
            <w:tcW w:w="3897" w:type="dxa"/>
          </w:tcPr>
          <w:p w14:paraId="22374197" w14:textId="77777777" w:rsidR="005F5D10" w:rsidRPr="008F5DDF" w:rsidRDefault="005F5D10" w:rsidP="009B03D3">
            <w:pPr>
              <w:spacing w:after="0" w:line="276" w:lineRule="auto"/>
              <w:ind w:right="-27" w:firstLine="0"/>
              <w:jc w:val="center"/>
              <w:rPr>
                <w:ins w:id="6941" w:author="An Tran, ACA (BUV)" w:date="2024-09-12T11:03:00Z" w16du:dateUtc="2024-09-12T04:03:00Z"/>
                <w:rFonts w:ascii="iCiel Avenir LT Std 35 Light" w:eastAsia="Segoe UI" w:hAnsi="iCiel Avenir LT Std 35 Light" w:cs="Segoe UI"/>
                <w:b/>
                <w:bCs/>
                <w:color w:val="000000" w:themeColor="text1"/>
                <w:lang w:val="en-US"/>
              </w:rPr>
            </w:pPr>
            <w:ins w:id="6942" w:author="An Tran, ACA (BUV)" w:date="2024-09-12T11:03:00Z" w16du:dateUtc="2024-09-12T04:03:00Z">
              <w:r w:rsidRPr="008F5DDF">
                <w:rPr>
                  <w:rFonts w:ascii="iCiel Avenir LT Std 35 Light" w:eastAsia="Segoe UI" w:hAnsi="iCiel Avenir LT Std 35 Light" w:cs="Segoe UI"/>
                  <w:b/>
                  <w:bCs/>
                  <w:color w:val="000000" w:themeColor="text1"/>
                  <w:lang w:val="en-US"/>
                </w:rPr>
                <w:t>Channels</w:t>
              </w:r>
            </w:ins>
          </w:p>
        </w:tc>
        <w:tc>
          <w:tcPr>
            <w:tcW w:w="6088" w:type="dxa"/>
          </w:tcPr>
          <w:p w14:paraId="3CDBF66D" w14:textId="77777777" w:rsidR="005F5D10" w:rsidRPr="008F5DDF" w:rsidRDefault="005F5D10" w:rsidP="009B03D3">
            <w:pPr>
              <w:spacing w:after="0" w:line="276" w:lineRule="auto"/>
              <w:ind w:right="-109" w:firstLine="0"/>
              <w:jc w:val="center"/>
              <w:rPr>
                <w:ins w:id="6943" w:author="An Tran, ACA (BUV)" w:date="2024-09-12T11:03:00Z" w16du:dateUtc="2024-09-12T04:03:00Z"/>
                <w:rFonts w:ascii="iCiel Avenir LT Std 35 Light" w:eastAsia="Segoe UI" w:hAnsi="iCiel Avenir LT Std 35 Light" w:cs="Segoe UI"/>
                <w:b/>
                <w:bCs/>
                <w:color w:val="000000" w:themeColor="text1"/>
                <w:lang w:val="en-US"/>
              </w:rPr>
            </w:pPr>
            <w:ins w:id="6944" w:author="An Tran, ACA (BUV)" w:date="2024-09-12T11:03:00Z" w16du:dateUtc="2024-09-12T04:03:00Z">
              <w:r w:rsidRPr="008F5DDF">
                <w:rPr>
                  <w:rFonts w:ascii="iCiel Avenir LT Std 35 Light" w:eastAsia="Segoe UI" w:hAnsi="iCiel Avenir LT Std 35 Light" w:cs="Segoe UI"/>
                  <w:b/>
                  <w:bCs/>
                  <w:color w:val="000000" w:themeColor="text1"/>
                  <w:lang w:val="en-US"/>
                </w:rPr>
                <w:t>Purposes</w:t>
              </w:r>
            </w:ins>
          </w:p>
        </w:tc>
      </w:tr>
      <w:tr w:rsidR="005F5D10" w:rsidRPr="009A7577" w14:paraId="5DD6BD2F" w14:textId="77777777" w:rsidTr="009B03D3">
        <w:trPr>
          <w:ins w:id="6945" w:author="An Tran, ACA (BUV)" w:date="2024-09-12T11:03:00Z"/>
        </w:trPr>
        <w:tc>
          <w:tcPr>
            <w:tcW w:w="3897" w:type="dxa"/>
          </w:tcPr>
          <w:p w14:paraId="01CFEA2E" w14:textId="77777777" w:rsidR="005F5D10" w:rsidRPr="008F5DDF" w:rsidRDefault="005F5D10" w:rsidP="009B03D3">
            <w:pPr>
              <w:spacing w:after="0" w:line="276" w:lineRule="auto"/>
              <w:ind w:right="-27" w:firstLine="0"/>
              <w:jc w:val="left"/>
              <w:rPr>
                <w:ins w:id="6946" w:author="An Tran, ACA (BUV)" w:date="2024-09-12T11:03:00Z" w16du:dateUtc="2024-09-12T04:03:00Z"/>
                <w:rFonts w:ascii="iCiel Avenir LT Std 35 Light" w:eastAsia="Segoe UI" w:hAnsi="iCiel Avenir LT Std 35 Light" w:cs="Segoe UI"/>
                <w:b/>
                <w:bCs/>
                <w:color w:val="000000" w:themeColor="text1"/>
                <w:lang w:val="en-US"/>
              </w:rPr>
            </w:pPr>
            <w:bookmarkStart w:id="6947" w:name="_Hlk174554882"/>
            <w:ins w:id="6948" w:author="An Tran, ACA (BUV)" w:date="2024-09-12T11:03:00Z" w16du:dateUtc="2024-09-12T04:03:00Z">
              <w:r w:rsidRPr="008F5DDF">
                <w:rPr>
                  <w:rFonts w:ascii="iCiel Avenir LT Std 35 Light" w:eastAsia="Segoe UI" w:hAnsi="iCiel Avenir LT Std 35 Light" w:cs="Segoe UI"/>
                  <w:b/>
                  <w:bCs/>
                  <w:color w:val="000000" w:themeColor="text1"/>
                  <w:lang w:val="en-US"/>
                </w:rPr>
                <w:t>Career</w:t>
              </w:r>
              <w:r>
                <w:rPr>
                  <w:rFonts w:ascii="iCiel Avenir LT Std 35 Light" w:eastAsia="Segoe UI" w:hAnsi="iCiel Avenir LT Std 35 Light" w:cs="Segoe UI"/>
                  <w:b/>
                  <w:bCs/>
                  <w:color w:val="000000" w:themeColor="text1"/>
                  <w:lang w:val="en-US"/>
                </w:rPr>
                <w:t xml:space="preserve"> </w:t>
              </w:r>
              <w:r w:rsidRPr="008F5DDF">
                <w:rPr>
                  <w:rFonts w:ascii="iCiel Avenir LT Std 35 Light" w:eastAsia="Segoe UI" w:hAnsi="iCiel Avenir LT Std 35 Light" w:cs="Segoe UI"/>
                  <w:b/>
                  <w:bCs/>
                  <w:color w:val="000000" w:themeColor="text1"/>
                  <w:lang w:val="en-US"/>
                </w:rPr>
                <w:t xml:space="preserve">Platform: </w:t>
              </w:r>
              <w:r w:rsidRPr="008F5DDF">
                <w:rPr>
                  <w:rFonts w:ascii="iCiel Avenir LT Std 35 Light" w:eastAsia="Segoe UI" w:hAnsi="iCiel Avenir LT Std 35 Light" w:cs="Segoe UI"/>
                  <w:color w:val="000000" w:themeColor="text1"/>
                </w:rPr>
                <w:fldChar w:fldCharType="begin"/>
              </w:r>
              <w:r w:rsidRPr="008F5DDF">
                <w:rPr>
                  <w:rFonts w:ascii="iCiel Avenir LT Std 35 Light" w:eastAsia="Segoe UI" w:hAnsi="iCiel Avenir LT Std 35 Light" w:cs="Segoe UI"/>
                  <w:color w:val="000000" w:themeColor="text1"/>
                  <w:lang w:val="en-US"/>
                </w:rPr>
                <w:instrText>HYPERLINK "https://buv.careercentre.me/"</w:instrText>
              </w:r>
              <w:r w:rsidRPr="008F5DDF">
                <w:rPr>
                  <w:rFonts w:ascii="iCiel Avenir LT Std 35 Light" w:eastAsia="Segoe UI" w:hAnsi="iCiel Avenir LT Std 35 Light" w:cs="Segoe UI"/>
                  <w:color w:val="000000" w:themeColor="text1"/>
                </w:rPr>
              </w:r>
              <w:r w:rsidRPr="008F5DDF">
                <w:rPr>
                  <w:rFonts w:ascii="iCiel Avenir LT Std 35 Light" w:eastAsia="Segoe UI" w:hAnsi="iCiel Avenir LT Std 35 Light" w:cs="Segoe UI"/>
                  <w:color w:val="000000" w:themeColor="text1"/>
                </w:rPr>
                <w:fldChar w:fldCharType="separate"/>
              </w:r>
              <w:r w:rsidRPr="008F5DDF">
                <w:rPr>
                  <w:rStyle w:val="Hyperlink"/>
                  <w:rFonts w:ascii="iCiel Avenir LT Std 35 Light" w:eastAsia="Segoe UI" w:hAnsi="iCiel Avenir LT Std 35 Light" w:cs="Segoe UI"/>
                  <w:lang w:val="en-US"/>
                </w:rPr>
                <w:t>https://buv.careercentre.me/</w:t>
              </w:r>
              <w:r w:rsidRPr="008F5DDF">
                <w:rPr>
                  <w:rFonts w:ascii="iCiel Avenir LT Std 35 Light" w:eastAsia="Segoe UI" w:hAnsi="iCiel Avenir LT Std 35 Light" w:cs="Segoe UI"/>
                  <w:color w:val="000000" w:themeColor="text1"/>
                </w:rPr>
                <w:fldChar w:fldCharType="end"/>
              </w:r>
              <w:r w:rsidRPr="008F5DDF">
                <w:rPr>
                  <w:rFonts w:ascii="iCiel Avenir LT Std 35 Light" w:eastAsia="Segoe UI" w:hAnsi="iCiel Avenir LT Std 35 Light" w:cs="Segoe UI"/>
                  <w:color w:val="000000" w:themeColor="text1"/>
                  <w:lang w:val="en-US"/>
                </w:rPr>
                <w:t xml:space="preserve">  </w:t>
              </w:r>
            </w:ins>
          </w:p>
        </w:tc>
        <w:tc>
          <w:tcPr>
            <w:tcW w:w="6088" w:type="dxa"/>
          </w:tcPr>
          <w:p w14:paraId="2057A80D" w14:textId="77777777" w:rsidR="005F5D10" w:rsidRPr="008F5DDF" w:rsidRDefault="005F5D10" w:rsidP="009B03D3">
            <w:pPr>
              <w:spacing w:after="0" w:line="276" w:lineRule="auto"/>
              <w:ind w:firstLine="0"/>
              <w:rPr>
                <w:ins w:id="6949" w:author="An Tran, ACA (BUV)" w:date="2024-09-12T11:03:00Z" w16du:dateUtc="2024-09-12T04:03:00Z"/>
                <w:rFonts w:ascii="iCiel Avenir LT Std 35 Light" w:eastAsia="Segoe UI" w:hAnsi="iCiel Avenir LT Std 35 Light" w:cs="Segoe UI"/>
                <w:color w:val="000000" w:themeColor="text1"/>
                <w:lang w:val="en-US"/>
              </w:rPr>
            </w:pPr>
            <w:ins w:id="6950" w:author="An Tran, ACA (BUV)" w:date="2024-09-12T11:03:00Z" w16du:dateUtc="2024-09-12T04:03:00Z">
              <w:r>
                <w:rPr>
                  <w:rFonts w:ascii="iCiel Avenir LT Std 35 Light" w:eastAsia="Segoe UI" w:hAnsi="iCiel Avenir LT Std 35 Light" w:cs="Segoe UI"/>
                  <w:color w:val="000000" w:themeColor="text1"/>
                </w:rPr>
                <w:t>O</w:t>
              </w:r>
              <w:r w:rsidRPr="008F5DDF">
                <w:rPr>
                  <w:rFonts w:ascii="iCiel Avenir LT Std 35 Light" w:eastAsia="Segoe UI" w:hAnsi="iCiel Avenir LT Std 35 Light" w:cs="Segoe UI"/>
                  <w:color w:val="000000" w:themeColor="text1"/>
                </w:rPr>
                <w:t>ne-stop-shop career guidance platform includes the functions, AI-powered CV review and mock interview, ATS, job portal</w:t>
              </w:r>
              <w:r>
                <w:rPr>
                  <w:rFonts w:ascii="iCiel Avenir LT Std 35 Light" w:eastAsia="Segoe UI" w:hAnsi="iCiel Avenir LT Std 35 Light" w:cs="Segoe UI"/>
                  <w:color w:val="000000" w:themeColor="text1"/>
                </w:rPr>
                <w:t xml:space="preserve"> with selective opportunities from BUV’s industry partners</w:t>
              </w:r>
              <w:r w:rsidRPr="008F5DDF">
                <w:rPr>
                  <w:rFonts w:ascii="iCiel Avenir LT Std 35 Light" w:eastAsia="Segoe UI" w:hAnsi="iCiel Avenir LT Std 35 Light" w:cs="Segoe UI"/>
                  <w:color w:val="000000" w:themeColor="text1"/>
                </w:rPr>
                <w:t>, career appointment booking, SE event calendar, e-learning hub, and career tests.</w:t>
              </w:r>
              <w:r>
                <w:rPr>
                  <w:rFonts w:ascii="iCiel Avenir LT Std 35 Light" w:eastAsia="Segoe UI" w:hAnsi="iCiel Avenir LT Std 35 Light" w:cs="Segoe UI"/>
                  <w:color w:val="000000" w:themeColor="text1"/>
                </w:rPr>
                <w:t xml:space="preserve"> Exclusive for BUV student email account. </w:t>
              </w:r>
            </w:ins>
          </w:p>
        </w:tc>
      </w:tr>
      <w:tr w:rsidR="005F5D10" w:rsidRPr="009A7577" w14:paraId="2D8F1F96" w14:textId="77777777" w:rsidTr="009B03D3">
        <w:trPr>
          <w:trHeight w:val="979"/>
          <w:ins w:id="6951" w:author="An Tran, ACA (BUV)" w:date="2024-09-12T11:03:00Z"/>
        </w:trPr>
        <w:tc>
          <w:tcPr>
            <w:tcW w:w="3897" w:type="dxa"/>
          </w:tcPr>
          <w:p w14:paraId="1224A957" w14:textId="77777777" w:rsidR="005F5D10" w:rsidRPr="008F5DDF" w:rsidRDefault="005F5D10" w:rsidP="009B03D3">
            <w:pPr>
              <w:spacing w:after="0" w:line="276" w:lineRule="auto"/>
              <w:ind w:right="-27" w:firstLine="0"/>
              <w:jc w:val="left"/>
              <w:rPr>
                <w:ins w:id="6952" w:author="An Tran, ACA (BUV)" w:date="2024-09-12T11:03:00Z" w16du:dateUtc="2024-09-12T04:03:00Z"/>
                <w:rFonts w:ascii="iCiel Avenir LT Std 35 Light" w:eastAsia="Segoe UI" w:hAnsi="iCiel Avenir LT Std 35 Light" w:cs="Segoe UI"/>
                <w:color w:val="000000" w:themeColor="text1"/>
                <w:lang w:val="en-US"/>
              </w:rPr>
            </w:pPr>
            <w:ins w:id="6953" w:author="An Tran, ACA (BUV)" w:date="2024-09-12T11:03:00Z" w16du:dateUtc="2024-09-12T04:03:00Z">
              <w:r w:rsidRPr="008F5DDF">
                <w:rPr>
                  <w:rFonts w:ascii="iCiel Avenir LT Std 35 Light" w:eastAsia="Segoe UI" w:hAnsi="iCiel Avenir LT Std 35 Light" w:cs="Segoe UI"/>
                  <w:b/>
                  <w:bCs/>
                  <w:color w:val="000000" w:themeColor="text1"/>
                  <w:lang w:val="en-US"/>
                </w:rPr>
                <w:t xml:space="preserve">Facebook: </w:t>
              </w:r>
              <w:r w:rsidRPr="008F5DDF">
                <w:rPr>
                  <w:rFonts w:ascii="iCiel Avenir LT Std 35 Light" w:eastAsia="Segoe UI" w:hAnsi="iCiel Avenir LT Std 35 Light" w:cs="Segoe UI"/>
                  <w:color w:val="000000" w:themeColor="text1"/>
                </w:rPr>
                <w:fldChar w:fldCharType="begin"/>
              </w:r>
              <w:r w:rsidRPr="008F5DDF">
                <w:rPr>
                  <w:rFonts w:ascii="iCiel Avenir LT Std 35 Light" w:eastAsia="Segoe UI" w:hAnsi="iCiel Avenir LT Std 35 Light" w:cs="Segoe UI"/>
                  <w:color w:val="000000" w:themeColor="text1"/>
                  <w:lang w:val="en-US"/>
                </w:rPr>
                <w:instrText>HYPERLINK "https://www.facebook.com/buvcareer"</w:instrText>
              </w:r>
              <w:r w:rsidRPr="008F5DDF">
                <w:rPr>
                  <w:rFonts w:ascii="iCiel Avenir LT Std 35 Light" w:eastAsia="Segoe UI" w:hAnsi="iCiel Avenir LT Std 35 Light" w:cs="Segoe UI"/>
                  <w:color w:val="000000" w:themeColor="text1"/>
                </w:rPr>
              </w:r>
              <w:r w:rsidRPr="008F5DDF">
                <w:rPr>
                  <w:rFonts w:ascii="iCiel Avenir LT Std 35 Light" w:eastAsia="Segoe UI" w:hAnsi="iCiel Avenir LT Std 35 Light" w:cs="Segoe UI"/>
                  <w:color w:val="000000" w:themeColor="text1"/>
                </w:rPr>
                <w:fldChar w:fldCharType="separate"/>
              </w:r>
              <w:r w:rsidRPr="008F5DDF">
                <w:rPr>
                  <w:rStyle w:val="Hyperlink"/>
                  <w:rFonts w:ascii="iCiel Avenir LT Std 35 Light" w:eastAsia="Segoe UI" w:hAnsi="iCiel Avenir LT Std 35 Light" w:cs="Segoe UI"/>
                  <w:lang w:val="en-US"/>
                </w:rPr>
                <w:t>https://www.facebook.com/buvcareer</w:t>
              </w:r>
              <w:r w:rsidRPr="008F5DDF">
                <w:rPr>
                  <w:rFonts w:ascii="iCiel Avenir LT Std 35 Light" w:eastAsia="Segoe UI" w:hAnsi="iCiel Avenir LT Std 35 Light" w:cs="Segoe UI"/>
                  <w:color w:val="000000" w:themeColor="text1"/>
                </w:rPr>
                <w:fldChar w:fldCharType="end"/>
              </w:r>
            </w:ins>
          </w:p>
        </w:tc>
        <w:tc>
          <w:tcPr>
            <w:tcW w:w="6088" w:type="dxa"/>
            <w:vMerge w:val="restart"/>
          </w:tcPr>
          <w:p w14:paraId="23812C59" w14:textId="77777777" w:rsidR="005F5D10" w:rsidRPr="008F5DDF" w:rsidRDefault="005F5D10" w:rsidP="009B03D3">
            <w:pPr>
              <w:spacing w:after="0" w:line="276" w:lineRule="auto"/>
              <w:ind w:firstLine="0"/>
              <w:rPr>
                <w:ins w:id="6954" w:author="An Tran, ACA (BUV)" w:date="2024-09-12T11:03:00Z" w16du:dateUtc="2024-09-12T04:03:00Z"/>
                <w:rFonts w:ascii="iCiel Avenir LT Std 35 Light" w:eastAsia="Segoe UI" w:hAnsi="iCiel Avenir LT Std 35 Light" w:cs="Segoe UI"/>
                <w:color w:val="000000" w:themeColor="text1"/>
                <w:lang w:val="en-US"/>
              </w:rPr>
            </w:pPr>
            <w:ins w:id="6955" w:author="An Tran, ACA (BUV)" w:date="2024-09-12T11:03:00Z" w16du:dateUtc="2024-09-12T04:03:00Z">
              <w:r w:rsidRPr="008F5DDF">
                <w:rPr>
                  <w:rFonts w:ascii="iCiel Avenir LT Std 35 Light" w:eastAsia="Segoe UI" w:hAnsi="iCiel Avenir LT Std 35 Light" w:cs="Segoe UI"/>
                  <w:color w:val="000000" w:themeColor="text1"/>
                  <w:lang w:val="en-US"/>
                </w:rPr>
                <w:t xml:space="preserve">The official Facebook Fanpage and Instagram account of the Career Services &amp; Industry Relations Team to promote the university’s careers, employability and industry exposure activities, services, and internship opportunities. </w:t>
              </w:r>
            </w:ins>
          </w:p>
        </w:tc>
      </w:tr>
      <w:tr w:rsidR="005F5D10" w:rsidRPr="009A7577" w14:paraId="62AAD665" w14:textId="77777777" w:rsidTr="009B03D3">
        <w:trPr>
          <w:ins w:id="6956" w:author="An Tran, ACA (BUV)" w:date="2024-09-12T11:03:00Z"/>
        </w:trPr>
        <w:tc>
          <w:tcPr>
            <w:tcW w:w="3897" w:type="dxa"/>
          </w:tcPr>
          <w:p w14:paraId="66BB7B62" w14:textId="77777777" w:rsidR="005F5D10" w:rsidRPr="008F5DDF" w:rsidRDefault="005F5D10" w:rsidP="009B03D3">
            <w:pPr>
              <w:spacing w:after="0" w:line="276" w:lineRule="auto"/>
              <w:ind w:right="-27" w:firstLine="0"/>
              <w:jc w:val="left"/>
              <w:rPr>
                <w:ins w:id="6957" w:author="An Tran, ACA (BUV)" w:date="2024-09-12T11:03:00Z" w16du:dateUtc="2024-09-12T04:03:00Z"/>
                <w:rFonts w:ascii="iCiel Avenir LT Std 35 Light" w:eastAsia="Segoe UI" w:hAnsi="iCiel Avenir LT Std 35 Light" w:cs="Segoe UI"/>
                <w:b/>
                <w:bCs/>
                <w:color w:val="000000" w:themeColor="text1"/>
                <w:lang w:val="pt-BR"/>
              </w:rPr>
            </w:pPr>
            <w:ins w:id="6958" w:author="An Tran, ACA (BUV)" w:date="2024-09-12T11:03:00Z" w16du:dateUtc="2024-09-12T04:03:00Z">
              <w:r w:rsidRPr="008F5DDF">
                <w:rPr>
                  <w:rFonts w:ascii="iCiel Avenir LT Std 35 Light" w:eastAsia="Segoe UI" w:hAnsi="iCiel Avenir LT Std 35 Light" w:cs="Segoe UI"/>
                  <w:b/>
                  <w:bCs/>
                  <w:color w:val="000000" w:themeColor="text1"/>
                  <w:lang w:val="pt-BR"/>
                </w:rPr>
                <w:t xml:space="preserve">Instagram: </w:t>
              </w:r>
              <w:r w:rsidRPr="008F5DDF">
                <w:rPr>
                  <w:rFonts w:ascii="iCiel Avenir LT Std 35 Light" w:eastAsia="Segoe UI" w:hAnsi="iCiel Avenir LT Std 35 Light" w:cs="Segoe UI"/>
                  <w:color w:val="000000" w:themeColor="text1"/>
                  <w:lang w:val="pt-BR"/>
                </w:rPr>
                <w:t xml:space="preserve">@buvcareerservices </w:t>
              </w:r>
            </w:ins>
          </w:p>
        </w:tc>
        <w:tc>
          <w:tcPr>
            <w:tcW w:w="6088" w:type="dxa"/>
            <w:vMerge/>
          </w:tcPr>
          <w:p w14:paraId="417939CA" w14:textId="77777777" w:rsidR="005F5D10" w:rsidRPr="008F5DDF" w:rsidRDefault="005F5D10" w:rsidP="009B03D3">
            <w:pPr>
              <w:spacing w:after="0" w:line="276" w:lineRule="auto"/>
              <w:rPr>
                <w:ins w:id="6959" w:author="An Tran, ACA (BUV)" w:date="2024-09-12T11:03:00Z" w16du:dateUtc="2024-09-12T04:03:00Z"/>
                <w:rFonts w:ascii="iCiel Avenir LT Std 35 Light" w:eastAsia="Segoe UI" w:hAnsi="iCiel Avenir LT Std 35 Light" w:cs="Segoe UI"/>
                <w:color w:val="000000" w:themeColor="text1"/>
                <w:lang w:val="en-US"/>
              </w:rPr>
            </w:pPr>
          </w:p>
        </w:tc>
      </w:tr>
      <w:bookmarkEnd w:id="6947"/>
      <w:tr w:rsidR="005F5D10" w:rsidRPr="009A7577" w14:paraId="2FEFFE98" w14:textId="77777777" w:rsidTr="009B03D3">
        <w:trPr>
          <w:ins w:id="6960" w:author="An Tran, ACA (BUV)" w:date="2024-09-12T11:03:00Z"/>
        </w:trPr>
        <w:tc>
          <w:tcPr>
            <w:tcW w:w="3897" w:type="dxa"/>
          </w:tcPr>
          <w:p w14:paraId="4EEFBCA1" w14:textId="77777777" w:rsidR="005F5D10" w:rsidRPr="008F5DDF" w:rsidRDefault="005F5D10" w:rsidP="009B03D3">
            <w:pPr>
              <w:spacing w:after="0" w:line="276" w:lineRule="auto"/>
              <w:ind w:right="-27" w:firstLine="0"/>
              <w:jc w:val="left"/>
              <w:rPr>
                <w:ins w:id="6961" w:author="An Tran, ACA (BUV)" w:date="2024-09-12T11:03:00Z" w16du:dateUtc="2024-09-12T04:03:00Z"/>
                <w:rFonts w:ascii="iCiel Avenir LT Std 35 Light" w:eastAsia="Segoe UI" w:hAnsi="iCiel Avenir LT Std 35 Light" w:cs="Segoe UI"/>
                <w:b/>
                <w:bCs/>
                <w:color w:val="000000" w:themeColor="text1"/>
                <w:lang w:val="en-US"/>
              </w:rPr>
            </w:pPr>
            <w:ins w:id="6962" w:author="An Tran, ACA (BUV)" w:date="2024-09-12T11:03:00Z" w16du:dateUtc="2024-09-12T04:03:00Z">
              <w:r w:rsidRPr="008F5DDF">
                <w:rPr>
                  <w:rFonts w:ascii="iCiel Avenir LT Std 35 Light" w:eastAsia="Segoe UI" w:hAnsi="iCiel Avenir LT Std 35 Light" w:cs="Segoe UI"/>
                  <w:b/>
                  <w:bCs/>
                  <w:color w:val="000000" w:themeColor="text1"/>
                  <w:lang w:val="en-US"/>
                </w:rPr>
                <w:t xml:space="preserve">Email: </w:t>
              </w:r>
              <w:r w:rsidRPr="008F5DDF">
                <w:rPr>
                  <w:rFonts w:ascii="iCiel Avenir LT Std 35 Light" w:eastAsia="Segoe UI" w:hAnsi="iCiel Avenir LT Std 35 Light" w:cs="Segoe UI"/>
                  <w:color w:val="000000" w:themeColor="text1"/>
                  <w:lang w:val="pt-BR"/>
                </w:rPr>
                <w:fldChar w:fldCharType="begin"/>
              </w:r>
              <w:r w:rsidRPr="008F5DDF">
                <w:rPr>
                  <w:rFonts w:ascii="iCiel Avenir LT Std 35 Light" w:eastAsia="Segoe UI" w:hAnsi="iCiel Avenir LT Std 35 Light" w:cs="Segoe UI"/>
                  <w:color w:val="000000" w:themeColor="text1"/>
                  <w:lang w:val="en-US"/>
                </w:rPr>
                <w:instrText>HYPERLINK "mailto:SE-careers@buv.edu.vn"</w:instrText>
              </w:r>
              <w:r w:rsidRPr="008F5DDF">
                <w:rPr>
                  <w:rFonts w:ascii="iCiel Avenir LT Std 35 Light" w:eastAsia="Segoe UI" w:hAnsi="iCiel Avenir LT Std 35 Light" w:cs="Segoe UI"/>
                  <w:color w:val="000000" w:themeColor="text1"/>
                  <w:lang w:val="pt-BR"/>
                </w:rPr>
              </w:r>
              <w:r w:rsidRPr="008F5DDF">
                <w:rPr>
                  <w:rFonts w:ascii="iCiel Avenir LT Std 35 Light" w:eastAsia="Segoe UI" w:hAnsi="iCiel Avenir LT Std 35 Light" w:cs="Segoe UI"/>
                  <w:color w:val="000000" w:themeColor="text1"/>
                  <w:lang w:val="pt-BR"/>
                </w:rPr>
                <w:fldChar w:fldCharType="separate"/>
              </w:r>
              <w:r w:rsidRPr="008F5DDF">
                <w:rPr>
                  <w:rStyle w:val="Hyperlink"/>
                  <w:rFonts w:ascii="iCiel Avenir LT Std 35 Light" w:eastAsia="Segoe UI" w:hAnsi="iCiel Avenir LT Std 35 Light" w:cs="Segoe UI"/>
                  <w:lang w:val="en-US"/>
                </w:rPr>
                <w:t>SE-careers@buv.edu.vn</w:t>
              </w:r>
              <w:r w:rsidRPr="008F5DDF">
                <w:rPr>
                  <w:rFonts w:ascii="iCiel Avenir LT Std 35 Light" w:eastAsia="Segoe UI" w:hAnsi="iCiel Avenir LT Std 35 Light" w:cs="Segoe UI"/>
                  <w:color w:val="000000" w:themeColor="text1"/>
                  <w:lang w:val="pt-BR"/>
                </w:rPr>
                <w:fldChar w:fldCharType="end"/>
              </w:r>
              <w:r w:rsidRPr="008F5DDF">
                <w:rPr>
                  <w:rFonts w:ascii="iCiel Avenir LT Std 35 Light" w:eastAsia="Segoe UI" w:hAnsi="iCiel Avenir LT Std 35 Light" w:cs="Segoe UI"/>
                  <w:color w:val="000000" w:themeColor="text1"/>
                  <w:lang w:val="en-US"/>
                </w:rPr>
                <w:t xml:space="preserve"> </w:t>
              </w:r>
            </w:ins>
          </w:p>
        </w:tc>
        <w:tc>
          <w:tcPr>
            <w:tcW w:w="6088" w:type="dxa"/>
          </w:tcPr>
          <w:p w14:paraId="5E244175" w14:textId="77777777" w:rsidR="005F5D10" w:rsidRPr="008F5DDF" w:rsidRDefault="005F5D10" w:rsidP="009B03D3">
            <w:pPr>
              <w:spacing w:after="0" w:line="276" w:lineRule="auto"/>
              <w:ind w:firstLine="0"/>
              <w:rPr>
                <w:ins w:id="6963" w:author="An Tran, ACA (BUV)" w:date="2024-09-12T11:03:00Z" w16du:dateUtc="2024-09-12T04:03:00Z"/>
                <w:rFonts w:ascii="iCiel Avenir LT Std 35 Light" w:eastAsia="Segoe UI" w:hAnsi="iCiel Avenir LT Std 35 Light" w:cs="Segoe UI"/>
                <w:color w:val="000000" w:themeColor="text1"/>
                <w:lang w:val="en-US"/>
              </w:rPr>
            </w:pPr>
            <w:ins w:id="6964" w:author="An Tran, ACA (BUV)" w:date="2024-09-12T11:03:00Z" w16du:dateUtc="2024-09-12T04:03:00Z">
              <w:r w:rsidRPr="008F5DDF">
                <w:rPr>
                  <w:rFonts w:ascii="iCiel Avenir LT Std 35 Light" w:eastAsia="Segoe UI" w:hAnsi="iCiel Avenir LT Std 35 Light" w:cs="Segoe UI"/>
                  <w:color w:val="000000" w:themeColor="text1"/>
                  <w:lang w:val="en-US"/>
                </w:rPr>
                <w:t>The official group email of the Career Services &amp; Industry Relations Team used to send official announcements and important notes of the university’s careers, employability and industry exposure activities, services, internship support, and regulations if any. Once you send an email to this group email, the person-in-charge will respond to you within 3 working days (Mon-Fri, 8:30-17:30).</w:t>
              </w:r>
            </w:ins>
          </w:p>
        </w:tc>
      </w:tr>
      <w:tr w:rsidR="005F5D10" w:rsidRPr="009A7577" w14:paraId="67B7C3D9" w14:textId="77777777" w:rsidTr="009B03D3">
        <w:trPr>
          <w:ins w:id="6965" w:author="An Tran, ACA (BUV)" w:date="2024-09-12T11:03:00Z"/>
        </w:trPr>
        <w:tc>
          <w:tcPr>
            <w:tcW w:w="9985" w:type="dxa"/>
            <w:gridSpan w:val="2"/>
          </w:tcPr>
          <w:p w14:paraId="2506E5F0" w14:textId="77777777" w:rsidR="005F5D10" w:rsidRPr="008F5DDF" w:rsidRDefault="005F5D10" w:rsidP="009B03D3">
            <w:pPr>
              <w:spacing w:before="0" w:beforeAutospacing="0" w:after="0" w:afterAutospacing="0" w:line="276" w:lineRule="auto"/>
              <w:ind w:right="-29" w:firstLine="0"/>
              <w:jc w:val="center"/>
              <w:rPr>
                <w:ins w:id="6966" w:author="An Tran, ACA (BUV)" w:date="2024-09-12T11:03:00Z" w16du:dateUtc="2024-09-12T04:03:00Z"/>
                <w:rFonts w:ascii="iCiel Avenir LT Std 35 Light" w:eastAsia="Segoe UI" w:hAnsi="iCiel Avenir LT Std 35 Light" w:cs="Segoe UI"/>
                <w:b/>
                <w:bCs/>
                <w:color w:val="000000" w:themeColor="text1"/>
                <w:lang w:val="en-US"/>
              </w:rPr>
            </w:pPr>
            <w:ins w:id="6967" w:author="An Tran, ACA (BUV)" w:date="2024-09-12T11:03:00Z" w16du:dateUtc="2024-09-12T04:03:00Z">
              <w:r w:rsidRPr="008F5DDF">
                <w:rPr>
                  <w:rFonts w:ascii="iCiel Avenir LT Std 35 Light" w:eastAsia="Segoe UI" w:hAnsi="iCiel Avenir LT Std 35 Light" w:cs="Segoe UI"/>
                  <w:b/>
                  <w:bCs/>
                  <w:color w:val="000000" w:themeColor="text1"/>
                  <w:lang w:val="en-US"/>
                </w:rPr>
                <w:t>Where to find us</w:t>
              </w:r>
            </w:ins>
          </w:p>
          <w:p w14:paraId="14AFDE10" w14:textId="77777777" w:rsidR="005F5D10" w:rsidRDefault="005F5D10" w:rsidP="009B03D3">
            <w:pPr>
              <w:spacing w:before="0" w:beforeAutospacing="0" w:after="0" w:afterAutospacing="0" w:line="276" w:lineRule="auto"/>
              <w:ind w:right="-29" w:firstLine="0"/>
              <w:jc w:val="center"/>
              <w:rPr>
                <w:ins w:id="6968" w:author="An Tran, ACA (BUV)" w:date="2024-09-12T11:03:00Z" w16du:dateUtc="2024-09-12T04:03:00Z"/>
                <w:rFonts w:ascii="iCiel Avenir LT Std 35 Light" w:eastAsia="Segoe UI" w:hAnsi="iCiel Avenir LT Std 35 Light" w:cs="Segoe UI"/>
                <w:color w:val="000000" w:themeColor="text1"/>
                <w:lang w:val="en-US"/>
              </w:rPr>
            </w:pPr>
            <w:ins w:id="6969" w:author="An Tran, ACA (BUV)" w:date="2024-09-12T11:03:00Z" w16du:dateUtc="2024-09-12T04:03:00Z">
              <w:r w:rsidRPr="008F5DDF">
                <w:rPr>
                  <w:rFonts w:ascii="iCiel Avenir LT Std 35 Light" w:eastAsia="Segoe UI" w:hAnsi="iCiel Avenir LT Std 35 Light" w:cs="Segoe UI"/>
                  <w:color w:val="000000" w:themeColor="text1"/>
                  <w:lang w:val="en-US"/>
                </w:rPr>
                <w:t>CSIR staff are always available during working hours (Mon-Fri, 8:30-17:30)</w:t>
              </w:r>
            </w:ins>
          </w:p>
          <w:p w14:paraId="39E6D64B" w14:textId="77777777" w:rsidR="005F5D10" w:rsidRPr="008F5DDF" w:rsidRDefault="005F5D10" w:rsidP="009B03D3">
            <w:pPr>
              <w:spacing w:before="0" w:beforeAutospacing="0" w:after="0" w:afterAutospacing="0" w:line="276" w:lineRule="auto"/>
              <w:ind w:right="-29" w:firstLine="0"/>
              <w:jc w:val="center"/>
              <w:rPr>
                <w:ins w:id="6970" w:author="An Tran, ACA (BUV)" w:date="2024-09-12T11:03:00Z" w16du:dateUtc="2024-09-12T04:03:00Z"/>
                <w:rFonts w:ascii="iCiel Avenir LT Std 35 Light" w:eastAsia="Segoe UI" w:hAnsi="iCiel Avenir LT Std 35 Light" w:cs="Segoe UI"/>
                <w:b/>
                <w:bCs/>
                <w:color w:val="000000" w:themeColor="text1"/>
                <w:lang w:val="en-US"/>
              </w:rPr>
            </w:pPr>
            <w:ins w:id="6971" w:author="An Tran, ACA (BUV)" w:date="2024-09-12T11:03:00Z" w16du:dateUtc="2024-09-12T04:03:00Z">
              <w:r w:rsidRPr="008F5DDF">
                <w:rPr>
                  <w:rFonts w:ascii="iCiel Avenir LT Std 35 Light" w:eastAsia="Segoe UI" w:hAnsi="iCiel Avenir LT Std 35 Light" w:cs="Segoe UI"/>
                  <w:color w:val="000000" w:themeColor="text1"/>
                  <w:lang w:val="en-US"/>
                </w:rPr>
                <w:t>at SE Lounge, 1</w:t>
              </w:r>
              <w:r w:rsidRPr="008F5DDF">
                <w:rPr>
                  <w:rFonts w:ascii="iCiel Avenir LT Std 35 Light" w:eastAsia="Segoe UI" w:hAnsi="iCiel Avenir LT Std 35 Light" w:cs="Segoe UI"/>
                  <w:color w:val="000000" w:themeColor="text1"/>
                  <w:vertAlign w:val="superscript"/>
                  <w:lang w:val="en-US"/>
                </w:rPr>
                <w:t xml:space="preserve">st </w:t>
              </w:r>
              <w:r w:rsidRPr="008F5DDF">
                <w:rPr>
                  <w:rFonts w:ascii="iCiel Avenir LT Std 35 Light" w:eastAsia="Segoe UI" w:hAnsi="iCiel Avenir LT Std 35 Light" w:cs="Segoe UI"/>
                  <w:color w:val="000000" w:themeColor="text1"/>
                  <w:lang w:val="en-US"/>
                </w:rPr>
                <w:t>Floor, BUV Ecopark Campus.</w:t>
              </w:r>
            </w:ins>
          </w:p>
        </w:tc>
      </w:tr>
    </w:tbl>
    <w:p w14:paraId="0FE15C6A" w14:textId="77777777" w:rsidR="005F5D10" w:rsidRDefault="005F5D10" w:rsidP="005F5D10">
      <w:pPr>
        <w:rPr>
          <w:ins w:id="6972" w:author="An Tran, ACA (BUV)" w:date="2024-09-12T11:03:00Z" w16du:dateUtc="2024-09-12T04:03:00Z"/>
          <w:rFonts w:ascii="iCiel Avenir LT Std 35 Light" w:hAnsi="iCiel Avenir LT Std 35 Light"/>
          <w:i/>
          <w:iCs/>
          <w:sz w:val="22"/>
          <w:szCs w:val="22"/>
          <w:lang w:eastAsia="en-US"/>
        </w:rPr>
      </w:pPr>
      <w:ins w:id="6973" w:author="An Tran, ACA (BUV)" w:date="2024-09-12T11:03:00Z" w16du:dateUtc="2024-09-12T04:03:00Z">
        <w:r>
          <w:rPr>
            <w:rFonts w:ascii="iCiel Avenir LT Std 35 Light" w:hAnsi="iCiel Avenir LT Std 35 Light"/>
            <w:i/>
            <w:iCs/>
            <w:sz w:val="22"/>
            <w:szCs w:val="22"/>
            <w:lang w:eastAsia="en-US"/>
          </w:rPr>
          <w:t xml:space="preserve">Để tìm kiếm hỗ trợ liên quan đến hướng nghiệp, việc làm và thực tập, sinh viên có thể liên hệ tới Phòng DV Hướng nghiệp và Quan hệ Đối tác – Ban Công tác và Phát triển Sinh viên thông qua các kênh sau: </w:t>
        </w:r>
      </w:ins>
    </w:p>
    <w:tbl>
      <w:tblPr>
        <w:tblStyle w:val="TableGrid"/>
        <w:tblW w:w="9985" w:type="dxa"/>
        <w:tblLook w:val="04A0" w:firstRow="1" w:lastRow="0" w:firstColumn="1" w:lastColumn="0" w:noHBand="0" w:noVBand="1"/>
      </w:tblPr>
      <w:tblGrid>
        <w:gridCol w:w="3897"/>
        <w:gridCol w:w="6088"/>
      </w:tblGrid>
      <w:tr w:rsidR="005F5D10" w:rsidRPr="00BA3003" w14:paraId="0D63A0CB" w14:textId="77777777" w:rsidTr="009B03D3">
        <w:trPr>
          <w:trHeight w:val="178"/>
          <w:ins w:id="6974" w:author="An Tran, ACA (BUV)" w:date="2024-09-12T11:03:00Z"/>
        </w:trPr>
        <w:tc>
          <w:tcPr>
            <w:tcW w:w="3897" w:type="dxa"/>
          </w:tcPr>
          <w:p w14:paraId="53A2F64B" w14:textId="77777777" w:rsidR="005F5D10" w:rsidRPr="008F5DDF" w:rsidRDefault="005F5D10" w:rsidP="009B03D3">
            <w:pPr>
              <w:spacing w:after="0" w:line="276" w:lineRule="auto"/>
              <w:ind w:right="-27" w:firstLine="0"/>
              <w:jc w:val="center"/>
              <w:rPr>
                <w:ins w:id="6975" w:author="An Tran, ACA (BUV)" w:date="2024-09-12T11:03:00Z" w16du:dateUtc="2024-09-12T04:03:00Z"/>
                <w:rFonts w:ascii="iCiel Avenir LT Std 35 Light" w:eastAsia="Segoe UI" w:hAnsi="iCiel Avenir LT Std 35 Light" w:cs="Segoe UI"/>
                <w:b/>
                <w:bCs/>
                <w:i/>
                <w:iCs/>
                <w:color w:val="000000" w:themeColor="text1"/>
                <w:lang w:val="en-US"/>
              </w:rPr>
            </w:pPr>
            <w:ins w:id="6976" w:author="An Tran, ACA (BUV)" w:date="2024-09-12T11:03:00Z" w16du:dateUtc="2024-09-12T04:03:00Z">
              <w:r>
                <w:rPr>
                  <w:rFonts w:ascii="iCiel Avenir LT Std 35 Light" w:eastAsia="Segoe UI" w:hAnsi="iCiel Avenir LT Std 35 Light" w:cs="Segoe UI"/>
                  <w:b/>
                  <w:bCs/>
                  <w:i/>
                  <w:iCs/>
                  <w:color w:val="000000" w:themeColor="text1"/>
                  <w:lang w:val="en-US"/>
                </w:rPr>
                <w:t>Kênh</w:t>
              </w:r>
            </w:ins>
          </w:p>
        </w:tc>
        <w:tc>
          <w:tcPr>
            <w:tcW w:w="6088" w:type="dxa"/>
          </w:tcPr>
          <w:p w14:paraId="2DCF8665" w14:textId="77777777" w:rsidR="005F5D10" w:rsidRPr="008F5DDF" w:rsidRDefault="005F5D10" w:rsidP="009B03D3">
            <w:pPr>
              <w:spacing w:after="0" w:line="276" w:lineRule="auto"/>
              <w:ind w:right="-109" w:firstLine="0"/>
              <w:jc w:val="center"/>
              <w:rPr>
                <w:ins w:id="6977" w:author="An Tran, ACA (BUV)" w:date="2024-09-12T11:03:00Z" w16du:dateUtc="2024-09-12T04:03:00Z"/>
                <w:rFonts w:ascii="iCiel Avenir LT Std 35 Light" w:eastAsia="Segoe UI" w:hAnsi="iCiel Avenir LT Std 35 Light" w:cs="Segoe UI"/>
                <w:b/>
                <w:bCs/>
                <w:i/>
                <w:iCs/>
                <w:color w:val="000000" w:themeColor="text1"/>
                <w:lang w:val="en-US"/>
              </w:rPr>
            </w:pPr>
            <w:ins w:id="6978" w:author="An Tran, ACA (BUV)" w:date="2024-09-12T11:03:00Z" w16du:dateUtc="2024-09-12T04:03:00Z">
              <w:r>
                <w:rPr>
                  <w:rFonts w:ascii="iCiel Avenir LT Std 35 Light" w:eastAsia="Segoe UI" w:hAnsi="iCiel Avenir LT Std 35 Light" w:cs="Segoe UI"/>
                  <w:b/>
                  <w:bCs/>
                  <w:i/>
                  <w:iCs/>
                  <w:color w:val="000000" w:themeColor="text1"/>
                  <w:lang w:val="en-US"/>
                </w:rPr>
                <w:t>Mục đích</w:t>
              </w:r>
            </w:ins>
          </w:p>
        </w:tc>
      </w:tr>
      <w:tr w:rsidR="005F5D10" w:rsidRPr="00BA3003" w14:paraId="37B115E6" w14:textId="77777777" w:rsidTr="009B03D3">
        <w:trPr>
          <w:ins w:id="6979" w:author="An Tran, ACA (BUV)" w:date="2024-09-12T11:03:00Z"/>
        </w:trPr>
        <w:tc>
          <w:tcPr>
            <w:tcW w:w="3897" w:type="dxa"/>
          </w:tcPr>
          <w:p w14:paraId="421C45E4" w14:textId="77777777" w:rsidR="005F5D10" w:rsidRPr="008F5DDF" w:rsidRDefault="005F5D10" w:rsidP="009B03D3">
            <w:pPr>
              <w:spacing w:after="0" w:line="276" w:lineRule="auto"/>
              <w:ind w:right="-27" w:firstLine="0"/>
              <w:jc w:val="left"/>
              <w:rPr>
                <w:ins w:id="6980" w:author="An Tran, ACA (BUV)" w:date="2024-09-12T11:03:00Z" w16du:dateUtc="2024-09-12T04:03:00Z"/>
                <w:rFonts w:ascii="iCiel Avenir LT Std 35 Light" w:eastAsia="Segoe UI" w:hAnsi="iCiel Avenir LT Std 35 Light" w:cs="Segoe UI"/>
                <w:b/>
                <w:bCs/>
                <w:i/>
                <w:iCs/>
                <w:color w:val="000000" w:themeColor="text1"/>
                <w:lang w:val="en-US"/>
              </w:rPr>
            </w:pPr>
            <w:ins w:id="6981" w:author="An Tran, ACA (BUV)" w:date="2024-09-12T11:03:00Z" w16du:dateUtc="2024-09-12T04:03:00Z">
              <w:r>
                <w:rPr>
                  <w:rFonts w:ascii="iCiel Avenir LT Std 35 Light" w:eastAsia="Segoe UI" w:hAnsi="iCiel Avenir LT Std 35 Light" w:cs="Segoe UI"/>
                  <w:b/>
                  <w:bCs/>
                  <w:i/>
                  <w:iCs/>
                  <w:color w:val="000000" w:themeColor="text1"/>
                  <w:lang w:val="en-US"/>
                </w:rPr>
                <w:t>Nền tảng Hướng nghiệp và Việc làm</w:t>
              </w:r>
              <w:r w:rsidRPr="008F5DDF">
                <w:rPr>
                  <w:rFonts w:ascii="iCiel Avenir LT Std 35 Light" w:eastAsia="Segoe UI" w:hAnsi="iCiel Avenir LT Std 35 Light" w:cs="Segoe UI"/>
                  <w:b/>
                  <w:bCs/>
                  <w:i/>
                  <w:iCs/>
                  <w:color w:val="000000" w:themeColor="text1"/>
                  <w:lang w:val="en-US"/>
                </w:rPr>
                <w:t xml:space="preserve">: </w:t>
              </w:r>
              <w:r w:rsidRPr="008F5DDF">
                <w:rPr>
                  <w:rFonts w:ascii="iCiel Avenir LT Std 35 Light" w:eastAsia="Segoe UI" w:hAnsi="iCiel Avenir LT Std 35 Light" w:cs="Segoe UI"/>
                  <w:i/>
                  <w:iCs/>
                  <w:color w:val="000000" w:themeColor="text1"/>
                </w:rPr>
                <w:fldChar w:fldCharType="begin"/>
              </w:r>
              <w:r w:rsidRPr="008F5DDF">
                <w:rPr>
                  <w:rFonts w:ascii="iCiel Avenir LT Std 35 Light" w:eastAsia="Segoe UI" w:hAnsi="iCiel Avenir LT Std 35 Light" w:cs="Segoe UI"/>
                  <w:i/>
                  <w:iCs/>
                  <w:color w:val="000000" w:themeColor="text1"/>
                  <w:lang w:val="en-US"/>
                </w:rPr>
                <w:instrText>HYPERLINK "https://buv.careercentre.me/"</w:instrText>
              </w:r>
              <w:r w:rsidRPr="008F5DDF">
                <w:rPr>
                  <w:rFonts w:ascii="iCiel Avenir LT Std 35 Light" w:eastAsia="Segoe UI" w:hAnsi="iCiel Avenir LT Std 35 Light" w:cs="Segoe UI"/>
                  <w:i/>
                  <w:iCs/>
                  <w:color w:val="000000" w:themeColor="text1"/>
                </w:rPr>
              </w:r>
              <w:r w:rsidRPr="008F5DDF">
                <w:rPr>
                  <w:rFonts w:ascii="iCiel Avenir LT Std 35 Light" w:eastAsia="Segoe UI" w:hAnsi="iCiel Avenir LT Std 35 Light" w:cs="Segoe UI"/>
                  <w:i/>
                  <w:iCs/>
                  <w:color w:val="000000" w:themeColor="text1"/>
                </w:rPr>
                <w:fldChar w:fldCharType="separate"/>
              </w:r>
              <w:r w:rsidRPr="008F5DDF">
                <w:rPr>
                  <w:rStyle w:val="Hyperlink"/>
                  <w:rFonts w:ascii="iCiel Avenir LT Std 35 Light" w:eastAsia="Segoe UI" w:hAnsi="iCiel Avenir LT Std 35 Light" w:cs="Segoe UI"/>
                  <w:i/>
                  <w:iCs/>
                  <w:lang w:val="en-US"/>
                </w:rPr>
                <w:t>https://buv.careercentre.me/</w:t>
              </w:r>
              <w:r w:rsidRPr="008F5DDF">
                <w:rPr>
                  <w:rFonts w:ascii="iCiel Avenir LT Std 35 Light" w:eastAsia="Segoe UI" w:hAnsi="iCiel Avenir LT Std 35 Light" w:cs="Segoe UI"/>
                  <w:i/>
                  <w:iCs/>
                  <w:color w:val="000000" w:themeColor="text1"/>
                </w:rPr>
                <w:fldChar w:fldCharType="end"/>
              </w:r>
              <w:r w:rsidRPr="008F5DDF">
                <w:rPr>
                  <w:rFonts w:ascii="iCiel Avenir LT Std 35 Light" w:eastAsia="Segoe UI" w:hAnsi="iCiel Avenir LT Std 35 Light" w:cs="Segoe UI"/>
                  <w:i/>
                  <w:iCs/>
                  <w:color w:val="000000" w:themeColor="text1"/>
                  <w:lang w:val="en-US"/>
                </w:rPr>
                <w:t xml:space="preserve">  </w:t>
              </w:r>
            </w:ins>
          </w:p>
        </w:tc>
        <w:tc>
          <w:tcPr>
            <w:tcW w:w="6088" w:type="dxa"/>
          </w:tcPr>
          <w:p w14:paraId="51B213DE" w14:textId="77777777" w:rsidR="005F5D10" w:rsidRPr="008F5DDF" w:rsidRDefault="005F5D10" w:rsidP="009B03D3">
            <w:pPr>
              <w:spacing w:after="0" w:line="276" w:lineRule="auto"/>
              <w:ind w:firstLine="0"/>
              <w:rPr>
                <w:ins w:id="6982" w:author="An Tran, ACA (BUV)" w:date="2024-09-12T11:03:00Z" w16du:dateUtc="2024-09-12T04:03:00Z"/>
                <w:rFonts w:ascii="iCiel Avenir LT Std 35 Light" w:eastAsia="Segoe UI" w:hAnsi="iCiel Avenir LT Std 35 Light" w:cs="Segoe UI"/>
                <w:i/>
                <w:iCs/>
                <w:color w:val="000000" w:themeColor="text1"/>
              </w:rPr>
            </w:pPr>
            <w:ins w:id="6983" w:author="An Tran, ACA (BUV)" w:date="2024-09-12T11:03:00Z" w16du:dateUtc="2024-09-12T04:03:00Z">
              <w:r>
                <w:rPr>
                  <w:rFonts w:ascii="iCiel Avenir LT Std 35 Light" w:eastAsia="Segoe UI" w:hAnsi="iCiel Avenir LT Std 35 Light" w:cs="Segoe UI"/>
                  <w:i/>
                  <w:iCs/>
                  <w:color w:val="000000" w:themeColor="text1"/>
                </w:rPr>
                <w:t>Nền tảng Hướng nghiệp và Việc làm BUV dành riêng cho sinh viên sử dụng tài khoản email sinh viên BUV. Nền tảng sử dụng công nghệ trí tuệ nhân tạo AI, các tiêu chuẩn hệ thống quản lý hồ sơ ứng viên (A</w:t>
              </w:r>
              <w:r w:rsidRPr="00AA0867">
                <w:rPr>
                  <w:rFonts w:ascii="iCiel Avenir LT Std 35 Light" w:eastAsia="Segoe UI" w:hAnsi="iCiel Avenir LT Std 35 Light" w:cs="Segoe UI"/>
                  <w:i/>
                  <w:iCs/>
                  <w:color w:val="000000" w:themeColor="text1"/>
                </w:rPr>
                <w:t xml:space="preserve">pplicant </w:t>
              </w:r>
              <w:r>
                <w:rPr>
                  <w:rFonts w:ascii="iCiel Avenir LT Std 35 Light" w:eastAsia="Segoe UI" w:hAnsi="iCiel Avenir LT Std 35 Light" w:cs="Segoe UI"/>
                  <w:i/>
                  <w:iCs/>
                  <w:color w:val="000000" w:themeColor="text1"/>
                </w:rPr>
                <w:t>T</w:t>
              </w:r>
              <w:r w:rsidRPr="00AA0867">
                <w:rPr>
                  <w:rFonts w:ascii="iCiel Avenir LT Std 35 Light" w:eastAsia="Segoe UI" w:hAnsi="iCiel Avenir LT Std 35 Light" w:cs="Segoe UI"/>
                  <w:i/>
                  <w:iCs/>
                  <w:color w:val="000000" w:themeColor="text1"/>
                </w:rPr>
                <w:t xml:space="preserve">racking </w:t>
              </w:r>
              <w:r>
                <w:rPr>
                  <w:rFonts w:ascii="iCiel Avenir LT Std 35 Light" w:eastAsia="Segoe UI" w:hAnsi="iCiel Avenir LT Std 35 Light" w:cs="Segoe UI"/>
                  <w:i/>
                  <w:iCs/>
                  <w:color w:val="000000" w:themeColor="text1"/>
                </w:rPr>
                <w:t>S</w:t>
              </w:r>
              <w:r w:rsidRPr="00AA0867">
                <w:rPr>
                  <w:rFonts w:ascii="iCiel Avenir LT Std 35 Light" w:eastAsia="Segoe UI" w:hAnsi="iCiel Avenir LT Std 35 Light" w:cs="Segoe UI"/>
                  <w:i/>
                  <w:iCs/>
                  <w:color w:val="000000" w:themeColor="text1"/>
                </w:rPr>
                <w:t>ystem</w:t>
              </w:r>
              <w:r>
                <w:rPr>
                  <w:rFonts w:ascii="iCiel Avenir LT Std 35 Light" w:eastAsia="Segoe UI" w:hAnsi="iCiel Avenir LT Std 35 Light" w:cs="Segoe UI"/>
                  <w:i/>
                  <w:iCs/>
                  <w:color w:val="000000" w:themeColor="text1"/>
                </w:rPr>
                <w:t xml:space="preserve"> – ATS) ứng dụng vào việc đánh giá hồ sơ ứng viên (CV), luyện tập phỏng vấn; cổng thông tin việc làm với các cơ hội chất lượng được chọn lọc từ đối tác trường; đặt lịch hẹn tư vấn nghề nghiệp; lịch sự kiện của Ban Công tác và Phát triển Sinh viên SE; các khóa học và tài liệu trực tuyến về phát triển nghề nghiệp và các kỹ năng; và các bài trắc nghiệm khám phá nghề nghiệp và bản thân.</w:t>
              </w:r>
            </w:ins>
          </w:p>
        </w:tc>
      </w:tr>
      <w:tr w:rsidR="005F5D10" w:rsidRPr="00F9324C" w14:paraId="6D3B9B72" w14:textId="77777777" w:rsidTr="009B03D3">
        <w:trPr>
          <w:trHeight w:val="979"/>
          <w:ins w:id="6984" w:author="An Tran, ACA (BUV)" w:date="2024-09-12T11:03:00Z"/>
        </w:trPr>
        <w:tc>
          <w:tcPr>
            <w:tcW w:w="3897" w:type="dxa"/>
          </w:tcPr>
          <w:p w14:paraId="1FA1E1C3" w14:textId="77777777" w:rsidR="005F5D10" w:rsidRPr="008F5DDF" w:rsidRDefault="005F5D10" w:rsidP="009B03D3">
            <w:pPr>
              <w:spacing w:after="0" w:line="276" w:lineRule="auto"/>
              <w:ind w:right="-27" w:firstLine="0"/>
              <w:jc w:val="left"/>
              <w:rPr>
                <w:ins w:id="6985" w:author="An Tran, ACA (BUV)" w:date="2024-09-12T11:03:00Z" w16du:dateUtc="2024-09-12T04:03:00Z"/>
                <w:rFonts w:ascii="iCiel Avenir LT Std 35 Light" w:eastAsia="Segoe UI" w:hAnsi="iCiel Avenir LT Std 35 Light" w:cs="Segoe UI"/>
                <w:i/>
                <w:iCs/>
                <w:color w:val="000000" w:themeColor="text1"/>
                <w:lang w:val="en-US"/>
              </w:rPr>
            </w:pPr>
            <w:ins w:id="6986" w:author="An Tran, ACA (BUV)" w:date="2024-09-12T11:03:00Z" w16du:dateUtc="2024-09-12T04:03:00Z">
              <w:r w:rsidRPr="008F5DDF">
                <w:rPr>
                  <w:rFonts w:ascii="iCiel Avenir LT Std 35 Light" w:eastAsia="Segoe UI" w:hAnsi="iCiel Avenir LT Std 35 Light" w:cs="Segoe UI"/>
                  <w:b/>
                  <w:bCs/>
                  <w:i/>
                  <w:iCs/>
                  <w:color w:val="000000" w:themeColor="text1"/>
                  <w:lang w:val="en-US"/>
                </w:rPr>
                <w:t xml:space="preserve">Facebook: </w:t>
              </w:r>
              <w:r w:rsidRPr="008F5DDF">
                <w:rPr>
                  <w:rFonts w:ascii="iCiel Avenir LT Std 35 Light" w:eastAsia="Segoe UI" w:hAnsi="iCiel Avenir LT Std 35 Light" w:cs="Segoe UI"/>
                  <w:i/>
                  <w:iCs/>
                  <w:color w:val="000000" w:themeColor="text1"/>
                </w:rPr>
                <w:fldChar w:fldCharType="begin"/>
              </w:r>
              <w:r w:rsidRPr="008F5DDF">
                <w:rPr>
                  <w:rFonts w:ascii="iCiel Avenir LT Std 35 Light" w:eastAsia="Segoe UI" w:hAnsi="iCiel Avenir LT Std 35 Light" w:cs="Segoe UI"/>
                  <w:i/>
                  <w:iCs/>
                  <w:color w:val="000000" w:themeColor="text1"/>
                  <w:lang w:val="en-US"/>
                </w:rPr>
                <w:instrText>HYPERLINK "https://www.facebook.com/buvcareer"</w:instrText>
              </w:r>
              <w:r w:rsidRPr="008F5DDF">
                <w:rPr>
                  <w:rFonts w:ascii="iCiel Avenir LT Std 35 Light" w:eastAsia="Segoe UI" w:hAnsi="iCiel Avenir LT Std 35 Light" w:cs="Segoe UI"/>
                  <w:i/>
                  <w:iCs/>
                  <w:color w:val="000000" w:themeColor="text1"/>
                </w:rPr>
              </w:r>
              <w:r w:rsidRPr="008F5DDF">
                <w:rPr>
                  <w:rFonts w:ascii="iCiel Avenir LT Std 35 Light" w:eastAsia="Segoe UI" w:hAnsi="iCiel Avenir LT Std 35 Light" w:cs="Segoe UI"/>
                  <w:i/>
                  <w:iCs/>
                  <w:color w:val="000000" w:themeColor="text1"/>
                </w:rPr>
                <w:fldChar w:fldCharType="separate"/>
              </w:r>
              <w:r w:rsidRPr="008F5DDF">
                <w:rPr>
                  <w:rStyle w:val="Hyperlink"/>
                  <w:rFonts w:ascii="iCiel Avenir LT Std 35 Light" w:eastAsia="Segoe UI" w:hAnsi="iCiel Avenir LT Std 35 Light" w:cs="Segoe UI"/>
                  <w:i/>
                  <w:iCs/>
                  <w:lang w:val="en-US"/>
                </w:rPr>
                <w:t>https://www.facebook.com/buvcareer</w:t>
              </w:r>
              <w:r w:rsidRPr="008F5DDF">
                <w:rPr>
                  <w:rFonts w:ascii="iCiel Avenir LT Std 35 Light" w:eastAsia="Segoe UI" w:hAnsi="iCiel Avenir LT Std 35 Light" w:cs="Segoe UI"/>
                  <w:i/>
                  <w:iCs/>
                  <w:color w:val="000000" w:themeColor="text1"/>
                </w:rPr>
                <w:fldChar w:fldCharType="end"/>
              </w:r>
            </w:ins>
          </w:p>
        </w:tc>
        <w:tc>
          <w:tcPr>
            <w:tcW w:w="6088" w:type="dxa"/>
            <w:vMerge w:val="restart"/>
          </w:tcPr>
          <w:p w14:paraId="205EBB13" w14:textId="77777777" w:rsidR="005F5D10" w:rsidRPr="008F5DDF" w:rsidRDefault="005F5D10" w:rsidP="009B03D3">
            <w:pPr>
              <w:spacing w:after="0" w:line="276" w:lineRule="auto"/>
              <w:ind w:firstLine="0"/>
              <w:rPr>
                <w:ins w:id="6987" w:author="An Tran, ACA (BUV)" w:date="2024-09-12T11:03:00Z" w16du:dateUtc="2024-09-12T04:03:00Z"/>
                <w:rFonts w:ascii="iCiel Avenir LT Std 35 Light" w:eastAsia="Segoe UI" w:hAnsi="iCiel Avenir LT Std 35 Light" w:cs="Segoe UI"/>
                <w:i/>
                <w:iCs/>
                <w:color w:val="000000" w:themeColor="text1"/>
                <w:lang w:val="en-US"/>
              </w:rPr>
            </w:pPr>
            <w:ins w:id="6988" w:author="An Tran, ACA (BUV)" w:date="2024-09-12T11:03:00Z" w16du:dateUtc="2024-09-12T04:03:00Z">
              <w:r>
                <w:rPr>
                  <w:rFonts w:ascii="iCiel Avenir LT Std 35 Light" w:eastAsia="Segoe UI" w:hAnsi="iCiel Avenir LT Std 35 Light" w:cs="Segoe UI"/>
                  <w:i/>
                  <w:iCs/>
                  <w:color w:val="000000" w:themeColor="text1"/>
                  <w:lang w:val="en-US"/>
                </w:rPr>
                <w:t xml:space="preserve">Đây là kênh Facebook Fanpage và Instagram chính thức của Phòng DV Hướng nghiệp và QH Đối tác (CSIR), được dung với mục đích thông báo, quảng bá các hoạt động, dịch vụ hỗ trợ hướng nghiệp, phát triển khả năng có việc làm, tương tác với các nhà tuyển dụng, thị trường lao động, và các cơ hội thực tập, việc làm. </w:t>
              </w:r>
            </w:ins>
          </w:p>
        </w:tc>
      </w:tr>
      <w:tr w:rsidR="005F5D10" w:rsidRPr="00BA3003" w14:paraId="31494305" w14:textId="77777777" w:rsidTr="009B03D3">
        <w:trPr>
          <w:ins w:id="6989" w:author="An Tran, ACA (BUV)" w:date="2024-09-12T11:03:00Z"/>
        </w:trPr>
        <w:tc>
          <w:tcPr>
            <w:tcW w:w="3897" w:type="dxa"/>
          </w:tcPr>
          <w:p w14:paraId="22C75290" w14:textId="77777777" w:rsidR="005F5D10" w:rsidRPr="008F5DDF" w:rsidRDefault="005F5D10" w:rsidP="009B03D3">
            <w:pPr>
              <w:spacing w:after="0" w:line="276" w:lineRule="auto"/>
              <w:ind w:right="-27" w:firstLine="0"/>
              <w:jc w:val="left"/>
              <w:rPr>
                <w:ins w:id="6990" w:author="An Tran, ACA (BUV)" w:date="2024-09-12T11:03:00Z" w16du:dateUtc="2024-09-12T04:03:00Z"/>
                <w:rFonts w:ascii="iCiel Avenir LT Std 35 Light" w:eastAsia="Segoe UI" w:hAnsi="iCiel Avenir LT Std 35 Light" w:cs="Segoe UI"/>
                <w:b/>
                <w:bCs/>
                <w:i/>
                <w:iCs/>
                <w:color w:val="000000" w:themeColor="text1"/>
                <w:lang w:val="pt-BR"/>
              </w:rPr>
            </w:pPr>
            <w:ins w:id="6991" w:author="An Tran, ACA (BUV)" w:date="2024-09-12T11:03:00Z" w16du:dateUtc="2024-09-12T04:03:00Z">
              <w:r w:rsidRPr="008F5DDF">
                <w:rPr>
                  <w:rFonts w:ascii="iCiel Avenir LT Std 35 Light" w:eastAsia="Segoe UI" w:hAnsi="iCiel Avenir LT Std 35 Light" w:cs="Segoe UI"/>
                  <w:b/>
                  <w:bCs/>
                  <w:i/>
                  <w:iCs/>
                  <w:color w:val="000000" w:themeColor="text1"/>
                  <w:lang w:val="pt-BR"/>
                </w:rPr>
                <w:t xml:space="preserve">Instagram: </w:t>
              </w:r>
              <w:r w:rsidRPr="008F5DDF">
                <w:rPr>
                  <w:rFonts w:ascii="iCiel Avenir LT Std 35 Light" w:eastAsia="Segoe UI" w:hAnsi="iCiel Avenir LT Std 35 Light" w:cs="Segoe UI"/>
                  <w:i/>
                  <w:iCs/>
                  <w:color w:val="000000" w:themeColor="text1"/>
                  <w:lang w:val="pt-BR"/>
                </w:rPr>
                <w:t xml:space="preserve">@buvcareerservices </w:t>
              </w:r>
            </w:ins>
          </w:p>
        </w:tc>
        <w:tc>
          <w:tcPr>
            <w:tcW w:w="6088" w:type="dxa"/>
            <w:vMerge/>
          </w:tcPr>
          <w:p w14:paraId="53B71263" w14:textId="77777777" w:rsidR="005F5D10" w:rsidRPr="008F5DDF" w:rsidRDefault="005F5D10" w:rsidP="009B03D3">
            <w:pPr>
              <w:spacing w:after="0" w:line="276" w:lineRule="auto"/>
              <w:rPr>
                <w:ins w:id="6992" w:author="An Tran, ACA (BUV)" w:date="2024-09-12T11:03:00Z" w16du:dateUtc="2024-09-12T04:03:00Z"/>
                <w:rFonts w:ascii="iCiel Avenir LT Std 35 Light" w:eastAsia="Segoe UI" w:hAnsi="iCiel Avenir LT Std 35 Light" w:cs="Segoe UI"/>
                <w:i/>
                <w:iCs/>
                <w:color w:val="000000" w:themeColor="text1"/>
                <w:lang w:val="en-US"/>
              </w:rPr>
            </w:pPr>
          </w:p>
        </w:tc>
      </w:tr>
      <w:tr w:rsidR="005F5D10" w:rsidRPr="00BA3003" w14:paraId="7365DC43" w14:textId="77777777" w:rsidTr="009B03D3">
        <w:trPr>
          <w:ins w:id="6993" w:author="An Tran, ACA (BUV)" w:date="2024-09-12T11:03:00Z"/>
        </w:trPr>
        <w:tc>
          <w:tcPr>
            <w:tcW w:w="3897" w:type="dxa"/>
          </w:tcPr>
          <w:p w14:paraId="629CF599" w14:textId="77777777" w:rsidR="005F5D10" w:rsidRPr="008F5DDF" w:rsidRDefault="005F5D10" w:rsidP="009B03D3">
            <w:pPr>
              <w:spacing w:after="0" w:line="276" w:lineRule="auto"/>
              <w:ind w:right="-27" w:firstLine="0"/>
              <w:jc w:val="left"/>
              <w:rPr>
                <w:ins w:id="6994" w:author="An Tran, ACA (BUV)" w:date="2024-09-12T11:03:00Z" w16du:dateUtc="2024-09-12T04:03:00Z"/>
                <w:rFonts w:ascii="iCiel Avenir LT Std 35 Light" w:eastAsia="Segoe UI" w:hAnsi="iCiel Avenir LT Std 35 Light" w:cs="Segoe UI"/>
                <w:b/>
                <w:bCs/>
                <w:i/>
                <w:iCs/>
                <w:color w:val="000000" w:themeColor="text1"/>
                <w:lang w:val="en-US"/>
              </w:rPr>
            </w:pPr>
            <w:ins w:id="6995" w:author="An Tran, ACA (BUV)" w:date="2024-09-12T11:03:00Z" w16du:dateUtc="2024-09-12T04:03:00Z">
              <w:r w:rsidRPr="008F5DDF">
                <w:rPr>
                  <w:rFonts w:ascii="iCiel Avenir LT Std 35 Light" w:eastAsia="Segoe UI" w:hAnsi="iCiel Avenir LT Std 35 Light" w:cs="Segoe UI"/>
                  <w:b/>
                  <w:bCs/>
                  <w:i/>
                  <w:iCs/>
                  <w:color w:val="000000" w:themeColor="text1"/>
                  <w:lang w:val="en-US"/>
                </w:rPr>
                <w:t xml:space="preserve">Email: </w:t>
              </w:r>
              <w:r w:rsidRPr="008F5DDF">
                <w:rPr>
                  <w:rFonts w:ascii="iCiel Avenir LT Std 35 Light" w:eastAsia="Segoe UI" w:hAnsi="iCiel Avenir LT Std 35 Light" w:cs="Segoe UI"/>
                  <w:i/>
                  <w:iCs/>
                  <w:color w:val="000000" w:themeColor="text1"/>
                  <w:lang w:val="pt-BR"/>
                </w:rPr>
                <w:fldChar w:fldCharType="begin"/>
              </w:r>
              <w:r w:rsidRPr="008F5DDF">
                <w:rPr>
                  <w:rFonts w:ascii="iCiel Avenir LT Std 35 Light" w:eastAsia="Segoe UI" w:hAnsi="iCiel Avenir LT Std 35 Light" w:cs="Segoe UI"/>
                  <w:i/>
                  <w:iCs/>
                  <w:color w:val="000000" w:themeColor="text1"/>
                  <w:lang w:val="en-US"/>
                </w:rPr>
                <w:instrText>HYPERLINK "mailto:SE-careers@buv.edu.vn"</w:instrText>
              </w:r>
              <w:r w:rsidRPr="008F5DDF">
                <w:rPr>
                  <w:rFonts w:ascii="iCiel Avenir LT Std 35 Light" w:eastAsia="Segoe UI" w:hAnsi="iCiel Avenir LT Std 35 Light" w:cs="Segoe UI"/>
                  <w:i/>
                  <w:iCs/>
                  <w:color w:val="000000" w:themeColor="text1"/>
                  <w:lang w:val="pt-BR"/>
                </w:rPr>
              </w:r>
              <w:r w:rsidRPr="008F5DDF">
                <w:rPr>
                  <w:rFonts w:ascii="iCiel Avenir LT Std 35 Light" w:eastAsia="Segoe UI" w:hAnsi="iCiel Avenir LT Std 35 Light" w:cs="Segoe UI"/>
                  <w:i/>
                  <w:iCs/>
                  <w:color w:val="000000" w:themeColor="text1"/>
                  <w:lang w:val="pt-BR"/>
                </w:rPr>
                <w:fldChar w:fldCharType="separate"/>
              </w:r>
              <w:r w:rsidRPr="008F5DDF">
                <w:rPr>
                  <w:rStyle w:val="Hyperlink"/>
                  <w:rFonts w:ascii="iCiel Avenir LT Std 35 Light" w:eastAsia="Segoe UI" w:hAnsi="iCiel Avenir LT Std 35 Light" w:cs="Segoe UI"/>
                  <w:i/>
                  <w:iCs/>
                  <w:lang w:val="en-US"/>
                </w:rPr>
                <w:t>SE-careers@buv.edu.vn</w:t>
              </w:r>
              <w:r w:rsidRPr="008F5DDF">
                <w:rPr>
                  <w:rFonts w:ascii="iCiel Avenir LT Std 35 Light" w:eastAsia="Segoe UI" w:hAnsi="iCiel Avenir LT Std 35 Light" w:cs="Segoe UI"/>
                  <w:i/>
                  <w:iCs/>
                  <w:color w:val="000000" w:themeColor="text1"/>
                  <w:lang w:val="pt-BR"/>
                </w:rPr>
                <w:fldChar w:fldCharType="end"/>
              </w:r>
              <w:r w:rsidRPr="008F5DDF">
                <w:rPr>
                  <w:rFonts w:ascii="iCiel Avenir LT Std 35 Light" w:eastAsia="Segoe UI" w:hAnsi="iCiel Avenir LT Std 35 Light" w:cs="Segoe UI"/>
                  <w:i/>
                  <w:iCs/>
                  <w:color w:val="000000" w:themeColor="text1"/>
                  <w:lang w:val="en-US"/>
                </w:rPr>
                <w:t xml:space="preserve"> </w:t>
              </w:r>
            </w:ins>
          </w:p>
        </w:tc>
        <w:tc>
          <w:tcPr>
            <w:tcW w:w="6088" w:type="dxa"/>
          </w:tcPr>
          <w:p w14:paraId="3A86E62B" w14:textId="77777777" w:rsidR="005F5D10" w:rsidRDefault="005F5D10" w:rsidP="009B03D3">
            <w:pPr>
              <w:spacing w:after="0" w:line="276" w:lineRule="auto"/>
              <w:ind w:firstLine="0"/>
              <w:rPr>
                <w:ins w:id="6996" w:author="An Tran, ACA (BUV)" w:date="2024-09-12T11:03:00Z" w16du:dateUtc="2024-09-12T04:03:00Z"/>
                <w:rFonts w:ascii="iCiel Avenir LT Std 35 Light" w:eastAsia="Segoe UI" w:hAnsi="iCiel Avenir LT Std 35 Light" w:cs="Segoe UI"/>
                <w:i/>
                <w:iCs/>
                <w:color w:val="000000" w:themeColor="text1"/>
                <w:lang w:val="en-US"/>
              </w:rPr>
            </w:pPr>
            <w:ins w:id="6997" w:author="An Tran, ACA (BUV)" w:date="2024-09-12T11:03:00Z" w16du:dateUtc="2024-09-12T04:03:00Z">
              <w:r>
                <w:rPr>
                  <w:rFonts w:ascii="iCiel Avenir LT Std 35 Light" w:eastAsia="Segoe UI" w:hAnsi="iCiel Avenir LT Std 35 Light" w:cs="Segoe UI"/>
                  <w:i/>
                  <w:iCs/>
                  <w:color w:val="000000" w:themeColor="text1"/>
                  <w:lang w:val="en-US"/>
                </w:rPr>
                <w:t xml:space="preserve">Đây là email chính thức của Phòng DV Hướng nghiệp và QH Đối tác (CSIR), được dùng để gửi các thông báo chính thức và lưu ý quan trọng về các hoạt động, dịch vụ hỗ trợ hướng nghiệp, phát triển khả năng có việc làm, tương tác với các nhà tuyển dụng, thị trường lao động, các cơ hội thực tập, việc làm, và các quy định, nội quy liên quan đến Phòng và sinh viên. </w:t>
              </w:r>
            </w:ins>
          </w:p>
          <w:p w14:paraId="6438D590" w14:textId="77777777" w:rsidR="005F5D10" w:rsidRPr="008F5DDF" w:rsidRDefault="005F5D10" w:rsidP="009B03D3">
            <w:pPr>
              <w:spacing w:after="0" w:line="276" w:lineRule="auto"/>
              <w:ind w:firstLine="0"/>
              <w:rPr>
                <w:ins w:id="6998" w:author="An Tran, ACA (BUV)" w:date="2024-09-12T11:03:00Z" w16du:dateUtc="2024-09-12T04:03:00Z"/>
                <w:rFonts w:ascii="iCiel Avenir LT Std 35 Light" w:eastAsia="Segoe UI" w:hAnsi="iCiel Avenir LT Std 35 Light" w:cs="Segoe UI"/>
                <w:i/>
                <w:iCs/>
                <w:color w:val="000000" w:themeColor="text1"/>
                <w:lang w:val="en-US"/>
              </w:rPr>
            </w:pPr>
            <w:ins w:id="6999" w:author="An Tran, ACA (BUV)" w:date="2024-09-12T11:03:00Z" w16du:dateUtc="2024-09-12T04:03:00Z">
              <w:r>
                <w:rPr>
                  <w:rFonts w:ascii="iCiel Avenir LT Std 35 Light" w:eastAsia="Segoe UI" w:hAnsi="iCiel Avenir LT Std 35 Light" w:cs="Segoe UI"/>
                  <w:i/>
                  <w:iCs/>
                  <w:color w:val="000000" w:themeColor="text1"/>
                  <w:lang w:val="en-US"/>
                </w:rPr>
                <w:t xml:space="preserve">Thời gian trả lời email: Trong vòng 3 ngày làm việc, trong giờ hành chính (Thứ 2 – Thứ 6, 8:30-17:30), sau khi nhận được email từ sinh viên. </w:t>
              </w:r>
            </w:ins>
          </w:p>
        </w:tc>
      </w:tr>
      <w:tr w:rsidR="005F5D10" w:rsidRPr="00BA3003" w14:paraId="6364C200" w14:textId="77777777" w:rsidTr="009B03D3">
        <w:trPr>
          <w:ins w:id="7000" w:author="An Tran, ACA (BUV)" w:date="2024-09-12T11:03:00Z"/>
        </w:trPr>
        <w:tc>
          <w:tcPr>
            <w:tcW w:w="9985" w:type="dxa"/>
            <w:gridSpan w:val="2"/>
          </w:tcPr>
          <w:p w14:paraId="25BFE636" w14:textId="77777777" w:rsidR="005F5D10" w:rsidRPr="008F5DDF" w:rsidRDefault="005F5D10" w:rsidP="009B03D3">
            <w:pPr>
              <w:spacing w:before="0" w:beforeAutospacing="0" w:after="0" w:afterAutospacing="0" w:line="276" w:lineRule="auto"/>
              <w:ind w:right="-29" w:firstLine="0"/>
              <w:jc w:val="center"/>
              <w:rPr>
                <w:ins w:id="7001" w:author="An Tran, ACA (BUV)" w:date="2024-09-12T11:03:00Z" w16du:dateUtc="2024-09-12T04:03:00Z"/>
                <w:rFonts w:ascii="iCiel Avenir LT Std 35 Light" w:eastAsia="Segoe UI" w:hAnsi="iCiel Avenir LT Std 35 Light" w:cs="Segoe UI"/>
                <w:b/>
                <w:bCs/>
                <w:i/>
                <w:iCs/>
                <w:color w:val="000000" w:themeColor="text1"/>
              </w:rPr>
            </w:pPr>
            <w:ins w:id="7002" w:author="An Tran, ACA (BUV)" w:date="2024-09-12T11:03:00Z" w16du:dateUtc="2024-09-12T04:03:00Z">
              <w:r w:rsidRPr="008F5DDF">
                <w:rPr>
                  <w:rFonts w:ascii="iCiel Avenir LT Std 35 Light" w:eastAsia="Segoe UI" w:hAnsi="iCiel Avenir LT Std 35 Light" w:cs="Segoe UI"/>
                  <w:b/>
                  <w:bCs/>
                  <w:i/>
                  <w:iCs/>
                  <w:color w:val="000000" w:themeColor="text1"/>
                </w:rPr>
                <w:t xml:space="preserve">Gặp gỡ nhân viên để được giải đáp </w:t>
              </w:r>
              <w:r>
                <w:rPr>
                  <w:rFonts w:ascii="iCiel Avenir LT Std 35 Light" w:eastAsia="Segoe UI" w:hAnsi="iCiel Avenir LT Std 35 Light" w:cs="Segoe UI"/>
                  <w:b/>
                  <w:bCs/>
                  <w:i/>
                  <w:iCs/>
                  <w:color w:val="000000" w:themeColor="text1"/>
                </w:rPr>
                <w:t xml:space="preserve">và hỗ trợ trực tiếp </w:t>
              </w:r>
            </w:ins>
          </w:p>
          <w:p w14:paraId="4DEF606F" w14:textId="77777777" w:rsidR="005F5D10" w:rsidRDefault="005F5D10" w:rsidP="009B03D3">
            <w:pPr>
              <w:spacing w:before="0" w:beforeAutospacing="0" w:after="0" w:afterAutospacing="0" w:line="276" w:lineRule="auto"/>
              <w:ind w:right="-29" w:firstLine="0"/>
              <w:jc w:val="center"/>
              <w:rPr>
                <w:ins w:id="7003" w:author="An Tran, ACA (BUV)" w:date="2024-09-12T11:03:00Z" w16du:dateUtc="2024-09-12T04:03:00Z"/>
                <w:rFonts w:ascii="iCiel Avenir LT Std 35 Light" w:eastAsia="Segoe UI" w:hAnsi="iCiel Avenir LT Std 35 Light" w:cs="Segoe UI"/>
                <w:i/>
                <w:iCs/>
                <w:color w:val="000000" w:themeColor="text1"/>
                <w:lang w:val="en-US"/>
              </w:rPr>
            </w:pPr>
            <w:ins w:id="7004" w:author="An Tran, ACA (BUV)" w:date="2024-09-12T11:03:00Z" w16du:dateUtc="2024-09-12T04:03:00Z">
              <w:r w:rsidRPr="008F5DDF">
                <w:rPr>
                  <w:rFonts w:ascii="iCiel Avenir LT Std 35 Light" w:eastAsia="Segoe UI" w:hAnsi="iCiel Avenir LT Std 35 Light" w:cs="Segoe UI"/>
                  <w:i/>
                  <w:iCs/>
                  <w:color w:val="000000" w:themeColor="text1"/>
                  <w:lang w:val="en-US"/>
                </w:rPr>
                <w:t>Tại SE Lounge, Tầng 1, Khuôn viên BUV Ecopark</w:t>
              </w:r>
              <w:r>
                <w:rPr>
                  <w:rFonts w:ascii="iCiel Avenir LT Std 35 Light" w:eastAsia="Segoe UI" w:hAnsi="iCiel Avenir LT Std 35 Light" w:cs="Segoe UI"/>
                  <w:i/>
                  <w:iCs/>
                  <w:color w:val="000000" w:themeColor="text1"/>
                  <w:lang w:val="en-US"/>
                </w:rPr>
                <w:t xml:space="preserve"> Campus</w:t>
              </w:r>
            </w:ins>
          </w:p>
          <w:p w14:paraId="735372B7" w14:textId="77777777" w:rsidR="005F5D10" w:rsidRPr="008F5DDF" w:rsidRDefault="005F5D10" w:rsidP="009B03D3">
            <w:pPr>
              <w:spacing w:before="0" w:beforeAutospacing="0" w:after="0" w:afterAutospacing="0" w:line="276" w:lineRule="auto"/>
              <w:ind w:right="-29" w:firstLine="0"/>
              <w:jc w:val="center"/>
              <w:rPr>
                <w:ins w:id="7005" w:author="An Tran, ACA (BUV)" w:date="2024-09-12T11:03:00Z" w16du:dateUtc="2024-09-12T04:03:00Z"/>
                <w:rFonts w:ascii="iCiel Avenir LT Std 35 Light" w:eastAsia="Segoe UI" w:hAnsi="iCiel Avenir LT Std 35 Light" w:cs="Segoe UI"/>
                <w:i/>
                <w:iCs/>
                <w:color w:val="000000" w:themeColor="text1"/>
                <w:lang w:val="en-US"/>
              </w:rPr>
            </w:pPr>
            <w:ins w:id="7006" w:author="An Tran, ACA (BUV)" w:date="2024-09-12T11:03:00Z" w16du:dateUtc="2024-09-12T04:03:00Z">
              <w:r>
                <w:rPr>
                  <w:rFonts w:ascii="iCiel Avenir LT Std 35 Light" w:eastAsia="Segoe UI" w:hAnsi="iCiel Avenir LT Std 35 Light" w:cs="Segoe UI"/>
                  <w:i/>
                  <w:iCs/>
                  <w:color w:val="000000" w:themeColor="text1"/>
                  <w:lang w:val="en-US"/>
                </w:rPr>
                <w:t>Giờ làm việc: Thứ 2 – Thứ 6, 8:30-17:30</w:t>
              </w:r>
            </w:ins>
          </w:p>
        </w:tc>
      </w:tr>
    </w:tbl>
    <w:p w14:paraId="2B736D04" w14:textId="77777777" w:rsidR="005F5D10" w:rsidRPr="008F5DDF" w:rsidRDefault="005F5D10" w:rsidP="005F5D10">
      <w:pPr>
        <w:pStyle w:val="Question"/>
        <w:numPr>
          <w:ilvl w:val="0"/>
          <w:numId w:val="7"/>
        </w:numPr>
        <w:tabs>
          <w:tab w:val="left" w:pos="630"/>
          <w:tab w:val="left" w:pos="990"/>
        </w:tabs>
        <w:spacing w:before="100" w:line="400" w:lineRule="exact"/>
        <w:ind w:left="0" w:firstLine="720"/>
        <w:rPr>
          <w:ins w:id="7007" w:author="An Tran, ACA (BUV)" w:date="2024-09-12T11:03:00Z" w16du:dateUtc="2024-09-12T04:03:00Z"/>
          <w:rFonts w:cs="Arial"/>
          <w:b w:val="0"/>
          <w:i/>
          <w:iCs/>
          <w:szCs w:val="22"/>
        </w:rPr>
      </w:pPr>
      <w:bookmarkStart w:id="7008" w:name="_Toc177025937"/>
      <w:bookmarkStart w:id="7009" w:name="_Toc177077398"/>
      <w:ins w:id="7010" w:author="An Tran, ACA (BUV)" w:date="2024-09-12T11:03:00Z" w16du:dateUtc="2024-09-12T04:03:00Z">
        <w:r>
          <w:rPr>
            <w:rFonts w:cs="Arial"/>
            <w:bCs/>
            <w:szCs w:val="22"/>
          </w:rPr>
          <w:t xml:space="preserve">What are BUV Career Centre, BUV Career Platform, BUV Career Centre Platform, BUV Job Portal? Why should students use this platform? / </w:t>
        </w:r>
        <w:r w:rsidRPr="009B03D3">
          <w:rPr>
            <w:rFonts w:cs="Arial"/>
            <w:bCs/>
            <w:i/>
            <w:iCs/>
            <w:szCs w:val="22"/>
          </w:rPr>
          <w:t xml:space="preserve">“BUV Career Centre”, “BUV Career Platform”, “BUV Career Centre Platform”, “BUV Job Portal” là gì? Vì sao sinh viên nên sử dụng nền tảng </w:t>
        </w:r>
        <w:r w:rsidRPr="009B03D3">
          <w:rPr>
            <w:rFonts w:cs="Arial"/>
            <w:bCs/>
            <w:i/>
            <w:iCs/>
            <w:noProof/>
            <w:szCs w:val="22"/>
          </w:rPr>
          <w:t>này</w:t>
        </w:r>
        <w:r w:rsidRPr="009B03D3">
          <w:rPr>
            <w:rFonts w:cs="Arial"/>
            <w:bCs/>
            <w:i/>
            <w:iCs/>
            <w:szCs w:val="22"/>
          </w:rPr>
          <w:t>?</w:t>
        </w:r>
        <w:bookmarkEnd w:id="7008"/>
        <w:bookmarkEnd w:id="7009"/>
      </w:ins>
    </w:p>
    <w:p w14:paraId="062A0554" w14:textId="77777777" w:rsidR="005F5D10" w:rsidRPr="008F5DDF" w:rsidRDefault="005F5D10" w:rsidP="005F5D10">
      <w:pPr>
        <w:pStyle w:val="ListParagraph"/>
        <w:spacing w:after="240" w:line="276" w:lineRule="auto"/>
        <w:ind w:left="0" w:right="-514"/>
        <w:rPr>
          <w:ins w:id="7011" w:author="An Tran, ACA (BUV)" w:date="2024-09-12T11:03:00Z" w16du:dateUtc="2024-09-12T04:03:00Z"/>
          <w:rFonts w:ascii="iCiel Avenir LT Std 35 Light" w:eastAsia="Segoe UI" w:hAnsi="iCiel Avenir LT Std 35 Light" w:cs="Calibri"/>
          <w:color w:val="000000" w:themeColor="text1"/>
          <w:sz w:val="22"/>
          <w:szCs w:val="22"/>
        </w:rPr>
      </w:pPr>
      <w:ins w:id="7012" w:author="An Tran, ACA (BUV)" w:date="2024-09-12T11:03:00Z" w16du:dateUtc="2024-09-12T04:03:00Z">
        <w:r w:rsidRPr="008F5DDF">
          <w:rPr>
            <w:rFonts w:ascii="iCiel Avenir LT Std 35 Light" w:eastAsia="Segoe UI" w:hAnsi="iCiel Avenir LT Std 35 Light" w:cs="Segoe UI"/>
            <w:color w:val="000000" w:themeColor="text1"/>
            <w:sz w:val="22"/>
            <w:szCs w:val="22"/>
          </w:rPr>
          <w:t xml:space="preserve">All the phrases, like “BUV Career Centre”, “BUV Career Platform”, “BUV Career Centre Platform”, “BUV Job Portal” or similar phrases refer to the one-stop-shop career guidance platform offered exclusively for BUV students and alumni using BUV email account. Students can find everything related to career services offered by the university at: </w:t>
        </w:r>
        <w:r w:rsidRPr="008F5DDF">
          <w:rPr>
            <w:rFonts w:ascii="iCiel Avenir LT Std 35 Light" w:eastAsia="Segoe UI" w:hAnsi="iCiel Avenir LT Std 35 Light" w:cs="Segoe UI"/>
            <w:color w:val="000000" w:themeColor="text1"/>
            <w:sz w:val="22"/>
            <w:szCs w:val="22"/>
          </w:rPr>
          <w:fldChar w:fldCharType="begin"/>
        </w:r>
        <w:r w:rsidRPr="008F5DDF">
          <w:rPr>
            <w:rFonts w:ascii="iCiel Avenir LT Std 35 Light" w:eastAsia="Segoe UI" w:hAnsi="iCiel Avenir LT Std 35 Light" w:cs="Segoe UI"/>
            <w:color w:val="000000" w:themeColor="text1"/>
            <w:sz w:val="22"/>
            <w:szCs w:val="22"/>
          </w:rPr>
          <w:instrText>HYPERLINK "https://buv.careercentre.me/"</w:instrText>
        </w:r>
        <w:r w:rsidRPr="008F5DDF">
          <w:rPr>
            <w:rFonts w:ascii="iCiel Avenir LT Std 35 Light" w:eastAsia="Segoe UI" w:hAnsi="iCiel Avenir LT Std 35 Light" w:cs="Segoe UI"/>
            <w:color w:val="000000" w:themeColor="text1"/>
            <w:sz w:val="22"/>
            <w:szCs w:val="22"/>
          </w:rPr>
        </w:r>
        <w:r w:rsidRPr="008F5DDF">
          <w:rPr>
            <w:rFonts w:ascii="iCiel Avenir LT Std 35 Light" w:eastAsia="Segoe UI" w:hAnsi="iCiel Avenir LT Std 35 Light" w:cs="Segoe UI"/>
            <w:color w:val="000000" w:themeColor="text1"/>
            <w:sz w:val="22"/>
            <w:szCs w:val="22"/>
          </w:rPr>
          <w:fldChar w:fldCharType="separate"/>
        </w:r>
        <w:r w:rsidRPr="008F5DDF">
          <w:rPr>
            <w:rStyle w:val="Hyperlink"/>
            <w:rFonts w:ascii="iCiel Avenir LT Std 35 Light" w:eastAsia="Segoe UI" w:hAnsi="iCiel Avenir LT Std 35 Light" w:cs="Segoe UI"/>
            <w:sz w:val="22"/>
            <w:szCs w:val="22"/>
          </w:rPr>
          <w:t>https://buv.careercentre.me/</w:t>
        </w:r>
        <w:r w:rsidRPr="008F5DDF">
          <w:rPr>
            <w:rFonts w:ascii="iCiel Avenir LT Std 35 Light" w:eastAsia="Segoe UI" w:hAnsi="iCiel Avenir LT Std 35 Light" w:cs="Segoe UI"/>
            <w:color w:val="000000" w:themeColor="text1"/>
            <w:sz w:val="22"/>
            <w:szCs w:val="22"/>
          </w:rPr>
          <w:fldChar w:fldCharType="end"/>
        </w:r>
        <w:r w:rsidRPr="008F5DDF">
          <w:rPr>
            <w:rFonts w:ascii="iCiel Avenir LT Std 35 Light" w:eastAsia="Segoe UI" w:hAnsi="iCiel Avenir LT Std 35 Light" w:cs="Segoe UI"/>
            <w:color w:val="000000" w:themeColor="text1"/>
          </w:rPr>
          <w:t xml:space="preserve"> </w:t>
        </w:r>
      </w:ins>
    </w:p>
    <w:p w14:paraId="151B16F3" w14:textId="77777777" w:rsidR="005F5D10" w:rsidRPr="008F5DDF" w:rsidRDefault="005F5D10" w:rsidP="005F5D10">
      <w:pPr>
        <w:pStyle w:val="ListParagraph"/>
        <w:spacing w:after="240" w:line="276" w:lineRule="auto"/>
        <w:ind w:right="-514" w:firstLine="0"/>
        <w:rPr>
          <w:ins w:id="7013" w:author="An Tran, ACA (BUV)" w:date="2024-09-12T11:03:00Z" w16du:dateUtc="2024-09-12T04:03:00Z"/>
          <w:rFonts w:ascii="iCiel Avenir LT Std 35 Light" w:eastAsia="Segoe UI" w:hAnsi="iCiel Avenir LT Std 35 Light" w:cs="Segoe UI"/>
          <w:color w:val="000000" w:themeColor="text1"/>
        </w:rPr>
      </w:pPr>
    </w:p>
    <w:p w14:paraId="4B4C1AEE"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14" w:author="An Tran, ACA (BUV)" w:date="2024-09-12T11:03:00Z" w16du:dateUtc="2024-09-12T04:03:00Z"/>
          <w:rFonts w:ascii="iCiel Avenir LT Std 35 Light" w:eastAsia="Segoe UI" w:hAnsi="iCiel Avenir LT Std 35 Light" w:cs="Segoe UI"/>
          <w:color w:val="000000" w:themeColor="text1"/>
          <w:sz w:val="22"/>
          <w:szCs w:val="22"/>
        </w:rPr>
      </w:pPr>
      <w:ins w:id="7015" w:author="An Tran, ACA (BUV)" w:date="2024-09-12T11:03:00Z" w16du:dateUtc="2024-09-12T04:03:00Z">
        <w:r w:rsidRPr="008F5DDF">
          <w:rPr>
            <w:rFonts w:ascii="iCiel Avenir LT Std 35 Light" w:eastAsia="Segoe UI" w:hAnsi="iCiel Avenir LT Std 35 Light" w:cs="Segoe UI"/>
            <w:b/>
            <w:bCs/>
            <w:color w:val="000000" w:themeColor="text1"/>
            <w:sz w:val="22"/>
            <w:szCs w:val="22"/>
          </w:rPr>
          <w:t xml:space="preserve">Job Portal </w:t>
        </w:r>
        <w:r w:rsidRPr="008F5DDF">
          <w:rPr>
            <w:rFonts w:ascii="iCiel Avenir LT Std 35 Light" w:eastAsia="Segoe UI" w:hAnsi="iCiel Avenir LT Std 35 Light" w:cs="Segoe UI"/>
            <w:color w:val="000000" w:themeColor="text1"/>
            <w:sz w:val="22"/>
            <w:szCs w:val="22"/>
          </w:rPr>
          <w:t>with selective opportunities that your needs and semester break. These openings are sourced from BUV’s partners who are reliable employers and value your education and skills. Your CVs will be sent directly to employers in real-time as you apply.</w:t>
        </w:r>
      </w:ins>
    </w:p>
    <w:p w14:paraId="41B1EE35"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16" w:author="An Tran, ACA (BUV)" w:date="2024-09-12T11:03:00Z" w16du:dateUtc="2024-09-12T04:03:00Z"/>
          <w:rFonts w:ascii="iCiel Avenir LT Std 35 Light" w:eastAsia="Segoe UI" w:hAnsi="iCiel Avenir LT Std 35 Light" w:cs="Segoe UI"/>
          <w:color w:val="000000" w:themeColor="text1"/>
          <w:sz w:val="22"/>
          <w:szCs w:val="22"/>
        </w:rPr>
      </w:pPr>
      <w:ins w:id="7017" w:author="An Tran, ACA (BUV)" w:date="2024-09-12T11:03:00Z" w16du:dateUtc="2024-09-12T04:03:00Z">
        <w:r w:rsidRPr="008F5DDF">
          <w:rPr>
            <w:rFonts w:ascii="iCiel Avenir LT Std 35 Light" w:eastAsia="Segoe UI" w:hAnsi="iCiel Avenir LT Std 35 Light" w:cs="Segoe UI"/>
            <w:b/>
            <w:bCs/>
            <w:color w:val="000000" w:themeColor="text1"/>
            <w:sz w:val="22"/>
            <w:szCs w:val="22"/>
          </w:rPr>
          <w:t>AI-Powered Tools</w:t>
        </w:r>
        <w:r w:rsidRPr="008F5DDF">
          <w:rPr>
            <w:rFonts w:ascii="iCiel Avenir LT Std 35 Light" w:eastAsia="Segoe UI" w:hAnsi="iCiel Avenir LT Std 35 Light" w:cs="Segoe UI"/>
            <w:color w:val="000000" w:themeColor="text1"/>
            <w:sz w:val="22"/>
            <w:szCs w:val="22"/>
          </w:rPr>
          <w:t xml:space="preserve">: CV Builder, CV360, Cover Letter Builder, Mock Interview Simulations </w:t>
        </w:r>
      </w:ins>
    </w:p>
    <w:p w14:paraId="620C479C"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18" w:author="An Tran, ACA (BUV)" w:date="2024-09-12T11:03:00Z" w16du:dateUtc="2024-09-12T04:03:00Z"/>
          <w:rFonts w:ascii="iCiel Avenir LT Std 35 Light" w:eastAsia="Segoe UI" w:hAnsi="iCiel Avenir LT Std 35 Light" w:cs="Segoe UI"/>
          <w:color w:val="000000" w:themeColor="text1"/>
          <w:sz w:val="22"/>
          <w:szCs w:val="22"/>
        </w:rPr>
      </w:pPr>
      <w:ins w:id="7019" w:author="An Tran, ACA (BUV)" w:date="2024-09-12T11:03:00Z" w16du:dateUtc="2024-09-12T04:03:00Z">
        <w:r w:rsidRPr="008F5DDF">
          <w:rPr>
            <w:rFonts w:ascii="iCiel Avenir LT Std 35 Light" w:eastAsia="Segoe UI" w:hAnsi="iCiel Avenir LT Std 35 Light" w:cs="Segoe UI"/>
            <w:b/>
            <w:bCs/>
            <w:color w:val="000000" w:themeColor="text1"/>
            <w:sz w:val="22"/>
            <w:szCs w:val="22"/>
          </w:rPr>
          <w:t xml:space="preserve">Book a career appointment </w:t>
        </w:r>
        <w:r w:rsidRPr="008F5DDF">
          <w:rPr>
            <w:rFonts w:ascii="iCiel Avenir LT Std 35 Light" w:eastAsia="Segoe UI" w:hAnsi="iCiel Avenir LT Std 35 Light" w:cs="Segoe UI"/>
            <w:color w:val="000000" w:themeColor="text1"/>
            <w:sz w:val="22"/>
            <w:szCs w:val="22"/>
          </w:rPr>
          <w:t>with our career consultants to discuss everything career related. </w:t>
        </w:r>
      </w:ins>
    </w:p>
    <w:p w14:paraId="0C241C25"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20" w:author="An Tran, ACA (BUV)" w:date="2024-09-12T11:03:00Z" w16du:dateUtc="2024-09-12T04:03:00Z"/>
          <w:rFonts w:ascii="iCiel Avenir LT Std 35 Light" w:eastAsia="Segoe UI" w:hAnsi="iCiel Avenir LT Std 35 Light" w:cs="Segoe UI"/>
          <w:color w:val="000000" w:themeColor="text1"/>
          <w:sz w:val="22"/>
          <w:szCs w:val="22"/>
        </w:rPr>
      </w:pPr>
      <w:ins w:id="7021" w:author="An Tran, ACA (BUV)" w:date="2024-09-12T11:03:00Z" w16du:dateUtc="2024-09-12T04:03:00Z">
        <w:r w:rsidRPr="008F5DDF">
          <w:rPr>
            <w:rFonts w:ascii="iCiel Avenir LT Std 35 Light" w:eastAsia="Segoe UI" w:hAnsi="iCiel Avenir LT Std 35 Light" w:cs="Segoe UI"/>
            <w:b/>
            <w:bCs/>
            <w:color w:val="000000" w:themeColor="text1"/>
            <w:sz w:val="22"/>
            <w:szCs w:val="22"/>
          </w:rPr>
          <w:t xml:space="preserve">E-learning Hub </w:t>
        </w:r>
        <w:r w:rsidRPr="008F5DDF">
          <w:rPr>
            <w:rFonts w:ascii="iCiel Avenir LT Std 35 Light" w:eastAsia="Segoe UI" w:hAnsi="iCiel Avenir LT Std 35 Light" w:cs="Segoe UI"/>
            <w:color w:val="000000" w:themeColor="text1"/>
            <w:sz w:val="22"/>
            <w:szCs w:val="22"/>
          </w:rPr>
          <w:t>including courses, articles, and videos on diverse topics to enhance employability. </w:t>
        </w:r>
      </w:ins>
    </w:p>
    <w:p w14:paraId="60585D34"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22" w:author="An Tran, ACA (BUV)" w:date="2024-09-12T11:03:00Z" w16du:dateUtc="2024-09-12T04:03:00Z"/>
          <w:rFonts w:ascii="iCiel Avenir LT Std 35 Light" w:eastAsia="Segoe UI" w:hAnsi="iCiel Avenir LT Std 35 Light" w:cs="Segoe UI"/>
          <w:color w:val="000000" w:themeColor="text1"/>
          <w:sz w:val="22"/>
          <w:szCs w:val="22"/>
        </w:rPr>
      </w:pPr>
      <w:ins w:id="7023" w:author="An Tran, ACA (BUV)" w:date="2024-09-12T11:03:00Z" w16du:dateUtc="2024-09-12T04:03:00Z">
        <w:r w:rsidRPr="008F5DDF">
          <w:rPr>
            <w:rFonts w:ascii="iCiel Avenir LT Std 35 Light" w:eastAsia="Segoe UI" w:hAnsi="iCiel Avenir LT Std 35 Light" w:cs="Segoe UI"/>
            <w:b/>
            <w:bCs/>
            <w:color w:val="000000" w:themeColor="text1"/>
            <w:sz w:val="22"/>
            <w:szCs w:val="22"/>
          </w:rPr>
          <w:t>Indigo Insights Assessment:</w:t>
        </w:r>
        <w:r w:rsidRPr="008F5DDF">
          <w:rPr>
            <w:rFonts w:ascii="iCiel Avenir LT Std 35 Light" w:eastAsia="Segoe UI" w:hAnsi="iCiel Avenir LT Std 35 Light" w:cs="Segoe UI"/>
            <w:color w:val="000000" w:themeColor="text1"/>
            <w:sz w:val="22"/>
            <w:szCs w:val="22"/>
          </w:rPr>
          <w:t> A BUV-sponsored test to explore your communication and behaviour styles, motivators, and strengths.</w:t>
        </w:r>
      </w:ins>
    </w:p>
    <w:p w14:paraId="38FC82B6"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24" w:author="An Tran, ACA (BUV)" w:date="2024-09-12T11:03:00Z" w16du:dateUtc="2024-09-12T04:03:00Z"/>
          <w:rFonts w:ascii="iCiel Avenir LT Std 35 Light" w:eastAsia="Segoe UI" w:hAnsi="iCiel Avenir LT Std 35 Light" w:cs="Segoe UI"/>
          <w:b/>
          <w:bCs/>
          <w:color w:val="000000" w:themeColor="text1"/>
          <w:sz w:val="22"/>
          <w:szCs w:val="22"/>
        </w:rPr>
      </w:pPr>
      <w:ins w:id="7025" w:author="An Tran, ACA (BUV)" w:date="2024-09-12T11:03:00Z" w16du:dateUtc="2024-09-12T04:03:00Z">
        <w:r w:rsidRPr="008F5DDF">
          <w:rPr>
            <w:rFonts w:ascii="iCiel Avenir LT Std 35 Light" w:eastAsia="Segoe UI" w:hAnsi="iCiel Avenir LT Std 35 Light" w:cs="Segoe UI"/>
            <w:b/>
            <w:bCs/>
            <w:color w:val="000000" w:themeColor="text1"/>
            <w:sz w:val="22"/>
            <w:szCs w:val="22"/>
          </w:rPr>
          <w:t xml:space="preserve">SE Event Calendar </w:t>
        </w:r>
        <w:r w:rsidRPr="008F5DDF">
          <w:rPr>
            <w:rFonts w:ascii="iCiel Avenir LT Std 35 Light" w:eastAsia="Segoe UI" w:hAnsi="iCiel Avenir LT Std 35 Light" w:cs="Segoe UI"/>
            <w:color w:val="000000" w:themeColor="text1"/>
            <w:sz w:val="22"/>
            <w:szCs w:val="22"/>
          </w:rPr>
          <w:t xml:space="preserve">including all upcoming extra-curricular activities about careers, skill development, clubs and societies, and so on. </w:t>
        </w:r>
      </w:ins>
    </w:p>
    <w:p w14:paraId="4A2F4C65" w14:textId="77777777" w:rsidR="005F5D10" w:rsidRPr="008F5DDF" w:rsidRDefault="005F5D10" w:rsidP="005F5D10">
      <w:pPr>
        <w:tabs>
          <w:tab w:val="left" w:pos="630"/>
          <w:tab w:val="left" w:pos="1080"/>
        </w:tabs>
        <w:ind w:firstLine="0"/>
        <w:rPr>
          <w:ins w:id="7026" w:author="An Tran, ACA (BUV)" w:date="2024-09-12T11:03:00Z" w16du:dateUtc="2024-09-12T04:03:00Z"/>
          <w:rFonts w:ascii="iCiel Avenir LT Std 35 Light" w:hAnsi="iCiel Avenir LT Std 35 Light" w:cs="Arial"/>
          <w:sz w:val="22"/>
          <w:szCs w:val="22"/>
        </w:rPr>
      </w:pPr>
      <w:ins w:id="7027" w:author="An Tran, ACA (BUV)" w:date="2024-09-12T11:03:00Z" w16du:dateUtc="2024-09-12T04:03:00Z">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sz w:val="22"/>
            <w:szCs w:val="22"/>
          </w:rPr>
          <w:t>SE-Careers@buv.edu.vn</w:t>
        </w:r>
        <w:r w:rsidRPr="0029685F">
          <w:rPr>
            <w:rStyle w:val="Hyperlink"/>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ins>
    </w:p>
    <w:p w14:paraId="13929516" w14:textId="77777777" w:rsidR="005F5D10" w:rsidRPr="008F5DDF" w:rsidRDefault="005F5D10" w:rsidP="005F5D10">
      <w:pPr>
        <w:tabs>
          <w:tab w:val="left" w:pos="630"/>
          <w:tab w:val="left" w:pos="1080"/>
        </w:tabs>
        <w:ind w:firstLine="0"/>
        <w:rPr>
          <w:ins w:id="7028" w:author="An Tran, ACA (BUV)" w:date="2024-09-12T11:03:00Z" w16du:dateUtc="2024-09-12T04:03:00Z"/>
          <w:rFonts w:ascii="iCiel Avenir LT Std 35 Light" w:hAnsi="iCiel Avenir LT Std 35 Light" w:cs="Arial"/>
          <w:sz w:val="22"/>
          <w:szCs w:val="22"/>
        </w:rPr>
      </w:pPr>
      <w:ins w:id="7029" w:author="An Tran, ACA (BUV)" w:date="2024-09-12T11:03:00Z" w16du:dateUtc="2024-09-12T04:03:00Z">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(exclusive to BUV students and alumni). </w:t>
        </w:r>
      </w:ins>
    </w:p>
    <w:p w14:paraId="796E3106" w14:textId="77777777" w:rsidR="005F5D10" w:rsidRDefault="005F5D10" w:rsidP="005F5D10">
      <w:pPr>
        <w:pStyle w:val="ListParagraph"/>
        <w:spacing w:after="240" w:line="276" w:lineRule="auto"/>
        <w:ind w:left="0" w:right="-514"/>
        <w:rPr>
          <w:ins w:id="7030" w:author="An Tran, ACA (BUV)" w:date="2024-09-12T11:03:00Z" w16du:dateUtc="2024-09-12T04:03:00Z"/>
          <w:rFonts w:ascii="iCiel Avenir LT Std 35 Light" w:eastAsia="Segoe UI" w:hAnsi="iCiel Avenir LT Std 35 Light" w:cs="Segoe UI"/>
          <w:i/>
          <w:iCs/>
          <w:color w:val="000000" w:themeColor="text1"/>
          <w:sz w:val="22"/>
          <w:szCs w:val="22"/>
        </w:rPr>
      </w:pPr>
    </w:p>
    <w:p w14:paraId="135BB0B0" w14:textId="77777777" w:rsidR="005F5D10" w:rsidRPr="008F5DDF" w:rsidRDefault="005F5D10" w:rsidP="005F5D10">
      <w:pPr>
        <w:pStyle w:val="ListParagraph"/>
        <w:spacing w:after="240" w:line="276" w:lineRule="auto"/>
        <w:ind w:left="0" w:right="-514"/>
        <w:rPr>
          <w:ins w:id="7031" w:author="An Tran, ACA (BUV)" w:date="2024-09-12T11:03:00Z" w16du:dateUtc="2024-09-12T04:03:00Z"/>
          <w:rFonts w:ascii="iCiel Avenir LT Std 35 Light" w:eastAsia="Segoe UI" w:hAnsi="iCiel Avenir LT Std 35 Light" w:cs="Calibri"/>
          <w:i/>
          <w:iCs/>
          <w:color w:val="000000" w:themeColor="text1"/>
          <w:sz w:val="22"/>
          <w:szCs w:val="22"/>
        </w:rPr>
      </w:pPr>
      <w:ins w:id="7032" w:author="An Tran, ACA (BUV)" w:date="2024-09-12T11:03:00Z" w16du:dateUtc="2024-09-12T04:03:00Z">
        <w:r w:rsidRPr="008F5DDF">
          <w:rPr>
            <w:rFonts w:ascii="iCiel Avenir LT Std 35 Light" w:eastAsia="Segoe UI" w:hAnsi="iCiel Avenir LT Std 35 Light" w:cs="Segoe UI"/>
            <w:i/>
            <w:iCs/>
            <w:color w:val="000000" w:themeColor="text1"/>
            <w:sz w:val="22"/>
            <w:szCs w:val="22"/>
          </w:rPr>
          <w:t>T</w:t>
        </w:r>
        <w:r w:rsidRPr="008F5DDF">
          <w:rPr>
            <w:rFonts w:ascii="iCiel Avenir LT Std 35 Light" w:eastAsia="Segoe UI" w:hAnsi="iCiel Avenir LT Std 35 Light" w:cs="Calibri"/>
            <w:i/>
            <w:iCs/>
            <w:color w:val="000000" w:themeColor="text1"/>
            <w:sz w:val="22"/>
            <w:szCs w:val="22"/>
          </w:rPr>
          <w:t>ất cả các cách gọi:</w:t>
        </w:r>
        <w:r w:rsidRPr="008F5DDF">
          <w:rPr>
            <w:rFonts w:ascii="iCiel Avenir LT Std 35 Light" w:eastAsia="Segoe UI" w:hAnsi="iCiel Avenir LT Std 35 Light" w:cs="Segoe UI"/>
            <w:i/>
            <w:iCs/>
            <w:color w:val="000000" w:themeColor="text1"/>
            <w:sz w:val="22"/>
            <w:szCs w:val="22"/>
          </w:rPr>
          <w:t xml:space="preserve"> “BUV Career Centre”, “BUV Career Platform”, “BUV Career Centre Platform”, “BUV Job Portal” hay tương tự đều nói đến nền tảng hướng nghiệp và việc làm dành riêng cho sinh viên và cựu sinh viên sử dụng tài khoản email BUV. Sinh viên có thể tìm thấy mọi thứ liên quan đến dịch vụ hướng nghiệp được cung cấp bởi Nhà trường tại: </w:t>
        </w:r>
        <w:r w:rsidRPr="008F5DDF">
          <w:rPr>
            <w:rFonts w:ascii="iCiel Avenir LT Std 35 Light" w:eastAsia="Segoe UI" w:hAnsi="iCiel Avenir LT Std 35 Light" w:cs="Segoe UI"/>
            <w:i/>
            <w:iCs/>
            <w:color w:val="000000" w:themeColor="text1"/>
            <w:sz w:val="22"/>
            <w:szCs w:val="22"/>
          </w:rPr>
          <w:fldChar w:fldCharType="begin"/>
        </w:r>
        <w:r w:rsidRPr="008F5DDF">
          <w:rPr>
            <w:rFonts w:ascii="iCiel Avenir LT Std 35 Light" w:eastAsia="Segoe UI" w:hAnsi="iCiel Avenir LT Std 35 Light" w:cs="Segoe UI"/>
            <w:i/>
            <w:iCs/>
            <w:color w:val="000000" w:themeColor="text1"/>
            <w:sz w:val="22"/>
            <w:szCs w:val="22"/>
          </w:rPr>
          <w:instrText>HYPERLINK "https://buv.careercentre.me/"</w:instrText>
        </w:r>
        <w:r w:rsidRPr="008F5DDF">
          <w:rPr>
            <w:rFonts w:ascii="iCiel Avenir LT Std 35 Light" w:eastAsia="Segoe UI" w:hAnsi="iCiel Avenir LT Std 35 Light" w:cs="Segoe UI"/>
            <w:i/>
            <w:iCs/>
            <w:color w:val="000000" w:themeColor="text1"/>
            <w:sz w:val="22"/>
            <w:szCs w:val="22"/>
          </w:rPr>
        </w:r>
        <w:r w:rsidRPr="008F5DDF">
          <w:rPr>
            <w:rFonts w:ascii="iCiel Avenir LT Std 35 Light" w:eastAsia="Segoe UI" w:hAnsi="iCiel Avenir LT Std 35 Light" w:cs="Segoe UI"/>
            <w:i/>
            <w:iCs/>
            <w:color w:val="000000" w:themeColor="text1"/>
            <w:sz w:val="22"/>
            <w:szCs w:val="22"/>
          </w:rPr>
          <w:fldChar w:fldCharType="separate"/>
        </w:r>
        <w:r w:rsidRPr="008F5DDF">
          <w:rPr>
            <w:rStyle w:val="Hyperlink"/>
            <w:rFonts w:ascii="iCiel Avenir LT Std 35 Light" w:eastAsia="Segoe UI" w:hAnsi="iCiel Avenir LT Std 35 Light" w:cs="Segoe UI"/>
            <w:i/>
            <w:iCs/>
            <w:sz w:val="22"/>
            <w:szCs w:val="22"/>
          </w:rPr>
          <w:t>https://buv.careercentre.me/</w:t>
        </w:r>
        <w:r w:rsidRPr="008F5DDF">
          <w:rPr>
            <w:rFonts w:ascii="iCiel Avenir LT Std 35 Light" w:eastAsia="Segoe UI" w:hAnsi="iCiel Avenir LT Std 35 Light" w:cs="Segoe UI"/>
            <w:i/>
            <w:iCs/>
            <w:color w:val="000000" w:themeColor="text1"/>
            <w:sz w:val="22"/>
            <w:szCs w:val="22"/>
          </w:rPr>
          <w:fldChar w:fldCharType="end"/>
        </w:r>
        <w:r w:rsidRPr="008F5DDF">
          <w:rPr>
            <w:rFonts w:ascii="iCiel Avenir LT Std 35 Light" w:eastAsia="Segoe UI" w:hAnsi="iCiel Avenir LT Std 35 Light" w:cs="Segoe UI"/>
            <w:i/>
            <w:iCs/>
            <w:color w:val="000000" w:themeColor="text1"/>
          </w:rPr>
          <w:t xml:space="preserve"> </w:t>
        </w:r>
      </w:ins>
    </w:p>
    <w:p w14:paraId="3F960D01" w14:textId="77777777" w:rsidR="005F5D10" w:rsidRPr="008F5DDF" w:rsidRDefault="005F5D10" w:rsidP="005F5D10">
      <w:pPr>
        <w:pStyle w:val="ListParagraph"/>
        <w:spacing w:after="240" w:line="276" w:lineRule="auto"/>
        <w:ind w:right="-514" w:firstLine="0"/>
        <w:rPr>
          <w:ins w:id="7033" w:author="An Tran, ACA (BUV)" w:date="2024-09-12T11:03:00Z" w16du:dateUtc="2024-09-12T04:03:00Z"/>
          <w:rFonts w:ascii="iCiel Avenir LT Std 35 Light" w:eastAsia="Segoe UI" w:hAnsi="iCiel Avenir LT Std 35 Light" w:cs="Segoe UI"/>
          <w:i/>
          <w:iCs/>
          <w:color w:val="000000" w:themeColor="text1"/>
        </w:rPr>
      </w:pPr>
    </w:p>
    <w:p w14:paraId="7A7DBA9F"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34" w:author="An Tran, ACA (BUV)" w:date="2024-09-12T11:03:00Z" w16du:dateUtc="2024-09-12T04:03:00Z"/>
          <w:rFonts w:ascii="iCiel Avenir LT Std 35 Light" w:eastAsia="Segoe UI" w:hAnsi="iCiel Avenir LT Std 35 Light" w:cs="Segoe UI"/>
          <w:i/>
          <w:iCs/>
          <w:color w:val="000000" w:themeColor="text1"/>
          <w:sz w:val="22"/>
          <w:szCs w:val="22"/>
        </w:rPr>
      </w:pPr>
      <w:ins w:id="7035" w:author="An Tran, ACA (BUV)" w:date="2024-09-12T11:03:00Z" w16du:dateUtc="2024-09-12T04:03:00Z">
        <w:r w:rsidRPr="008F5DDF">
          <w:rPr>
            <w:rFonts w:ascii="iCiel Avenir LT Std 35 Light" w:eastAsia="Segoe UI" w:hAnsi="iCiel Avenir LT Std 35 Light" w:cs="Segoe UI"/>
            <w:b/>
            <w:bCs/>
            <w:i/>
            <w:iCs/>
            <w:color w:val="000000" w:themeColor="text1"/>
            <w:sz w:val="22"/>
            <w:szCs w:val="22"/>
          </w:rPr>
          <w:t xml:space="preserve">Cổng thông tin việc làm </w:t>
        </w:r>
        <w:r w:rsidRPr="008F5DDF">
          <w:rPr>
            <w:rFonts w:ascii="iCiel Avenir LT Std 35 Light" w:eastAsia="Segoe UI" w:hAnsi="iCiel Avenir LT Std 35 Light" w:cs="Segoe UI"/>
            <w:i/>
            <w:iCs/>
            <w:color w:val="000000" w:themeColor="text1"/>
            <w:sz w:val="22"/>
            <w:szCs w:val="22"/>
          </w:rPr>
          <w:t xml:space="preserve">với các cơ hội được chọn lọc từ nhu cầu thực tập của sinh viên và thời gian phù hợp để sinh viên đi thực tập (ngoài kỳ học). Những cơ hội này đến từ các đối tác của BUV là các tổ chức đáng tin cậy và trân trọng kiến thức chuyên môn và kỹ năng của sinh viên. Hồ sơ ứng tuyển (CV) của sinh viên được hệ thống gửi trực tiếp đến nhà tuyển dụng ngay sau khi sinh viên nộp trên hê thống. </w:t>
        </w:r>
      </w:ins>
    </w:p>
    <w:p w14:paraId="446D6F1B"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36" w:author="An Tran, ACA (BUV)" w:date="2024-09-12T11:03:00Z" w16du:dateUtc="2024-09-12T04:03:00Z"/>
          <w:rFonts w:ascii="iCiel Avenir LT Std 35 Light" w:eastAsia="Segoe UI" w:hAnsi="iCiel Avenir LT Std 35 Light" w:cs="Segoe UI"/>
          <w:i/>
          <w:iCs/>
          <w:color w:val="000000" w:themeColor="text1"/>
          <w:sz w:val="22"/>
          <w:szCs w:val="22"/>
        </w:rPr>
      </w:pPr>
      <w:ins w:id="7037" w:author="An Tran, ACA (BUV)" w:date="2024-09-12T11:03:00Z" w16du:dateUtc="2024-09-12T04:03:00Z">
        <w:r w:rsidRPr="008F5DDF">
          <w:rPr>
            <w:rFonts w:ascii="iCiel Avenir LT Std 35 Light" w:eastAsia="Segoe UI" w:hAnsi="iCiel Avenir LT Std 35 Light" w:cs="Segoe UI"/>
            <w:b/>
            <w:bCs/>
            <w:i/>
            <w:iCs/>
            <w:color w:val="000000" w:themeColor="text1"/>
            <w:sz w:val="22"/>
            <w:szCs w:val="22"/>
          </w:rPr>
          <w:t>Công cụ ứng dụng AI</w:t>
        </w:r>
        <w:r w:rsidRPr="008F5DDF">
          <w:rPr>
            <w:rFonts w:ascii="iCiel Avenir LT Std 35 Light" w:eastAsia="Segoe UI" w:hAnsi="iCiel Avenir LT Std 35 Light" w:cs="Segoe UI"/>
            <w:i/>
            <w:iCs/>
            <w:color w:val="000000" w:themeColor="text1"/>
            <w:sz w:val="22"/>
            <w:szCs w:val="22"/>
          </w:rPr>
          <w:t xml:space="preserve">: Các công cụ kiểm tra CV và rèn luyện phỏng vấn - CV Builder, CV360, Cover Letter Builder, Interview360 </w:t>
        </w:r>
      </w:ins>
    </w:p>
    <w:p w14:paraId="354C36B3"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38" w:author="An Tran, ACA (BUV)" w:date="2024-09-12T11:03:00Z" w16du:dateUtc="2024-09-12T04:03:00Z"/>
          <w:rFonts w:ascii="iCiel Avenir LT Std 35 Light" w:eastAsia="Segoe UI" w:hAnsi="iCiel Avenir LT Std 35 Light" w:cs="Segoe UI"/>
          <w:i/>
          <w:iCs/>
          <w:color w:val="000000" w:themeColor="text1"/>
          <w:sz w:val="22"/>
          <w:szCs w:val="22"/>
        </w:rPr>
      </w:pPr>
      <w:ins w:id="7039" w:author="An Tran, ACA (BUV)" w:date="2024-09-12T11:03:00Z" w16du:dateUtc="2024-09-12T04:03:00Z">
        <w:r w:rsidRPr="008F5DDF">
          <w:rPr>
            <w:rFonts w:ascii="iCiel Avenir LT Std 35 Light" w:eastAsia="Segoe UI" w:hAnsi="iCiel Avenir LT Std 35 Light" w:cs="Segoe UI"/>
            <w:b/>
            <w:bCs/>
            <w:i/>
            <w:iCs/>
            <w:color w:val="000000" w:themeColor="text1"/>
            <w:sz w:val="22"/>
            <w:szCs w:val="22"/>
          </w:rPr>
          <w:t xml:space="preserve">Đặt lịch tư vấn hướng nghiệp </w:t>
        </w:r>
        <w:r w:rsidRPr="008F5DDF">
          <w:rPr>
            <w:rFonts w:ascii="iCiel Avenir LT Std 35 Light" w:eastAsia="Segoe UI" w:hAnsi="iCiel Avenir LT Std 35 Light" w:cs="Segoe UI"/>
            <w:i/>
            <w:iCs/>
            <w:color w:val="000000" w:themeColor="text1"/>
            <w:sz w:val="22"/>
            <w:szCs w:val="22"/>
          </w:rPr>
          <w:t>với các chuyên viên tư vấn hướng nghiệp để thảo luận bất cứ vấn đề nào liên quan đến phát triển nghề nghiệp. </w:t>
        </w:r>
      </w:ins>
    </w:p>
    <w:p w14:paraId="47DB4D57"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40" w:author="An Tran, ACA (BUV)" w:date="2024-09-12T11:03:00Z" w16du:dateUtc="2024-09-12T04:03:00Z"/>
          <w:rFonts w:ascii="iCiel Avenir LT Std 35 Light" w:eastAsia="Segoe UI" w:hAnsi="iCiel Avenir LT Std 35 Light" w:cs="Segoe UI"/>
          <w:i/>
          <w:iCs/>
          <w:color w:val="000000" w:themeColor="text1"/>
          <w:sz w:val="22"/>
          <w:szCs w:val="22"/>
        </w:rPr>
      </w:pPr>
      <w:ins w:id="7041" w:author="An Tran, ACA (BUV)" w:date="2024-09-12T11:03:00Z" w16du:dateUtc="2024-09-12T04:03:00Z">
        <w:r w:rsidRPr="008F5DDF">
          <w:rPr>
            <w:rFonts w:ascii="iCiel Avenir LT Std 35 Light" w:eastAsia="Segoe UI" w:hAnsi="iCiel Avenir LT Std 35 Light" w:cs="Segoe UI"/>
            <w:b/>
            <w:bCs/>
            <w:i/>
            <w:iCs/>
            <w:color w:val="000000" w:themeColor="text1"/>
            <w:sz w:val="22"/>
            <w:szCs w:val="22"/>
          </w:rPr>
          <w:t xml:space="preserve">E-learning Hub </w:t>
        </w:r>
        <w:r w:rsidRPr="008F5DDF">
          <w:rPr>
            <w:rFonts w:ascii="iCiel Avenir LT Std 35 Light" w:eastAsia="Segoe UI" w:hAnsi="iCiel Avenir LT Std 35 Light" w:cs="Segoe UI"/>
            <w:i/>
            <w:iCs/>
            <w:color w:val="000000" w:themeColor="text1"/>
            <w:sz w:val="22"/>
            <w:szCs w:val="22"/>
          </w:rPr>
          <w:t>bao gồm các khóa học, bài báo, và videos về các chủ đề đa dạng nhằm tăng khả năng có việc làm của sinh viên.</w:t>
        </w:r>
      </w:ins>
    </w:p>
    <w:p w14:paraId="4332D40D"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42" w:author="An Tran, ACA (BUV)" w:date="2024-09-12T11:03:00Z" w16du:dateUtc="2024-09-12T04:03:00Z"/>
          <w:rFonts w:ascii="iCiel Avenir LT Std 35 Light" w:eastAsia="Segoe UI" w:hAnsi="iCiel Avenir LT Std 35 Light" w:cs="Segoe UI"/>
          <w:i/>
          <w:iCs/>
          <w:color w:val="000000" w:themeColor="text1"/>
          <w:sz w:val="22"/>
          <w:szCs w:val="22"/>
        </w:rPr>
      </w:pPr>
      <w:ins w:id="7043" w:author="An Tran, ACA (BUV)" w:date="2024-09-12T11:03:00Z" w16du:dateUtc="2024-09-12T04:03:00Z">
        <w:r w:rsidRPr="008F5DDF">
          <w:rPr>
            <w:rFonts w:ascii="iCiel Avenir LT Std 35 Light" w:eastAsia="Segoe UI" w:hAnsi="iCiel Avenir LT Std 35 Light" w:cs="Segoe UI"/>
            <w:b/>
            <w:bCs/>
            <w:i/>
            <w:iCs/>
            <w:color w:val="000000" w:themeColor="text1"/>
            <w:sz w:val="22"/>
            <w:szCs w:val="22"/>
          </w:rPr>
          <w:t>Trắc nghiệm Indigo Insights Assessment:</w:t>
        </w:r>
        <w:r w:rsidRPr="008F5DDF">
          <w:rPr>
            <w:rFonts w:ascii="iCiel Avenir LT Std 35 Light" w:eastAsia="Segoe UI" w:hAnsi="iCiel Avenir LT Std 35 Light" w:cs="Segoe UI"/>
            <w:i/>
            <w:iCs/>
            <w:color w:val="000000" w:themeColor="text1"/>
            <w:sz w:val="22"/>
            <w:szCs w:val="22"/>
          </w:rPr>
          <w:t xml:space="preserve"> Bài trắc nghiệm uy tín dựa trên cơ sở khoa học dùng để khám phá phong cách giao tiếp và hành vi, động lực, và thế mạnh của người làm bài trắc nghiệm. Sinh viên BUV được tài trợ hoàn toàn chi phí làm test. </w:t>
        </w:r>
      </w:ins>
    </w:p>
    <w:p w14:paraId="0FFDE193" w14:textId="77777777" w:rsidR="005F5D10" w:rsidRPr="008F5DDF" w:rsidRDefault="005F5D10" w:rsidP="005F5D10">
      <w:pPr>
        <w:pStyle w:val="ListParagraph"/>
        <w:numPr>
          <w:ilvl w:val="0"/>
          <w:numId w:val="90"/>
        </w:numPr>
        <w:spacing w:before="120" w:beforeAutospacing="0" w:after="240" w:afterAutospacing="0" w:line="276" w:lineRule="auto"/>
        <w:ind w:right="-514"/>
        <w:rPr>
          <w:ins w:id="7044" w:author="An Tran, ACA (BUV)" w:date="2024-09-12T11:03:00Z" w16du:dateUtc="2024-09-12T04:03:00Z"/>
          <w:rFonts w:ascii="iCiel Avenir LT Std 35 Light" w:eastAsia="Segoe UI" w:hAnsi="iCiel Avenir LT Std 35 Light" w:cs="Segoe UI"/>
          <w:b/>
          <w:bCs/>
          <w:i/>
          <w:iCs/>
          <w:color w:val="000000" w:themeColor="text1"/>
          <w:sz w:val="22"/>
          <w:szCs w:val="22"/>
        </w:rPr>
      </w:pPr>
      <w:ins w:id="7045" w:author="An Tran, ACA (BUV)" w:date="2024-09-12T11:03:00Z" w16du:dateUtc="2024-09-12T04:03:00Z">
        <w:r w:rsidRPr="008F5DDF">
          <w:rPr>
            <w:rFonts w:ascii="iCiel Avenir LT Std 35 Light" w:eastAsia="Segoe UI" w:hAnsi="iCiel Avenir LT Std 35 Light" w:cs="Segoe UI"/>
            <w:b/>
            <w:bCs/>
            <w:i/>
            <w:iCs/>
            <w:color w:val="000000" w:themeColor="text1"/>
            <w:sz w:val="22"/>
            <w:szCs w:val="22"/>
          </w:rPr>
          <w:t xml:space="preserve">SE Event Calendar: </w:t>
        </w:r>
        <w:r w:rsidRPr="008F5DDF">
          <w:rPr>
            <w:rFonts w:ascii="iCiel Avenir LT Std 35 Light" w:eastAsia="Segoe UI" w:hAnsi="iCiel Avenir LT Std 35 Light" w:cs="Segoe UI"/>
            <w:i/>
            <w:iCs/>
            <w:color w:val="000000" w:themeColor="text1"/>
            <w:sz w:val="22"/>
            <w:szCs w:val="22"/>
          </w:rPr>
          <w:t xml:space="preserve">Lịch hoạt động của Ban Công tác và Phát triển Sinh viên (SE) bao gồm các hoạt động ngoại khóa như hội thảo/ lớp đào tạo kỹ năng, tọa đàm/ trò chuyên với chuyên gia (career talk), các sự kiện networking, các hoạt động câu lạc bộ, sự kiện thể thao, cuộc thi,v.v.. </w:t>
        </w:r>
      </w:ins>
    </w:p>
    <w:p w14:paraId="19C378A1" w14:textId="77777777" w:rsidR="005F5D10" w:rsidRDefault="005F5D10" w:rsidP="005F5D10">
      <w:pPr>
        <w:tabs>
          <w:tab w:val="left" w:pos="630"/>
          <w:tab w:val="left" w:pos="1080"/>
        </w:tabs>
        <w:ind w:firstLine="0"/>
        <w:rPr>
          <w:ins w:id="7046" w:author="An Tran, ACA (BUV)" w:date="2024-09-12T11:03:00Z" w16du:dateUtc="2024-09-12T04:03:00Z"/>
          <w:rFonts w:ascii="iCiel Avenir LT Std 35 Light" w:hAnsi="iCiel Avenir LT Std 35 Light" w:cs="Arial"/>
          <w:i/>
          <w:iCs/>
          <w:sz w:val="22"/>
          <w:szCs w:val="22"/>
        </w:rPr>
      </w:pPr>
      <w:ins w:id="7047" w:author="An Tran, ACA (BUV)" w:date="2024-09-12T11:03:00Z" w16du:dateUtc="2024-09-12T04:03: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AF7831D" w14:textId="77777777" w:rsidR="005F5D10" w:rsidRPr="009B03D3" w:rsidRDefault="005F5D10" w:rsidP="005F5D10">
      <w:pPr>
        <w:tabs>
          <w:tab w:val="left" w:pos="630"/>
          <w:tab w:val="left" w:pos="1080"/>
        </w:tabs>
        <w:ind w:firstLine="0"/>
        <w:rPr>
          <w:ins w:id="7048" w:author="An Tran, ACA (BUV)" w:date="2024-09-12T11:03:00Z" w16du:dateUtc="2024-09-12T04:03:00Z"/>
          <w:rFonts w:cs="Arial"/>
          <w:bCs/>
          <w:i/>
          <w:iCs/>
          <w:szCs w:val="22"/>
        </w:rPr>
      </w:pPr>
      <w:ins w:id="7049" w:author="An Tran, ACA (BUV)" w:date="2024-09-12T11:03:00Z" w16du:dateUtc="2024-09-12T04:03:00Z">
        <w:r w:rsidRPr="009B03D3">
          <w:rPr>
            <w:rFonts w:ascii="iCiel Avenir LT Std 35 Light" w:hAnsi="iCiel Avenir LT Std 35 Light" w:cs="Arial"/>
            <w:bCs/>
            <w:i/>
            <w:iCs/>
            <w:sz w:val="22"/>
            <w:szCs w:val="22"/>
          </w:rPr>
          <w:t xml:space="preserve">Để đặt lịch với chuyên viên tư vấn hướng nghiệp và trao đổi về các vấn đề thực tập, phát triển nghề nghiệp, phát triển cá nhân, vui lòng truy cập: </w:t>
        </w:r>
        <w:r w:rsidRPr="009B03D3">
          <w:rPr>
            <w:rFonts w:ascii="iCiel Avenir LT Std 35 Light" w:hAnsi="iCiel Avenir LT Std 35 Light" w:cs="Arial"/>
            <w:bCs/>
            <w:i/>
            <w:iCs/>
            <w:sz w:val="22"/>
            <w:szCs w:val="22"/>
          </w:rPr>
          <w:fldChar w:fldCharType="begin"/>
        </w:r>
        <w:r w:rsidRPr="009B03D3">
          <w:rPr>
            <w:rFonts w:ascii="iCiel Avenir LT Std 35 Light" w:hAnsi="iCiel Avenir LT Std 35 Light" w:cs="Arial"/>
            <w:bCs/>
            <w:i/>
            <w:iCs/>
            <w:sz w:val="22"/>
            <w:szCs w:val="22"/>
          </w:rPr>
          <w:instrText>HYPERLINK "https://buv.careercentre.me/welcome/British-University-Vietnam"</w:instrText>
        </w:r>
        <w:r w:rsidRPr="009B03D3">
          <w:rPr>
            <w:rFonts w:ascii="iCiel Avenir LT Std 35 Light" w:hAnsi="iCiel Avenir LT Std 35 Light" w:cs="Arial"/>
            <w:bCs/>
            <w:i/>
            <w:iCs/>
            <w:sz w:val="22"/>
            <w:szCs w:val="22"/>
          </w:rPr>
        </w:r>
        <w:r w:rsidRPr="009B03D3">
          <w:rPr>
            <w:rFonts w:ascii="iCiel Avenir LT Std 35 Light" w:hAnsi="iCiel Avenir LT Std 35 Light" w:cs="Arial"/>
            <w:bCs/>
            <w:i/>
            <w:iCs/>
            <w:sz w:val="22"/>
            <w:szCs w:val="22"/>
          </w:rPr>
          <w:fldChar w:fldCharType="separate"/>
        </w:r>
        <w:r w:rsidRPr="009B03D3">
          <w:rPr>
            <w:bCs/>
            <w:i/>
            <w:iCs/>
          </w:rPr>
          <w:t>BUV Career Platform</w:t>
        </w:r>
        <w:r w:rsidRPr="009B03D3">
          <w:rPr>
            <w:rFonts w:ascii="iCiel Avenir LT Std 35 Light" w:hAnsi="iCiel Avenir LT Std 35 Light" w:cs="Arial"/>
            <w:bCs/>
            <w:i/>
            <w:iCs/>
            <w:sz w:val="22"/>
            <w:szCs w:val="22"/>
          </w:rPr>
          <w:fldChar w:fldCharType="end"/>
        </w:r>
        <w:r w:rsidRPr="009B03D3">
          <w:rPr>
            <w:rFonts w:ascii="iCiel Avenir LT Std 35 Light" w:hAnsi="iCiel Avenir LT Std 35 Light" w:cs="Arial"/>
            <w:bCs/>
            <w:i/>
            <w:iCs/>
            <w:sz w:val="22"/>
            <w:szCs w:val="22"/>
          </w:rPr>
          <w:t xml:space="preserve"> (dành riêng cho sinh viên và cựu sinh viên BUV).</w:t>
        </w:r>
      </w:ins>
    </w:p>
    <w:p w14:paraId="046DEC72" w14:textId="77777777" w:rsidR="005F5D10" w:rsidRPr="004526AF" w:rsidRDefault="005F5D10" w:rsidP="005F5D10">
      <w:pPr>
        <w:pStyle w:val="Question"/>
        <w:numPr>
          <w:ilvl w:val="0"/>
          <w:numId w:val="7"/>
        </w:numPr>
        <w:tabs>
          <w:tab w:val="left" w:pos="630"/>
          <w:tab w:val="left" w:pos="1080"/>
        </w:tabs>
        <w:spacing w:line="400" w:lineRule="exact"/>
        <w:ind w:left="0" w:firstLine="720"/>
        <w:rPr>
          <w:ins w:id="7050" w:author="An Tran, ACA (BUV)" w:date="2024-09-12T11:03:00Z" w16du:dateUtc="2024-09-12T04:03:00Z"/>
          <w:rFonts w:cs="Arial"/>
          <w:b w:val="0"/>
          <w:i/>
          <w:iCs/>
          <w:szCs w:val="22"/>
        </w:rPr>
      </w:pPr>
      <w:bookmarkStart w:id="7051" w:name="_Toc177025938"/>
      <w:bookmarkStart w:id="7052" w:name="_Toc177077399"/>
      <w:ins w:id="7053" w:author="An Tran, ACA (BUV)" w:date="2024-09-12T11:03:00Z" w16du:dateUtc="2024-09-12T04:03:00Z">
        <w:r w:rsidRPr="004526AF">
          <w:rPr>
            <w:rFonts w:cs="Arial"/>
            <w:szCs w:val="22"/>
          </w:rPr>
          <w:t xml:space="preserve">Is the Internship programme at BUV compulsory to students? / </w:t>
        </w:r>
        <w:r w:rsidRPr="004526AF">
          <w:rPr>
            <w:rFonts w:cs="Arial"/>
            <w:i/>
            <w:iCs/>
            <w:szCs w:val="22"/>
          </w:rPr>
          <w:t>Ch</w:t>
        </w:r>
        <w:r w:rsidRPr="004526AF">
          <w:rPr>
            <w:rFonts w:cs="Calibri"/>
            <w:i/>
            <w:iCs/>
            <w:szCs w:val="22"/>
          </w:rPr>
          <w:t>ươ</w:t>
        </w:r>
        <w:r w:rsidRPr="004526AF">
          <w:rPr>
            <w:rFonts w:cs="Arial"/>
            <w:i/>
            <w:iCs/>
            <w:szCs w:val="22"/>
          </w:rPr>
          <w:t>ng tr</w:t>
        </w:r>
        <w:r w:rsidRPr="004526AF">
          <w:rPr>
            <w:rFonts w:cs="Avenir Next LT Pro"/>
            <w:i/>
            <w:iCs/>
            <w:szCs w:val="22"/>
          </w:rPr>
          <w:t>ì</w:t>
        </w:r>
        <w:r w:rsidRPr="004526AF">
          <w:rPr>
            <w:rFonts w:cs="Arial"/>
            <w:i/>
            <w:iCs/>
            <w:szCs w:val="22"/>
          </w:rPr>
          <w:t>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w:t>
        </w:r>
        <w:r w:rsidRPr="004526AF">
          <w:rPr>
            <w:rFonts w:cs="Calibri"/>
            <w:i/>
            <w:iCs/>
            <w:szCs w:val="22"/>
          </w:rPr>
          <w:t>ạ</w:t>
        </w:r>
        <w:r w:rsidRPr="004526AF">
          <w:rPr>
            <w:rFonts w:cs="Arial"/>
            <w:i/>
            <w:iCs/>
            <w:szCs w:val="22"/>
          </w:rPr>
          <w:t>i BUV có b</w:t>
        </w:r>
        <w:r w:rsidRPr="004526AF">
          <w:rPr>
            <w:rFonts w:cs="Calibri"/>
            <w:i/>
            <w:iCs/>
            <w:szCs w:val="22"/>
          </w:rPr>
          <w:t>ắ</w:t>
        </w:r>
        <w:r w:rsidRPr="004526AF">
          <w:rPr>
            <w:rFonts w:cs="Arial"/>
            <w:i/>
            <w:iCs/>
            <w:szCs w:val="22"/>
          </w:rPr>
          <w:t>t bu</w:t>
        </w:r>
        <w:r w:rsidRPr="004526AF">
          <w:rPr>
            <w:rFonts w:cs="Calibri"/>
            <w:i/>
            <w:iCs/>
            <w:szCs w:val="22"/>
          </w:rPr>
          <w:t>ộ</w:t>
        </w:r>
        <w:r w:rsidRPr="004526AF">
          <w:rPr>
            <w:rFonts w:cs="Arial"/>
            <w:i/>
            <w:iCs/>
            <w:szCs w:val="22"/>
          </w:rPr>
          <w:t>c đ</w:t>
        </w:r>
        <w:r w:rsidRPr="004526AF">
          <w:rPr>
            <w:rFonts w:cs="Calibri"/>
            <w:i/>
            <w:iCs/>
            <w:szCs w:val="22"/>
          </w:rPr>
          <w:t>ố</w:t>
        </w:r>
        <w:r w:rsidRPr="004526AF">
          <w:rPr>
            <w:rFonts w:cs="Arial"/>
            <w:i/>
            <w:iCs/>
            <w:szCs w:val="22"/>
          </w:rPr>
          <w:t>i v</w:t>
        </w:r>
        <w:r w:rsidRPr="004526AF">
          <w:rPr>
            <w:rFonts w:cs="Calibri"/>
            <w:i/>
            <w:iCs/>
            <w:szCs w:val="22"/>
          </w:rPr>
          <w:t>ớ</w:t>
        </w:r>
        <w:r w:rsidRPr="004526AF">
          <w:rPr>
            <w:rFonts w:cs="Arial"/>
            <w:i/>
            <w:iCs/>
            <w:szCs w:val="22"/>
          </w:rPr>
          <w:t>i sinh viên không?</w:t>
        </w:r>
        <w:bookmarkEnd w:id="6928"/>
        <w:bookmarkEnd w:id="7051"/>
        <w:bookmarkEnd w:id="7052"/>
      </w:ins>
    </w:p>
    <w:p w14:paraId="08147D1A" w14:textId="77777777" w:rsidR="005F5D10" w:rsidRPr="004526AF" w:rsidRDefault="005F5D10" w:rsidP="005F5D10">
      <w:pPr>
        <w:pStyle w:val="ListParagraph"/>
        <w:tabs>
          <w:tab w:val="left" w:pos="630"/>
          <w:tab w:val="left" w:pos="720"/>
          <w:tab w:val="left" w:pos="1080"/>
        </w:tabs>
        <w:ind w:left="0"/>
        <w:contextualSpacing w:val="0"/>
        <w:rPr>
          <w:ins w:id="7054" w:author="An Tran, ACA (BUV)" w:date="2024-09-12T11:03:00Z" w16du:dateUtc="2024-09-12T04:03:00Z"/>
          <w:rFonts w:ascii="iCiel Avenir LT Std 35 Light" w:hAnsi="iCiel Avenir LT Std 35 Light" w:cs="Arial"/>
          <w:b/>
          <w:bCs/>
          <w:sz w:val="22"/>
          <w:szCs w:val="22"/>
          <w:u w:val="single"/>
        </w:rPr>
      </w:pPr>
      <w:ins w:id="7055"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150FFDF4" w14:textId="77777777" w:rsidR="005F5D10" w:rsidRPr="00B444DF" w:rsidRDefault="005F5D10" w:rsidP="005F5D10">
      <w:pPr>
        <w:tabs>
          <w:tab w:val="left" w:pos="630"/>
          <w:tab w:val="left" w:pos="1080"/>
        </w:tabs>
        <w:ind w:firstLine="0"/>
        <w:rPr>
          <w:ins w:id="7056" w:author="An Tran, ACA (BUV)" w:date="2024-09-12T11:03:00Z" w16du:dateUtc="2024-09-12T04:03:00Z"/>
          <w:rFonts w:ascii="iCiel Avenir LT Std 35 Light" w:hAnsi="iCiel Avenir LT Std 35 Light" w:cs="Arial"/>
          <w:sz w:val="22"/>
          <w:szCs w:val="22"/>
        </w:rPr>
      </w:pPr>
      <w:ins w:id="7057" w:author="An Tran, ACA (BUV)" w:date="2024-09-12T11:03:00Z" w16du:dateUtc="2024-09-12T04:03:00Z">
        <w:r w:rsidRPr="00B444DF">
          <w:rPr>
            <w:rFonts w:ascii="iCiel Avenir LT Std 35 Light" w:hAnsi="iCiel Avenir LT Std 35 Light" w:cs="Arial"/>
            <w:sz w:val="22"/>
            <w:szCs w:val="22"/>
          </w:rPr>
          <w: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t>
        </w:r>
      </w:ins>
    </w:p>
    <w:p w14:paraId="218E3343" w14:textId="77777777" w:rsidR="005F5D10" w:rsidRPr="00B444DF" w:rsidRDefault="005F5D10" w:rsidP="005F5D10">
      <w:pPr>
        <w:tabs>
          <w:tab w:val="left" w:pos="630"/>
          <w:tab w:val="left" w:pos="1080"/>
        </w:tabs>
        <w:ind w:firstLine="0"/>
        <w:rPr>
          <w:ins w:id="7058" w:author="An Tran, ACA (BUV)" w:date="2024-09-12T11:03:00Z" w16du:dateUtc="2024-09-12T04:03:00Z"/>
          <w:rFonts w:ascii="iCiel Avenir LT Std 35 Light" w:hAnsi="iCiel Avenir LT Std 35 Light" w:cs="Arial"/>
          <w:sz w:val="22"/>
          <w:szCs w:val="22"/>
        </w:rPr>
      </w:pPr>
      <w:ins w:id="7059" w:author="An Tran, ACA (BUV)" w:date="2024-09-12T11:03:00Z" w16du:dateUtc="2024-09-12T04:03:00Z">
        <w:r w:rsidRPr="00B444DF">
          <w:rPr>
            <w:rFonts w:ascii="iCiel Avenir LT Std 35 Light" w:hAnsi="iCiel Avenir LT Std 35 Light" w:cs="Arial"/>
            <w:sz w:val="22"/>
            <w:szCs w:val="22"/>
          </w:rPr>
          <w: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qualified industry professional’s feedback (only for some specific programmes). Alternatively, students may participate in the international study mobility program organized by the BUV International Office.</w:t>
        </w:r>
      </w:ins>
    </w:p>
    <w:p w14:paraId="67515EF7" w14:textId="77777777" w:rsidR="005F5D10" w:rsidRPr="00B444DF" w:rsidRDefault="005F5D10" w:rsidP="005F5D10">
      <w:pPr>
        <w:tabs>
          <w:tab w:val="left" w:pos="630"/>
          <w:tab w:val="left" w:pos="1080"/>
        </w:tabs>
        <w:ind w:firstLine="0"/>
        <w:rPr>
          <w:ins w:id="7060" w:author="An Tran, ACA (BUV)" w:date="2024-09-12T11:03:00Z" w16du:dateUtc="2024-09-12T04:03:00Z"/>
          <w:rFonts w:ascii="iCiel Avenir LT Std 35 Light" w:hAnsi="iCiel Avenir LT Std 35 Light" w:cs="Arial"/>
          <w:sz w:val="22"/>
          <w:szCs w:val="22"/>
        </w:rPr>
      </w:pPr>
      <w:ins w:id="7061" w:author="An Tran, ACA (BUV)" w:date="2024-09-12T11:03:00Z" w16du:dateUtc="2024-09-12T04:03:00Z">
        <w:r>
          <w:rPr>
            <w:rFonts w:ascii="iCiel Avenir LT Std 35 Light" w:hAnsi="iCiel Avenir LT Std 35 Light" w:cs="Arial"/>
            <w:sz w:val="22"/>
            <w:szCs w:val="22"/>
          </w:rPr>
          <w:t xml:space="preserve">If any </w:t>
        </w:r>
        <w:r w:rsidRPr="00B444DF">
          <w:rPr>
            <w:rFonts w:ascii="iCiel Avenir LT Std 35 Light" w:hAnsi="iCiel Avenir LT Std 35 Light" w:cs="Arial"/>
            <w:sz w:val="22"/>
            <w:szCs w:val="22"/>
          </w:rPr>
          <w:t xml:space="preserve">modules within </w:t>
        </w:r>
        <w:r>
          <w:rPr>
            <w:rFonts w:ascii="iCiel Avenir LT Std 35 Light" w:hAnsi="iCiel Avenir LT Std 35 Light" w:cs="Arial"/>
            <w:sz w:val="22"/>
            <w:szCs w:val="22"/>
          </w:rPr>
          <w:t>the</w:t>
        </w:r>
        <w:r w:rsidRPr="00B444DF">
          <w:rPr>
            <w:rFonts w:ascii="iCiel Avenir LT Std 35 Light" w:hAnsi="iCiel Avenir LT Std 35 Light" w:cs="Arial"/>
            <w:sz w:val="22"/>
            <w:szCs w:val="22"/>
          </w:rPr>
          <w:t xml:space="preserve"> academic programme require the completion of work placements and internships as part of the module’s assessment</w:t>
        </w:r>
        <w:r>
          <w:rPr>
            <w:rFonts w:ascii="iCiel Avenir LT Std 35 Light" w:hAnsi="iCiel Avenir LT Std 35 Light" w:cs="Arial"/>
            <w:sz w:val="22"/>
            <w:szCs w:val="22"/>
          </w:rPr>
          <w:t xml:space="preserve">, please follow the modules’ </w:t>
        </w:r>
        <w:r w:rsidRPr="00B444DF">
          <w:rPr>
            <w:rFonts w:ascii="iCiel Avenir LT Std 35 Light" w:hAnsi="iCiel Avenir LT Std 35 Light" w:cs="Arial"/>
            <w:sz w:val="22"/>
            <w:szCs w:val="22"/>
          </w:rPr>
          <w:t>requirements, for example the minimum number of working hours, the company’s business/scale etc. Alongside the Module Leader, the Career Services &amp; Industry Relations Team</w:t>
        </w:r>
        <w:r>
          <w:rPr>
            <w:rFonts w:ascii="iCiel Avenir LT Std 35 Light" w:hAnsi="iCiel Avenir LT Std 35 Light" w:cs="Arial"/>
            <w:sz w:val="22"/>
            <w:szCs w:val="22"/>
          </w:rPr>
          <w:t xml:space="preserve"> (CSIR)</w:t>
        </w:r>
        <w:r w:rsidRPr="00B444DF">
          <w:rPr>
            <w:rFonts w:ascii="iCiel Avenir LT Std 35 Light" w:hAnsi="iCiel Avenir LT Std 35 Light" w:cs="Arial"/>
            <w:sz w:val="22"/>
            <w:szCs w:val="22"/>
          </w:rPr>
          <w:t xml:space="preserve"> support students by assisting with the application documents (such as CV, Cover Letter) and preparing for interviews. We also offer consultation on internship selection and how to maximise the placement experience to ensure it aligns with the module’s learning outcomes. Work placement (academic credited) is one of the professional experience options mentioned above. </w:t>
        </w:r>
      </w:ins>
    </w:p>
    <w:p w14:paraId="37B50A77" w14:textId="77777777" w:rsidR="005F5D10" w:rsidRPr="00B444DF" w:rsidRDefault="005F5D10" w:rsidP="005F5D10">
      <w:pPr>
        <w:tabs>
          <w:tab w:val="left" w:pos="630"/>
          <w:tab w:val="left" w:pos="1080"/>
        </w:tabs>
        <w:ind w:firstLine="0"/>
        <w:rPr>
          <w:ins w:id="7062" w:author="An Tran, ACA (BUV)" w:date="2024-09-12T11:03:00Z" w16du:dateUtc="2024-09-12T04:03:00Z"/>
          <w:rFonts w:ascii="iCiel Avenir LT Std 35 Light" w:hAnsi="iCiel Avenir LT Std 35 Light" w:cs="Arial"/>
          <w:sz w:val="22"/>
          <w:szCs w:val="22"/>
        </w:rPr>
      </w:pPr>
      <w:ins w:id="7063" w:author="An Tran, ACA (BUV)" w:date="2024-09-12T11:03:00Z" w16du:dateUtc="2024-09-12T04:03:00Z">
        <w:r w:rsidRPr="00B444DF">
          <w:rPr>
            <w:rFonts w:ascii="iCiel Avenir LT Std 35 Light" w:hAnsi="iCiel Avenir LT Std 35 Light" w:cs="Arial"/>
            <w:sz w:val="22"/>
            <w:szCs w:val="22"/>
          </w:rPr>
          <w:t xml:space="preserve">All the details of the professional experience options and alternatives, as well as the requirements of each, are fully communicated to all students via </w:t>
        </w:r>
        <w:r w:rsidRPr="006113DF">
          <w:rPr>
            <w:rFonts w:ascii="iCiel Avenir LT Std 35 Light" w:hAnsi="iCiel Avenir LT Std 35 Light" w:cs="Arial"/>
            <w:sz w:val="22"/>
            <w:szCs w:val="22"/>
          </w:rPr>
          <w:fldChar w:fldCharType="begin"/>
        </w:r>
        <w:r w:rsidRPr="006113DF">
          <w:rPr>
            <w:rFonts w:ascii="iCiel Avenir LT Std 35 Light" w:hAnsi="iCiel Avenir LT Std 35 Light" w:cs="Arial"/>
            <w:sz w:val="22"/>
            <w:szCs w:val="22"/>
          </w:rPr>
          <w:instrText>HYPERLINK "https://buv.instructure.com/files/425794/download?download_frd=1"</w:instrText>
        </w:r>
        <w:r w:rsidRPr="006113DF">
          <w:rPr>
            <w:rFonts w:ascii="iCiel Avenir LT Std 35 Light" w:hAnsi="iCiel Avenir LT Std 35 Light" w:cs="Arial"/>
            <w:sz w:val="22"/>
            <w:szCs w:val="22"/>
          </w:rPr>
        </w:r>
        <w:r w:rsidRPr="006113DF">
          <w:rPr>
            <w:rFonts w:ascii="iCiel Avenir LT Std 35 Light" w:hAnsi="iCiel Avenir LT Std 35 Light" w:cs="Arial"/>
            <w:sz w:val="22"/>
            <w:szCs w:val="22"/>
          </w:rPr>
          <w:fldChar w:fldCharType="separate"/>
        </w:r>
        <w:r w:rsidRPr="006113DF">
          <w:rPr>
            <w:rStyle w:val="Hyperlink"/>
            <w:rFonts w:ascii="iCiel Avenir LT Std 35 Light" w:hAnsi="iCiel Avenir LT Std 35 Light" w:cs="Arial"/>
            <w:sz w:val="22"/>
            <w:szCs w:val="22"/>
          </w:rPr>
          <w:t>APPENDIX 1. PSG Instructions on professional options and alternatives</w:t>
        </w:r>
        <w:r w:rsidRPr="006113DF">
          <w:rPr>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xml:space="preserve">. </w:t>
        </w:r>
      </w:ins>
    </w:p>
    <w:p w14:paraId="375F3DD0" w14:textId="77777777" w:rsidR="005F5D10" w:rsidRDefault="005F5D10" w:rsidP="005F5D10">
      <w:pPr>
        <w:tabs>
          <w:tab w:val="left" w:pos="630"/>
          <w:tab w:val="left" w:pos="1080"/>
        </w:tabs>
        <w:ind w:firstLine="0"/>
        <w:rPr>
          <w:ins w:id="7064" w:author="An Tran, ACA (BUV)" w:date="2024-09-12T11:03:00Z" w16du:dateUtc="2024-09-12T04:03:00Z"/>
          <w:rFonts w:ascii="iCiel Avenir LT Std 35 Light" w:hAnsi="iCiel Avenir LT Std 35 Light" w:cs="Arial"/>
          <w:sz w:val="22"/>
          <w:szCs w:val="22"/>
        </w:rPr>
      </w:pPr>
      <w:ins w:id="7065"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5BD33272" w14:textId="77777777" w:rsidR="005F5D10" w:rsidRPr="00B444DF" w:rsidRDefault="005F5D10" w:rsidP="005F5D10">
      <w:pPr>
        <w:tabs>
          <w:tab w:val="left" w:pos="630"/>
          <w:tab w:val="left" w:pos="1080"/>
        </w:tabs>
        <w:ind w:firstLine="0"/>
        <w:rPr>
          <w:ins w:id="7066" w:author="An Tran, ACA (BUV)" w:date="2024-09-12T11:03:00Z" w16du:dateUtc="2024-09-12T04:03:00Z"/>
          <w:rFonts w:ascii="iCiel Avenir LT Std 35 Light" w:hAnsi="iCiel Avenir LT Std 35 Light" w:cs="Arial"/>
          <w:sz w:val="22"/>
          <w:szCs w:val="22"/>
        </w:rPr>
      </w:pPr>
      <w:ins w:id="7067"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043301B" w14:textId="77777777" w:rsidR="005F5D10" w:rsidRPr="00B444DF" w:rsidRDefault="005F5D10" w:rsidP="005F5D10">
      <w:pPr>
        <w:tabs>
          <w:tab w:val="left" w:pos="630"/>
          <w:tab w:val="left" w:pos="1080"/>
        </w:tabs>
        <w:ind w:firstLine="0"/>
        <w:rPr>
          <w:ins w:id="7068" w:author="An Tran, ACA (BUV)" w:date="2024-09-12T11:03:00Z" w16du:dateUtc="2024-09-12T04:03:00Z"/>
          <w:rFonts w:ascii="iCiel Avenir LT Std 35 Light" w:hAnsi="iCiel Avenir LT Std 35 Light" w:cs="Arial"/>
          <w:i/>
          <w:iCs/>
          <w:sz w:val="22"/>
          <w:szCs w:val="22"/>
        </w:rPr>
      </w:pPr>
      <w:ins w:id="7069" w:author="An Tran, ACA (BUV)" w:date="2024-09-12T11:03:00Z" w16du:dateUtc="2024-09-12T04:03:00Z">
        <w:r w:rsidRPr="00B444DF">
          <w:rPr>
            <w:rFonts w:ascii="iCiel Avenir LT Std 35 Light" w:hAnsi="iCiel Avenir LT Std 35 Light" w:cs="Arial"/>
            <w:i/>
            <w:iCs/>
            <w:sz w:val="22"/>
            <w:szCs w:val="22"/>
          </w:rPr>
          <w: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t>
        </w:r>
      </w:ins>
    </w:p>
    <w:p w14:paraId="3C995CD7" w14:textId="77777777" w:rsidR="005F5D10" w:rsidRPr="00B444DF" w:rsidRDefault="005F5D10" w:rsidP="005F5D10">
      <w:pPr>
        <w:tabs>
          <w:tab w:val="left" w:pos="630"/>
          <w:tab w:val="left" w:pos="1080"/>
        </w:tabs>
        <w:ind w:firstLine="0"/>
        <w:rPr>
          <w:ins w:id="7070" w:author="An Tran, ACA (BUV)" w:date="2024-09-12T11:03:00Z" w16du:dateUtc="2024-09-12T04:03:00Z"/>
          <w:rFonts w:ascii="iCiel Avenir LT Std 35 Light" w:hAnsi="iCiel Avenir LT Std 35 Light" w:cs="Arial"/>
          <w:i/>
          <w:iCs/>
          <w:sz w:val="22"/>
          <w:szCs w:val="22"/>
        </w:rPr>
      </w:pPr>
      <w:ins w:id="7071" w:author="An Tran, ACA (BUV)" w:date="2024-09-12T11:03:00Z" w16du:dateUtc="2024-09-12T04:03:00Z">
        <w:r w:rsidRPr="00B444DF">
          <w:rPr>
            <w:rFonts w:ascii="iCiel Avenir LT Std 35 Light" w:hAnsi="iCiel Avenir LT Std 35 Light" w:cs="Arial"/>
            <w:i/>
            <w:iCs/>
            <w:sz w:val="22"/>
            <w:szCs w:val="22"/>
          </w:rPr>
          <w:t>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m 2021, BUV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khai 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t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Năng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t>
        </w:r>
      </w:ins>
    </w:p>
    <w:p w14:paraId="628B868F" w14:textId="77777777" w:rsidR="005F5D10" w:rsidRPr="00B444DF" w:rsidRDefault="005F5D10" w:rsidP="005F5D10">
      <w:pPr>
        <w:tabs>
          <w:tab w:val="left" w:pos="630"/>
          <w:tab w:val="left" w:pos="1080"/>
        </w:tabs>
        <w:ind w:firstLine="0"/>
        <w:rPr>
          <w:ins w:id="7072" w:author="An Tran, ACA (BUV)" w:date="2024-09-12T11:03:00Z" w16du:dateUtc="2024-09-12T04:03:00Z"/>
          <w:rFonts w:ascii="iCiel Avenir LT Std 35 Light" w:hAnsi="iCiel Avenir LT Std 35 Light" w:cs="Arial"/>
          <w:i/>
          <w:iCs/>
          <w:sz w:val="22"/>
          <w:szCs w:val="22"/>
        </w:rPr>
      </w:pPr>
      <w:ins w:id="7073" w:author="An Tran, ACA (BUV)" w:date="2024-09-12T11:03:00Z" w16du:dateUtc="2024-09-12T04:03:00Z">
        <w:r>
          <w:rPr>
            <w:rFonts w:ascii="iCiel Avenir LT Std 35 Light" w:hAnsi="iCiel Avenir LT Std 35 Light" w:cs="Arial"/>
            <w:i/>
            <w:iCs/>
            <w:sz w:val="22"/>
            <w:szCs w:val="22"/>
          </w:rPr>
          <w:t xml:space="preserve">Nếu </w:t>
        </w:r>
        <w:r w:rsidRPr="00B444DF">
          <w:rPr>
            <w:rFonts w:ascii="iCiel Avenir LT Std 35 Light" w:hAnsi="iCiel Avenir LT Std 35 Light" w:cs="Arial"/>
            <w:i/>
            <w:iCs/>
            <w:sz w:val="22"/>
            <w:szCs w:val="22"/>
          </w:rPr>
          <w:t>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b</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ki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m tra </w:t>
        </w:r>
        <w:r w:rsidRPr="00B444DF">
          <w:rPr>
            <w:rFonts w:ascii="iCiel Avenir LT Std 35 Light" w:hAnsi="iCiel Avenir LT Std 35 Light" w:cs="Avenir Next LT Pro"/>
            <w:i/>
            <w:iCs/>
            <w:sz w:val="22"/>
            <w:szCs w:val="22"/>
          </w:rPr>
          <w:t>đá</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tu</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theo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môn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u,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kinh doanh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o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bộ môn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r>
          <w:rPr>
            <w:rFonts w:ascii="iCiel Avenir LT Std 35 Light" w:hAnsi="iCiel Avenir LT Std 35 Light" w:cs="Avenir Next LT Pro"/>
            <w:i/>
            <w:iCs/>
            <w:sz w:val="22"/>
            <w:szCs w:val="22"/>
          </w:rPr>
          <w:t>Phòng DV Hướng nghiệp và QH Đối tác</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t>
        </w:r>
      </w:ins>
    </w:p>
    <w:p w14:paraId="1DB60FB7" w14:textId="77777777" w:rsidR="005F5D10" w:rsidRPr="00B444DF" w:rsidRDefault="005F5D10" w:rsidP="005F5D10">
      <w:pPr>
        <w:tabs>
          <w:tab w:val="left" w:pos="630"/>
          <w:tab w:val="left" w:pos="1080"/>
        </w:tabs>
        <w:ind w:firstLine="0"/>
        <w:rPr>
          <w:ins w:id="7074" w:author="An Tran, ACA (BUV)" w:date="2024-09-12T11:03:00Z" w16du:dateUtc="2024-09-12T04:03:00Z"/>
          <w:rFonts w:cs="Arial"/>
          <w:szCs w:val="22"/>
        </w:rPr>
      </w:pPr>
      <w:ins w:id="7075" w:author="An Tran, ACA (BUV)" w:date="2024-09-12T11:03:00Z" w16du:dateUtc="2024-09-12T04:03:00Z">
        <w:r w:rsidRPr="00B444DF">
          <w:rPr>
            <w:rFonts w:ascii="iCiel Avenir LT Std 35 Light" w:hAnsi="iCiel Avenir LT Std 35 Light" w:cs="Arial"/>
            <w:i/>
            <w:iCs/>
            <w:sz w:val="22"/>
            <w:szCs w:val="22"/>
          </w:rPr>
          <w:t xml:space="preserve">Tất cả các thông tin về lựa chọn trải nghiệm làm việc và phương án thay thế, cũng như yêu cầu của từng lựa chọn đều đã được thông báo đầy đủ đến tất cả sinh viên thông qua </w:t>
        </w:r>
        <w:r w:rsidRPr="006113DF">
          <w:rPr>
            <w:rFonts w:ascii="iCiel Avenir LT Std 35 Light" w:hAnsi="iCiel Avenir LT Std 35 Light" w:cs="Arial"/>
            <w:i/>
            <w:iCs/>
            <w:sz w:val="22"/>
            <w:szCs w:val="22"/>
          </w:rPr>
          <w:fldChar w:fldCharType="begin"/>
        </w:r>
        <w:r w:rsidRPr="006113DF">
          <w:rPr>
            <w:rFonts w:ascii="iCiel Avenir LT Std 35 Light" w:hAnsi="iCiel Avenir LT Std 35 Light" w:cs="Arial"/>
            <w:i/>
            <w:iCs/>
            <w:sz w:val="22"/>
            <w:szCs w:val="22"/>
          </w:rPr>
          <w:instrText>HYPERLINK "https://buv.instructure.com/files/425794/download?download_frd=1"</w:instrText>
        </w:r>
        <w:r w:rsidRPr="006113DF">
          <w:rPr>
            <w:rFonts w:ascii="iCiel Avenir LT Std 35 Light" w:hAnsi="iCiel Avenir LT Std 35 Light" w:cs="Arial"/>
            <w:i/>
            <w:iCs/>
            <w:sz w:val="22"/>
            <w:szCs w:val="22"/>
          </w:rPr>
        </w:r>
        <w:r w:rsidRPr="006113DF">
          <w:rPr>
            <w:rFonts w:ascii="iCiel Avenir LT Std 35 Light" w:hAnsi="iCiel Avenir LT Std 35 Light" w:cs="Arial"/>
            <w:i/>
            <w:iCs/>
            <w:sz w:val="22"/>
            <w:szCs w:val="22"/>
          </w:rPr>
          <w:fldChar w:fldCharType="separate"/>
        </w:r>
        <w:r w:rsidRPr="006113DF">
          <w:rPr>
            <w:rStyle w:val="Hyperlink"/>
            <w:rFonts w:ascii="iCiel Avenir LT Std 35 Light" w:hAnsi="iCiel Avenir LT Std 35 Light" w:cs="Arial"/>
            <w:i/>
            <w:iCs/>
            <w:sz w:val="22"/>
            <w:szCs w:val="22"/>
          </w:rPr>
          <w:t>APPENDIX 1. PSG Instructions on professional options and alternatives</w:t>
        </w:r>
        <w:r w:rsidRPr="006113DF">
          <w:rPr>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w:t>
        </w:r>
      </w:ins>
    </w:p>
    <w:p w14:paraId="6C85AB4E" w14:textId="77777777" w:rsidR="005F5D10" w:rsidRDefault="005F5D10" w:rsidP="005F5D10">
      <w:pPr>
        <w:tabs>
          <w:tab w:val="left" w:pos="630"/>
          <w:tab w:val="left" w:pos="1080"/>
        </w:tabs>
        <w:ind w:firstLine="0"/>
        <w:rPr>
          <w:ins w:id="7076" w:author="An Tran, ACA (BUV)" w:date="2024-09-12T11:03:00Z" w16du:dateUtc="2024-09-12T04:03:00Z"/>
          <w:rFonts w:ascii="iCiel Avenir LT Std 35 Light" w:hAnsi="iCiel Avenir LT Std 35 Light" w:cs="Arial"/>
          <w:i/>
          <w:iCs/>
          <w:sz w:val="22"/>
          <w:szCs w:val="22"/>
        </w:rPr>
      </w:pPr>
      <w:ins w:id="7077" w:author="An Tran, ACA (BUV)" w:date="2024-09-12T11:03:00Z" w16du:dateUtc="2024-09-12T04:03:00Z">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r>
          <w:fldChar w:fldCharType="begin"/>
        </w:r>
        <w:r>
          <w:instrText>HYPERLINK "mailto:SE-Careers@buv.edu.vn"</w:instrText>
        </w:r>
        <w:r>
          <w:fldChar w:fldCharType="separate"/>
        </w:r>
        <w:r w:rsidRPr="00B444DF">
          <w:rPr>
            <w:rStyle w:val="Hyperlink"/>
            <w:rFonts w:ascii="iCiel Avenir LT Std 35 Light" w:hAnsi="iCiel Avenir LT Std 35 Light" w:cs="Arial"/>
            <w:i/>
            <w:iCs/>
            <w:sz w:val="22"/>
            <w:szCs w:val="22"/>
          </w:rPr>
          <w:t>SE-Careers@buv.edu.vn</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F09C8A5" w14:textId="77777777" w:rsidR="005F5D10" w:rsidRPr="004526AF" w:rsidRDefault="005F5D10" w:rsidP="005F5D10">
      <w:pPr>
        <w:tabs>
          <w:tab w:val="left" w:pos="630"/>
          <w:tab w:val="left" w:pos="1080"/>
        </w:tabs>
        <w:ind w:firstLine="0"/>
        <w:rPr>
          <w:ins w:id="7078" w:author="An Tran, ACA (BUV)" w:date="2024-09-12T11:03:00Z" w16du:dateUtc="2024-09-12T04:03:00Z"/>
          <w:rFonts w:ascii="iCiel Avenir LT Std 35 Light" w:hAnsi="iCiel Avenir LT Std 35 Light" w:cs="Arial"/>
          <w:i/>
          <w:iCs/>
          <w:sz w:val="22"/>
          <w:szCs w:val="22"/>
        </w:rPr>
      </w:pPr>
      <w:ins w:id="7079" w:author="An Tran, ACA (BUV)" w:date="2024-09-12T11:03:00Z" w16du:dateUtc="2024-09-12T04:03:00Z">
        <w:r w:rsidRPr="00B444DF">
          <w:rPr>
            <w:rFonts w:ascii="iCiel Avenir LT Std 35 Light" w:hAnsi="iCiel Avenir LT Std 35 Light" w:cs="Arial"/>
            <w:i/>
            <w:iCs/>
            <w:sz w:val="22"/>
            <w:szCs w:val="22"/>
          </w:rPr>
          <w:t>Để đặt lịch với chuyên viên tư vấn hướng nghiệp</w:t>
        </w:r>
        <w:r>
          <w:rPr>
            <w:rFonts w:ascii="iCiel Avenir LT Std 35 Light" w:hAnsi="iCiel Avenir LT Std 35 Light" w:cs="Arial"/>
            <w:i/>
            <w:iCs/>
            <w:sz w:val="22"/>
            <w:szCs w:val="22"/>
          </w:rPr>
          <w:t xml:space="preserve"> và trao đổi về các vấn đề thực tập, phát triển nghề nghiệp, phát triển cá nhân</w:t>
        </w:r>
        <w:r w:rsidRPr="00B444DF">
          <w:rPr>
            <w:rFonts w:ascii="iCiel Avenir LT Std 35 Light" w:hAnsi="iCiel Avenir LT Std 35 Light" w:cs="Arial"/>
            <w:i/>
            <w:iCs/>
            <w:sz w:val="22"/>
            <w:szCs w:val="22"/>
          </w:rPr>
          <w:t xml:space="preserve">, vui lòng truy cập: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i/>
            <w:iCs/>
            <w:sz w:val="22"/>
            <w:szCs w:val="22"/>
          </w:rPr>
          <w:t>(dành riêng cho sinh viên và cựu sinh viên BUV).</w:t>
        </w:r>
        <w:r w:rsidRPr="00B444DF">
          <w:rPr>
            <w:rFonts w:ascii="iCiel Avenir LT Std 35 Light" w:hAnsi="iCiel Avenir LT Std 35 Light" w:cs="Arial"/>
            <w:sz w:val="22"/>
            <w:szCs w:val="22"/>
          </w:rPr>
          <w:t xml:space="preserve"> </w:t>
        </w:r>
      </w:ins>
    </w:p>
    <w:p w14:paraId="15633EC8" w14:textId="77777777" w:rsidR="005F5D10" w:rsidRPr="004526AF" w:rsidRDefault="005F5D10" w:rsidP="005F5D10">
      <w:pPr>
        <w:pStyle w:val="Question"/>
        <w:numPr>
          <w:ilvl w:val="0"/>
          <w:numId w:val="7"/>
        </w:numPr>
        <w:tabs>
          <w:tab w:val="left" w:pos="630"/>
          <w:tab w:val="left" w:pos="990"/>
        </w:tabs>
        <w:spacing w:line="400" w:lineRule="exact"/>
        <w:ind w:left="0" w:firstLine="720"/>
        <w:rPr>
          <w:ins w:id="7080" w:author="An Tran, ACA (BUV)" w:date="2024-09-12T11:03:00Z" w16du:dateUtc="2024-09-12T04:03:00Z"/>
          <w:rFonts w:cs="Arial"/>
          <w:b w:val="0"/>
          <w:i/>
          <w:iCs/>
          <w:szCs w:val="22"/>
        </w:rPr>
      </w:pPr>
      <w:bookmarkStart w:id="7081" w:name="_Toc149054149"/>
      <w:bookmarkStart w:id="7082" w:name="_Toc177025939"/>
      <w:bookmarkStart w:id="7083" w:name="_Toc177077400"/>
      <w:ins w:id="7084" w:author="An Tran, ACA (BUV)" w:date="2024-09-12T11:03:00Z" w16du:dateUtc="2024-09-12T04:03:00Z">
        <w:r w:rsidRPr="004526AF">
          <w:rPr>
            <w:rFonts w:cs="Arial"/>
            <w:szCs w:val="22"/>
          </w:rPr>
          <w:t xml:space="preserve">How does BUV support students with their internships? / </w:t>
        </w:r>
        <w:r w:rsidRPr="004526AF">
          <w:rPr>
            <w:rFonts w:cs="Arial"/>
            <w:i/>
            <w:iCs/>
            <w:szCs w:val="22"/>
          </w:rPr>
          <w:t>Sinh viên đ</w:t>
        </w:r>
        <w:r w:rsidRPr="004526AF">
          <w:rPr>
            <w:rFonts w:cs="Calibri"/>
            <w:i/>
            <w:iCs/>
            <w:szCs w:val="22"/>
          </w:rPr>
          <w:t>ượ</w:t>
        </w:r>
        <w:r w:rsidRPr="004526AF">
          <w:rPr>
            <w:rFonts w:cs="Arial"/>
            <w:i/>
            <w:iCs/>
            <w:szCs w:val="22"/>
          </w:rPr>
          <w:t>c BUV h</w:t>
        </w:r>
        <w:r w:rsidRPr="004526AF">
          <w:rPr>
            <w:rFonts w:cs="Calibri"/>
            <w:i/>
            <w:iCs/>
            <w:szCs w:val="22"/>
          </w:rPr>
          <w:t>ỗ</w:t>
        </w:r>
        <w:r w:rsidRPr="004526AF">
          <w:rPr>
            <w:rFonts w:cs="Arial"/>
            <w:i/>
            <w:iCs/>
            <w:szCs w:val="22"/>
          </w:rPr>
          <w:t xml:space="preserve"> tr</w:t>
        </w:r>
        <w:r w:rsidRPr="004526AF">
          <w:rPr>
            <w:rFonts w:cs="Calibri"/>
            <w:i/>
            <w:iCs/>
            <w:szCs w:val="22"/>
          </w:rPr>
          <w:t>ợ</w:t>
        </w:r>
        <w:r w:rsidRPr="004526AF">
          <w:rPr>
            <w:rFonts w:cs="Arial"/>
            <w:i/>
            <w:iCs/>
            <w:szCs w:val="22"/>
          </w:rPr>
          <w:t xml:space="preserve"> trong công tác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nh</w:t>
        </w:r>
        <w:r w:rsidRPr="004526AF">
          <w:rPr>
            <w:rFonts w:cs="Calibri"/>
            <w:i/>
            <w:iCs/>
            <w:szCs w:val="22"/>
          </w:rPr>
          <w:t>ư</w:t>
        </w:r>
        <w:r w:rsidRPr="004526AF">
          <w:rPr>
            <w:rFonts w:cs="Arial"/>
            <w:i/>
            <w:iCs/>
            <w:szCs w:val="22"/>
          </w:rPr>
          <w:t xml:space="preserve"> th</w:t>
        </w:r>
        <w:r w:rsidRPr="004526AF">
          <w:rPr>
            <w:rFonts w:cs="Calibri"/>
            <w:i/>
            <w:iCs/>
            <w:szCs w:val="22"/>
          </w:rPr>
          <w:t>ế</w:t>
        </w:r>
        <w:r w:rsidRPr="004526AF">
          <w:rPr>
            <w:rFonts w:cs="Arial"/>
            <w:i/>
            <w:iCs/>
            <w:szCs w:val="22"/>
          </w:rPr>
          <w:t xml:space="preserve"> nào?</w:t>
        </w:r>
        <w:bookmarkEnd w:id="7081"/>
        <w:bookmarkEnd w:id="7082"/>
        <w:bookmarkEnd w:id="7083"/>
      </w:ins>
    </w:p>
    <w:p w14:paraId="1B6C3428" w14:textId="77777777" w:rsidR="005F5D10" w:rsidRPr="004526AF" w:rsidRDefault="005F5D10" w:rsidP="005F5D10">
      <w:pPr>
        <w:pStyle w:val="ListParagraph"/>
        <w:tabs>
          <w:tab w:val="left" w:pos="630"/>
          <w:tab w:val="left" w:pos="720"/>
          <w:tab w:val="left" w:pos="1080"/>
        </w:tabs>
        <w:ind w:left="0"/>
        <w:contextualSpacing w:val="0"/>
        <w:rPr>
          <w:ins w:id="7085" w:author="An Tran, ACA (BUV)" w:date="2024-09-12T11:03:00Z" w16du:dateUtc="2024-09-12T04:03:00Z"/>
          <w:rFonts w:ascii="iCiel Avenir LT Std 35 Light" w:hAnsi="iCiel Avenir LT Std 35 Light" w:cs="Arial"/>
          <w:b/>
          <w:bCs/>
          <w:sz w:val="22"/>
          <w:szCs w:val="22"/>
          <w:u w:val="single"/>
        </w:rPr>
      </w:pPr>
      <w:ins w:id="7086"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2119B089" w14:textId="77777777" w:rsidR="005F5D10" w:rsidRPr="00B444DF" w:rsidRDefault="005F5D10" w:rsidP="005F5D10">
      <w:pPr>
        <w:tabs>
          <w:tab w:val="left" w:pos="630"/>
          <w:tab w:val="left" w:pos="1080"/>
        </w:tabs>
        <w:ind w:firstLine="0"/>
        <w:rPr>
          <w:ins w:id="7087" w:author="An Tran, ACA (BUV)" w:date="2024-09-12T11:03:00Z" w16du:dateUtc="2024-09-12T04:03:00Z"/>
          <w:rFonts w:ascii="iCiel Avenir LT Std 35 Light" w:hAnsi="iCiel Avenir LT Std 35 Light" w:cs="Arial"/>
          <w:sz w:val="22"/>
          <w:szCs w:val="22"/>
        </w:rPr>
      </w:pPr>
      <w:ins w:id="7088" w:author="An Tran, ACA (BUV)" w:date="2024-09-12T11:03:00Z" w16du:dateUtc="2024-09-12T04:03:00Z">
        <w:r w:rsidRPr="00B444DF">
          <w:rPr>
            <w:rFonts w:ascii="iCiel Avenir LT Std 35 Light" w:hAnsi="iCiel Avenir LT Std 35 Light" w:cs="Arial"/>
            <w:sz w:val="22"/>
            <w:szCs w:val="22"/>
          </w:rPr>
          <w:t xml:space="preserve">Throughout the students’ journey at BUV,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offers students comprehensive support, including application preparation, consultation during the internship period, and guidance upon its completion.</w:t>
        </w:r>
      </w:ins>
    </w:p>
    <w:p w14:paraId="71962E9D" w14:textId="77777777" w:rsidR="005F5D10" w:rsidRPr="00B444DF" w:rsidRDefault="005F5D10" w:rsidP="005F5D10">
      <w:pPr>
        <w:tabs>
          <w:tab w:val="left" w:pos="630"/>
          <w:tab w:val="left" w:pos="1080"/>
        </w:tabs>
        <w:ind w:firstLine="0"/>
        <w:rPr>
          <w:ins w:id="7089" w:author="An Tran, ACA (BUV)" w:date="2024-09-12T11:03:00Z" w16du:dateUtc="2024-09-12T04:03:00Z"/>
          <w:rFonts w:ascii="iCiel Avenir LT Std 35 Light" w:hAnsi="iCiel Avenir LT Std 35 Light" w:cs="Arial"/>
          <w:sz w:val="22"/>
          <w:szCs w:val="22"/>
        </w:rPr>
      </w:pPr>
      <w:ins w:id="7090" w:author="An Tran, ACA (BUV)" w:date="2024-09-12T11:03:00Z" w16du:dateUtc="2024-09-12T04:03:00Z">
        <w:r w:rsidRPr="00B444DF">
          <w:rPr>
            <w:rFonts w:ascii="iCiel Avenir LT Std 35 Light" w:hAnsi="iCiel Avenir LT Std 35 Light" w:cs="Arial"/>
            <w:b/>
            <w:bCs/>
            <w:sz w:val="22"/>
            <w:szCs w:val="22"/>
          </w:rPr>
          <w:t xml:space="preserve">During preparation, </w:t>
        </w:r>
        <w:r w:rsidRPr="00B444DF">
          <w:rPr>
            <w:rFonts w:ascii="iCiel Avenir LT Std 35 Light" w:hAnsi="iCiel Avenir LT Std 35 Light" w:cs="Arial"/>
            <w:sz w:val="22"/>
            <w:szCs w:val="22"/>
          </w:rPr>
          <w:t>we offer all students:</w:t>
        </w:r>
      </w:ins>
    </w:p>
    <w:p w14:paraId="29873BBE" w14:textId="77777777" w:rsidR="005F5D10" w:rsidRPr="00B444DF" w:rsidRDefault="005F5D10" w:rsidP="005F5D10">
      <w:pPr>
        <w:pStyle w:val="ListParagraph"/>
        <w:numPr>
          <w:ilvl w:val="0"/>
          <w:numId w:val="33"/>
        </w:numPr>
        <w:tabs>
          <w:tab w:val="left" w:pos="1080"/>
        </w:tabs>
        <w:ind w:left="360" w:firstLine="360"/>
        <w:jc w:val="left"/>
        <w:rPr>
          <w:ins w:id="7091" w:author="An Tran, ACA (BUV)" w:date="2024-09-12T11:03:00Z" w16du:dateUtc="2024-09-12T04:03:00Z"/>
          <w:rFonts w:ascii="iCiel Avenir LT Std 35 Light" w:hAnsi="iCiel Avenir LT Std 35 Light" w:cs="Arial"/>
          <w:sz w:val="22"/>
          <w:szCs w:val="22"/>
        </w:rPr>
      </w:pPr>
      <w:ins w:id="7092" w:author="An Tran, ACA (BUV)" w:date="2024-09-12T11:03:00Z" w16du:dateUtc="2024-09-12T04:03:00Z">
        <w:r w:rsidRPr="00B444DF">
          <w:rPr>
            <w:rFonts w:ascii="iCiel Avenir LT Std 35 Light" w:hAnsi="iCiel Avenir LT Std 35 Light" w:cs="Arial"/>
            <w:b/>
            <w:bCs/>
            <w:sz w:val="22"/>
            <w:szCs w:val="22"/>
          </w:rPr>
          <w:t>A variety of internship opportunities</w:t>
        </w:r>
        <w:r w:rsidRPr="00B444DF">
          <w:rPr>
            <w:rFonts w:ascii="iCiel Avenir LT Std 35 Light" w:hAnsi="iCiel Avenir LT Std 35 Light" w:cs="Arial"/>
            <w:sz w:val="22"/>
            <w:szCs w:val="22"/>
          </w:rPr>
          <w:t xml:space="preserve"> promoted via the Job Portal on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xml:space="preserve"> (exclusive to BUV students and alumni with a BUV student email account) and </w:t>
        </w:r>
        <w:r>
          <w:fldChar w:fldCharType="begin"/>
        </w:r>
        <w:r>
          <w:instrText>HYPERLINK "https://www.facebook.com/buvcareer"</w:instrText>
        </w:r>
        <w:r>
          <w:fldChar w:fldCharType="separate"/>
        </w:r>
        <w:r w:rsidRPr="00B444DF">
          <w:rPr>
            <w:rStyle w:val="Hyperlink"/>
            <w:rFonts w:ascii="iCiel Avenir LT Std 45 Book" w:eastAsia="Segoe UI" w:hAnsi="iCiel Avenir LT Std 45 Book" w:cs="Segoe UI"/>
            <w:sz w:val="22"/>
            <w:szCs w:val="22"/>
          </w:rPr>
          <w:t>BUV Career Services</w:t>
        </w:r>
        <w:r>
          <w:rPr>
            <w:rStyle w:val="Hyperlink"/>
            <w:rFonts w:ascii="iCiel Avenir LT Std 45 Book" w:eastAsia="Segoe UI" w:hAnsi="iCiel Avenir LT Std 45 Book" w:cs="Segoe UI"/>
            <w:sz w:val="22"/>
            <w:szCs w:val="22"/>
          </w:rPr>
          <w:fldChar w:fldCharType="end"/>
        </w:r>
        <w:r w:rsidRPr="00B444DF">
          <w:rPr>
            <w:rStyle w:val="Hyperlink"/>
            <w:rFonts w:ascii="iCiel Avenir LT Std 45 Book" w:eastAsia="Segoe UI" w:hAnsi="iCiel Avenir LT Std 45 Book" w:cs="Segoe UI"/>
            <w:sz w:val="22"/>
            <w:szCs w:val="22"/>
          </w:rPr>
          <w:t xml:space="preserve"> Facebook Fanpage</w:t>
        </w:r>
        <w:r w:rsidRPr="00B444DF">
          <w:rPr>
            <w:rFonts w:ascii="iCiel Avenir LT Std 35 Light" w:hAnsi="iCiel Avenir LT Std 35 Light" w:cs="Arial"/>
            <w:sz w:val="22"/>
            <w:szCs w:val="22"/>
          </w:rPr>
          <w:t xml:space="preserve">; </w:t>
        </w:r>
      </w:ins>
    </w:p>
    <w:p w14:paraId="440BA17E" w14:textId="77777777" w:rsidR="005F5D10" w:rsidRPr="00B444DF" w:rsidRDefault="005F5D10" w:rsidP="005F5D10">
      <w:pPr>
        <w:pStyle w:val="ListParagraph"/>
        <w:numPr>
          <w:ilvl w:val="0"/>
          <w:numId w:val="33"/>
        </w:numPr>
        <w:tabs>
          <w:tab w:val="left" w:pos="1080"/>
        </w:tabs>
        <w:ind w:left="360" w:firstLine="360"/>
        <w:rPr>
          <w:ins w:id="7093" w:author="An Tran, ACA (BUV)" w:date="2024-09-12T11:03:00Z" w16du:dateUtc="2024-09-12T04:03:00Z"/>
          <w:rFonts w:ascii="iCiel Avenir LT Std 35 Light" w:hAnsi="iCiel Avenir LT Std 35 Light" w:cs="Arial"/>
          <w:sz w:val="22"/>
          <w:szCs w:val="22"/>
        </w:rPr>
      </w:pPr>
      <w:ins w:id="7094" w:author="An Tran, ACA (BUV)" w:date="2024-09-12T11:03:00Z" w16du:dateUtc="2024-09-12T04:03:00Z">
        <w:r w:rsidRPr="00B444DF">
          <w:rPr>
            <w:rFonts w:ascii="iCiel Avenir LT Std 35 Light" w:hAnsi="iCiel Avenir LT Std 35 Light" w:cs="Arial"/>
            <w:b/>
            <w:bCs/>
            <w:sz w:val="22"/>
            <w:szCs w:val="22"/>
          </w:rPr>
          <w:t>Several workshops, e-learning skill courses, useful materials, and one-on-one consultation sessions</w:t>
        </w:r>
        <w:r w:rsidRPr="00B444DF">
          <w:rPr>
            <w:rFonts w:ascii="iCiel Avenir LT Std 35 Light" w:hAnsi="iCiel Avenir LT Std 35 Light" w:cs="Arial"/>
            <w:sz w:val="22"/>
            <w:szCs w:val="22"/>
          </w:rPr>
          <w:t xml:space="preserve"> throughout the semester. These resources cover topics such as selecting internship opportunities; preparing internship application documents (including but not limited to CV and Cover Letter); mock interview and interview tips. </w:t>
        </w:r>
        <w:r>
          <w:rPr>
            <w:rFonts w:ascii="iCiel Avenir LT Std 35 Light" w:hAnsi="iCiel Avenir LT Std 35 Light" w:cs="Arial"/>
            <w:sz w:val="22"/>
            <w:szCs w:val="22"/>
          </w:rPr>
          <w:t xml:space="preserve">Find </w:t>
        </w:r>
      </w:ins>
    </w:p>
    <w:p w14:paraId="0D3F44D4" w14:textId="77777777" w:rsidR="005F5D10" w:rsidRPr="00B444DF" w:rsidRDefault="005F5D10" w:rsidP="005F5D10">
      <w:pPr>
        <w:tabs>
          <w:tab w:val="left" w:pos="630"/>
          <w:tab w:val="left" w:pos="1080"/>
        </w:tabs>
        <w:ind w:firstLine="0"/>
        <w:rPr>
          <w:ins w:id="7095" w:author="An Tran, ACA (BUV)" w:date="2024-09-12T11:03:00Z" w16du:dateUtc="2024-09-12T04:03:00Z"/>
          <w:rFonts w:ascii="iCiel Avenir LT Std 35 Light" w:hAnsi="iCiel Avenir LT Std 35 Light" w:cs="Arial"/>
          <w:sz w:val="22"/>
          <w:szCs w:val="22"/>
        </w:rPr>
      </w:pPr>
      <w:ins w:id="7096" w:author="An Tran, ACA (BUV)" w:date="2024-09-12T11:03:00Z" w16du:dateUtc="2024-09-12T04:03:00Z">
        <w:r w:rsidRPr="00B444DF">
          <w:rPr>
            <w:rFonts w:ascii="iCiel Avenir LT Std 35 Light" w:hAnsi="iCiel Avenir LT Std 35 Light" w:cs="Arial"/>
            <w:sz w:val="22"/>
            <w:szCs w:val="22"/>
          </w:rPr>
          <w:t xml:space="preserve">It is crucial for students to assess the suitability of each opportunity (e.g., job requirements, working time, etc.) and carefully prepare their application materials before submitting the materials through the job portal to maximise their chance of employment. </w:t>
        </w:r>
      </w:ins>
    </w:p>
    <w:p w14:paraId="4F403BA0" w14:textId="77777777" w:rsidR="005F5D10" w:rsidRPr="00B444DF" w:rsidRDefault="005F5D10" w:rsidP="005F5D10">
      <w:pPr>
        <w:tabs>
          <w:tab w:val="left" w:pos="630"/>
          <w:tab w:val="left" w:pos="1080"/>
        </w:tabs>
        <w:ind w:firstLine="0"/>
        <w:rPr>
          <w:ins w:id="7097" w:author="An Tran, ACA (BUV)" w:date="2024-09-12T11:03:00Z" w16du:dateUtc="2024-09-12T04:03:00Z"/>
          <w:rFonts w:ascii="iCiel Avenir LT Std 35 Light" w:hAnsi="iCiel Avenir LT Std 35 Light" w:cs="Arial"/>
          <w:b/>
          <w:bCs/>
          <w:sz w:val="22"/>
          <w:szCs w:val="22"/>
        </w:rPr>
      </w:pPr>
      <w:ins w:id="7098" w:author="An Tran, ACA (BUV)" w:date="2024-09-12T11:03:00Z" w16du:dateUtc="2024-09-12T04:03:00Z">
        <w:r w:rsidRPr="00B444DF">
          <w:rPr>
            <w:rFonts w:ascii="iCiel Avenir LT Std 35 Light" w:hAnsi="iCiel Avenir LT Std 35 Light" w:cs="Arial"/>
            <w:b/>
            <w:bCs/>
            <w:sz w:val="22"/>
            <w:szCs w:val="22"/>
          </w:rPr>
          <w:t>During the internship period</w:t>
        </w:r>
        <w:r w:rsidRPr="00B444DF">
          <w:rPr>
            <w:rFonts w:ascii="iCiel Avenir LT Std 35 Light" w:hAnsi="iCiel Avenir LT Std 35 Light" w:cs="Arial"/>
            <w:sz w:val="22"/>
            <w:szCs w:val="22"/>
          </w:rPr>
          <w:t xml:space="preserve">,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will constantly support students with any issues which may arise and offer guidance to help students familiarise themselves with the new working environment and business settings. This support aims to ensure students successfully complete their internships while presenting a positive ambassador image of BUV students to employers.</w:t>
        </w:r>
      </w:ins>
    </w:p>
    <w:p w14:paraId="6E3C5552" w14:textId="77777777" w:rsidR="005F5D10" w:rsidRPr="00B444DF" w:rsidRDefault="005F5D10" w:rsidP="005F5D10">
      <w:pPr>
        <w:tabs>
          <w:tab w:val="left" w:pos="630"/>
          <w:tab w:val="left" w:pos="1080"/>
        </w:tabs>
        <w:ind w:firstLine="0"/>
        <w:rPr>
          <w:ins w:id="7099" w:author="An Tran, ACA (BUV)" w:date="2024-09-12T11:03:00Z" w16du:dateUtc="2024-09-12T04:03:00Z"/>
          <w:rFonts w:ascii="iCiel Avenir LT Std 35 Light" w:hAnsi="iCiel Avenir LT Std 35 Light" w:cs="Arial"/>
          <w:sz w:val="22"/>
          <w:szCs w:val="22"/>
        </w:rPr>
      </w:pPr>
      <w:ins w:id="7100" w:author="An Tran, ACA (BUV)" w:date="2024-09-12T11:03:00Z" w16du:dateUtc="2024-09-12T04:03:00Z">
        <w:r w:rsidRPr="00B444DF">
          <w:rPr>
            <w:rFonts w:ascii="iCiel Avenir LT Std 35 Light" w:hAnsi="iCiel Avenir LT Std 35 Light" w:cs="Arial"/>
            <w:b/>
            <w:bCs/>
            <w:sz w:val="22"/>
            <w:szCs w:val="22"/>
          </w:rPr>
          <w:t xml:space="preserve">Upon completion of the internship, </w:t>
        </w:r>
        <w:r w:rsidRPr="00B444DF">
          <w:rPr>
            <w:rFonts w:ascii="iCiel Avenir LT Std 35 Light" w:hAnsi="iCiel Avenir LT Std 35 Light" w:cs="Arial"/>
            <w:sz w:val="22"/>
            <w:szCs w:val="22"/>
          </w:rPr>
          <w: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t>
        </w:r>
      </w:ins>
    </w:p>
    <w:p w14:paraId="1BA20FB8" w14:textId="77777777" w:rsidR="005F5D10" w:rsidRPr="00B444DF" w:rsidRDefault="005F5D10" w:rsidP="005F5D10">
      <w:pPr>
        <w:tabs>
          <w:tab w:val="left" w:pos="630"/>
          <w:tab w:val="left" w:pos="1080"/>
        </w:tabs>
        <w:ind w:firstLine="0"/>
        <w:rPr>
          <w:ins w:id="7101" w:author="An Tran, ACA (BUV)" w:date="2024-09-12T11:03:00Z" w16du:dateUtc="2024-09-12T04:03:00Z"/>
          <w:rFonts w:ascii="iCiel Avenir LT Std 35 Light" w:hAnsi="iCiel Avenir LT Std 35 Light" w:cs="Arial"/>
          <w:sz w:val="22"/>
          <w:szCs w:val="22"/>
        </w:rPr>
      </w:pPr>
      <w:ins w:id="7102" w:author="An Tran, ACA (BUV)" w:date="2024-09-12T11:03:00Z" w16du:dateUtc="2024-09-12T04:03:00Z">
        <w:r w:rsidRPr="00B444DF">
          <w:rPr>
            <w:rFonts w:ascii="iCiel Avenir LT Std 35 Light" w:hAnsi="iCiel Avenir LT Std 35 Light" w:cs="Arial"/>
            <w:sz w:val="22"/>
            <w:szCs w:val="22"/>
          </w:rPr>
          <w: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t>
        </w:r>
      </w:ins>
    </w:p>
    <w:p w14:paraId="3341D319" w14:textId="77777777" w:rsidR="005F5D10" w:rsidRDefault="005F5D10" w:rsidP="005F5D10">
      <w:pPr>
        <w:tabs>
          <w:tab w:val="left" w:pos="630"/>
          <w:tab w:val="left" w:pos="1080"/>
        </w:tabs>
        <w:ind w:firstLine="0"/>
        <w:rPr>
          <w:ins w:id="7103" w:author="An Tran, ACA (BUV)" w:date="2024-09-12T11:03:00Z" w16du:dateUtc="2024-09-12T04:03:00Z"/>
          <w:rFonts w:ascii="iCiel Avenir LT Std 35 Light" w:hAnsi="iCiel Avenir LT Std 35 Light" w:cs="Arial"/>
          <w:sz w:val="22"/>
          <w:szCs w:val="22"/>
        </w:rPr>
      </w:pPr>
      <w:ins w:id="7104"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7F4C23F8" w14:textId="77777777" w:rsidR="005F5D10" w:rsidRPr="00B444DF" w:rsidRDefault="005F5D10" w:rsidP="005F5D10">
      <w:pPr>
        <w:tabs>
          <w:tab w:val="left" w:pos="630"/>
          <w:tab w:val="left" w:pos="1080"/>
        </w:tabs>
        <w:ind w:firstLine="0"/>
        <w:rPr>
          <w:ins w:id="7105" w:author="An Tran, ACA (BUV)" w:date="2024-09-12T11:03:00Z" w16du:dateUtc="2024-09-12T04:03:00Z"/>
          <w:rFonts w:ascii="iCiel Avenir LT Std 35 Light" w:hAnsi="iCiel Avenir LT Std 35 Light" w:cs="Arial"/>
          <w:sz w:val="22"/>
          <w:szCs w:val="22"/>
        </w:rPr>
      </w:pPr>
      <w:ins w:id="7106"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270CE2A6" w14:textId="77777777" w:rsidR="005F5D10" w:rsidRPr="00B444DF" w:rsidRDefault="005F5D10" w:rsidP="005F5D10">
      <w:pPr>
        <w:tabs>
          <w:tab w:val="left" w:pos="630"/>
          <w:tab w:val="left" w:pos="1080"/>
        </w:tabs>
        <w:ind w:firstLine="0"/>
        <w:rPr>
          <w:ins w:id="7107" w:author="An Tran, ACA (BUV)" w:date="2024-09-12T11:03:00Z" w16du:dateUtc="2024-09-12T04:03:00Z"/>
          <w:rFonts w:ascii="iCiel Avenir LT Std 35 Light" w:hAnsi="iCiel Avenir LT Std 35 Light" w:cs="Arial"/>
          <w:i/>
          <w:iCs/>
          <w:sz w:val="22"/>
          <w:szCs w:val="22"/>
        </w:rPr>
      </w:pPr>
      <w:ins w:id="7108" w:author="An Tran, ACA (BUV)" w:date="2024-09-12T11:03:00Z" w16du:dateUtc="2024-09-12T04:03:00Z">
        <w:r w:rsidRPr="00B444DF">
          <w:rPr>
            <w:rFonts w:ascii="iCiel Avenir LT Std 35 Light" w:hAnsi="iCiel Avenir LT Std 35 Light" w:cs="Arial"/>
            <w:i/>
            <w:iCs/>
            <w:sz w:val="22"/>
            <w:szCs w:val="22"/>
          </w:rPr>
          <w:t>Trong su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Phòng Dịch vụ Hướng nghiệp và Quan hệ Đối tác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y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trong qu</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khi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w:t>
        </w:r>
      </w:ins>
    </w:p>
    <w:p w14:paraId="345FB008" w14:textId="77777777" w:rsidR="005F5D10" w:rsidRPr="00B444DF" w:rsidRDefault="005F5D10" w:rsidP="005F5D10">
      <w:pPr>
        <w:tabs>
          <w:tab w:val="left" w:pos="630"/>
          <w:tab w:val="left" w:pos="1080"/>
        </w:tabs>
        <w:ind w:firstLine="0"/>
        <w:rPr>
          <w:ins w:id="7109" w:author="An Tran, ACA (BUV)" w:date="2024-09-12T11:03:00Z" w16du:dateUtc="2024-09-12T04:03:00Z"/>
          <w:rFonts w:ascii="iCiel Avenir LT Std 35 Light" w:hAnsi="iCiel Avenir LT Std 35 Light" w:cs="Arial"/>
          <w:b/>
          <w:bCs/>
          <w:i/>
          <w:iCs/>
          <w:sz w:val="22"/>
          <w:szCs w:val="22"/>
        </w:rPr>
      </w:pPr>
      <w:ins w:id="7110" w:author="An Tran, ACA (BUV)" w:date="2024-09-12T11:03:00Z" w16du:dateUtc="2024-09-12T04:03:00Z">
        <w:r w:rsidRPr="00B444DF">
          <w:rPr>
            <w:rFonts w:ascii="iCiel Avenir LT Std 35 Light" w:hAnsi="iCiel Avenir LT Std 35 Light" w:cs="Arial"/>
            <w:b/>
            <w:bCs/>
            <w:i/>
            <w:iCs/>
            <w:sz w:val="22"/>
            <w:szCs w:val="22"/>
          </w:rPr>
          <w:t>Trong quá trình chu</w:t>
        </w:r>
        <w:r w:rsidRPr="00B444DF">
          <w:rPr>
            <w:rFonts w:ascii="iCiel Avenir LT Std 35 Light" w:hAnsi="iCiel Avenir LT Std 35 Light" w:cs="Calibri"/>
            <w:b/>
            <w:bCs/>
            <w:i/>
            <w:iCs/>
            <w:sz w:val="22"/>
            <w:szCs w:val="22"/>
          </w:rPr>
          <w:t>ẩ</w:t>
        </w:r>
        <w:r w:rsidRPr="00B444DF">
          <w:rPr>
            <w:rFonts w:ascii="iCiel Avenir LT Std 35 Light" w:hAnsi="iCiel Avenir LT Std 35 Light" w:cs="Arial"/>
            <w:b/>
            <w:bCs/>
            <w:i/>
            <w:iCs/>
            <w:sz w:val="22"/>
            <w:szCs w:val="22"/>
          </w:rPr>
          <w:t>n b</w:t>
        </w:r>
        <w:r w:rsidRPr="00B444DF">
          <w:rPr>
            <w:rFonts w:ascii="iCiel Avenir LT Std 35 Light" w:hAnsi="iCiel Avenir LT Std 35 Light" w:cs="Calibri"/>
            <w:b/>
            <w:bCs/>
            <w:i/>
            <w:iCs/>
            <w:sz w:val="22"/>
            <w:szCs w:val="22"/>
          </w:rPr>
          <w:t>ị</w:t>
        </w:r>
        <w:r w:rsidRPr="00B444DF">
          <w:rPr>
            <w:rFonts w:ascii="iCiel Avenir LT Std 35 Light" w:hAnsi="iCiel Avenir LT Std 35 Light" w:cs="Arial"/>
            <w:i/>
            <w:iCs/>
            <w:sz w:val="22"/>
            <w:szCs w:val="22"/>
          </w:rPr>
          <w:t>, sinh viên nhận được các hỗ trợ như sau:</w:t>
        </w:r>
      </w:ins>
    </w:p>
    <w:p w14:paraId="55F0DF73" w14:textId="77777777" w:rsidR="005F5D10" w:rsidRPr="00B444DF" w:rsidRDefault="005F5D10" w:rsidP="005F5D10">
      <w:pPr>
        <w:pStyle w:val="ListParagraph"/>
        <w:numPr>
          <w:ilvl w:val="0"/>
          <w:numId w:val="34"/>
        </w:numPr>
        <w:tabs>
          <w:tab w:val="left" w:pos="1080"/>
        </w:tabs>
        <w:ind w:left="360" w:firstLine="360"/>
        <w:rPr>
          <w:ins w:id="7111" w:author="An Tran, ACA (BUV)" w:date="2024-09-12T11:03:00Z" w16du:dateUtc="2024-09-12T04:03:00Z"/>
          <w:rFonts w:ascii="iCiel Avenir LT Std 35 Light" w:hAnsi="iCiel Avenir LT Std 35 Light" w:cs="Arial"/>
          <w:i/>
          <w:iCs/>
          <w:sz w:val="22"/>
          <w:szCs w:val="22"/>
        </w:rPr>
      </w:pPr>
      <w:ins w:id="7112" w:author="An Tran, ACA (BUV)" w:date="2024-09-12T11:03:00Z" w16du:dateUtc="2024-09-12T04:03:00Z">
        <w:r w:rsidRPr="00B444DF">
          <w:rPr>
            <w:rFonts w:ascii="iCiel Avenir LT Std 35 Light" w:hAnsi="iCiel Avenir LT Std 35 Light" w:cs="Arial"/>
            <w:b/>
            <w:bCs/>
            <w:i/>
            <w:iCs/>
            <w:sz w:val="22"/>
            <w:szCs w:val="22"/>
          </w:rPr>
          <w:t>Cơ hội thực tập:</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 C</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Pr>
            <w:rFonts w:ascii="iCiel Avenir LT Std 35 Light" w:hAnsi="iCiel Avenir LT Std 35 Light" w:cs="Arial"/>
            <w:i/>
            <w:iCs/>
            <w:sz w:val="22"/>
            <w:szCs w:val="22"/>
          </w:rPr>
          <w:t>Nền tảng Hướng nghiệp và Việc làm</w:t>
        </w:r>
        <w:r w:rsidRPr="00B444DF">
          <w:rPr>
            <w:rFonts w:ascii="iCiel Avenir LT Std 35 Light" w:hAnsi="iCiel Avenir LT Std 35 Light" w:cs="Arial"/>
            <w:i/>
            <w:iCs/>
            <w:sz w:val="22"/>
            <w:szCs w:val="22"/>
          </w:rPr>
          <w:t xml:space="preserve">: </w:t>
        </w:r>
        <w:r>
          <w:fldChar w:fldCharType="begin"/>
        </w:r>
        <w:r>
          <w:instrText>HYPERLINK "https://buv.careercentre.me/welcome/British-University-Vietnam"</w:instrText>
        </w:r>
        <w:r>
          <w:fldChar w:fldCharType="separate"/>
        </w:r>
        <w:r w:rsidRPr="00B444DF">
          <w:rPr>
            <w:rStyle w:val="Hyperlink"/>
            <w:rFonts w:ascii="iCiel Avenir LT Std 35 Light" w:hAnsi="iCiel Avenir LT Std 35 Light" w:cs="Arial"/>
            <w:i/>
            <w:iCs/>
            <w:sz w:val="22"/>
            <w:szCs w:val="22"/>
          </w:rPr>
          <w:t>https://buv.careercentre.me/</w:t>
        </w:r>
        <w:r w:rsidRPr="00B444DF" w:rsidDel="0029685F">
          <w:rPr>
            <w:rStyle w:val="Hyperlink"/>
            <w:rFonts w:ascii="iCiel Avenir LT Std 35 Light" w:hAnsi="iCiel Avenir LT Std 35 Light" w:cs="Arial"/>
            <w:i/>
            <w:iCs/>
            <w:sz w:val="22"/>
            <w:szCs w:val="22"/>
          </w:rPr>
          <w:t xml:space="preserve"> </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(dành riêng cho sinh viên và cựu sinh viên BUV có tài khoản email sinh viên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fldChar w:fldCharType="begin"/>
        </w:r>
        <w:r>
          <w:instrText>HYPERLINK "https://www.facebook.com/buvcareer"</w:instrText>
        </w:r>
        <w:r>
          <w:fldChar w:fldCharType="separate"/>
        </w:r>
        <w:r w:rsidRPr="00B444DF">
          <w:rPr>
            <w:rStyle w:val="Hyperlink"/>
            <w:rFonts w:ascii="iCiel Avenir LT Std 35 Light" w:eastAsia="Segoe UI" w:hAnsi="iCiel Avenir LT Std 35 Light" w:cs="Segoe UI"/>
            <w:i/>
            <w:iCs/>
            <w:sz w:val="22"/>
            <w:szCs w:val="22"/>
          </w:rPr>
          <w:t>Facebook Fanpage BUV Career Services</w:t>
        </w:r>
        <w:r>
          <w:rPr>
            <w:rStyle w:val="Hyperlink"/>
            <w:rFonts w:ascii="iCiel Avenir LT Std 35 Light" w:eastAsia="Segoe UI" w:hAnsi="iCiel Avenir LT Std 35 Light" w:cs="Segoe UI"/>
            <w:i/>
            <w:iCs/>
            <w:sz w:val="22"/>
            <w:szCs w:val="22"/>
          </w:rPr>
          <w:fldChar w:fldCharType="end"/>
        </w:r>
        <w:r w:rsidRPr="00B444DF">
          <w:rPr>
            <w:rFonts w:ascii="iCiel Avenir LT Std 35 Light" w:hAnsi="iCiel Avenir LT Std 35 Light" w:cs="Arial"/>
            <w:i/>
            <w:iCs/>
            <w:color w:val="000000" w:themeColor="text1"/>
            <w:sz w:val="22"/>
            <w:szCs w:val="22"/>
          </w:rPr>
          <w:t xml:space="preserve">. </w:t>
        </w:r>
        <w:r w:rsidRPr="00B444DF">
          <w:rPr>
            <w:rFonts w:ascii="iCiel Avenir LT Std 35 Light" w:hAnsi="iCiel Avenir LT Std 35 Light" w:cs="Arial"/>
            <w:i/>
            <w:iCs/>
            <w:sz w:val="22"/>
            <w:szCs w:val="22"/>
          </w:rPr>
          <w:t xml:space="preserve"> </w:t>
        </w:r>
      </w:ins>
    </w:p>
    <w:p w14:paraId="14B90FA1" w14:textId="77777777" w:rsidR="005F5D10" w:rsidRPr="00B444DF" w:rsidRDefault="005F5D10" w:rsidP="005F5D10">
      <w:pPr>
        <w:pStyle w:val="ListParagraph"/>
        <w:numPr>
          <w:ilvl w:val="0"/>
          <w:numId w:val="34"/>
        </w:numPr>
        <w:tabs>
          <w:tab w:val="left" w:pos="1080"/>
        </w:tabs>
        <w:ind w:left="360" w:firstLine="360"/>
        <w:rPr>
          <w:ins w:id="7113" w:author="An Tran, ACA (BUV)" w:date="2024-09-12T11:03:00Z" w16du:dateUtc="2024-09-12T04:03:00Z"/>
          <w:rFonts w:ascii="iCiel Avenir LT Std 35 Light" w:hAnsi="iCiel Avenir LT Std 35 Light" w:cs="Arial"/>
          <w:i/>
          <w:iCs/>
          <w:sz w:val="22"/>
          <w:szCs w:val="22"/>
        </w:rPr>
      </w:pPr>
      <w:ins w:id="7114" w:author="An Tran, ACA (BUV)" w:date="2024-09-12T11:03:00Z" w16du:dateUtc="2024-09-12T04:03:00Z">
        <w:r w:rsidRPr="00B444DF">
          <w:rPr>
            <w:rFonts w:ascii="iCiel Avenir LT Std 35 Light" w:hAnsi="iCiel Avenir LT Std 35 Light" w:cs="Arial"/>
            <w:b/>
            <w:bCs/>
            <w:i/>
            <w:iCs/>
            <w:sz w:val="22"/>
            <w:szCs w:val="22"/>
          </w:rPr>
          <w:t>Hoạt động hướng nghiệp &amp; Tư vấn cá nhân:</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có cơ hội tham gia các hoạt động hướng nghiệp, tham gia các khóa học kỹ năng trực tuyến,</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(VD: CV,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p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w:t>
        </w:r>
      </w:ins>
    </w:p>
    <w:p w14:paraId="1A994698" w14:textId="77777777" w:rsidR="005F5D10" w:rsidRPr="00B444DF" w:rsidRDefault="005F5D10" w:rsidP="005F5D10">
      <w:pPr>
        <w:tabs>
          <w:tab w:val="left" w:pos="630"/>
          <w:tab w:val="left" w:pos="1080"/>
        </w:tabs>
        <w:ind w:firstLine="0"/>
        <w:rPr>
          <w:ins w:id="7115" w:author="An Tran, ACA (BUV)" w:date="2024-09-12T11:03:00Z" w16du:dateUtc="2024-09-12T04:03:00Z"/>
          <w:rFonts w:ascii="iCiel Avenir LT Std 35 Light" w:hAnsi="iCiel Avenir LT Std 35 Light" w:cs="Arial"/>
          <w:i/>
          <w:iCs/>
          <w:sz w:val="22"/>
          <w:szCs w:val="22"/>
        </w:rPr>
      </w:pPr>
      <w:ins w:id="7116" w:author="An Tran, ACA (BUV)" w:date="2024-09-12T11:03:00Z" w16du:dateUtc="2024-09-12T04:03:00Z">
        <w:r w:rsidRPr="00B444DF">
          <w:rPr>
            <w:rFonts w:ascii="iCiel Avenir LT Std 35 Light" w:hAnsi="iCiel Avenir LT Std 35 Light" w:cs="Arial"/>
            <w:i/>
            <w:iCs/>
            <w:sz w:val="22"/>
            <w:szCs w:val="22"/>
          </w:rPr>
          <w: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t>
        </w:r>
      </w:ins>
    </w:p>
    <w:p w14:paraId="0535E40E" w14:textId="77777777" w:rsidR="005F5D10" w:rsidRPr="00B444DF" w:rsidRDefault="005F5D10" w:rsidP="005F5D10">
      <w:pPr>
        <w:tabs>
          <w:tab w:val="left" w:pos="630"/>
          <w:tab w:val="left" w:pos="1080"/>
        </w:tabs>
        <w:ind w:firstLine="0"/>
        <w:rPr>
          <w:ins w:id="7117" w:author="An Tran, ACA (BUV)" w:date="2024-09-12T11:03:00Z" w16du:dateUtc="2024-09-12T04:03:00Z"/>
          <w:rFonts w:ascii="iCiel Avenir LT Std 35 Light" w:hAnsi="iCiel Avenir LT Std 35 Light" w:cs="Arial"/>
          <w:i/>
          <w:iCs/>
          <w:sz w:val="22"/>
          <w:szCs w:val="22"/>
        </w:rPr>
      </w:pPr>
      <w:ins w:id="7118" w:author="An Tran, ACA (BUV)" w:date="2024-09-12T11:03:00Z" w16du:dateUtc="2024-09-12T04:03:00Z">
        <w:r w:rsidRPr="00B444DF">
          <w:rPr>
            <w:rFonts w:ascii="iCiel Avenir LT Std 35 Light" w:hAnsi="iCiel Avenir LT Std 35 Light" w:cs="Arial"/>
            <w:b/>
            <w:bCs/>
            <w:i/>
            <w:iCs/>
            <w:sz w:val="22"/>
            <w:szCs w:val="22"/>
          </w:rPr>
          <w:t>Trong th</w:t>
        </w:r>
        <w:r w:rsidRPr="00B444DF">
          <w:rPr>
            <w:rFonts w:ascii="iCiel Avenir LT Std 35 Light" w:hAnsi="iCiel Avenir LT Std 35 Light" w:cs="Calibri"/>
            <w:b/>
            <w:bCs/>
            <w:i/>
            <w:iCs/>
            <w:sz w:val="22"/>
            <w:szCs w:val="22"/>
          </w:rPr>
          <w:t>ờ</w:t>
        </w:r>
        <w:r w:rsidRPr="00B444DF">
          <w:rPr>
            <w:rFonts w:ascii="iCiel Avenir LT Std 35 Light" w:hAnsi="iCiel Avenir LT Std 35 Light" w:cs="Arial"/>
            <w:b/>
            <w:bCs/>
            <w:i/>
            <w:iCs/>
            <w:sz w:val="22"/>
            <w:szCs w:val="22"/>
          </w:rPr>
          <w:t>i gian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Đội ngũ Hướng nghiệp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các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y sinh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nghi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di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trong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ng.</w:t>
        </w:r>
      </w:ins>
    </w:p>
    <w:p w14:paraId="7F7A8E5A" w14:textId="77777777" w:rsidR="005F5D10" w:rsidRPr="00B444DF" w:rsidRDefault="005F5D10" w:rsidP="005F5D10">
      <w:pPr>
        <w:tabs>
          <w:tab w:val="left" w:pos="630"/>
          <w:tab w:val="left" w:pos="1080"/>
        </w:tabs>
        <w:ind w:firstLine="0"/>
        <w:rPr>
          <w:ins w:id="7119" w:author="An Tran, ACA (BUV)" w:date="2024-09-12T11:03:00Z" w16du:dateUtc="2024-09-12T04:03:00Z"/>
          <w:rFonts w:ascii="iCiel Avenir LT Std 35 Light" w:hAnsi="iCiel Avenir LT Std 35 Light" w:cs="Arial"/>
          <w:i/>
          <w:iCs/>
          <w:sz w:val="22"/>
          <w:szCs w:val="22"/>
        </w:rPr>
      </w:pPr>
      <w:ins w:id="7120" w:author="An Tran, ACA (BUV)" w:date="2024-09-12T11:03:00Z" w16du:dateUtc="2024-09-12T04:03:00Z">
        <w:r w:rsidRPr="00B444DF">
          <w:rPr>
            <w:rFonts w:ascii="iCiel Avenir LT Std 35 Light" w:hAnsi="iCiel Avenir LT Std 35 Light" w:cs="Arial"/>
            <w:b/>
            <w:bCs/>
            <w:i/>
            <w:iCs/>
            <w:sz w:val="22"/>
            <w:szCs w:val="22"/>
          </w:rPr>
          <w:t>Sau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ho</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 th</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nh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phong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và cách thức để được ghi nhận điểm PSG phù hợp. Phòng Hướng nghiệp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xem Bản Đánh giá Chất lượng Làm việc/ Bản đánh giá Hồ sơ Năng lực Chuyên môn và các tài liệu chứng minh liên quan khác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ghi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điểm PSG, cũng như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lai. </w:t>
        </w:r>
      </w:ins>
    </w:p>
    <w:p w14:paraId="1BB4056A" w14:textId="77777777" w:rsidR="005F5D10" w:rsidRPr="00B444DF" w:rsidRDefault="005F5D10" w:rsidP="005F5D10">
      <w:pPr>
        <w:tabs>
          <w:tab w:val="left" w:pos="630"/>
          <w:tab w:val="left" w:pos="1080"/>
        </w:tabs>
        <w:ind w:firstLine="0"/>
        <w:rPr>
          <w:ins w:id="7121" w:author="An Tran, ACA (BUV)" w:date="2024-09-12T11:03:00Z" w16du:dateUtc="2024-09-12T04:03:00Z"/>
          <w:rFonts w:ascii="iCiel Avenir LT Std 35 Light" w:hAnsi="iCiel Avenir LT Std 35 Light" w:cs="Arial"/>
          <w:i/>
          <w:iCs/>
          <w:sz w:val="22"/>
          <w:szCs w:val="22"/>
        </w:rPr>
      </w:pPr>
      <w:ins w:id="7122" w:author="An Tran, ACA (BUV)" w:date="2024-09-12T11:03:00Z" w16du:dateUtc="2024-09-12T04:03:00Z">
        <w:r w:rsidRPr="00B444DF">
          <w:rPr>
            <w:rFonts w:ascii="iCiel Avenir LT Std 35 Light" w:hAnsi="iCiel Avenir LT Std 35 Light" w:cs="Arial"/>
            <w:i/>
            <w:iCs/>
            <w:sz w:val="22"/>
            <w:szCs w:val="22"/>
          </w:rPr>
          <w:t>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BUV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toàn diện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quan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trao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u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trong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é</w:t>
        </w:r>
        <w:r w:rsidRPr="00B444DF">
          <w:rPr>
            <w:rFonts w:ascii="iCiel Avenir LT Std 35 Light" w:hAnsi="iCiel Avenir LT Std 35 Light" w:cs="Arial"/>
            <w:i/>
            <w:iCs/>
            <w:sz w:val="22"/>
            <w:szCs w:val="22"/>
          </w:rPr>
          <w:t>p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sinh viên đi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ngay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can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BUV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ra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con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cho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64406A94" w14:textId="77777777" w:rsidR="005F5D10" w:rsidRPr="00B377E5" w:rsidRDefault="005F5D10" w:rsidP="005F5D10">
      <w:pPr>
        <w:tabs>
          <w:tab w:val="left" w:pos="630"/>
          <w:tab w:val="left" w:pos="1080"/>
        </w:tabs>
        <w:ind w:firstLine="0"/>
        <w:rPr>
          <w:ins w:id="7123" w:author="An Tran, ACA (BUV)" w:date="2024-09-12T11:03:00Z" w16du:dateUtc="2024-09-12T04:03:00Z"/>
          <w:rFonts w:ascii="iCiel Avenir LT Std 35 Light" w:hAnsi="iCiel Avenir LT Std 35 Light" w:cs="Arial"/>
          <w:i/>
          <w:iCs/>
          <w:sz w:val="22"/>
          <w:szCs w:val="22"/>
        </w:rPr>
      </w:pPr>
      <w:ins w:id="7124" w:author="An Tran, ACA (BUV)" w:date="2024-09-12T11:03:00Z" w16du:dateUtc="2024-09-12T04:03:00Z">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r>
          <w:fldChar w:fldCharType="begin"/>
        </w:r>
        <w:r>
          <w:instrText>HYPERLINK "mailto:SE-Careers@buv.edu.vn"</w:instrText>
        </w:r>
        <w:r>
          <w:fldChar w:fldCharType="separate"/>
        </w:r>
        <w:r w:rsidRPr="00B444DF">
          <w:rPr>
            <w:rStyle w:val="Hyperlink"/>
            <w:rFonts w:ascii="iCiel Avenir LT Std 35 Light" w:hAnsi="iCiel Avenir LT Std 35 Light" w:cs="Arial"/>
            <w:i/>
            <w:iCs/>
            <w:sz w:val="22"/>
            <w:szCs w:val="22"/>
          </w:rPr>
          <w:t>SE-Careers@buv.edu.vn</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Để đặt lịch với chuyên viên tư vấn hướng nghiệp, vui lòng truy cập: </w:t>
        </w:r>
        <w:r>
          <w:fldChar w:fldCharType="begin"/>
        </w:r>
        <w:r>
          <w:instrText>HYPERLINK "https://buvse.simplybook.asia/v2/"</w:instrText>
        </w:r>
        <w:r>
          <w:fldChar w:fldCharType="separate"/>
        </w:r>
        <w:r w:rsidRPr="00B444DF">
          <w:rPr>
            <w:rStyle w:val="Hyperlink"/>
            <w:rFonts w:ascii="iCiel Avenir LT Std 35 Light" w:hAnsi="iCiel Avenir LT Std 35 Light" w:cs="Arial"/>
            <w:i/>
            <w:iCs/>
            <w:sz w:val="22"/>
            <w:szCs w:val="22"/>
          </w:rPr>
          <w:t>BUV SE Booking Portal</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(dành riêng cho sinh viên và cựu sinh viên BUV).</w:t>
        </w:r>
        <w:r>
          <w:rPr>
            <w:rFonts w:ascii="iCiel Avenir LT Std 35 Light" w:hAnsi="iCiel Avenir LT Std 35 Light" w:cs="Arial"/>
            <w:sz w:val="22"/>
            <w:szCs w:val="22"/>
          </w:rPr>
          <w:t xml:space="preserve"> </w:t>
        </w:r>
      </w:ins>
    </w:p>
    <w:p w14:paraId="16459D04" w14:textId="77777777" w:rsidR="005F5D10" w:rsidRPr="004526AF" w:rsidRDefault="005F5D10" w:rsidP="005F5D10">
      <w:pPr>
        <w:pStyle w:val="Question"/>
        <w:numPr>
          <w:ilvl w:val="0"/>
          <w:numId w:val="7"/>
        </w:numPr>
        <w:tabs>
          <w:tab w:val="left" w:pos="630"/>
          <w:tab w:val="left" w:pos="1080"/>
        </w:tabs>
        <w:spacing w:line="400" w:lineRule="exact"/>
        <w:ind w:left="0" w:firstLine="720"/>
        <w:rPr>
          <w:ins w:id="7125" w:author="An Tran, ACA (BUV)" w:date="2024-09-12T11:03:00Z" w16du:dateUtc="2024-09-12T04:03:00Z"/>
          <w:rFonts w:cs="Arial"/>
          <w:b w:val="0"/>
          <w:i/>
          <w:iCs/>
          <w:szCs w:val="22"/>
        </w:rPr>
      </w:pPr>
      <w:bookmarkStart w:id="7126" w:name="_Toc149054150"/>
      <w:bookmarkStart w:id="7127" w:name="_Toc177025940"/>
      <w:bookmarkStart w:id="7128" w:name="_Toc177077401"/>
      <w:ins w:id="7129" w:author="An Tran, ACA (BUV)" w:date="2024-09-12T11:03:00Z" w16du:dateUtc="2024-09-12T04:03:00Z">
        <w:r w:rsidRPr="004526AF">
          <w:rPr>
            <w:rFonts w:cs="Arial"/>
            <w:szCs w:val="22"/>
          </w:rPr>
          <w:t xml:space="preserve">Can first year students go for internships? / </w:t>
        </w:r>
        <w:r w:rsidRPr="004526AF">
          <w:rPr>
            <w:rFonts w:cs="Arial"/>
            <w:i/>
            <w:iCs/>
            <w:szCs w:val="22"/>
          </w:rPr>
          <w:t>Sinh viên năm nh</w:t>
        </w:r>
        <w:r w:rsidRPr="004526AF">
          <w:rPr>
            <w:rFonts w:cs="Calibri"/>
            <w:i/>
            <w:iCs/>
            <w:szCs w:val="22"/>
          </w:rPr>
          <w:t>ấ</w:t>
        </w:r>
        <w:r w:rsidRPr="004526AF">
          <w:rPr>
            <w:rFonts w:cs="Arial"/>
            <w:i/>
            <w:iCs/>
            <w:szCs w:val="22"/>
          </w:rPr>
          <w:t>t có th</w:t>
        </w:r>
        <w:r w:rsidRPr="004526AF">
          <w:rPr>
            <w:rFonts w:cs="Calibri"/>
            <w:i/>
            <w:iCs/>
            <w:szCs w:val="22"/>
          </w:rPr>
          <w:t>ể</w:t>
        </w:r>
        <w:r w:rsidRPr="004526AF">
          <w:rPr>
            <w:rFonts w:cs="Arial"/>
            <w:i/>
            <w:iCs/>
            <w:szCs w:val="22"/>
          </w:rPr>
          <w:t xml:space="preserve">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không?</w:t>
        </w:r>
        <w:bookmarkEnd w:id="7126"/>
        <w:bookmarkEnd w:id="7127"/>
        <w:bookmarkEnd w:id="7128"/>
      </w:ins>
    </w:p>
    <w:p w14:paraId="07A54F7D" w14:textId="77777777" w:rsidR="005F5D10" w:rsidRPr="004526AF" w:rsidRDefault="005F5D10" w:rsidP="005F5D10">
      <w:pPr>
        <w:pStyle w:val="ListParagraph"/>
        <w:tabs>
          <w:tab w:val="left" w:pos="630"/>
          <w:tab w:val="left" w:pos="720"/>
          <w:tab w:val="left" w:pos="1080"/>
        </w:tabs>
        <w:ind w:left="0"/>
        <w:contextualSpacing w:val="0"/>
        <w:rPr>
          <w:ins w:id="7130" w:author="An Tran, ACA (BUV)" w:date="2024-09-12T11:03:00Z" w16du:dateUtc="2024-09-12T04:03:00Z"/>
          <w:rFonts w:ascii="iCiel Avenir LT Std 35 Light" w:hAnsi="iCiel Avenir LT Std 35 Light" w:cs="Arial"/>
          <w:b/>
          <w:bCs/>
          <w:sz w:val="22"/>
          <w:szCs w:val="22"/>
          <w:u w:val="single"/>
        </w:rPr>
      </w:pPr>
      <w:ins w:id="7131"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6BE72841" w14:textId="77777777" w:rsidR="005F5D10" w:rsidRPr="00B444DF" w:rsidRDefault="005F5D10" w:rsidP="005F5D10">
      <w:pPr>
        <w:tabs>
          <w:tab w:val="left" w:pos="630"/>
          <w:tab w:val="left" w:pos="1080"/>
        </w:tabs>
        <w:ind w:firstLine="0"/>
        <w:rPr>
          <w:ins w:id="7132" w:author="An Tran, ACA (BUV)" w:date="2024-09-12T11:03:00Z" w16du:dateUtc="2024-09-12T04:03:00Z"/>
          <w:rFonts w:ascii="iCiel Avenir LT Std 35 Light" w:hAnsi="iCiel Avenir LT Std 35 Light" w:cs="Arial"/>
          <w:sz w:val="22"/>
          <w:szCs w:val="22"/>
        </w:rPr>
      </w:pPr>
      <w:ins w:id="7133" w:author="An Tran, ACA (BUV)" w:date="2024-09-12T11:03:00Z" w16du:dateUtc="2024-09-12T04:03:00Z">
        <w:r w:rsidRPr="00B444DF">
          <w:rPr>
            <w:rFonts w:ascii="iCiel Avenir LT Std 35 Light" w:hAnsi="iCiel Avenir LT Std 35 Light" w:cs="Arial"/>
            <w:sz w:val="22"/>
            <w:szCs w:val="22"/>
          </w:rPr>
          <w: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level, and they will need time to accumulate and learn new things. </w:t>
        </w:r>
      </w:ins>
    </w:p>
    <w:p w14:paraId="1E002825" w14:textId="77777777" w:rsidR="005F5D10" w:rsidRPr="00B444DF" w:rsidRDefault="005F5D10" w:rsidP="005F5D10">
      <w:pPr>
        <w:tabs>
          <w:tab w:val="left" w:pos="630"/>
          <w:tab w:val="left" w:pos="1080"/>
        </w:tabs>
        <w:ind w:firstLine="0"/>
        <w:rPr>
          <w:ins w:id="7134" w:author="An Tran, ACA (BUV)" w:date="2024-09-12T11:03:00Z" w16du:dateUtc="2024-09-12T04:03:00Z"/>
          <w:rFonts w:ascii="iCiel Avenir LT Std 35 Light" w:hAnsi="iCiel Avenir LT Std 35 Light" w:cs="Arial"/>
          <w:sz w:val="22"/>
          <w:szCs w:val="22"/>
        </w:rPr>
      </w:pPr>
      <w:ins w:id="7135" w:author="An Tran, ACA (BUV)" w:date="2024-09-12T11:03:00Z" w16du:dateUtc="2024-09-12T04:03:00Z">
        <w:r w:rsidRPr="00B444DF">
          <w:rPr>
            <w:rFonts w:ascii="iCiel Avenir LT Std 35 Light" w:hAnsi="iCiel Avenir LT Std 35 Light" w:cs="Arial"/>
            <w:sz w:val="22"/>
            <w:szCs w:val="22"/>
          </w:rPr>
          <w:t>Therefore, we highly recommend Year 1 students:</w:t>
        </w:r>
      </w:ins>
    </w:p>
    <w:p w14:paraId="0710E7E4" w14:textId="77777777" w:rsidR="005F5D10" w:rsidRPr="00B444DF" w:rsidRDefault="005F5D10" w:rsidP="005F5D10">
      <w:pPr>
        <w:numPr>
          <w:ilvl w:val="0"/>
          <w:numId w:val="35"/>
        </w:numPr>
        <w:tabs>
          <w:tab w:val="left" w:pos="630"/>
          <w:tab w:val="left" w:pos="1080"/>
        </w:tabs>
        <w:ind w:left="360" w:firstLine="360"/>
        <w:rPr>
          <w:ins w:id="7136" w:author="An Tran, ACA (BUV)" w:date="2024-09-12T11:03:00Z" w16du:dateUtc="2024-09-12T04:03:00Z"/>
          <w:rFonts w:ascii="iCiel Avenir LT Std 35 Light" w:hAnsi="iCiel Avenir LT Std 35 Light" w:cs="Arial"/>
          <w:sz w:val="22"/>
          <w:szCs w:val="22"/>
        </w:rPr>
      </w:pPr>
      <w:ins w:id="7137" w:author="An Tran, ACA (BUV)" w:date="2024-09-12T11:03:00Z" w16du:dateUtc="2024-09-12T04:03:00Z">
        <w:r w:rsidRPr="00D24D58">
          <w:rPr>
            <w:rFonts w:ascii="iCiel Avenir LT Std 35 Light" w:hAnsi="iCiel Avenir LT Std 35 Light" w:cs="Arial"/>
            <w:sz w:val="22"/>
            <w:szCs w:val="22"/>
          </w:rPr>
          <w:t>Participate in the compulsory PSG Weeks Programme for first-year students, which spans four weeks and focuses on holistic personal and social growth activities. The weeks are designed to equip students with essential social, professional, academic and life skills, providing a foundation for further personal development in the following years. The programme's duration of four weeks allows students to utilise their semester break for both the PSG Weeks Programme and an early internship.</w:t>
        </w:r>
      </w:ins>
    </w:p>
    <w:p w14:paraId="2E9CBE24" w14:textId="77777777" w:rsidR="005F5D10" w:rsidRPr="00B444DF" w:rsidRDefault="005F5D10" w:rsidP="005F5D10">
      <w:pPr>
        <w:pStyle w:val="ListParagraph"/>
        <w:numPr>
          <w:ilvl w:val="0"/>
          <w:numId w:val="35"/>
        </w:numPr>
        <w:tabs>
          <w:tab w:val="left" w:pos="630"/>
          <w:tab w:val="left" w:pos="1080"/>
        </w:tabs>
        <w:ind w:left="360" w:firstLine="360"/>
        <w:rPr>
          <w:ins w:id="7138" w:author="An Tran, ACA (BUV)" w:date="2024-09-12T11:03:00Z" w16du:dateUtc="2024-09-12T04:03:00Z"/>
          <w:rFonts w:ascii="iCiel Avenir LT Std 35 Light" w:hAnsi="iCiel Avenir LT Std 35 Light" w:cs="Arial"/>
          <w:sz w:val="22"/>
          <w:szCs w:val="22"/>
        </w:rPr>
      </w:pPr>
      <w:ins w:id="7139" w:author="An Tran, ACA (BUV)" w:date="2024-09-12T11:03:00Z" w16du:dateUtc="2024-09-12T04:03:00Z">
        <w:r w:rsidRPr="00B444DF">
          <w:rPr>
            <w:rFonts w:ascii="iCiel Avenir LT Std 35 Light" w:hAnsi="iCiel Avenir LT Std 35 Light" w:cs="Arial"/>
            <w:sz w:val="22"/>
            <w:szCs w:val="22"/>
          </w:rPr>
          <w:t>Not to limit their options within their specialised internships but broaden their opportunities to what they want to learn in any industry and explore the world of work to find out their best interests, strengths, passion, and a career decision after several exciting trials.</w:t>
        </w:r>
      </w:ins>
    </w:p>
    <w:p w14:paraId="4E373A47" w14:textId="77777777" w:rsidR="005F5D10" w:rsidRPr="00B444DF" w:rsidRDefault="005F5D10" w:rsidP="005F5D10">
      <w:pPr>
        <w:pStyle w:val="ListParagraph"/>
        <w:numPr>
          <w:ilvl w:val="0"/>
          <w:numId w:val="35"/>
        </w:numPr>
        <w:tabs>
          <w:tab w:val="left" w:pos="630"/>
          <w:tab w:val="left" w:pos="1080"/>
        </w:tabs>
        <w:ind w:left="360" w:firstLine="360"/>
        <w:rPr>
          <w:ins w:id="7140" w:author="An Tran, ACA (BUV)" w:date="2024-09-12T11:03:00Z" w16du:dateUtc="2024-09-12T04:03:00Z"/>
          <w:rFonts w:ascii="iCiel Avenir LT Std 35 Light" w:hAnsi="iCiel Avenir LT Std 35 Light" w:cs="Arial"/>
          <w:color w:val="000000" w:themeColor="text1"/>
          <w:sz w:val="22"/>
          <w:szCs w:val="22"/>
        </w:rPr>
      </w:pPr>
      <w:ins w:id="7141" w:author="An Tran, ACA (BUV)" w:date="2024-09-12T11:03:00Z" w16du:dateUtc="2024-09-12T04:03:00Z">
        <w:r w:rsidRPr="00B444DF">
          <w:rPr>
            <w:rFonts w:ascii="iCiel Avenir LT Std 35 Light" w:hAnsi="iCiel Avenir LT Std 35 Light" w:cs="Arial"/>
            <w:sz w:val="22"/>
            <w:szCs w:val="22"/>
          </w:rPr>
          <w:t>Not to feel pressured if they don’t get an internship in Year 1. There are several other approaches to equip more skills and experience and explore self and careers</w:t>
        </w:r>
        <w:r w:rsidRPr="00B444DF">
          <w:rPr>
            <w:rFonts w:ascii="iCiel Avenir LT Std 35 Light" w:hAnsi="iCiel Avenir LT Std 35 Light" w:cs="Arial"/>
            <w:color w:val="000000" w:themeColor="text1"/>
            <w:sz w:val="22"/>
            <w:szCs w:val="22"/>
          </w:rPr>
          <w:t xml:space="preserve">. These include participating in additional PSG activities beyond the PSG Weeks Programme, such as extra-curricular classes, career talks, skill workshops and courses, student projects, volunteer activities, and so on. </w:t>
        </w:r>
      </w:ins>
    </w:p>
    <w:p w14:paraId="37C38F68" w14:textId="77777777" w:rsidR="005F5D10" w:rsidRPr="008F5DDF" w:rsidRDefault="005F5D10" w:rsidP="005F5D10">
      <w:pPr>
        <w:tabs>
          <w:tab w:val="left" w:pos="630"/>
          <w:tab w:val="left" w:pos="1080"/>
        </w:tabs>
        <w:ind w:firstLine="0"/>
        <w:rPr>
          <w:ins w:id="7142" w:author="An Tran, ACA (BUV)" w:date="2024-09-12T11:03:00Z" w16du:dateUtc="2024-09-12T04:03:00Z"/>
          <w:rFonts w:ascii="iCiel Avenir LT Std 35 Light" w:hAnsi="iCiel Avenir LT Std 35 Light" w:cs="Arial"/>
          <w:sz w:val="22"/>
          <w:szCs w:val="22"/>
        </w:rPr>
      </w:pPr>
      <w:ins w:id="7143" w:author="An Tran, ACA (BUV)" w:date="2024-09-12T11:03:00Z" w16du:dateUtc="2024-09-12T04:03:00Z">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sz w:val="22"/>
            <w:szCs w:val="22"/>
          </w:rPr>
          <w:t>SE-Careers@buv.edu.vn</w:t>
        </w:r>
        <w:r w:rsidRPr="0029685F">
          <w:rPr>
            <w:rStyle w:val="Hyperlink"/>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ins>
    </w:p>
    <w:p w14:paraId="64616BE9" w14:textId="77777777" w:rsidR="005F5D10" w:rsidRPr="009B03D3" w:rsidRDefault="005F5D10" w:rsidP="005F5D10">
      <w:pPr>
        <w:tabs>
          <w:tab w:val="left" w:pos="630"/>
          <w:tab w:val="left" w:pos="1080"/>
        </w:tabs>
        <w:ind w:firstLine="0"/>
        <w:rPr>
          <w:ins w:id="7144" w:author="An Tran, ACA (BUV)" w:date="2024-09-12T11:03:00Z" w16du:dateUtc="2024-09-12T04:03:00Z"/>
          <w:rFonts w:ascii="iCiel Avenir LT Std 35 Light" w:hAnsi="iCiel Avenir LT Std 35 Light" w:cs="Arial"/>
          <w:sz w:val="22"/>
          <w:szCs w:val="22"/>
        </w:rPr>
      </w:pPr>
      <w:ins w:id="7145" w:author="An Tran, ACA (BUV)" w:date="2024-09-12T11:03:00Z" w16du:dateUtc="2024-09-12T04:03:00Z">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(exclusive to BUV students and alumni). </w:t>
        </w:r>
      </w:ins>
    </w:p>
    <w:p w14:paraId="0875AF67" w14:textId="77777777" w:rsidR="005F5D10" w:rsidRPr="00B444DF" w:rsidRDefault="005F5D10" w:rsidP="005F5D10">
      <w:pPr>
        <w:tabs>
          <w:tab w:val="left" w:pos="630"/>
          <w:tab w:val="left" w:pos="1080"/>
        </w:tabs>
        <w:ind w:firstLine="0"/>
        <w:rPr>
          <w:ins w:id="7146" w:author="An Tran, ACA (BUV)" w:date="2024-09-12T11:03:00Z" w16du:dateUtc="2024-09-12T04:03:00Z"/>
          <w:rFonts w:ascii="iCiel Avenir LT Std 35 Light" w:hAnsi="iCiel Avenir LT Std 35 Light" w:cs="Arial"/>
          <w:i/>
          <w:iCs/>
          <w:sz w:val="22"/>
          <w:szCs w:val="22"/>
        </w:rPr>
      </w:pPr>
      <w:ins w:id="7147" w:author="An Tran, ACA (BUV)" w:date="2024-09-12T11:03:00Z" w16du:dateUtc="2024-09-12T04:03:00Z">
        <w:r w:rsidRPr="00B444DF">
          <w:rPr>
            <w:rFonts w:ascii="iCiel Avenir LT Std 35 Light" w:hAnsi="iCiel Avenir LT Std 35 Light" w:cs="Arial"/>
            <w:i/>
            <w:iCs/>
            <w:sz w:val="22"/>
            <w:szCs w:val="22"/>
          </w:rPr>
          <w:t xml:space="preserve">Sinh viên BUV có thể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nếu các bạn sẵn sàng trải nghiệm và có đủ các kỹ năng mềm cơ bản.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BUV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su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sau 1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2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chuyên môn,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i gian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ins>
    </w:p>
    <w:p w14:paraId="25D6A928" w14:textId="77777777" w:rsidR="005F5D10" w:rsidRPr="00B444DF" w:rsidRDefault="005F5D10" w:rsidP="005F5D10">
      <w:pPr>
        <w:tabs>
          <w:tab w:val="left" w:pos="630"/>
          <w:tab w:val="left" w:pos="1080"/>
        </w:tabs>
        <w:ind w:firstLine="0"/>
        <w:rPr>
          <w:ins w:id="7148" w:author="An Tran, ACA (BUV)" w:date="2024-09-12T11:03:00Z" w16du:dateUtc="2024-09-12T04:03:00Z"/>
          <w:rFonts w:ascii="iCiel Avenir LT Std 35 Light" w:hAnsi="iCiel Avenir LT Std 35 Light" w:cs="Arial"/>
          <w:i/>
          <w:iCs/>
          <w:sz w:val="22"/>
          <w:szCs w:val="22"/>
        </w:rPr>
      </w:pPr>
      <w:ins w:id="7149" w:author="An Tran, ACA (BUV)" w:date="2024-09-12T11:03:00Z" w16du:dateUtc="2024-09-12T04:03:00Z">
        <w:r w:rsidRPr="00B444DF">
          <w:rPr>
            <w:rFonts w:ascii="iCiel Avenir LT Std 35 Light" w:hAnsi="iCiel Avenir LT Std 35 Light" w:cs="Arial"/>
            <w:i/>
            <w:iCs/>
            <w:sz w:val="22"/>
            <w:szCs w:val="22"/>
          </w:rPr>
          <w:t xml:space="preserve">Do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w:t>
        </w:r>
      </w:ins>
    </w:p>
    <w:p w14:paraId="372439D9" w14:textId="77777777" w:rsidR="005F5D10" w:rsidRPr="00B444DF" w:rsidRDefault="005F5D10" w:rsidP="005F5D10">
      <w:pPr>
        <w:pStyle w:val="ListParagraph"/>
        <w:numPr>
          <w:ilvl w:val="0"/>
          <w:numId w:val="36"/>
        </w:numPr>
        <w:tabs>
          <w:tab w:val="left" w:pos="1080"/>
        </w:tabs>
        <w:ind w:left="450" w:firstLine="270"/>
        <w:rPr>
          <w:ins w:id="7150" w:author="An Tran, ACA (BUV)" w:date="2024-09-12T11:03:00Z" w16du:dateUtc="2024-09-12T04:03:00Z"/>
          <w:rFonts w:ascii="iCiel Avenir LT Std 35 Light" w:hAnsi="iCiel Avenir LT Std 35 Light" w:cs="Arial"/>
          <w:i/>
          <w:iCs/>
          <w:sz w:val="22"/>
          <w:szCs w:val="22"/>
        </w:rPr>
      </w:pPr>
      <w:ins w:id="7151" w:author="An Tran, ACA (BUV)" w:date="2024-09-12T11:03:00Z" w16du:dateUtc="2024-09-12T04:03:00Z">
        <w:r w:rsidRPr="00D24D58">
          <w:rPr>
            <w:rFonts w:ascii="iCiel Avenir LT Std 35 Light" w:hAnsi="iCiel Avenir LT Std 35 Light" w:cs="Arial"/>
            <w:i/>
            <w:iCs/>
            <w:sz w:val="22"/>
            <w:szCs w:val="22"/>
          </w:rPr>
          <w:t>Tham gia vào Tuần lễ Nâng cao Năng lực Cá nhân và Kỹ năng Xã hội PSG dành cho sinh viên năm nhất, kéo dài trong vòng 04 tuần, giúp phát triển năng lực toàn diện trên nhiều lĩnh vực. Các tuần lễ này được thiết kế giúp trang bị cho sinh viên những kiến thức và kỹ năng xã hội, nghề nghiệp, học tập nền tảng, thiết yếu để phát triển năng lực mạnh mẽ trong các năm học tiếp theo. Chương trình kéo dài trong 04 tuần cũng tạo điều kiện cho sinh viên tận dụng kỳ nghỉ của mình, vừa tham gia các tuần lễ, vừa có thể đi thực tập từ sớm</w:t>
        </w:r>
      </w:ins>
    </w:p>
    <w:p w14:paraId="03CC1D44" w14:textId="77777777" w:rsidR="005F5D10" w:rsidRPr="00B444DF" w:rsidRDefault="005F5D10" w:rsidP="005F5D10">
      <w:pPr>
        <w:pStyle w:val="ListParagraph"/>
        <w:numPr>
          <w:ilvl w:val="0"/>
          <w:numId w:val="36"/>
        </w:numPr>
        <w:tabs>
          <w:tab w:val="left" w:pos="1080"/>
        </w:tabs>
        <w:ind w:left="360" w:firstLine="360"/>
        <w:rPr>
          <w:ins w:id="7152" w:author="An Tran, ACA (BUV)" w:date="2024-09-12T11:03:00Z" w16du:dateUtc="2024-09-12T04:03:00Z"/>
          <w:rFonts w:ascii="iCiel Avenir LT Std 35 Light" w:hAnsi="iCiel Avenir LT Std 35 Light" w:cs="Arial"/>
          <w:i/>
          <w:iCs/>
          <w:sz w:val="22"/>
          <w:szCs w:val="22"/>
        </w:rPr>
      </w:pPr>
      <w:ins w:id="7153" w:author="An Tran, ACA (BUV)" w:date="2024-09-12T11:03:00Z" w16du:dateUtc="2024-09-12T04:03:00Z">
        <w:r w:rsidRPr="00B444DF">
          <w:rPr>
            <w:rFonts w:ascii="iCiel Avenir LT Std 35 Light" w:hAnsi="iCiel Avenir LT Std 35 Light" w:cs="Arial"/>
            <w:i/>
            <w:iCs/>
            <w:sz w:val="22"/>
            <w:szCs w:val="22"/>
          </w:rPr>
          <w:t>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quan tr</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y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ni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am m</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w:t>
        </w:r>
      </w:ins>
    </w:p>
    <w:p w14:paraId="488B6E9A" w14:textId="77777777" w:rsidR="005F5D10" w:rsidRPr="00B444DF" w:rsidRDefault="005F5D10" w:rsidP="005F5D10">
      <w:pPr>
        <w:pStyle w:val="ListParagraph"/>
        <w:numPr>
          <w:ilvl w:val="0"/>
          <w:numId w:val="36"/>
        </w:numPr>
        <w:tabs>
          <w:tab w:val="left" w:pos="630"/>
          <w:tab w:val="left" w:pos="1080"/>
        </w:tabs>
        <w:ind w:left="360" w:firstLine="360"/>
        <w:rPr>
          <w:ins w:id="7154" w:author="An Tran, ACA (BUV)" w:date="2024-09-12T11:03:00Z" w16du:dateUtc="2024-09-12T04:03:00Z"/>
          <w:rFonts w:ascii="iCiel Avenir LT Std 35 Light" w:hAnsi="iCiel Avenir LT Std 35 Light" w:cs="Arial"/>
          <w:color w:val="000000" w:themeColor="text1"/>
          <w:sz w:val="22"/>
          <w:szCs w:val="22"/>
        </w:rPr>
      </w:pPr>
      <w:ins w:id="7155" w:author="An Tran, ACA (BUV)" w:date="2024-09-12T11:03:00Z" w16du:dateUtc="2024-09-12T04:03:00Z">
        <w:r w:rsidRPr="00B444DF">
          <w:rPr>
            <w:rFonts w:ascii="iCiel Avenir LT Std 35 Light" w:hAnsi="iCiel Avenir LT Std 35 Light" w:cs="Arial"/>
            <w:i/>
            <w:iCs/>
            <w:sz w:val="22"/>
            <w:szCs w:val="22"/>
          </w:rPr>
          <w:t xml:space="preserve">Không nên cảm thấy áp lực khi chưa đi thực tập từ Năm 1. Có rất nhiều cách khác để trang bị thêm kỹ năng và kinh nghiệm, khám phá bản thân và thế </w:t>
        </w:r>
        <w:r w:rsidRPr="00B444DF">
          <w:rPr>
            <w:rFonts w:ascii="iCiel Avenir LT Std 35 Light" w:hAnsi="iCiel Avenir LT Std 35 Light" w:cs="Arial"/>
            <w:i/>
            <w:iCs/>
            <w:color w:val="000000" w:themeColor="text1"/>
            <w:sz w:val="22"/>
            <w:szCs w:val="22"/>
          </w:rPr>
          <w: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t>
        </w:r>
      </w:ins>
    </w:p>
    <w:p w14:paraId="281EECED" w14:textId="77777777" w:rsidR="005F5D10" w:rsidRDefault="005F5D10" w:rsidP="005F5D10">
      <w:pPr>
        <w:tabs>
          <w:tab w:val="left" w:pos="630"/>
          <w:tab w:val="left" w:pos="1080"/>
        </w:tabs>
        <w:ind w:left="360" w:firstLine="0"/>
        <w:rPr>
          <w:ins w:id="7156" w:author="An Tran, ACA (BUV)" w:date="2024-09-12T11:03:00Z" w16du:dateUtc="2024-09-12T04:03:00Z"/>
          <w:rFonts w:ascii="iCiel Avenir LT Std 35 Light" w:hAnsi="iCiel Avenir LT Std 35 Light" w:cs="Arial"/>
          <w:i/>
          <w:iCs/>
          <w:sz w:val="22"/>
          <w:szCs w:val="22"/>
        </w:rPr>
      </w:pPr>
      <w:ins w:id="7157" w:author="An Tran, ACA (BUV)" w:date="2024-09-12T11:03:00Z" w16du:dateUtc="2024-09-12T04:03: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57417EA" w14:textId="77777777" w:rsidR="005F5D10" w:rsidRPr="00AA0235" w:rsidRDefault="005F5D10" w:rsidP="005F5D10">
      <w:pPr>
        <w:tabs>
          <w:tab w:val="left" w:pos="630"/>
          <w:tab w:val="left" w:pos="1080"/>
        </w:tabs>
        <w:ind w:left="360" w:firstLine="0"/>
        <w:rPr>
          <w:ins w:id="7158" w:author="An Tran, ACA (BUV)" w:date="2024-09-12T11:03:00Z" w16du:dateUtc="2024-09-12T04:03:00Z"/>
          <w:rFonts w:ascii="iCiel Avenir LT Std 35 Light" w:hAnsi="iCiel Avenir LT Std 35 Light" w:cs="Arial"/>
          <w:sz w:val="22"/>
          <w:szCs w:val="22"/>
        </w:rPr>
      </w:pPr>
      <w:ins w:id="7159" w:author="An Tran, ACA (BUV)" w:date="2024-09-12T11:03:00Z" w16du:dateUtc="2024-09-12T04:03: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sidRPr="008F5DDF">
          <w:rPr>
            <w:rFonts w:ascii="iCiel Avenir LT Std 35 Light" w:hAnsi="iCiel Avenir LT Std 35 Light" w:cs="Arial"/>
            <w:sz w:val="22"/>
            <w:szCs w:val="22"/>
          </w:rPr>
          <w:t xml:space="preserve"> </w:t>
        </w:r>
      </w:ins>
    </w:p>
    <w:p w14:paraId="11C6415B" w14:textId="77777777" w:rsidR="005F5D10" w:rsidRPr="004526AF" w:rsidRDefault="005F5D10" w:rsidP="005F5D10">
      <w:pPr>
        <w:pStyle w:val="Question"/>
        <w:numPr>
          <w:ilvl w:val="0"/>
          <w:numId w:val="7"/>
        </w:numPr>
        <w:tabs>
          <w:tab w:val="left" w:pos="630"/>
          <w:tab w:val="left" w:pos="1080"/>
        </w:tabs>
        <w:spacing w:line="400" w:lineRule="exact"/>
        <w:ind w:left="0" w:firstLine="720"/>
        <w:rPr>
          <w:ins w:id="7160" w:author="An Tran, ACA (BUV)" w:date="2024-09-12T11:03:00Z" w16du:dateUtc="2024-09-12T04:03:00Z"/>
          <w:rFonts w:cs="Arial"/>
          <w:szCs w:val="22"/>
        </w:rPr>
      </w:pPr>
      <w:bookmarkStart w:id="7161" w:name="_Toc149054152"/>
      <w:bookmarkStart w:id="7162" w:name="_Toc177025941"/>
      <w:bookmarkStart w:id="7163" w:name="_Toc177077402"/>
      <w:ins w:id="7164" w:author="An Tran, ACA (BUV)" w:date="2024-09-12T11:03:00Z" w16du:dateUtc="2024-09-12T04:03:00Z">
        <w:r w:rsidRPr="004526AF">
          <w:rPr>
            <w:rFonts w:cs="Arial"/>
            <w:szCs w:val="22"/>
          </w:rPr>
          <w:t xml:space="preserve">Can BUV guarantee that every student will have an internship during the semester break? / </w:t>
        </w:r>
        <w:r w:rsidRPr="004526AF">
          <w:rPr>
            <w:rFonts w:cs="Arial"/>
            <w:i/>
            <w:iCs/>
            <w:szCs w:val="22"/>
          </w:rPr>
          <w:t>Nhà tr</w:t>
        </w:r>
        <w:r w:rsidRPr="004526AF">
          <w:rPr>
            <w:rFonts w:cs="Calibri"/>
            <w:i/>
            <w:iCs/>
            <w:szCs w:val="22"/>
          </w:rPr>
          <w:t>ườ</w:t>
        </w:r>
        <w:r w:rsidRPr="004526AF">
          <w:rPr>
            <w:rFonts w:cs="Arial"/>
            <w:i/>
            <w:iCs/>
            <w:szCs w:val="22"/>
          </w:rPr>
          <w:t>ng có th</w:t>
        </w:r>
        <w:r w:rsidRPr="004526AF">
          <w:rPr>
            <w:rFonts w:cs="Calibri"/>
            <w:i/>
            <w:iCs/>
            <w:szCs w:val="22"/>
          </w:rPr>
          <w:t>ể</w:t>
        </w:r>
        <w:r w:rsidRPr="004526AF">
          <w:rPr>
            <w:rFonts w:cs="Arial"/>
            <w:i/>
            <w:iCs/>
            <w:szCs w:val="22"/>
          </w:rPr>
          <w:t xml:space="preserve"> đ</w:t>
        </w:r>
        <w:r w:rsidRPr="004526AF">
          <w:rPr>
            <w:rFonts w:cs="Calibri"/>
            <w:i/>
            <w:iCs/>
            <w:szCs w:val="22"/>
          </w:rPr>
          <w:t>ả</w:t>
        </w:r>
        <w:r w:rsidRPr="004526AF">
          <w:rPr>
            <w:rFonts w:cs="Arial"/>
            <w:i/>
            <w:iCs/>
            <w:szCs w:val="22"/>
          </w:rPr>
          <w:t>m b</w:t>
        </w:r>
        <w:r w:rsidRPr="004526AF">
          <w:rPr>
            <w:rFonts w:cs="Calibri"/>
            <w:i/>
            <w:iCs/>
            <w:szCs w:val="22"/>
          </w:rPr>
          <w:t>ả</w:t>
        </w:r>
        <w:r w:rsidRPr="004526AF">
          <w:rPr>
            <w:rFonts w:cs="Arial"/>
            <w:i/>
            <w:iCs/>
            <w:szCs w:val="22"/>
          </w:rPr>
          <w:t>o r</w:t>
        </w:r>
        <w:r w:rsidRPr="004526AF">
          <w:rPr>
            <w:rFonts w:cs="Calibri"/>
            <w:i/>
            <w:iCs/>
            <w:szCs w:val="22"/>
          </w:rPr>
          <w:t>ằ</w:t>
        </w:r>
        <w:r w:rsidRPr="004526AF">
          <w:rPr>
            <w:rFonts w:cs="Arial"/>
            <w:i/>
            <w:iCs/>
            <w:szCs w:val="22"/>
          </w:rPr>
          <w:t>ng t</w:t>
        </w:r>
        <w:r w:rsidRPr="004526AF">
          <w:rPr>
            <w:rFonts w:cs="Calibri"/>
            <w:i/>
            <w:iCs/>
            <w:szCs w:val="22"/>
          </w:rPr>
          <w:t>ấ</w:t>
        </w:r>
        <w:r w:rsidRPr="004526AF">
          <w:rPr>
            <w:rFonts w:cs="Arial"/>
            <w:i/>
            <w:iCs/>
            <w:szCs w:val="22"/>
          </w:rPr>
          <w:t>t c</w:t>
        </w:r>
        <w:r w:rsidRPr="004526AF">
          <w:rPr>
            <w:rFonts w:cs="Calibri"/>
            <w:i/>
            <w:iCs/>
            <w:szCs w:val="22"/>
          </w:rPr>
          <w:t>ả</w:t>
        </w:r>
        <w:r w:rsidRPr="004526AF">
          <w:rPr>
            <w:rFonts w:cs="Arial"/>
            <w:i/>
            <w:iCs/>
            <w:szCs w:val="22"/>
          </w:rPr>
          <w:t xml:space="preserve"> các sinh viên đ</w:t>
        </w:r>
        <w:r w:rsidRPr="004526AF">
          <w:rPr>
            <w:rFonts w:cs="Calibri"/>
            <w:i/>
            <w:iCs/>
            <w:szCs w:val="22"/>
          </w:rPr>
          <w:t>ề</w:t>
        </w:r>
        <w:r w:rsidRPr="004526AF">
          <w:rPr>
            <w:rFonts w:cs="Arial"/>
            <w:i/>
            <w:iCs/>
            <w:szCs w:val="22"/>
          </w:rPr>
          <w:t>u đ</w:t>
        </w:r>
        <w:r w:rsidRPr="004526AF">
          <w:rPr>
            <w:rFonts w:cs="Calibri"/>
            <w:i/>
            <w:iCs/>
            <w:szCs w:val="22"/>
          </w:rPr>
          <w:t>ượ</w:t>
        </w:r>
        <w:r w:rsidRPr="004526AF">
          <w:rPr>
            <w:rFonts w:cs="Arial"/>
            <w:i/>
            <w:iCs/>
            <w:szCs w:val="22"/>
          </w:rPr>
          <w:t>c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vào k</w:t>
        </w:r>
        <w:r w:rsidRPr="004526AF">
          <w:rPr>
            <w:rFonts w:cs="Calibri"/>
            <w:i/>
            <w:iCs/>
            <w:szCs w:val="22"/>
          </w:rPr>
          <w:t>ỳ</w:t>
        </w:r>
        <w:r w:rsidRPr="004526AF">
          <w:rPr>
            <w:rFonts w:cs="Arial"/>
            <w:i/>
            <w:iCs/>
            <w:szCs w:val="22"/>
          </w:rPr>
          <w:t xml:space="preserve">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h</w:t>
        </w:r>
        <w:r w:rsidRPr="004526AF">
          <w:rPr>
            <w:rFonts w:cs="Calibri"/>
            <w:i/>
            <w:iCs/>
            <w:szCs w:val="22"/>
          </w:rPr>
          <w:t>ọ</w:t>
        </w:r>
        <w:r w:rsidRPr="004526AF">
          <w:rPr>
            <w:rFonts w:cs="Arial"/>
            <w:i/>
            <w:iCs/>
            <w:szCs w:val="22"/>
          </w:rPr>
          <w:t>c k</w:t>
        </w:r>
        <w:r w:rsidRPr="004526AF">
          <w:rPr>
            <w:rFonts w:cs="Calibri"/>
            <w:i/>
            <w:iCs/>
            <w:szCs w:val="22"/>
          </w:rPr>
          <w:t>ỳ</w:t>
        </w:r>
        <w:r w:rsidRPr="004526AF">
          <w:rPr>
            <w:rFonts w:cs="Arial"/>
            <w:i/>
            <w:iCs/>
            <w:szCs w:val="22"/>
          </w:rPr>
          <w:t xml:space="preserve"> không?</w:t>
        </w:r>
        <w:bookmarkEnd w:id="7161"/>
        <w:bookmarkEnd w:id="7162"/>
        <w:bookmarkEnd w:id="7163"/>
      </w:ins>
    </w:p>
    <w:p w14:paraId="7DC5EF43" w14:textId="77777777" w:rsidR="005F5D10" w:rsidRPr="004526AF" w:rsidRDefault="005F5D10" w:rsidP="005F5D10">
      <w:pPr>
        <w:pStyle w:val="ListParagraph"/>
        <w:tabs>
          <w:tab w:val="left" w:pos="630"/>
          <w:tab w:val="left" w:pos="720"/>
          <w:tab w:val="left" w:pos="1080"/>
        </w:tabs>
        <w:ind w:left="0"/>
        <w:contextualSpacing w:val="0"/>
        <w:rPr>
          <w:ins w:id="7165" w:author="An Tran, ACA (BUV)" w:date="2024-09-12T11:03:00Z" w16du:dateUtc="2024-09-12T04:03:00Z"/>
          <w:rFonts w:ascii="iCiel Avenir LT Std 35 Light" w:hAnsi="iCiel Avenir LT Std 35 Light" w:cs="Arial"/>
          <w:b/>
          <w:bCs/>
          <w:sz w:val="22"/>
          <w:szCs w:val="22"/>
          <w:u w:val="single"/>
        </w:rPr>
      </w:pPr>
      <w:ins w:id="7166"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2D78C7D0" w14:textId="77777777" w:rsidR="005F5D10" w:rsidRPr="00B444DF" w:rsidRDefault="005F5D10" w:rsidP="005F5D10">
      <w:pPr>
        <w:tabs>
          <w:tab w:val="left" w:pos="630"/>
          <w:tab w:val="left" w:pos="1080"/>
        </w:tabs>
        <w:ind w:firstLine="0"/>
        <w:rPr>
          <w:ins w:id="7167" w:author="An Tran, ACA (BUV)" w:date="2024-09-12T11:03:00Z" w16du:dateUtc="2024-09-12T04:03:00Z"/>
          <w:rFonts w:ascii="iCiel Avenir LT Std 35 Light" w:hAnsi="iCiel Avenir LT Std 35 Light" w:cs="Arial"/>
          <w:sz w:val="22"/>
          <w:szCs w:val="22"/>
        </w:rPr>
      </w:pPr>
      <w:ins w:id="7168" w:author="An Tran, ACA (BUV)" w:date="2024-09-12T11:03:00Z" w16du:dateUtc="2024-09-12T04:03:00Z">
        <w:r w:rsidRPr="00B444DF">
          <w:rPr>
            <w:rFonts w:ascii="iCiel Avenir LT Std 35 Light" w:hAnsi="iCiel Avenir LT Std 35 Light" w:cs="Arial"/>
            <w:sz w:val="22"/>
            <w:szCs w:val="22"/>
          </w:rPr>
          <w: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t>
        </w:r>
      </w:ins>
    </w:p>
    <w:p w14:paraId="0D9654C0" w14:textId="77777777" w:rsidR="005F5D10" w:rsidRPr="00B444DF" w:rsidRDefault="005F5D10" w:rsidP="005F5D10">
      <w:pPr>
        <w:tabs>
          <w:tab w:val="left" w:pos="630"/>
          <w:tab w:val="left" w:pos="1080"/>
        </w:tabs>
        <w:ind w:firstLine="0"/>
        <w:rPr>
          <w:ins w:id="7169" w:author="An Tran, ACA (BUV)" w:date="2024-09-12T11:03:00Z" w16du:dateUtc="2024-09-12T04:03:00Z"/>
          <w:rFonts w:ascii="iCiel Avenir LT Std 35 Light" w:hAnsi="iCiel Avenir LT Std 35 Light" w:cs="Arial"/>
          <w:sz w:val="22"/>
          <w:szCs w:val="22"/>
        </w:rPr>
      </w:pPr>
      <w:ins w:id="7170" w:author="An Tran, ACA (BUV)" w:date="2024-09-12T11:03:00Z" w16du:dateUtc="2024-09-12T04:03:00Z">
        <w:r w:rsidRPr="00B444DF">
          <w:rPr>
            <w:rFonts w:ascii="iCiel Avenir LT Std 35 Light" w:hAnsi="iCiel Avenir LT Std 35 Light" w:cs="Arial"/>
            <w:sz w:val="22"/>
            <w:szCs w:val="22"/>
          </w:rPr>
          <w: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providing sufficient internship opportunities to all BUV students in each PSG semester. Although applications sent via </w:t>
        </w:r>
        <w:r>
          <w:rPr>
            <w:rFonts w:ascii="iCiel Avenir LT Std 35 Light" w:hAnsi="iCiel Avenir LT Std 35 Light" w:cs="Arial"/>
            <w:sz w:val="22"/>
            <w:szCs w:val="22"/>
          </w:rPr>
          <w:t xml:space="preserve">Career Services &amp; Industry Relations (CSIR) </w:t>
        </w:r>
        <w:r w:rsidRPr="00B444DF">
          <w:rPr>
            <w:rFonts w:ascii="iCiel Avenir LT Std 35 Light" w:hAnsi="iCiel Avenir LT Std 35 Light" w:cs="Arial"/>
            <w:sz w:val="22"/>
            <w:szCs w:val="22"/>
          </w:rPr>
          <w:t xml:space="preserve">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w:t>
        </w:r>
        <w:r>
          <w:rPr>
            <w:rFonts w:ascii="iCiel Avenir LT Std 35 Light" w:hAnsi="iCiel Avenir LT Std 35 Light" w:cs="Arial"/>
            <w:sz w:val="22"/>
            <w:szCs w:val="22"/>
          </w:rPr>
          <w:t xml:space="preserve">Career Services &amp; Industry Relations (CSIR) </w:t>
        </w:r>
        <w:r w:rsidRPr="00B444DF">
          <w:rPr>
            <w:rFonts w:ascii="iCiel Avenir LT Std 35 Light" w:hAnsi="iCiel Avenir LT Std 35 Light" w:cs="Arial"/>
            <w:sz w:val="22"/>
            <w:szCs w:val="22"/>
          </w:rPr>
          <w:t xml:space="preserve">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t>
        </w:r>
      </w:ins>
    </w:p>
    <w:p w14:paraId="5B3E0996" w14:textId="77777777" w:rsidR="005F5D10" w:rsidRDefault="005F5D10" w:rsidP="005F5D10">
      <w:pPr>
        <w:tabs>
          <w:tab w:val="left" w:pos="630"/>
          <w:tab w:val="left" w:pos="1080"/>
        </w:tabs>
        <w:ind w:firstLine="0"/>
        <w:rPr>
          <w:ins w:id="7171" w:author="An Tran, ACA (BUV)" w:date="2024-09-12T11:03:00Z" w16du:dateUtc="2024-09-12T04:03:00Z"/>
          <w:rFonts w:ascii="iCiel Avenir LT Std 35 Light" w:hAnsi="iCiel Avenir LT Std 35 Light" w:cs="Arial"/>
          <w:sz w:val="22"/>
          <w:szCs w:val="22"/>
        </w:rPr>
      </w:pPr>
      <w:ins w:id="7172"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7602B667" w14:textId="77777777" w:rsidR="005F5D10" w:rsidRPr="00B444DF" w:rsidRDefault="005F5D10" w:rsidP="005F5D10">
      <w:pPr>
        <w:tabs>
          <w:tab w:val="left" w:pos="630"/>
          <w:tab w:val="left" w:pos="1080"/>
        </w:tabs>
        <w:ind w:firstLine="0"/>
        <w:rPr>
          <w:ins w:id="7173" w:author="An Tran, ACA (BUV)" w:date="2024-09-12T11:03:00Z" w16du:dateUtc="2024-09-12T04:03:00Z"/>
          <w:rFonts w:ascii="iCiel Avenir LT Std 35 Light" w:hAnsi="iCiel Avenir LT Std 35 Light" w:cs="Arial"/>
          <w:sz w:val="22"/>
          <w:szCs w:val="22"/>
        </w:rPr>
      </w:pPr>
      <w:ins w:id="7174"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11C715F" w14:textId="77777777" w:rsidR="005F5D10" w:rsidRPr="00B444DF" w:rsidRDefault="005F5D10" w:rsidP="005F5D10">
      <w:pPr>
        <w:tabs>
          <w:tab w:val="left" w:pos="630"/>
          <w:tab w:val="left" w:pos="1080"/>
        </w:tabs>
        <w:ind w:firstLine="0"/>
        <w:rPr>
          <w:ins w:id="7175" w:author="An Tran, ACA (BUV)" w:date="2024-09-12T11:03:00Z" w16du:dateUtc="2024-09-12T04:03:00Z"/>
          <w:rFonts w:ascii="iCiel Avenir LT Std 35 Light" w:hAnsi="iCiel Avenir LT Std 35 Light" w:cs="Arial"/>
          <w:sz w:val="22"/>
          <w:szCs w:val="22"/>
        </w:rPr>
      </w:pPr>
    </w:p>
    <w:p w14:paraId="1B362F58" w14:textId="77777777" w:rsidR="005F5D10" w:rsidRPr="00B444DF" w:rsidRDefault="005F5D10" w:rsidP="005F5D10">
      <w:pPr>
        <w:tabs>
          <w:tab w:val="left" w:pos="630"/>
          <w:tab w:val="left" w:pos="1080"/>
        </w:tabs>
        <w:ind w:firstLine="0"/>
        <w:rPr>
          <w:ins w:id="7176" w:author="An Tran, ACA (BUV)" w:date="2024-09-12T11:03:00Z" w16du:dateUtc="2024-09-12T04:03:00Z"/>
          <w:rFonts w:ascii="iCiel Avenir LT Std 35 Light" w:hAnsi="iCiel Avenir LT Std 35 Light" w:cs="Arial"/>
          <w:i/>
          <w:iCs/>
          <w:sz w:val="22"/>
          <w:szCs w:val="22"/>
        </w:rPr>
      </w:pPr>
      <w:ins w:id="7177" w:author="An Tran, ACA (BUV)" w:date="2024-09-12T11:03:00Z" w16du:dateUtc="2024-09-12T04:03:00Z">
        <w:r w:rsidRPr="00B444DF">
          <w:rPr>
            <w:rFonts w:ascii="iCiel Avenir LT Std 35 Light" w:hAnsi="iCiel Avenir LT Std 35 Light" w:cs="Arial"/>
            <w:i/>
            <w:iCs/>
            <w:sz w:val="22"/>
            <w:szCs w:val="22"/>
          </w:rPr>
          <w: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t>
        </w:r>
      </w:ins>
    </w:p>
    <w:p w14:paraId="08C2F0AE" w14:textId="77777777" w:rsidR="005F5D10" w:rsidRPr="00B444DF" w:rsidRDefault="005F5D10" w:rsidP="005F5D10">
      <w:pPr>
        <w:tabs>
          <w:tab w:val="left" w:pos="630"/>
          <w:tab w:val="left" w:pos="1080"/>
        </w:tabs>
        <w:ind w:firstLine="0"/>
        <w:rPr>
          <w:ins w:id="7178" w:author="An Tran, ACA (BUV)" w:date="2024-09-12T11:03:00Z" w16du:dateUtc="2024-09-12T04:03:00Z"/>
          <w:rFonts w:ascii="iCiel Avenir LT Std 35 Light" w:hAnsi="iCiel Avenir LT Std 35 Light" w:cs="Arial"/>
          <w:i/>
          <w:iCs/>
          <w:sz w:val="22"/>
          <w:szCs w:val="22"/>
        </w:rPr>
      </w:pPr>
      <w:ins w:id="7179" w:author="An Tran, ACA (BUV)" w:date="2024-09-12T11:03:00Z" w16du:dateUtc="2024-09-12T04:03:00Z">
        <w:r w:rsidRPr="00B444DF">
          <w:rPr>
            <w:rFonts w:ascii="iCiel Avenir LT Std 35 Light" w:hAnsi="iCiel Avenir LT Std 35 Light" w:cs="Arial"/>
            <w:i/>
            <w:iCs/>
            <w:sz w:val="22"/>
            <w:szCs w:val="22"/>
          </w:rPr>
          <w: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t>
        </w:r>
      </w:ins>
    </w:p>
    <w:p w14:paraId="3997EF0B" w14:textId="77777777" w:rsidR="005F5D10" w:rsidRPr="008F5DDF" w:rsidRDefault="005F5D10" w:rsidP="005F5D10">
      <w:pPr>
        <w:tabs>
          <w:tab w:val="left" w:pos="630"/>
          <w:tab w:val="left" w:pos="1080"/>
        </w:tabs>
        <w:ind w:firstLine="0"/>
        <w:rPr>
          <w:ins w:id="7180" w:author="An Tran, ACA (BUV)" w:date="2024-09-12T11:03:00Z" w16du:dateUtc="2024-09-12T04:03:00Z"/>
          <w:rFonts w:ascii="iCiel Avenir LT Std 35 Light" w:hAnsi="iCiel Avenir LT Std 35 Light" w:cs="Arial"/>
          <w:i/>
          <w:iCs/>
          <w:sz w:val="22"/>
          <w:szCs w:val="22"/>
        </w:rPr>
      </w:pPr>
      <w:ins w:id="7181" w:author="An Tran, ACA (BUV)" w:date="2024-09-12T11:03:00Z" w16du:dateUtc="2024-09-12T04:03: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4BA5CCE" w14:textId="77777777" w:rsidR="005F5D10" w:rsidRPr="00AA0235" w:rsidRDefault="005F5D10" w:rsidP="005F5D10">
      <w:pPr>
        <w:tabs>
          <w:tab w:val="left" w:pos="630"/>
          <w:tab w:val="left" w:pos="1080"/>
        </w:tabs>
        <w:ind w:firstLine="0"/>
        <w:rPr>
          <w:ins w:id="7182" w:author="An Tran, ACA (BUV)" w:date="2024-09-12T11:03:00Z" w16du:dateUtc="2024-09-12T04:03:00Z"/>
          <w:rFonts w:ascii="iCiel Avenir LT Std 35 Light" w:hAnsi="iCiel Avenir LT Std 35 Light" w:cs="Arial"/>
          <w:i/>
          <w:iCs/>
          <w:sz w:val="22"/>
          <w:szCs w:val="22"/>
        </w:rPr>
      </w:pPr>
      <w:ins w:id="7183" w:author="An Tran, ACA (BUV)" w:date="2024-09-12T11:03:00Z" w16du:dateUtc="2024-09-12T04:03: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Pr>
            <w:rFonts w:ascii="iCiel Avenir LT Std 35 Light" w:hAnsi="iCiel Avenir LT Std 35 Light" w:cs="Arial"/>
            <w:sz w:val="22"/>
            <w:szCs w:val="22"/>
          </w:rPr>
          <w:t xml:space="preserve"> </w:t>
        </w:r>
      </w:ins>
    </w:p>
    <w:p w14:paraId="4C86FC37" w14:textId="77777777" w:rsidR="005F5D10" w:rsidRPr="004526AF" w:rsidRDefault="005F5D10" w:rsidP="005F5D10">
      <w:pPr>
        <w:pStyle w:val="Question"/>
        <w:numPr>
          <w:ilvl w:val="0"/>
          <w:numId w:val="7"/>
        </w:numPr>
        <w:tabs>
          <w:tab w:val="left" w:pos="630"/>
          <w:tab w:val="left" w:pos="1170"/>
        </w:tabs>
        <w:spacing w:line="400" w:lineRule="exact"/>
        <w:ind w:left="0" w:firstLine="720"/>
        <w:rPr>
          <w:ins w:id="7184" w:author="An Tran, ACA (BUV)" w:date="2024-09-12T11:03:00Z" w16du:dateUtc="2024-09-12T04:03:00Z"/>
          <w:rFonts w:cs="Arial"/>
          <w:b w:val="0"/>
          <w:szCs w:val="22"/>
        </w:rPr>
      </w:pPr>
      <w:bookmarkStart w:id="7185" w:name="_Toc149054153"/>
      <w:bookmarkStart w:id="7186" w:name="_Toc177025942"/>
      <w:bookmarkStart w:id="7187" w:name="_Toc177077403"/>
      <w:ins w:id="7188" w:author="An Tran, ACA (BUV)" w:date="2024-09-12T11:03:00Z" w16du:dateUtc="2024-09-12T04:03:00Z">
        <w:r w:rsidRPr="004526AF">
          <w:rPr>
            <w:rFonts w:cs="Arial"/>
            <w:szCs w:val="22"/>
          </w:rPr>
          <w:t xml:space="preserve">What can students do during 3 months break if they do not go for internships? / </w:t>
        </w:r>
        <w:r w:rsidRPr="004526AF">
          <w:rPr>
            <w:rFonts w:cs="Arial"/>
            <w:i/>
            <w:iCs/>
            <w:szCs w:val="22"/>
          </w:rPr>
          <w:t>N</w:t>
        </w:r>
        <w:r w:rsidRPr="004526AF">
          <w:rPr>
            <w:rFonts w:cs="Calibri"/>
            <w:i/>
            <w:iCs/>
            <w:szCs w:val="22"/>
          </w:rPr>
          <w:t>ế</w:t>
        </w:r>
        <w:r w:rsidRPr="004526AF">
          <w:rPr>
            <w:rFonts w:cs="Arial"/>
            <w:i/>
            <w:iCs/>
            <w:szCs w:val="22"/>
          </w:rPr>
          <w:t>u trong 3 tháng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k</w:t>
        </w:r>
        <w:r w:rsidRPr="004526AF">
          <w:rPr>
            <w:rFonts w:cs="Calibri"/>
            <w:i/>
            <w:iCs/>
            <w:szCs w:val="22"/>
          </w:rPr>
          <w:t>ỳ</w:t>
        </w:r>
        <w:r w:rsidRPr="004526AF">
          <w:rPr>
            <w:rFonts w:cs="Arial"/>
            <w:i/>
            <w:iCs/>
            <w:szCs w:val="22"/>
          </w:rPr>
          <w:t xml:space="preserve"> sinh viên không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thì có th</w:t>
        </w:r>
        <w:r w:rsidRPr="004526AF">
          <w:rPr>
            <w:rFonts w:cs="Calibri"/>
            <w:i/>
            <w:iCs/>
            <w:szCs w:val="22"/>
          </w:rPr>
          <w:t>ể</w:t>
        </w:r>
        <w:r w:rsidRPr="004526AF">
          <w:rPr>
            <w:rFonts w:cs="Arial"/>
            <w:i/>
            <w:iCs/>
            <w:szCs w:val="22"/>
          </w:rPr>
          <w:t xml:space="preserve"> làm gì?</w:t>
        </w:r>
        <w:bookmarkEnd w:id="7185"/>
        <w:bookmarkEnd w:id="7186"/>
        <w:bookmarkEnd w:id="7187"/>
      </w:ins>
    </w:p>
    <w:p w14:paraId="7186985A" w14:textId="77777777" w:rsidR="005F5D10" w:rsidRPr="004526AF" w:rsidRDefault="005F5D10" w:rsidP="005F5D10">
      <w:pPr>
        <w:pStyle w:val="ListParagraph"/>
        <w:tabs>
          <w:tab w:val="left" w:pos="630"/>
          <w:tab w:val="left" w:pos="720"/>
          <w:tab w:val="left" w:pos="1080"/>
        </w:tabs>
        <w:ind w:left="0"/>
        <w:contextualSpacing w:val="0"/>
        <w:rPr>
          <w:ins w:id="7189" w:author="An Tran, ACA (BUV)" w:date="2024-09-12T11:03:00Z" w16du:dateUtc="2024-09-12T04:03:00Z"/>
          <w:rFonts w:ascii="iCiel Avenir LT Std 35 Light" w:hAnsi="iCiel Avenir LT Std 35 Light" w:cs="Arial"/>
          <w:b/>
          <w:bCs/>
          <w:sz w:val="22"/>
          <w:szCs w:val="22"/>
          <w:u w:val="single"/>
        </w:rPr>
      </w:pPr>
      <w:ins w:id="7190"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538FB4BF" w14:textId="77777777" w:rsidR="005F5D10" w:rsidRPr="00B444DF" w:rsidRDefault="005F5D10" w:rsidP="005F5D10">
      <w:pPr>
        <w:tabs>
          <w:tab w:val="left" w:pos="630"/>
          <w:tab w:val="left" w:pos="1080"/>
        </w:tabs>
        <w:ind w:firstLine="0"/>
        <w:rPr>
          <w:ins w:id="7191" w:author="An Tran, ACA (BUV)" w:date="2024-09-12T11:03:00Z" w16du:dateUtc="2024-09-12T04:03:00Z"/>
          <w:rFonts w:ascii="iCiel Avenir LT Std 35 Light" w:hAnsi="iCiel Avenir LT Std 35 Light" w:cs="Arial"/>
          <w:sz w:val="22"/>
          <w:szCs w:val="22"/>
        </w:rPr>
      </w:pPr>
      <w:ins w:id="7192" w:author="An Tran, ACA (BUV)" w:date="2024-09-12T11:03:00Z" w16du:dateUtc="2024-09-12T04:03:00Z">
        <w:r w:rsidRPr="00B444DF">
          <w:rPr>
            <w:rFonts w:ascii="iCiel Avenir LT Std 35 Light" w:hAnsi="iCiel Avenir LT Std 35 Light" w:cs="Arial"/>
            <w:sz w:val="22"/>
            <w:szCs w:val="22"/>
          </w:rPr>
          <w:t>BUV students are encouraged to go for internships and explore the world in different ways during their semester break. Apart from internships, students should use their semester breaks to enhance their skills, explore new things, and broaden their knowledge to be ready for their future. At BUV, during semester breaks, the Student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 (Old semester structure: January, April, July, and October; New semester structure: February, June, and October).</w:t>
        </w:r>
      </w:ins>
    </w:p>
    <w:p w14:paraId="4B15ED8F" w14:textId="77777777" w:rsidR="005F5D10" w:rsidRPr="00B444DF" w:rsidRDefault="005F5D10" w:rsidP="005F5D10">
      <w:pPr>
        <w:tabs>
          <w:tab w:val="left" w:pos="630"/>
          <w:tab w:val="left" w:pos="1080"/>
        </w:tabs>
        <w:ind w:firstLine="0"/>
        <w:rPr>
          <w:ins w:id="7193" w:author="An Tran, ACA (BUV)" w:date="2024-09-12T11:03:00Z" w16du:dateUtc="2024-09-12T04:03:00Z"/>
          <w:rFonts w:ascii="iCiel Avenir LT Std 35 Light" w:hAnsi="iCiel Avenir LT Std 35 Light" w:cs="Arial"/>
          <w:sz w:val="22"/>
          <w:szCs w:val="22"/>
        </w:rPr>
      </w:pPr>
      <w:ins w:id="7194" w:author="An Tran, ACA (BUV)" w:date="2024-09-12T11:03:00Z" w16du:dateUtc="2024-09-12T04:03:00Z">
        <w:r w:rsidRPr="00B444DF">
          <w:rPr>
            <w:rFonts w:ascii="iCiel Avenir LT Std 35 Light" w:hAnsi="iCiel Avenir LT Std 35 Light" w:cs="Arial"/>
            <w:sz w:val="22"/>
            <w:szCs w:val="22"/>
          </w:rPr>
          <w: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t>
        </w:r>
      </w:ins>
    </w:p>
    <w:p w14:paraId="23476F8D" w14:textId="77777777" w:rsidR="005F5D10" w:rsidRDefault="005F5D10" w:rsidP="005F5D10">
      <w:pPr>
        <w:tabs>
          <w:tab w:val="left" w:pos="630"/>
          <w:tab w:val="left" w:pos="1080"/>
        </w:tabs>
        <w:ind w:firstLine="0"/>
        <w:rPr>
          <w:ins w:id="7195" w:author="An Tran, ACA (BUV)" w:date="2024-09-12T11:03:00Z" w16du:dateUtc="2024-09-12T04:03:00Z"/>
          <w:rFonts w:ascii="iCiel Avenir LT Std 35 Light" w:hAnsi="iCiel Avenir LT Std 35 Light" w:cs="Arial"/>
          <w:sz w:val="22"/>
          <w:szCs w:val="22"/>
        </w:rPr>
      </w:pPr>
      <w:ins w:id="7196"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068F3D95" w14:textId="77777777" w:rsidR="005F5D10" w:rsidRPr="00B444DF" w:rsidRDefault="005F5D10" w:rsidP="005F5D10">
      <w:pPr>
        <w:tabs>
          <w:tab w:val="left" w:pos="630"/>
          <w:tab w:val="left" w:pos="1080"/>
        </w:tabs>
        <w:ind w:firstLine="0"/>
        <w:rPr>
          <w:ins w:id="7197" w:author="An Tran, ACA (BUV)" w:date="2024-09-12T11:03:00Z" w16du:dateUtc="2024-09-12T04:03:00Z"/>
          <w:rFonts w:ascii="iCiel Avenir LT Std 35 Light" w:hAnsi="iCiel Avenir LT Std 35 Light" w:cs="Arial"/>
          <w:sz w:val="22"/>
          <w:szCs w:val="22"/>
        </w:rPr>
      </w:pPr>
      <w:ins w:id="7198"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403A29F0" w14:textId="77777777" w:rsidR="005F5D10" w:rsidRPr="00B444DF" w:rsidRDefault="005F5D10" w:rsidP="005F5D10">
      <w:pPr>
        <w:tabs>
          <w:tab w:val="left" w:pos="630"/>
          <w:tab w:val="left" w:pos="1080"/>
        </w:tabs>
        <w:ind w:firstLine="0"/>
        <w:rPr>
          <w:ins w:id="7199" w:author="An Tran, ACA (BUV)" w:date="2024-09-12T11:03:00Z" w16du:dateUtc="2024-09-12T04:03:00Z"/>
          <w:rFonts w:ascii="iCiel Avenir LT Std 35 Light" w:hAnsi="iCiel Avenir LT Std 35 Light" w:cs="Arial"/>
          <w:sz w:val="22"/>
          <w:szCs w:val="22"/>
        </w:rPr>
      </w:pPr>
    </w:p>
    <w:p w14:paraId="1267A77E" w14:textId="77777777" w:rsidR="005F5D10" w:rsidRPr="00B444DF" w:rsidRDefault="005F5D10" w:rsidP="005F5D10">
      <w:pPr>
        <w:tabs>
          <w:tab w:val="left" w:pos="630"/>
          <w:tab w:val="left" w:pos="1080"/>
        </w:tabs>
        <w:ind w:firstLine="0"/>
        <w:rPr>
          <w:ins w:id="7200" w:author="An Tran, ACA (BUV)" w:date="2024-09-12T11:03:00Z" w16du:dateUtc="2024-09-12T04:03:00Z"/>
          <w:rFonts w:ascii="iCiel Avenir LT Std 35 Light" w:hAnsi="iCiel Avenir LT Std 35 Light" w:cs="Arial"/>
          <w:i/>
          <w:iCs/>
          <w:sz w:val="22"/>
          <w:szCs w:val="22"/>
        </w:rPr>
      </w:pPr>
      <w:ins w:id="7201" w:author="An Tran, ACA (BUV)" w:date="2024-09-12T11:03:00Z" w16du:dateUtc="2024-09-12T04:03:00Z">
        <w:r w:rsidRPr="00B444DF">
          <w:rPr>
            <w:rFonts w:ascii="iCiel Avenir LT Std 35 Light" w:hAnsi="iCiel Avenir LT Std 35 Light" w:cs="Arial"/>
            <w:i/>
            <w:iCs/>
            <w:sz w:val="22"/>
            <w:szCs w:val="22"/>
          </w:rPr>
          <w:t>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ch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và khám phá các trải nghiệm khác nhau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 học kỳ</w:t>
        </w:r>
        <w:r w:rsidRPr="00B444DF">
          <w:rPr>
            <w:rFonts w:ascii="iCiel Avenir LT Std 35 Light" w:hAnsi="iCiel Avenir LT Std 35 Light" w:cs="Arial"/>
            <w:i/>
            <w:iCs/>
            <w:sz w:val="22"/>
            <w:szCs w:val="22"/>
          </w:rPr>
          <w:t>, các sinh viên cũng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để phát triển bản thân.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ẻ</w:t>
        </w:r>
        <w:r w:rsidRPr="00B444DF">
          <w:rPr>
            <w:rFonts w:ascii="iCiel Avenir LT Std 35 Light" w:hAnsi="iCiel Avenir LT Std 35 Light" w:cs="Arial"/>
            <w:i/>
            <w:iCs/>
            <w:sz w:val="22"/>
            <w:szCs w:val="22"/>
          </w:rPr>
          <w:t>, n</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ng cao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tin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sau hoặc chuẩn bị cho hành trình sự nghiệp tương lai của mình. Ban Phát triển và Công tác Sinh viên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Kỳ PSG bao gồm các lớp đào tạo và hội thảo chuyên đề,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kho</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trong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qua 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kênh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(Thời khóa biểu cũ: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4,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7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Thời khóa biểu mới: Tháng 2, Tháng 6 và Tháng 10).</w:t>
        </w:r>
      </w:ins>
    </w:p>
    <w:p w14:paraId="2D91554E" w14:textId="77777777" w:rsidR="005F5D10" w:rsidRPr="00B444DF" w:rsidRDefault="005F5D10" w:rsidP="005F5D10">
      <w:pPr>
        <w:tabs>
          <w:tab w:val="left" w:pos="630"/>
          <w:tab w:val="left" w:pos="1080"/>
        </w:tabs>
        <w:ind w:firstLine="0"/>
        <w:rPr>
          <w:ins w:id="7202" w:author="An Tran, ACA (BUV)" w:date="2024-09-12T11:03:00Z" w16du:dateUtc="2024-09-12T04:03:00Z"/>
          <w:rFonts w:ascii="iCiel Avenir LT Std 35 Light" w:hAnsi="iCiel Avenir LT Std 35 Light" w:cs="Arial"/>
          <w:i/>
          <w:iCs/>
          <w:sz w:val="22"/>
          <w:szCs w:val="22"/>
        </w:rPr>
      </w:pPr>
      <w:ins w:id="7203" w:author="An Tran, ACA (BUV)" w:date="2024-09-12T11:03:00Z" w16du:dateUtc="2024-09-12T04:03:00Z">
        <w:r w:rsidRPr="00B444DF">
          <w:rPr>
            <w:rFonts w:ascii="iCiel Avenir LT Std 35 Light" w:hAnsi="iCiel Avenir LT Std 35 Light" w:cs="Arial"/>
            <w:i/>
            <w:iCs/>
            <w:sz w:val="22"/>
            <w:szCs w:val="22"/>
          </w:rPr>
          <w:t>Bên c</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tham gia 30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xu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chung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l</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ổi</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Bộ phận Đời sống Sinh viên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hoan ngh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3B826495" w14:textId="77777777" w:rsidR="005F5D10" w:rsidRPr="008F5DDF" w:rsidRDefault="005F5D10" w:rsidP="005F5D10">
      <w:pPr>
        <w:tabs>
          <w:tab w:val="left" w:pos="630"/>
          <w:tab w:val="left" w:pos="1080"/>
        </w:tabs>
        <w:ind w:firstLine="0"/>
        <w:rPr>
          <w:ins w:id="7204" w:author="An Tran, ACA (BUV)" w:date="2024-09-12T11:03:00Z" w16du:dateUtc="2024-09-12T04:03:00Z"/>
          <w:rFonts w:ascii="iCiel Avenir LT Std 35 Light" w:hAnsi="iCiel Avenir LT Std 35 Light" w:cs="Arial"/>
          <w:i/>
          <w:iCs/>
          <w:sz w:val="22"/>
          <w:szCs w:val="22"/>
        </w:rPr>
      </w:pPr>
      <w:ins w:id="7205" w:author="An Tran, ACA (BUV)" w:date="2024-09-12T11:03:00Z" w16du:dateUtc="2024-09-12T04:03: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4597A67" w14:textId="77777777" w:rsidR="005F5D10" w:rsidRPr="00E20BF9" w:rsidRDefault="005F5D10" w:rsidP="005F5D10">
      <w:pPr>
        <w:tabs>
          <w:tab w:val="left" w:pos="630"/>
          <w:tab w:val="left" w:pos="1080"/>
        </w:tabs>
        <w:ind w:firstLine="0"/>
        <w:rPr>
          <w:ins w:id="7206" w:author="An Tran, ACA (BUV)" w:date="2024-09-12T11:03:00Z" w16du:dateUtc="2024-09-12T04:03:00Z"/>
          <w:rFonts w:ascii="iCiel Avenir LT Std 35 Light" w:hAnsi="iCiel Avenir LT Std 35 Light" w:cs="Arial"/>
          <w:i/>
          <w:iCs/>
          <w:sz w:val="22"/>
          <w:szCs w:val="22"/>
        </w:rPr>
      </w:pPr>
      <w:ins w:id="7207" w:author="An Tran, ACA (BUV)" w:date="2024-09-12T11:03:00Z" w16du:dateUtc="2024-09-12T04:03: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ins>
    </w:p>
    <w:p w14:paraId="47B985D4" w14:textId="77777777" w:rsidR="005F5D10" w:rsidRPr="009062DC" w:rsidRDefault="005F5D10" w:rsidP="005F5D10">
      <w:pPr>
        <w:pStyle w:val="Question"/>
        <w:numPr>
          <w:ilvl w:val="0"/>
          <w:numId w:val="7"/>
        </w:numPr>
        <w:tabs>
          <w:tab w:val="left" w:pos="630"/>
          <w:tab w:val="left" w:pos="1170"/>
        </w:tabs>
        <w:spacing w:line="400" w:lineRule="exact"/>
        <w:ind w:left="0" w:firstLine="720"/>
        <w:rPr>
          <w:ins w:id="7208" w:author="An Tran, ACA (BUV)" w:date="2024-09-12T11:03:00Z" w16du:dateUtc="2024-09-12T04:03:00Z"/>
          <w:rFonts w:cs="Arial"/>
          <w:b w:val="0"/>
          <w:i/>
          <w:iCs/>
          <w:szCs w:val="22"/>
          <w:lang w:val="en-GB"/>
        </w:rPr>
      </w:pPr>
      <w:bookmarkStart w:id="7209" w:name="_Toc149054262"/>
      <w:bookmarkStart w:id="7210" w:name="_Toc177025943"/>
      <w:bookmarkStart w:id="7211" w:name="_Toc177077404"/>
      <w:ins w:id="7212" w:author="An Tran, ACA (BUV)" w:date="2024-09-12T11:03:00Z" w16du:dateUtc="2024-09-12T04:03:00Z">
        <w:r w:rsidRPr="009062DC">
          <w:rPr>
            <w:rFonts w:cs="Arial"/>
            <w:szCs w:val="22"/>
            <w:lang w:val="en-GB"/>
          </w:rPr>
          <w:t xml:space="preserve">Where can I get the information about the internships, extra-curricular activities, short courses that BUV is offering? / </w:t>
        </w:r>
        <w:r w:rsidRPr="009062DC">
          <w:rPr>
            <w:rFonts w:cs="Arial"/>
            <w:i/>
            <w:iCs/>
            <w:szCs w:val="22"/>
            <w:lang w:val="en-GB"/>
          </w:rPr>
          <w:t>Chúng tôi có th</w:t>
        </w:r>
        <w:r w:rsidRPr="009062DC">
          <w:rPr>
            <w:rFonts w:cs="Calibri"/>
            <w:i/>
            <w:iCs/>
            <w:szCs w:val="22"/>
            <w:lang w:val="en-GB"/>
          </w:rPr>
          <w:t>ể</w:t>
        </w:r>
        <w:r w:rsidRPr="009062DC">
          <w:rPr>
            <w:rFonts w:cs="Arial"/>
            <w:i/>
            <w:iCs/>
            <w:szCs w:val="22"/>
            <w:lang w:val="en-GB"/>
          </w:rPr>
          <w:t xml:space="preserve"> c</w:t>
        </w:r>
        <w:r w:rsidRPr="009062DC">
          <w:rPr>
            <w:rFonts w:cs="Calibri"/>
            <w:i/>
            <w:iCs/>
            <w:szCs w:val="22"/>
            <w:lang w:val="en-GB"/>
          </w:rPr>
          <w:t>ậ</w:t>
        </w:r>
        <w:r w:rsidRPr="009062DC">
          <w:rPr>
            <w:rFonts w:cs="Arial"/>
            <w:i/>
            <w:iCs/>
            <w:szCs w:val="22"/>
            <w:lang w:val="en-GB"/>
          </w:rPr>
          <w:t>p nh</w:t>
        </w:r>
        <w:r w:rsidRPr="009062DC">
          <w:rPr>
            <w:rFonts w:cs="Calibri"/>
            <w:i/>
            <w:iCs/>
            <w:szCs w:val="22"/>
            <w:lang w:val="en-GB"/>
          </w:rPr>
          <w:t>ậ</w:t>
        </w:r>
        <w:r w:rsidRPr="009062DC">
          <w:rPr>
            <w:rFonts w:cs="Arial"/>
            <w:i/>
            <w:iCs/>
            <w:szCs w:val="22"/>
            <w:lang w:val="en-GB"/>
          </w:rPr>
          <w:t>t các thông tin v</w:t>
        </w:r>
        <w:r w:rsidRPr="009062DC">
          <w:rPr>
            <w:rFonts w:cs="Calibri"/>
            <w:i/>
            <w:iCs/>
            <w:szCs w:val="22"/>
            <w:lang w:val="en-GB"/>
          </w:rPr>
          <w:t>ề</w:t>
        </w:r>
        <w:r w:rsidRPr="009062DC">
          <w:rPr>
            <w:rFonts w:cs="Arial"/>
            <w:i/>
            <w:iCs/>
            <w:szCs w:val="22"/>
            <w:lang w:val="en-GB"/>
          </w:rPr>
          <w:t xml:space="preserve"> c</w:t>
        </w:r>
        <w:r w:rsidRPr="009062DC">
          <w:rPr>
            <w:rFonts w:cs="Calibri"/>
            <w:i/>
            <w:iCs/>
            <w:szCs w:val="22"/>
            <w:lang w:val="en-GB"/>
          </w:rPr>
          <w:t>ơ</w:t>
        </w:r>
        <w:r w:rsidRPr="009062DC">
          <w:rPr>
            <w:rFonts w:cs="Arial"/>
            <w:i/>
            <w:iCs/>
            <w:szCs w:val="22"/>
            <w:lang w:val="en-GB"/>
          </w:rPr>
          <w:t xml:space="preserve"> h</w:t>
        </w:r>
        <w:r w:rsidRPr="009062DC">
          <w:rPr>
            <w:rFonts w:cs="Calibri"/>
            <w:i/>
            <w:iCs/>
            <w:szCs w:val="22"/>
            <w:lang w:val="en-GB"/>
          </w:rPr>
          <w:t>ộ</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ho</w:t>
        </w:r>
        <w:r w:rsidRPr="009062DC">
          <w:rPr>
            <w:rFonts w:cs="Calibri"/>
            <w:i/>
            <w:iCs/>
            <w:szCs w:val="22"/>
            <w:lang w:val="en-GB"/>
          </w:rPr>
          <w:t>ạ</w:t>
        </w:r>
        <w:r w:rsidRPr="009062DC">
          <w:rPr>
            <w:rFonts w:cs="Arial"/>
            <w:i/>
            <w:iCs/>
            <w:szCs w:val="22"/>
            <w:lang w:val="en-GB"/>
          </w:rPr>
          <w:t xml:space="preserve">t </w:t>
        </w:r>
        <w:r w:rsidRPr="009062DC">
          <w:rPr>
            <w:rFonts w:cs="Calibri"/>
            <w:i/>
            <w:iCs/>
            <w:szCs w:val="22"/>
            <w:lang w:val="en-GB"/>
          </w:rPr>
          <w:t>độ</w:t>
        </w:r>
        <w:r w:rsidRPr="009062DC">
          <w:rPr>
            <w:rFonts w:cs="Arial"/>
            <w:i/>
            <w:iCs/>
            <w:szCs w:val="22"/>
            <w:lang w:val="en-GB"/>
          </w:rPr>
          <w:t>ng ngo</w:t>
        </w:r>
        <w:r w:rsidRPr="009062DC">
          <w:rPr>
            <w:rFonts w:cs="Calibri"/>
            <w:i/>
            <w:iCs/>
            <w:szCs w:val="22"/>
            <w:lang w:val="en-GB"/>
          </w:rPr>
          <w:t>ạ</w:t>
        </w:r>
        <w:r w:rsidRPr="009062DC">
          <w:rPr>
            <w:rFonts w:cs="Arial"/>
            <w:i/>
            <w:iCs/>
            <w:szCs w:val="22"/>
            <w:lang w:val="en-GB"/>
          </w:rPr>
          <w:t>i khóa và các khóa h</w:t>
        </w:r>
        <w:r w:rsidRPr="009062DC">
          <w:rPr>
            <w:rFonts w:cs="Calibri"/>
            <w:i/>
            <w:iCs/>
            <w:szCs w:val="22"/>
            <w:lang w:val="en-GB"/>
          </w:rPr>
          <w:t>ọ</w:t>
        </w:r>
        <w:r w:rsidRPr="009062DC">
          <w:rPr>
            <w:rFonts w:cs="Arial"/>
            <w:i/>
            <w:iCs/>
            <w:szCs w:val="22"/>
            <w:lang w:val="en-GB"/>
          </w:rPr>
          <w:t>c ng</w:t>
        </w:r>
        <w:r w:rsidRPr="009062DC">
          <w:rPr>
            <w:rFonts w:cs="Calibri"/>
            <w:i/>
            <w:iCs/>
            <w:szCs w:val="22"/>
            <w:lang w:val="en-GB"/>
          </w:rPr>
          <w:t>ắ</w:t>
        </w:r>
        <w:r w:rsidRPr="009062DC">
          <w:rPr>
            <w:rFonts w:cs="Arial"/>
            <w:i/>
            <w:iCs/>
            <w:szCs w:val="22"/>
            <w:lang w:val="en-GB"/>
          </w:rPr>
          <w:t>n h</w:t>
        </w:r>
        <w:r w:rsidRPr="009062DC">
          <w:rPr>
            <w:rFonts w:cs="Calibri"/>
            <w:i/>
            <w:iCs/>
            <w:szCs w:val="22"/>
            <w:lang w:val="en-GB"/>
          </w:rPr>
          <w:t>ạ</w:t>
        </w:r>
        <w:r w:rsidRPr="009062DC">
          <w:rPr>
            <w:rFonts w:cs="Arial"/>
            <w:i/>
            <w:iCs/>
            <w:szCs w:val="22"/>
            <w:lang w:val="en-GB"/>
          </w:rPr>
          <w:t xml:space="preserve">n BUV </w:t>
        </w:r>
        <w:r w:rsidRPr="009062DC">
          <w:rPr>
            <w:rFonts w:cs="Calibri"/>
            <w:i/>
            <w:iCs/>
            <w:szCs w:val="22"/>
            <w:lang w:val="en-GB"/>
          </w:rPr>
          <w:t>đ</w:t>
        </w:r>
        <w:r w:rsidRPr="009062DC">
          <w:rPr>
            <w:rFonts w:cs="Arial"/>
            <w:i/>
            <w:iCs/>
            <w:szCs w:val="22"/>
            <w:lang w:val="en-GB"/>
          </w:rPr>
          <w:t>ang cung c</w:t>
        </w:r>
        <w:r w:rsidRPr="009062DC">
          <w:rPr>
            <w:rFonts w:cs="Calibri"/>
            <w:i/>
            <w:iCs/>
            <w:szCs w:val="22"/>
            <w:lang w:val="en-GB"/>
          </w:rPr>
          <w:t>ấ</w:t>
        </w:r>
        <w:r w:rsidRPr="009062DC">
          <w:rPr>
            <w:rFonts w:cs="Arial"/>
            <w:i/>
            <w:iCs/>
            <w:szCs w:val="22"/>
            <w:lang w:val="en-GB"/>
          </w:rPr>
          <w:t xml:space="preserve">p </w:t>
        </w:r>
        <w:r w:rsidRPr="009062DC">
          <w:rPr>
            <w:rFonts w:cs="Calibri"/>
            <w:i/>
            <w:iCs/>
            <w:szCs w:val="22"/>
            <w:lang w:val="en-GB"/>
          </w:rPr>
          <w:t>ở</w:t>
        </w:r>
        <w:r w:rsidRPr="009062DC">
          <w:rPr>
            <w:rFonts w:cs="Arial"/>
            <w:i/>
            <w:iCs/>
            <w:szCs w:val="22"/>
            <w:lang w:val="en-GB"/>
          </w:rPr>
          <w:t xml:space="preserve"> </w:t>
        </w:r>
        <w:r w:rsidRPr="009062DC">
          <w:rPr>
            <w:rFonts w:cs="Calibri"/>
            <w:i/>
            <w:iCs/>
            <w:szCs w:val="22"/>
            <w:lang w:val="en-GB"/>
          </w:rPr>
          <w:t>đ</w:t>
        </w:r>
        <w:r w:rsidRPr="009062DC">
          <w:rPr>
            <w:rFonts w:cs="Avenir LT Std 35 Light"/>
            <w:i/>
            <w:iCs/>
            <w:szCs w:val="22"/>
            <w:lang w:val="en-GB"/>
          </w:rPr>
          <w:t>â</w:t>
        </w:r>
        <w:r w:rsidRPr="009062DC">
          <w:rPr>
            <w:rFonts w:cs="Arial"/>
            <w:i/>
            <w:iCs/>
            <w:szCs w:val="22"/>
            <w:lang w:val="en-GB"/>
          </w:rPr>
          <w:t>u?</w:t>
        </w:r>
        <w:bookmarkEnd w:id="7209"/>
        <w:bookmarkEnd w:id="7210"/>
        <w:bookmarkEnd w:id="7211"/>
      </w:ins>
    </w:p>
    <w:p w14:paraId="334FE9A3" w14:textId="77777777" w:rsidR="005F5D10" w:rsidRPr="009062DC" w:rsidRDefault="005F5D10" w:rsidP="005F5D10">
      <w:pPr>
        <w:pStyle w:val="ListParagraph"/>
        <w:tabs>
          <w:tab w:val="left" w:pos="630"/>
          <w:tab w:val="left" w:pos="720"/>
          <w:tab w:val="left" w:pos="1080"/>
        </w:tabs>
        <w:ind w:left="0"/>
        <w:contextualSpacing w:val="0"/>
        <w:rPr>
          <w:ins w:id="7213" w:author="An Tran, ACA (BUV)" w:date="2024-09-12T11:03:00Z" w16du:dateUtc="2024-09-12T04:03:00Z"/>
          <w:rFonts w:ascii="iCiel Avenir LT Std 35 Light" w:hAnsi="iCiel Avenir LT Std 35 Light" w:cs="Arial"/>
          <w:b/>
          <w:bCs/>
          <w:sz w:val="22"/>
          <w:szCs w:val="22"/>
          <w:u w:val="single"/>
          <w:lang w:val="en-GB"/>
        </w:rPr>
      </w:pPr>
      <w:ins w:id="7214" w:author="An Tran, ACA (BUV)" w:date="2024-09-12T11:03:00Z" w16du:dateUtc="2024-09-12T04:03:00Z">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ins>
    </w:p>
    <w:p w14:paraId="1BC2E0F8" w14:textId="77777777" w:rsidR="005F5D10" w:rsidRPr="009062DC" w:rsidRDefault="005F5D10" w:rsidP="005F5D10">
      <w:pPr>
        <w:tabs>
          <w:tab w:val="left" w:pos="630"/>
          <w:tab w:val="left" w:pos="1080"/>
        </w:tabs>
        <w:ind w:firstLine="0"/>
        <w:rPr>
          <w:ins w:id="7215" w:author="An Tran, ACA (BUV)" w:date="2024-09-12T11:03:00Z" w16du:dateUtc="2024-09-12T04:03:00Z"/>
          <w:rFonts w:ascii="iCiel Avenir LT Std 35 Light" w:hAnsi="iCiel Avenir LT Std 35 Light" w:cs="Arial"/>
          <w:sz w:val="22"/>
          <w:szCs w:val="22"/>
          <w:lang w:val="en-GB"/>
        </w:rPr>
      </w:pPr>
      <w:ins w:id="7216" w:author="An Tran, ACA (BUV)" w:date="2024-09-12T11:03:00Z" w16du:dateUtc="2024-09-12T04:03:00Z">
        <w:r w:rsidRPr="009062DC">
          <w:rPr>
            <w:rFonts w:ascii="iCiel Avenir LT Std 35 Light" w:hAnsi="iCiel Avenir LT Std 35 Light" w:cs="Arial"/>
            <w:sz w:val="22"/>
            <w:szCs w:val="22"/>
            <w:lang w:val="en-GB"/>
          </w:rPr>
          <w:t xml:space="preserve">All information about internships and activities offered at BUV </w:t>
        </w:r>
        <w:r>
          <w:rPr>
            <w:rFonts w:ascii="iCiel Avenir LT Std 35 Light" w:hAnsi="iCiel Avenir LT Std 35 Light" w:cs="Arial"/>
            <w:sz w:val="22"/>
            <w:szCs w:val="22"/>
            <w:lang w:val="en-GB"/>
          </w:rPr>
          <w:t>is</w:t>
        </w:r>
        <w:r w:rsidRPr="009062DC">
          <w:rPr>
            <w:rFonts w:ascii="iCiel Avenir LT Std 35 Light" w:hAnsi="iCiel Avenir LT Std 35 Light" w:cs="Arial"/>
            <w:sz w:val="22"/>
            <w:szCs w:val="22"/>
            <w:lang w:val="en-GB"/>
          </w:rPr>
          <w: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t>
        </w:r>
      </w:ins>
    </w:p>
    <w:p w14:paraId="1E3D39E7" w14:textId="77777777" w:rsidR="005F5D10" w:rsidRDefault="005F5D10" w:rsidP="005F5D10">
      <w:pPr>
        <w:tabs>
          <w:tab w:val="left" w:pos="630"/>
          <w:tab w:val="left" w:pos="1080"/>
        </w:tabs>
        <w:rPr>
          <w:ins w:id="7217" w:author="An Tran, ACA (BUV)" w:date="2024-09-12T11:03:00Z" w16du:dateUtc="2024-09-12T04:03:00Z"/>
          <w:rStyle w:val="Hyperlink"/>
          <w:rFonts w:ascii="iCiel Avenir LT Std 35 Light" w:hAnsi="iCiel Avenir LT Std 35 Light" w:cs="Arial"/>
          <w:sz w:val="22"/>
          <w:szCs w:val="22"/>
          <w:lang w:val="en-GB"/>
        </w:rPr>
      </w:pPr>
      <w:ins w:id="7218" w:author="An Tran, ACA (BUV)" w:date="2024-09-12T11:03:00Z" w16du:dateUtc="2024-09-12T04:03:00Z">
        <w:r w:rsidRPr="009062DC">
          <w:rPr>
            <w:rFonts w:ascii="iCiel Avenir LT Std 35 Light" w:hAnsi="iCiel Avenir LT Std 35 Light" w:cs="Arial"/>
            <w:sz w:val="22"/>
            <w:szCs w:val="22"/>
            <w:lang w:val="en-GB"/>
          </w:rPr>
          <w:t xml:space="preserve">BUV Career Services: </w:t>
        </w:r>
        <w:r>
          <w:fldChar w:fldCharType="begin"/>
        </w:r>
        <w:r>
          <w:instrText>HYPERLINK "https://www.facebook.com/buvcareer"</w:instrText>
        </w:r>
        <w:r>
          <w:fldChar w:fldCharType="separate"/>
        </w:r>
        <w:r w:rsidRPr="009062DC">
          <w:rPr>
            <w:rStyle w:val="Hyperlink"/>
            <w:rFonts w:ascii="iCiel Avenir LT Std 35 Light" w:hAnsi="iCiel Avenir LT Std 35 Light" w:cs="Arial"/>
            <w:sz w:val="22"/>
            <w:szCs w:val="22"/>
            <w:lang w:val="en-GB"/>
          </w:rPr>
          <w:t>https://www.facebook.com/buvcareer</w:t>
        </w:r>
        <w:r>
          <w:rPr>
            <w:rStyle w:val="Hyperlink"/>
            <w:rFonts w:ascii="iCiel Avenir LT Std 35 Light" w:hAnsi="iCiel Avenir LT Std 35 Light" w:cs="Arial"/>
            <w:sz w:val="22"/>
            <w:szCs w:val="22"/>
            <w:lang w:val="en-GB"/>
          </w:rPr>
          <w:fldChar w:fldCharType="end"/>
        </w:r>
      </w:ins>
    </w:p>
    <w:p w14:paraId="2DE3020D" w14:textId="77777777" w:rsidR="005F5D10" w:rsidRPr="006D0122" w:rsidRDefault="005F5D10" w:rsidP="005F5D10">
      <w:pPr>
        <w:pStyle w:val="ListParagraph"/>
        <w:tabs>
          <w:tab w:val="left" w:pos="630"/>
          <w:tab w:val="left" w:pos="1080"/>
        </w:tabs>
        <w:ind w:firstLine="0"/>
        <w:rPr>
          <w:ins w:id="7219" w:author="An Tran, ACA (BUV)" w:date="2024-09-12T11:03:00Z" w16du:dateUtc="2024-09-12T04:03:00Z"/>
          <w:rStyle w:val="Hyperlink"/>
          <w:rFonts w:ascii="iCiel Avenir LT Std 35 Light" w:hAnsi="iCiel Avenir LT Std 35 Light" w:cs="Arial"/>
          <w:sz w:val="22"/>
          <w:szCs w:val="22"/>
        </w:rPr>
      </w:pPr>
      <w:ins w:id="7220" w:author="An Tran, ACA (BUV)" w:date="2024-09-12T11:03:00Z" w16du:dateUtc="2024-09-12T04:03:00Z">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r>
          <w:fldChar w:fldCharType="begin"/>
        </w:r>
        <w:r>
          <w:instrText>HYPERLINK "https://student.buv.edu.vn/"</w:instrText>
        </w:r>
        <w:r>
          <w:fldChar w:fldCharType="separate"/>
        </w:r>
        <w:r>
          <w:fldChar w:fldCharType="begin"/>
        </w:r>
        <w:r>
          <w:instrText>HYPERLINK "https://buv.careercentre.me/welcome/British-University-Vietnam"</w:instrText>
        </w:r>
        <w:r>
          <w:fldChar w:fldCharType="separate"/>
        </w:r>
        <w:r w:rsidRPr="006D0122">
          <w:rPr>
            <w:rStyle w:val="Hyperlink"/>
            <w:rFonts w:ascii="iCiel Avenir LT Std 35 Light" w:hAnsi="iCiel Avenir LT Std 35 Light" w:cs="Arial"/>
            <w:noProof/>
            <w:sz w:val="22"/>
            <w:szCs w:val="22"/>
            <w:lang w:val="en-GB"/>
          </w:rPr>
          <w:t>https://buv.careercentre.me/welcome/British-University-Vietnam</w:t>
        </w:r>
        <w:r>
          <w:rPr>
            <w:rStyle w:val="Hyperlink"/>
            <w:rFonts w:ascii="iCiel Avenir LT Std 35 Light" w:hAnsi="iCiel Avenir LT Std 35 Light" w:cs="Arial"/>
            <w:noProof/>
            <w:sz w:val="22"/>
            <w:szCs w:val="22"/>
            <w:lang w:val="en-GB"/>
          </w:rPr>
          <w:fldChar w:fldCharType="end"/>
        </w:r>
        <w:r w:rsidRPr="006D0122">
          <w:rPr>
            <w:rStyle w:val="Hyperlink"/>
            <w:rFonts w:ascii="iCiel Avenir LT Std 35 Light" w:hAnsi="iCiel Avenir LT Std 35 Light" w:cs="Arial"/>
            <w:i/>
            <w:iCs/>
            <w:noProof/>
            <w:sz w:val="22"/>
            <w:szCs w:val="22"/>
            <w:lang w:val="en-GB"/>
          </w:rPr>
          <w:t>/</w:t>
        </w:r>
        <w:r>
          <w:rPr>
            <w:rStyle w:val="Hyperlink"/>
            <w:rFonts w:ascii="iCiel Avenir LT Std 35 Light" w:hAnsi="iCiel Avenir LT Std 35 Light" w:cs="Arial"/>
            <w:i/>
            <w:iCs/>
            <w:noProof/>
            <w:sz w:val="22"/>
            <w:szCs w:val="22"/>
            <w:lang w:val="en-GB"/>
          </w:rPr>
          <w:fldChar w:fldCharType="end"/>
        </w:r>
      </w:ins>
    </w:p>
    <w:p w14:paraId="78D269DC" w14:textId="77777777" w:rsidR="005F5D10" w:rsidRPr="009062DC" w:rsidRDefault="005F5D10" w:rsidP="005F5D10">
      <w:pPr>
        <w:tabs>
          <w:tab w:val="left" w:pos="630"/>
          <w:tab w:val="left" w:pos="1080"/>
        </w:tabs>
        <w:rPr>
          <w:ins w:id="7221" w:author="An Tran, ACA (BUV)" w:date="2024-09-12T11:03:00Z" w16du:dateUtc="2024-09-12T04:03:00Z"/>
          <w:rFonts w:ascii="iCiel Avenir LT Std 35 Light" w:hAnsi="iCiel Avenir LT Std 35 Light" w:cs="Arial"/>
          <w:sz w:val="22"/>
          <w:szCs w:val="22"/>
          <w:lang w:val="en-GB"/>
        </w:rPr>
      </w:pPr>
      <w:ins w:id="7222" w:author="An Tran, ACA (BUV)" w:date="2024-09-12T11:03:00Z" w16du:dateUtc="2024-09-12T04:03:00Z">
        <w:r w:rsidRPr="009062DC">
          <w:rPr>
            <w:rFonts w:ascii="iCiel Avenir LT Std 35 Light" w:hAnsi="iCiel Avenir LT Std 35 Light" w:cs="Arial"/>
            <w:sz w:val="22"/>
            <w:szCs w:val="22"/>
            <w:lang w:val="en-GB"/>
          </w:rPr>
          <w:t xml:space="preserve">BUV Student Community: </w:t>
        </w:r>
        <w:r>
          <w:fldChar w:fldCharType="begin"/>
        </w:r>
        <w:r>
          <w:instrText>HYPERLINK "https://www.facebook.com/buvstudentcommunity"</w:instrText>
        </w:r>
        <w:r>
          <w:fldChar w:fldCharType="separate"/>
        </w:r>
        <w:r w:rsidRPr="009062DC">
          <w:rPr>
            <w:rStyle w:val="Hyperlink"/>
            <w:rFonts w:ascii="iCiel Avenir LT Std 35 Light" w:hAnsi="iCiel Avenir LT Std 35 Light" w:cs="Arial"/>
            <w:sz w:val="22"/>
            <w:szCs w:val="22"/>
            <w:lang w:val="en-GB"/>
          </w:rPr>
          <w:t>https://www.facebook.com/buvstudentcommunity</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w:t>
        </w:r>
      </w:ins>
    </w:p>
    <w:p w14:paraId="3B342584" w14:textId="77777777" w:rsidR="005F5D10" w:rsidRPr="009062DC" w:rsidRDefault="005F5D10" w:rsidP="005F5D10">
      <w:pPr>
        <w:tabs>
          <w:tab w:val="left" w:pos="630"/>
          <w:tab w:val="left" w:pos="1080"/>
        </w:tabs>
        <w:rPr>
          <w:ins w:id="7223" w:author="An Tran, ACA (BUV)" w:date="2024-09-12T11:03:00Z" w16du:dateUtc="2024-09-12T04:03:00Z"/>
          <w:rFonts w:ascii="iCiel Avenir LT Std 35 Light" w:hAnsi="iCiel Avenir LT Std 35 Light" w:cs="Arial"/>
          <w:sz w:val="22"/>
          <w:szCs w:val="22"/>
          <w:lang w:val="en-GB"/>
        </w:rPr>
      </w:pPr>
      <w:ins w:id="7224" w:author="An Tran, ACA (BUV)" w:date="2024-09-12T11:03:00Z" w16du:dateUtc="2024-09-12T04:03:00Z">
        <w:r w:rsidRPr="009062DC">
          <w:rPr>
            <w:rFonts w:ascii="iCiel Avenir LT Std 35 Light" w:hAnsi="iCiel Avenir LT Std 35 Light" w:cs="Arial"/>
            <w:sz w:val="22"/>
            <w:szCs w:val="22"/>
            <w:lang w:val="en-GB"/>
          </w:rPr>
          <w:t xml:space="preserve">BUV Student Life: </w:t>
        </w:r>
        <w:r>
          <w:fldChar w:fldCharType="begin"/>
        </w:r>
        <w:r>
          <w:instrText>HYPERLINK "https://www.facebook.com/buvstudentlife"</w:instrText>
        </w:r>
        <w:r>
          <w:fldChar w:fldCharType="separate"/>
        </w:r>
        <w:r w:rsidRPr="009062DC">
          <w:rPr>
            <w:rStyle w:val="Hyperlink"/>
            <w:rFonts w:ascii="iCiel Avenir LT Std 35 Light" w:hAnsi="iCiel Avenir LT Std 35 Light" w:cs="Arial"/>
            <w:sz w:val="22"/>
            <w:szCs w:val="22"/>
            <w:lang w:val="en-GB"/>
          </w:rPr>
          <w:t>https://www.facebook.com/buvstudentlife</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w:t>
        </w:r>
      </w:ins>
    </w:p>
    <w:p w14:paraId="5A9017E3" w14:textId="77777777" w:rsidR="005F5D10" w:rsidRPr="005814DE" w:rsidRDefault="005F5D10" w:rsidP="005F5D10">
      <w:pPr>
        <w:tabs>
          <w:tab w:val="left" w:pos="630"/>
          <w:tab w:val="left" w:pos="1080"/>
        </w:tabs>
        <w:rPr>
          <w:ins w:id="7225" w:author="An Tran, ACA (BUV)" w:date="2024-09-12T11:03:00Z" w16du:dateUtc="2024-09-12T04:03:00Z"/>
          <w:rFonts w:ascii="iCiel Avenir LT Std 35 Light" w:hAnsi="iCiel Avenir LT Std 35 Light" w:cs="Arial"/>
          <w:color w:val="FF0000"/>
          <w:sz w:val="22"/>
          <w:szCs w:val="22"/>
          <w:lang w:val="vi-VN"/>
        </w:rPr>
      </w:pPr>
      <w:ins w:id="7226" w:author="An Tran, ACA (BUV)" w:date="2024-09-12T11:03:00Z" w16du:dateUtc="2024-09-12T04:03:00Z">
        <w:r w:rsidRPr="003178FC">
          <w:rPr>
            <w:rFonts w:ascii="iCiel Avenir LT Std 35 Light" w:hAnsi="iCiel Avenir LT Std 35 Light" w:cs="Arial"/>
            <w:sz w:val="22"/>
            <w:szCs w:val="22"/>
            <w:lang w:val="vi-VN"/>
          </w:rPr>
          <w:t xml:space="preserve">BUV Student Wellbeing: </w:t>
        </w:r>
        <w:r>
          <w:fldChar w:fldCharType="begin"/>
        </w:r>
        <w:r>
          <w:instrText>HYPERLINK "https://www.facebook.com/BUVstudentWELLBEING"</w:instrText>
        </w:r>
        <w:r>
          <w:fldChar w:fldCharType="separate"/>
        </w:r>
        <w:r w:rsidRPr="003178FC">
          <w:rPr>
            <w:rStyle w:val="Hyperlink"/>
            <w:rFonts w:ascii="iCiel Avenir LT Std 35 Light" w:hAnsi="iCiel Avenir LT Std 35 Light" w:cs="Arial"/>
            <w:sz w:val="22"/>
            <w:szCs w:val="22"/>
            <w:lang w:val="en-GB"/>
          </w:rPr>
          <w:t>https://www.facebook.com/BUVstudentWELLBEING</w:t>
        </w:r>
        <w:r>
          <w:rPr>
            <w:rStyle w:val="Hyperlink"/>
            <w:rFonts w:ascii="iCiel Avenir LT Std 35 Light" w:hAnsi="iCiel Avenir LT Std 35 Light" w:cs="Arial"/>
            <w:sz w:val="22"/>
            <w:szCs w:val="22"/>
            <w:lang w:val="en-GB"/>
          </w:rPr>
          <w:fldChar w:fldCharType="end"/>
        </w:r>
      </w:ins>
    </w:p>
    <w:p w14:paraId="64F13E9F" w14:textId="77777777" w:rsidR="005F5D10" w:rsidRDefault="005F5D10" w:rsidP="005F5D10">
      <w:pPr>
        <w:tabs>
          <w:tab w:val="left" w:pos="630"/>
          <w:tab w:val="left" w:pos="1080"/>
        </w:tabs>
        <w:ind w:firstLine="0"/>
        <w:rPr>
          <w:ins w:id="7227" w:author="An Tran, ACA (BUV)" w:date="2024-09-12T11:03:00Z" w16du:dateUtc="2024-09-12T04:03:00Z"/>
          <w:rFonts w:ascii="iCiel Avenir LT Std 35 Light" w:hAnsi="iCiel Avenir LT Std 35 Light" w:cs="Arial"/>
          <w:sz w:val="22"/>
          <w:szCs w:val="22"/>
          <w:lang w:val="en-GB"/>
        </w:rPr>
      </w:pPr>
      <w:ins w:id="7228" w:author="An Tran, ACA (BUV)" w:date="2024-09-12T11:03:00Z" w16du:dateUtc="2024-09-12T04:03:00Z">
        <w:r w:rsidRPr="009062DC">
          <w:rPr>
            <w:rFonts w:ascii="iCiel Avenir LT Std 35 Light" w:hAnsi="iCiel Avenir LT Std 35 Light" w:cs="Arial"/>
            <w:sz w:val="22"/>
            <w:szCs w:val="22"/>
            <w:lang w:val="en-GB"/>
          </w:rPr>
          <w:t xml:space="preserve">Every month, the </w:t>
        </w:r>
        <w:r w:rsidRPr="003178FC">
          <w:rPr>
            <w:rFonts w:ascii="iCiel Avenir LT Std 35 Light" w:hAnsi="iCiel Avenir LT Std 35 Light" w:cs="Arial"/>
            <w:sz w:val="22"/>
            <w:szCs w:val="22"/>
            <w:lang w:val="vi-VN"/>
          </w:rPr>
          <w:t>Student Engagement Department</w:t>
        </w:r>
        <w:r w:rsidRPr="003178FC">
          <w:rPr>
            <w:rFonts w:ascii="iCiel Avenir LT Std 35 Light" w:hAnsi="iCiel Avenir LT Std 35 Light" w:cs="Arial"/>
            <w:sz w:val="22"/>
            <w:szCs w:val="22"/>
            <w:lang w:val="en-GB"/>
          </w:rPr>
          <w:t xml:space="preserve"> </w:t>
        </w:r>
        <w:r w:rsidRPr="009062DC">
          <w:rPr>
            <w:rFonts w:ascii="iCiel Avenir LT Std 35 Light" w:hAnsi="iCiel Avenir LT Std 35 Light" w:cs="Arial"/>
            <w:sz w:val="22"/>
            <w:szCs w:val="22"/>
            <w:lang w:val="en-GB"/>
          </w:rPr>
          <w:t>also sends out a newsletter to keep parents updated of what is happening at BUV and important information. If parents would like to be included in the monthly newsletter updates, please make sure you provide us with your email address to Student Information Office</w:t>
        </w:r>
        <w:r>
          <w:rPr>
            <w:rFonts w:ascii="iCiel Avenir LT Std 35 Light" w:hAnsi="iCiel Avenir LT Std 35 Light" w:cs="Arial"/>
            <w:sz w:val="22"/>
            <w:szCs w:val="22"/>
            <w:lang w:val="en-GB"/>
          </w:rPr>
          <w:t xml:space="preserve"> at</w:t>
        </w:r>
        <w:r w:rsidRPr="009062DC">
          <w:rPr>
            <w:rFonts w:ascii="iCiel Avenir LT Std 35 Light" w:hAnsi="iCiel Avenir LT Std 35 Light" w:cs="Arial"/>
            <w:sz w:val="22"/>
            <w:szCs w:val="22"/>
            <w:lang w:val="en-GB"/>
          </w:rPr>
          <w:t xml:space="preserve"> </w:t>
        </w:r>
        <w:r>
          <w:fldChar w:fldCharType="begin"/>
        </w:r>
        <w:r>
          <w:instrText>HYPERLINK "mailto:studentservice@buv.edu.vn"</w:instrText>
        </w:r>
        <w:r>
          <w:fldChar w:fldCharType="separate"/>
        </w:r>
        <w:r w:rsidRPr="009062DC">
          <w:rPr>
            <w:rStyle w:val="Hyperlink"/>
            <w:rFonts w:ascii="iCiel Avenir LT Std 35 Light" w:hAnsi="iCiel Avenir LT Std 35 Light" w:cs="Arial"/>
            <w:sz w:val="22"/>
            <w:szCs w:val="22"/>
            <w:lang w:val="en-GB"/>
          </w:rPr>
          <w:t>studentservice@buv.edu.vn</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to receive our updates and other information.</w:t>
        </w:r>
      </w:ins>
    </w:p>
    <w:p w14:paraId="15FC4DD4" w14:textId="77777777" w:rsidR="005F5D10" w:rsidRDefault="005F5D10" w:rsidP="005F5D10">
      <w:pPr>
        <w:tabs>
          <w:tab w:val="left" w:pos="630"/>
          <w:tab w:val="left" w:pos="1080"/>
        </w:tabs>
        <w:ind w:firstLine="0"/>
        <w:rPr>
          <w:ins w:id="7229" w:author="An Tran, ACA (BUV)" w:date="2024-09-12T11:03:00Z" w16du:dateUtc="2024-09-12T04:03:00Z"/>
          <w:rFonts w:ascii="iCiel Avenir LT Std 35 Light" w:hAnsi="iCiel Avenir LT Std 35 Light" w:cs="Arial"/>
          <w:sz w:val="22"/>
          <w:szCs w:val="22"/>
          <w:lang w:val="en-GB"/>
        </w:rPr>
      </w:pPr>
      <w:ins w:id="7230" w:author="An Tran, ACA (BUV)" w:date="2024-09-12T11:03:00Z" w16du:dateUtc="2024-09-12T04:03:00Z">
        <w:r w:rsidRPr="26A0F959">
          <w:rPr>
            <w:rFonts w:ascii="iCiel Avenir LT Std 35 Light" w:hAnsi="iCiel Avenir LT Std 35 Light" w:cs="Arial"/>
            <w:sz w:val="22"/>
            <w:szCs w:val="22"/>
            <w:lang w:val="en-GB"/>
          </w:rPr>
          <w:t xml:space="preserve">In addition, all information about Student Engagement can be found on Canvas at "Course" </w:t>
        </w:r>
        <w:r>
          <w:rPr>
            <w:rFonts w:ascii="iCiel Avenir LT Std 35 Light" w:hAnsi="iCiel Avenir LT Std 35 Light" w:cs="Arial"/>
            <w:sz w:val="22"/>
            <w:szCs w:val="22"/>
            <w:lang w:val="en-GB"/>
          </w:rPr>
          <w:t>named as</w:t>
        </w:r>
        <w:r w:rsidRPr="26A0F959">
          <w:rPr>
            <w:rFonts w:ascii="iCiel Avenir LT Std 35 Light" w:hAnsi="iCiel Avenir LT Std 35 Light" w:cs="Arial"/>
            <w:sz w:val="22"/>
            <w:szCs w:val="22"/>
            <w:lang w:val="en-GB"/>
          </w:rPr>
          <w:t xml:space="preserve"> "Student Engagement":</w:t>
        </w:r>
        <w:r>
          <w:rPr>
            <w:rFonts w:ascii="iCiel Avenir LT Std 35 Light" w:hAnsi="iCiel Avenir LT Std 35 Light" w:cs="Arial"/>
            <w:sz w:val="22"/>
            <w:szCs w:val="22"/>
            <w:lang w:val="en-GB"/>
          </w:rPr>
          <w:t xml:space="preserve"> </w:t>
        </w:r>
        <w:r>
          <w:fldChar w:fldCharType="begin"/>
        </w:r>
        <w:r>
          <w:instrText>HYPERLINK "https://buv.instructure.com/courses/334"</w:instrText>
        </w:r>
        <w:r>
          <w:fldChar w:fldCharType="separate"/>
        </w:r>
        <w:r w:rsidRPr="00322FB6">
          <w:rPr>
            <w:rStyle w:val="Hyperlink"/>
            <w:rFonts w:ascii="iCiel Avenir LT Std 35 Light" w:hAnsi="iCiel Avenir LT Std 35 Light" w:cs="Arial"/>
            <w:sz w:val="22"/>
            <w:szCs w:val="22"/>
            <w:lang w:val="en-GB"/>
          </w:rPr>
          <w:t>https://buv.instructure.com/courses/334</w:t>
        </w:r>
        <w:r>
          <w:rPr>
            <w:rStyle w:val="Hyperlink"/>
            <w:rFonts w:ascii="iCiel Avenir LT Std 35 Light" w:hAnsi="iCiel Avenir LT Std 35 Light" w:cs="Arial"/>
            <w:sz w:val="22"/>
            <w:szCs w:val="22"/>
            <w:lang w:val="en-GB"/>
          </w:rPr>
          <w:fldChar w:fldCharType="end"/>
        </w:r>
        <w:r>
          <w:rPr>
            <w:rFonts w:ascii="iCiel Avenir LT Std 35 Light" w:hAnsi="iCiel Avenir LT Std 35 Light" w:cs="Arial"/>
            <w:sz w:val="22"/>
            <w:szCs w:val="22"/>
            <w:lang w:val="en-GB"/>
          </w:rPr>
          <w:t xml:space="preserve"> </w:t>
        </w:r>
        <w:r w:rsidRPr="26A0F959">
          <w:rPr>
            <w:rFonts w:ascii="iCiel Avenir LT Std 35 Light" w:hAnsi="iCiel Avenir LT Std 35 Light" w:cs="Arial"/>
            <w:sz w:val="22"/>
            <w:szCs w:val="22"/>
            <w:lang w:val="en-GB"/>
          </w:rPr>
          <w:t xml:space="preserve">. </w:t>
        </w:r>
      </w:ins>
    </w:p>
    <w:p w14:paraId="0B427F5B" w14:textId="77777777" w:rsidR="005F5D10" w:rsidRDefault="005F5D10" w:rsidP="005F5D10">
      <w:pPr>
        <w:tabs>
          <w:tab w:val="left" w:pos="630"/>
          <w:tab w:val="left" w:pos="1080"/>
        </w:tabs>
        <w:spacing w:before="0" w:beforeAutospacing="0"/>
        <w:ind w:firstLine="0"/>
        <w:rPr>
          <w:ins w:id="7231" w:author="An Tran, ACA (BUV)" w:date="2024-09-12T11:03:00Z" w16du:dateUtc="2024-09-12T04:03:00Z"/>
          <w:rFonts w:ascii="iCiel Avenir LT Std 35 Light" w:hAnsi="iCiel Avenir LT Std 35 Light" w:cs="Arial"/>
          <w:sz w:val="22"/>
          <w:szCs w:val="22"/>
          <w:lang w:val="en-GB"/>
        </w:rPr>
      </w:pPr>
      <w:ins w:id="7232" w:author="An Tran, ACA (BUV)" w:date="2024-09-12T11:03:00Z" w16du:dateUtc="2024-09-12T04:03:00Z">
        <w:r w:rsidRPr="26A0F959">
          <w:rPr>
            <w:rFonts w:ascii="iCiel Avenir LT Std 35 Light" w:hAnsi="iCiel Avenir LT Std 35 Light" w:cs="Arial"/>
            <w:sz w:val="22"/>
            <w:szCs w:val="22"/>
            <w:lang w:val="en-GB"/>
          </w:rPr>
          <w:t>You can also access the “Event Calendar” to see all BUV events and activities, from student clubs and societies' events, career workshops, training, tea-talk, well-being sessions to other special events.</w:t>
        </w:r>
      </w:ins>
    </w:p>
    <w:p w14:paraId="111C8886" w14:textId="77777777" w:rsidR="005F5D10" w:rsidRPr="009062DC" w:rsidRDefault="005F5D10" w:rsidP="005F5D10">
      <w:pPr>
        <w:tabs>
          <w:tab w:val="left" w:pos="630"/>
          <w:tab w:val="left" w:pos="1080"/>
        </w:tabs>
        <w:spacing w:before="0" w:beforeAutospacing="0"/>
        <w:ind w:firstLine="0"/>
        <w:rPr>
          <w:ins w:id="7233" w:author="An Tran, ACA (BUV)" w:date="2024-09-12T11:03:00Z" w16du:dateUtc="2024-09-12T04:03:00Z"/>
          <w:rFonts w:ascii="iCiel Avenir LT Std 35 Light" w:hAnsi="iCiel Avenir LT Std 35 Light" w:cs="Arial"/>
          <w:i/>
          <w:iCs/>
          <w:sz w:val="22"/>
          <w:szCs w:val="22"/>
          <w:lang w:val="en-GB"/>
        </w:rPr>
      </w:pPr>
      <w:ins w:id="7234" w:author="An Tran, ACA (BUV)" w:date="2024-09-12T11:03:00Z" w16du:dateUtc="2024-09-12T04:03:00Z">
        <w:r w:rsidRPr="009062DC">
          <w:rPr>
            <w:rFonts w:ascii="iCiel Avenir LT Std 35 Light" w:hAnsi="iCiel Avenir LT Std 35 Light" w:cs="Arial"/>
            <w:i/>
            <w:iCs/>
            <w:sz w:val="22"/>
            <w:szCs w:val="22"/>
            <w:lang w:val="en-GB"/>
          </w:rPr>
          <w:t>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ngo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i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s</w:t>
        </w:r>
        <w:r w:rsidRPr="009062DC">
          <w:rPr>
            <w:rFonts w:ascii="iCiel Avenir LT Std 35 Light" w:hAnsi="iCiel Avenir LT Std 35 Light" w:cs="Calibri"/>
            <w:i/>
            <w:iCs/>
            <w:sz w:val="22"/>
            <w:szCs w:val="22"/>
            <w:lang w:val="en-GB"/>
          </w:rPr>
          <w:t>ẽ</w:t>
        </w:r>
        <w:r w:rsidRPr="009062DC">
          <w:rPr>
            <w:rFonts w:ascii="iCiel Avenir LT Std 35 Light" w:hAnsi="iCiel Avenir LT Std 35 Light" w:cs="Arial"/>
            <w:i/>
            <w:iCs/>
            <w:sz w:val="22"/>
            <w:szCs w:val="22"/>
            <w:lang w:val="en-GB"/>
          </w:rPr>
          <w:t xml:space="preserve"> </w:t>
        </w:r>
        <w:r w:rsidRPr="009062DC">
          <w:rPr>
            <w:rFonts w:ascii="iCiel Avenir LT Std 35 Light" w:hAnsi="iCiel Avenir LT Std 35 Light" w:cs="Calibri"/>
            <w:i/>
            <w:iCs/>
            <w:sz w:val="22"/>
            <w:szCs w:val="22"/>
            <w:lang w:val="en-GB"/>
          </w:rPr>
          <w:t>đượ</w:t>
        </w:r>
        <w:r w:rsidRPr="009062DC">
          <w:rPr>
            <w:rFonts w:ascii="iCiel Avenir LT Std 35 Light" w:hAnsi="iCiel Avenir LT Std 35 Light" w:cs="Arial"/>
            <w:i/>
            <w:iCs/>
            <w:sz w:val="22"/>
            <w:szCs w:val="22"/>
            <w:lang w:val="en-GB"/>
          </w:rPr>
          <w:t>c chia s</w:t>
        </w:r>
        <w:r w:rsidRPr="009062DC">
          <w:rPr>
            <w:rFonts w:ascii="iCiel Avenir LT Std 35 Light" w:hAnsi="iCiel Avenir LT Std 35 Light" w:cs="Calibri"/>
            <w:i/>
            <w:iCs/>
            <w:sz w:val="22"/>
            <w:szCs w:val="22"/>
            <w:lang w:val="en-GB"/>
          </w:rPr>
          <w:t>ẻ</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ườ</w:t>
        </w:r>
        <w:r w:rsidRPr="009062DC">
          <w:rPr>
            <w:rFonts w:ascii="iCiel Avenir LT Std 35 Light" w:hAnsi="iCiel Avenir LT Std 35 Light" w:cs="Arial"/>
            <w:i/>
            <w:iCs/>
            <w:sz w:val="22"/>
            <w:szCs w:val="22"/>
            <w:lang w:val="en-GB"/>
          </w:rPr>
          <w:t>ng xuy</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 xml:space="preserve">n </w:t>
        </w:r>
        <w:r w:rsidRPr="009062DC">
          <w:rPr>
            <w:rFonts w:ascii="iCiel Avenir LT Std 35 Light" w:hAnsi="iCiel Avenir LT Std 35 Light" w:cs="Calibri"/>
            <w:i/>
            <w:iCs/>
            <w:sz w:val="22"/>
            <w:szCs w:val="22"/>
            <w:lang w:val="en-GB"/>
          </w:rPr>
          <w:t>đế</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sinh vi</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n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qua h</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ố</w:t>
        </w:r>
        <w:r w:rsidRPr="009062DC">
          <w:rPr>
            <w:rFonts w:ascii="iCiel Avenir LT Std 35 Light" w:hAnsi="iCiel Avenir LT Std 35 Light" w:cs="Arial"/>
            <w:i/>
            <w:iCs/>
            <w:sz w:val="22"/>
            <w:szCs w:val="22"/>
            <w:lang w:val="en-GB"/>
          </w:rPr>
          <w:t>ng email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trang Facebook c</w:t>
        </w:r>
        <w:r w:rsidRPr="009062DC">
          <w:rPr>
            <w:rFonts w:ascii="iCiel Avenir LT Std 35 Light" w:hAnsi="iCiel Avenir LT Std 35 Light" w:cs="Calibri"/>
            <w:i/>
            <w:iCs/>
            <w:sz w:val="22"/>
            <w:szCs w:val="22"/>
            <w:lang w:val="en-GB"/>
          </w:rPr>
          <w:t>ủ</w:t>
        </w:r>
        <w:r w:rsidRPr="009062DC">
          <w:rPr>
            <w:rFonts w:ascii="iCiel Avenir LT Std 35 Light" w:hAnsi="iCiel Avenir LT Std 35 Light" w:cs="Arial"/>
            <w:i/>
            <w:iCs/>
            <w:sz w:val="22"/>
            <w:szCs w:val="22"/>
            <w:lang w:val="en-GB"/>
          </w:rPr>
          <w:t>a B</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n. N</w:t>
        </w:r>
        <w:r w:rsidRPr="009062DC">
          <w:rPr>
            <w:rFonts w:ascii="iCiel Avenir LT Std 35 Light" w:hAnsi="iCiel Avenir LT Std 35 Light" w:cs="Calibri"/>
            <w:i/>
            <w:iCs/>
            <w:sz w:val="22"/>
            <w:szCs w:val="22"/>
            <w:lang w:val="en-GB"/>
          </w:rPr>
          <w:t>ế</w:t>
        </w:r>
        <w:r w:rsidRPr="009062DC">
          <w:rPr>
            <w:rFonts w:ascii="iCiel Avenir LT Std 35 Light" w:hAnsi="iCiel Avenir LT Std 35 Light" w:cs="Arial"/>
            <w:i/>
            <w:iCs/>
            <w:sz w:val="22"/>
            <w:szCs w:val="22"/>
            <w:lang w:val="en-GB"/>
          </w:rPr>
          <w:t>u qu</w:t>
        </w:r>
        <w:r w:rsidRPr="009062DC">
          <w:rPr>
            <w:rFonts w:ascii="iCiel Avenir LT Std 35 Light" w:hAnsi="iCiel Avenir LT Std 35 Light" w:cs="Avenir Next LT Pro"/>
            <w:i/>
            <w:iCs/>
            <w:sz w:val="22"/>
            <w:szCs w:val="22"/>
            <w:lang w:val="en-GB"/>
          </w:rPr>
          <w:t>ý</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ụ</w:t>
        </w:r>
        <w:r w:rsidRPr="009062DC">
          <w:rPr>
            <w:rFonts w:ascii="iCiel Avenir LT Std 35 Light" w:hAnsi="iCiel Avenir LT Std 35 Light" w:cs="Arial"/>
            <w:i/>
            <w:iCs/>
            <w:sz w:val="22"/>
            <w:szCs w:val="22"/>
            <w:lang w:val="en-GB"/>
          </w:rPr>
          <w:t xml:space="preserve"> huynh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nhu c</w:t>
        </w:r>
        <w:r w:rsidRPr="009062DC">
          <w:rPr>
            <w:rFonts w:ascii="iCiel Avenir LT Std 35 Light" w:hAnsi="iCiel Avenir LT Std 35 Light" w:cs="Calibri"/>
            <w:i/>
            <w:iCs/>
            <w:sz w:val="22"/>
            <w:szCs w:val="22"/>
            <w:lang w:val="en-GB"/>
          </w:rPr>
          <w:t>ầ</w:t>
        </w:r>
        <w:r w:rsidRPr="009062DC">
          <w:rPr>
            <w:rFonts w:ascii="iCiel Avenir LT Std 35 Light" w:hAnsi="iCiel Avenir LT Std 35 Light" w:cs="Arial"/>
            <w:i/>
            <w:iCs/>
            <w:sz w:val="22"/>
            <w:szCs w:val="22"/>
            <w:lang w:val="en-GB"/>
          </w:rPr>
          <w:t>u t</w:t>
        </w:r>
        <w:r w:rsidRPr="009062DC">
          <w:rPr>
            <w:rFonts w:ascii="iCiel Avenir LT Std 35 Light" w:hAnsi="iCiel Avenir LT Std 35 Light" w:cs="Avenir Next LT Pro"/>
            <w:i/>
            <w:iCs/>
            <w:sz w:val="22"/>
            <w:szCs w:val="22"/>
            <w:lang w:val="en-GB"/>
          </w:rPr>
          <w:t>ì</w:t>
        </w:r>
        <w:r w:rsidRPr="009062DC">
          <w:rPr>
            <w:rFonts w:ascii="iCiel Avenir LT Std 35 Light" w:hAnsi="iCiel Avenir LT Std 35 Light" w:cs="Arial"/>
            <w:i/>
            <w:iCs/>
            <w:sz w:val="22"/>
            <w:szCs w:val="22"/>
            <w:lang w:val="en-GB"/>
          </w:rPr>
          <w:t>m hi</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u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vui l</w:t>
        </w:r>
        <w:r w:rsidRPr="009062DC">
          <w:rPr>
            <w:rFonts w:ascii="iCiel Avenir LT Std 35 Light" w:hAnsi="iCiel Avenir LT Std 35 Light" w:cs="Avenir Next LT Pro"/>
            <w:i/>
            <w:iCs/>
            <w:sz w:val="22"/>
            <w:szCs w:val="22"/>
            <w:lang w:val="en-GB"/>
          </w:rPr>
          <w:t>ò</w:t>
        </w:r>
        <w:r w:rsidRPr="009062DC">
          <w:rPr>
            <w:rFonts w:ascii="iCiel Avenir LT Std 35 Light" w:hAnsi="iCiel Avenir LT Std 35 Light" w:cs="Arial"/>
            <w:i/>
            <w:iCs/>
            <w:sz w:val="22"/>
            <w:szCs w:val="22"/>
            <w:lang w:val="en-GB"/>
          </w:rPr>
          <w:t>ng truy c</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o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 xml:space="preserve">ng </w:t>
        </w:r>
        <w:r w:rsidRPr="009062DC">
          <w:rPr>
            <w:rFonts w:ascii="iCiel Avenir LT Std 35 Light" w:hAnsi="iCiel Avenir LT Std 35 Light" w:cs="Calibri"/>
            <w:i/>
            <w:iCs/>
            <w:sz w:val="22"/>
            <w:szCs w:val="22"/>
            <w:lang w:val="en-GB"/>
          </w:rPr>
          <w:t>đườ</w:t>
        </w:r>
        <w:r w:rsidRPr="009062DC">
          <w:rPr>
            <w:rFonts w:ascii="iCiel Avenir LT Std 35 Light" w:hAnsi="iCiel Avenir LT Std 35 Light" w:cs="Arial"/>
            <w:i/>
            <w:iCs/>
            <w:sz w:val="22"/>
            <w:szCs w:val="22"/>
            <w:lang w:val="en-GB"/>
          </w:rPr>
          <w:t>ng link d</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 xml:space="preserve">i </w:t>
        </w:r>
        <w:r w:rsidRPr="009062DC">
          <w:rPr>
            <w:rFonts w:ascii="iCiel Avenir LT Std 35 Light" w:hAnsi="iCiel Avenir LT Std 35 Light" w:cs="Calibri"/>
            <w:i/>
            <w:iCs/>
            <w:sz w:val="22"/>
            <w:szCs w:val="22"/>
            <w:lang w:val="en-GB"/>
          </w:rPr>
          <w:t>đ</w:t>
        </w:r>
        <w:r w:rsidRPr="009062DC">
          <w:rPr>
            <w:rFonts w:ascii="iCiel Avenir LT Std 35 Light" w:hAnsi="iCiel Avenir LT Std 35 Light" w:cs="Avenir LT Std 35 Light"/>
            <w:i/>
            <w:iCs/>
            <w:sz w:val="22"/>
            <w:szCs w:val="22"/>
            <w:lang w:val="en-GB"/>
          </w:rPr>
          <w:t>â</w:t>
        </w:r>
        <w:r w:rsidRPr="009062DC">
          <w:rPr>
            <w:rFonts w:ascii="iCiel Avenir LT Std 35 Light" w:hAnsi="iCiel Avenir LT Std 35 Light" w:cs="Arial"/>
            <w:i/>
            <w:iCs/>
            <w:sz w:val="22"/>
            <w:szCs w:val="22"/>
            <w:lang w:val="en-GB"/>
          </w:rPr>
          <w:t xml:space="preserve">y </w:t>
        </w:r>
        <w:r w:rsidRPr="009062DC">
          <w:rPr>
            <w:rFonts w:ascii="iCiel Avenir LT Std 35 Light" w:hAnsi="iCiel Avenir LT Std 35 Light" w:cs="Calibri"/>
            <w:i/>
            <w:iCs/>
            <w:sz w:val="22"/>
            <w:szCs w:val="22"/>
            <w:lang w:val="en-GB"/>
          </w:rPr>
          <w:t>để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ớ</w:t>
        </w:r>
        <w:r w:rsidRPr="009062DC">
          <w:rPr>
            <w:rFonts w:ascii="iCiel Avenir LT Std 35 Light" w:hAnsi="iCiel Avenir LT Std 35 Light" w:cs="Arial"/>
            <w:i/>
            <w:iCs/>
            <w:sz w:val="22"/>
            <w:szCs w:val="22"/>
            <w:lang w:val="en-GB"/>
          </w:rPr>
          <w:t>i nh</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h</w:t>
        </w:r>
        <w:r w:rsidRPr="009062DC">
          <w:rPr>
            <w:rFonts w:ascii="iCiel Avenir LT Std 35 Light" w:hAnsi="iCiel Avenir LT Std 35 Light" w:cs="Calibri"/>
            <w:i/>
            <w:iCs/>
            <w:sz w:val="22"/>
            <w:szCs w:val="22"/>
            <w:lang w:val="en-GB"/>
          </w:rPr>
          <w:t>ọ</w:t>
        </w:r>
        <w:r w:rsidRPr="009062DC">
          <w:rPr>
            <w:rFonts w:ascii="iCiel Avenir LT Std 35 Light" w:hAnsi="iCiel Avenir LT Std 35 Light" w:cs="Arial"/>
            <w:i/>
            <w:iCs/>
            <w:sz w:val="22"/>
            <w:szCs w:val="22"/>
            <w:lang w:val="en-GB"/>
          </w:rPr>
          <w:t>c ng</w:t>
        </w:r>
        <w:r w:rsidRPr="009062DC">
          <w:rPr>
            <w:rFonts w:ascii="iCiel Avenir LT Std 35 Light" w:hAnsi="iCiel Avenir LT Std 35 Light" w:cs="Calibri"/>
            <w:i/>
            <w:iCs/>
            <w:sz w:val="22"/>
            <w:szCs w:val="22"/>
            <w:lang w:val="en-GB"/>
          </w:rPr>
          <w:t>ắ</w:t>
        </w:r>
        <w:r w:rsidRPr="009062DC">
          <w:rPr>
            <w:rFonts w:ascii="iCiel Avenir LT Std 35 Light" w:hAnsi="iCiel Avenir LT Std 35 Light" w:cs="Arial"/>
            <w:i/>
            <w:iCs/>
            <w:sz w:val="22"/>
            <w:szCs w:val="22"/>
            <w:lang w:val="en-GB"/>
          </w:rPr>
          <w:t>n c</w:t>
        </w:r>
        <w:r w:rsidRPr="009062DC">
          <w:rPr>
            <w:rFonts w:ascii="iCiel Avenir LT Std 35 Light" w:hAnsi="iCiel Avenir LT Std 35 Light" w:cs="Calibri"/>
            <w:i/>
            <w:iCs/>
            <w:sz w:val="22"/>
            <w:szCs w:val="22"/>
            <w:lang w:val="en-GB"/>
          </w:rPr>
          <w:t>ũ</w:t>
        </w:r>
        <w:r w:rsidRPr="009062DC">
          <w:rPr>
            <w:rFonts w:ascii="iCiel Avenir LT Std 35 Light" w:hAnsi="iCiel Avenir LT Std 35 Light" w:cs="Arial"/>
            <w:i/>
            <w:iCs/>
            <w:sz w:val="22"/>
            <w:szCs w:val="22"/>
            <w:lang w:val="en-GB"/>
          </w:rPr>
          <w:t>ng nh</w:t>
        </w:r>
        <w:r w:rsidRPr="009062DC">
          <w:rPr>
            <w:rFonts w:ascii="iCiel Avenir LT Std 35 Light" w:hAnsi="iCiel Avenir LT Std 35 Light" w:cs="Calibri"/>
            <w:i/>
            <w:iCs/>
            <w:sz w:val="22"/>
            <w:szCs w:val="22"/>
            <w:lang w:val="en-GB"/>
          </w:rPr>
          <w:t>ư</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h</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ng nghi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p,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o kh</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ch m</w:t>
        </w:r>
        <w:r w:rsidRPr="009062DC">
          <w:rPr>
            <w:rFonts w:ascii="iCiel Avenir LT Std 35 Light" w:hAnsi="iCiel Avenir LT Std 35 Light" w:cs="Calibri"/>
            <w:i/>
            <w:iCs/>
            <w:sz w:val="22"/>
            <w:szCs w:val="22"/>
            <w:lang w:val="en-GB"/>
          </w:rPr>
          <w:t>ờ</w:t>
        </w:r>
        <w:r w:rsidRPr="009062DC">
          <w:rPr>
            <w:rFonts w:ascii="iCiel Avenir LT Std 35 Light" w:hAnsi="iCiel Avenir LT Std 35 Light" w:cs="Arial"/>
            <w:i/>
            <w:iCs/>
            <w:sz w:val="22"/>
            <w:szCs w:val="22"/>
            <w:lang w:val="en-GB"/>
          </w:rPr>
          <w:t>i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cu</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c thi, s</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 xml:space="preserve"> ki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i BUV: </w:t>
        </w:r>
      </w:ins>
    </w:p>
    <w:p w14:paraId="0EAE3494" w14:textId="77777777" w:rsidR="005F5D10" w:rsidRDefault="005F5D10" w:rsidP="005F5D10">
      <w:pPr>
        <w:tabs>
          <w:tab w:val="left" w:pos="630"/>
          <w:tab w:val="left" w:pos="1080"/>
        </w:tabs>
        <w:rPr>
          <w:ins w:id="7235" w:author="An Tran, ACA (BUV)" w:date="2024-09-12T11:03:00Z" w16du:dateUtc="2024-09-12T04:03:00Z"/>
          <w:rStyle w:val="Hyperlink"/>
          <w:rFonts w:ascii="iCiel Avenir LT Std 35 Light" w:hAnsi="iCiel Avenir LT Std 35 Light" w:cs="Arial"/>
          <w:i/>
          <w:iCs/>
          <w:sz w:val="22"/>
          <w:szCs w:val="22"/>
          <w:lang w:val="en-GB"/>
        </w:rPr>
      </w:pPr>
      <w:ins w:id="7236" w:author="An Tran, ACA (BUV)" w:date="2024-09-12T11:03:00Z" w16du:dateUtc="2024-09-12T04:03:00Z">
        <w:r w:rsidRPr="009062DC">
          <w:rPr>
            <w:rFonts w:ascii="iCiel Avenir LT Std 35 Light" w:hAnsi="iCiel Avenir LT Std 35 Light" w:cs="Arial"/>
            <w:i/>
            <w:iCs/>
            <w:sz w:val="22"/>
            <w:szCs w:val="22"/>
            <w:lang w:val="en-GB"/>
          </w:rPr>
          <w:t xml:space="preserve">BUV Careers Services: </w:t>
        </w:r>
        <w:r>
          <w:fldChar w:fldCharType="begin"/>
        </w:r>
        <w:r>
          <w:instrText>HYPERLINK "https://www.facebook.com/buvcareer"</w:instrText>
        </w:r>
        <w:r>
          <w:fldChar w:fldCharType="separate"/>
        </w:r>
        <w:r w:rsidRPr="009062DC">
          <w:rPr>
            <w:rStyle w:val="Hyperlink"/>
            <w:rFonts w:ascii="iCiel Avenir LT Std 35 Light" w:hAnsi="iCiel Avenir LT Std 35 Light" w:cs="Arial"/>
            <w:i/>
            <w:iCs/>
            <w:sz w:val="22"/>
            <w:szCs w:val="22"/>
            <w:lang w:val="en-GB"/>
          </w:rPr>
          <w:t>https://www.facebook.com/buvcareer</w:t>
        </w:r>
        <w:r>
          <w:rPr>
            <w:rStyle w:val="Hyperlink"/>
            <w:rFonts w:ascii="iCiel Avenir LT Std 35 Light" w:hAnsi="iCiel Avenir LT Std 35 Light" w:cs="Arial"/>
            <w:i/>
            <w:iCs/>
            <w:sz w:val="22"/>
            <w:szCs w:val="22"/>
            <w:lang w:val="en-GB"/>
          </w:rPr>
          <w:fldChar w:fldCharType="end"/>
        </w:r>
      </w:ins>
    </w:p>
    <w:p w14:paraId="4C23D893" w14:textId="77777777" w:rsidR="005F5D10" w:rsidRPr="006D0122" w:rsidRDefault="005F5D10" w:rsidP="005F5D10">
      <w:pPr>
        <w:pStyle w:val="ListParagraph"/>
        <w:tabs>
          <w:tab w:val="left" w:pos="630"/>
          <w:tab w:val="left" w:pos="1080"/>
        </w:tabs>
        <w:ind w:firstLine="0"/>
        <w:rPr>
          <w:ins w:id="7237" w:author="An Tran, ACA (BUV)" w:date="2024-09-12T11:03:00Z" w16du:dateUtc="2024-09-12T04:03:00Z"/>
          <w:rStyle w:val="Hyperlink"/>
          <w:rFonts w:ascii="iCiel Avenir LT Std 35 Light" w:hAnsi="iCiel Avenir LT Std 35 Light" w:cs="Arial"/>
          <w:sz w:val="22"/>
          <w:szCs w:val="22"/>
        </w:rPr>
      </w:pPr>
      <w:ins w:id="7238" w:author="An Tran, ACA (BUV)" w:date="2024-09-12T11:03:00Z" w16du:dateUtc="2024-09-12T04:03:00Z">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r>
          <w:fldChar w:fldCharType="begin"/>
        </w:r>
        <w:r>
          <w:instrText>HYPERLINK "https://student.buv.edu.vn/"</w:instrText>
        </w:r>
        <w:r>
          <w:fldChar w:fldCharType="separate"/>
        </w:r>
        <w:r>
          <w:fldChar w:fldCharType="begin"/>
        </w:r>
        <w:r>
          <w:instrText>HYPERLINK "https://buv.careercentre.me/welcome/British-University-Vietnam"</w:instrText>
        </w:r>
        <w:r>
          <w:fldChar w:fldCharType="separate"/>
        </w:r>
        <w:r w:rsidRPr="006D0122">
          <w:rPr>
            <w:rStyle w:val="Hyperlink"/>
            <w:rFonts w:ascii="iCiel Avenir LT Std 35 Light" w:hAnsi="iCiel Avenir LT Std 35 Light" w:cs="Arial"/>
            <w:noProof/>
            <w:sz w:val="22"/>
            <w:szCs w:val="22"/>
            <w:lang w:val="en-GB"/>
          </w:rPr>
          <w:t>https://buv.careercentre.me/welcome/British-University-Vietnam</w:t>
        </w:r>
        <w:r>
          <w:rPr>
            <w:rStyle w:val="Hyperlink"/>
            <w:rFonts w:ascii="iCiel Avenir LT Std 35 Light" w:hAnsi="iCiel Avenir LT Std 35 Light" w:cs="Arial"/>
            <w:noProof/>
            <w:sz w:val="22"/>
            <w:szCs w:val="22"/>
            <w:lang w:val="en-GB"/>
          </w:rPr>
          <w:fldChar w:fldCharType="end"/>
        </w:r>
        <w:r w:rsidRPr="006D0122">
          <w:rPr>
            <w:rStyle w:val="Hyperlink"/>
            <w:rFonts w:ascii="iCiel Avenir LT Std 35 Light" w:hAnsi="iCiel Avenir LT Std 35 Light" w:cs="Arial"/>
            <w:i/>
            <w:iCs/>
            <w:noProof/>
            <w:sz w:val="22"/>
            <w:szCs w:val="22"/>
            <w:lang w:val="en-GB"/>
          </w:rPr>
          <w:t>/</w:t>
        </w:r>
        <w:r>
          <w:rPr>
            <w:rStyle w:val="Hyperlink"/>
            <w:rFonts w:ascii="iCiel Avenir LT Std 35 Light" w:hAnsi="iCiel Avenir LT Std 35 Light" w:cs="Arial"/>
            <w:i/>
            <w:iCs/>
            <w:noProof/>
            <w:sz w:val="22"/>
            <w:szCs w:val="22"/>
            <w:lang w:val="en-GB"/>
          </w:rPr>
          <w:fldChar w:fldCharType="end"/>
        </w:r>
      </w:ins>
    </w:p>
    <w:p w14:paraId="16384BD5" w14:textId="77777777" w:rsidR="005F5D10" w:rsidRPr="009062DC" w:rsidRDefault="005F5D10" w:rsidP="005F5D10">
      <w:pPr>
        <w:tabs>
          <w:tab w:val="left" w:pos="630"/>
          <w:tab w:val="left" w:pos="1080"/>
        </w:tabs>
        <w:rPr>
          <w:ins w:id="7239" w:author="An Tran, ACA (BUV)" w:date="2024-09-12T11:03:00Z" w16du:dateUtc="2024-09-12T04:03:00Z"/>
          <w:rFonts w:ascii="iCiel Avenir LT Std 35 Light" w:hAnsi="iCiel Avenir LT Std 35 Light" w:cs="Arial"/>
          <w:i/>
          <w:iCs/>
          <w:sz w:val="22"/>
          <w:szCs w:val="22"/>
          <w:lang w:val="en-GB"/>
        </w:rPr>
      </w:pPr>
      <w:ins w:id="7240" w:author="An Tran, ACA (BUV)" w:date="2024-09-12T11:03:00Z" w16du:dateUtc="2024-09-12T04:03:00Z">
        <w:r w:rsidRPr="009062DC">
          <w:rPr>
            <w:rFonts w:ascii="iCiel Avenir LT Std 35 Light" w:hAnsi="iCiel Avenir LT Std 35 Light" w:cs="Arial"/>
            <w:i/>
            <w:iCs/>
            <w:sz w:val="22"/>
            <w:szCs w:val="22"/>
            <w:lang w:val="en-GB"/>
          </w:rPr>
          <w:t xml:space="preserve">BUV Student Community: </w:t>
        </w:r>
        <w:r>
          <w:fldChar w:fldCharType="begin"/>
        </w:r>
        <w:r>
          <w:instrText>HYPERLINK "https://www.facebook.com/buvstudentcommunity"</w:instrText>
        </w:r>
        <w:r>
          <w:fldChar w:fldCharType="separate"/>
        </w:r>
        <w:r w:rsidRPr="009062DC">
          <w:rPr>
            <w:rStyle w:val="Hyperlink"/>
            <w:rFonts w:ascii="iCiel Avenir LT Std 35 Light" w:hAnsi="iCiel Avenir LT Std 35 Light" w:cs="Arial"/>
            <w:i/>
            <w:iCs/>
            <w:sz w:val="22"/>
            <w:szCs w:val="22"/>
            <w:lang w:val="en-GB"/>
          </w:rPr>
          <w:t>https://www.facebook.com/buvstudentcommunity</w:t>
        </w:r>
        <w:r>
          <w:rPr>
            <w:rStyle w:val="Hyperlink"/>
            <w:rFonts w:ascii="iCiel Avenir LT Std 35 Light" w:hAnsi="iCiel Avenir LT Std 35 Light" w:cs="Arial"/>
            <w:i/>
            <w:iCs/>
            <w:sz w:val="22"/>
            <w:szCs w:val="22"/>
            <w:lang w:val="en-GB"/>
          </w:rPr>
          <w:fldChar w:fldCharType="end"/>
        </w:r>
        <w:r w:rsidRPr="009062DC">
          <w:rPr>
            <w:rFonts w:ascii="iCiel Avenir LT Std 35 Light" w:hAnsi="iCiel Avenir LT Std 35 Light" w:cs="Arial"/>
            <w:i/>
            <w:iCs/>
            <w:sz w:val="22"/>
            <w:szCs w:val="22"/>
            <w:lang w:val="en-GB"/>
          </w:rPr>
          <w:t xml:space="preserve"> </w:t>
        </w:r>
      </w:ins>
    </w:p>
    <w:p w14:paraId="08C1E859" w14:textId="77777777" w:rsidR="005F5D10" w:rsidRPr="009062DC" w:rsidRDefault="005F5D10" w:rsidP="005F5D10">
      <w:pPr>
        <w:tabs>
          <w:tab w:val="left" w:pos="630"/>
          <w:tab w:val="left" w:pos="1080"/>
        </w:tabs>
        <w:rPr>
          <w:ins w:id="7241" w:author="An Tran, ACA (BUV)" w:date="2024-09-12T11:03:00Z" w16du:dateUtc="2024-09-12T04:03:00Z"/>
          <w:rFonts w:ascii="iCiel Avenir LT Std 35 Light" w:hAnsi="iCiel Avenir LT Std 35 Light" w:cs="Arial"/>
          <w:i/>
          <w:iCs/>
          <w:sz w:val="22"/>
          <w:szCs w:val="22"/>
          <w:lang w:val="en-GB"/>
        </w:rPr>
      </w:pPr>
      <w:ins w:id="7242" w:author="An Tran, ACA (BUV)" w:date="2024-09-12T11:03:00Z" w16du:dateUtc="2024-09-12T04:03:00Z">
        <w:r w:rsidRPr="009062DC">
          <w:rPr>
            <w:rFonts w:ascii="iCiel Avenir LT Std 35 Light" w:hAnsi="iCiel Avenir LT Std 35 Light" w:cs="Arial"/>
            <w:i/>
            <w:iCs/>
            <w:sz w:val="22"/>
            <w:szCs w:val="22"/>
            <w:lang w:val="en-GB"/>
          </w:rPr>
          <w:t xml:space="preserve">BUV Student Life: </w:t>
        </w:r>
        <w:r>
          <w:fldChar w:fldCharType="begin"/>
        </w:r>
        <w:r>
          <w:instrText>HYPERLINK "https://www.facebook.com/buvstudentlife"</w:instrText>
        </w:r>
        <w:r>
          <w:fldChar w:fldCharType="separate"/>
        </w:r>
        <w:r w:rsidRPr="009062DC">
          <w:rPr>
            <w:rStyle w:val="Hyperlink"/>
            <w:rFonts w:ascii="iCiel Avenir LT Std 35 Light" w:hAnsi="iCiel Avenir LT Std 35 Light" w:cs="Arial"/>
            <w:i/>
            <w:iCs/>
            <w:sz w:val="22"/>
            <w:szCs w:val="22"/>
            <w:lang w:val="en-GB"/>
          </w:rPr>
          <w:t>https://www.facebook.com/buvstudentlife</w:t>
        </w:r>
        <w:r>
          <w:rPr>
            <w:rStyle w:val="Hyperlink"/>
            <w:rFonts w:ascii="iCiel Avenir LT Std 35 Light" w:hAnsi="iCiel Avenir LT Std 35 Light" w:cs="Arial"/>
            <w:i/>
            <w:iCs/>
            <w:sz w:val="22"/>
            <w:szCs w:val="22"/>
            <w:lang w:val="en-GB"/>
          </w:rPr>
          <w:fldChar w:fldCharType="end"/>
        </w:r>
        <w:r w:rsidRPr="009062DC">
          <w:rPr>
            <w:rFonts w:ascii="iCiel Avenir LT Std 35 Light" w:hAnsi="iCiel Avenir LT Std 35 Light" w:cs="Arial"/>
            <w:i/>
            <w:iCs/>
            <w:sz w:val="22"/>
            <w:szCs w:val="22"/>
            <w:lang w:val="en-GB"/>
          </w:rPr>
          <w:t xml:space="preserve"> </w:t>
        </w:r>
      </w:ins>
    </w:p>
    <w:p w14:paraId="11FB5A21" w14:textId="77777777" w:rsidR="005F5D10" w:rsidRPr="009062DC" w:rsidRDefault="005F5D10" w:rsidP="005F5D10">
      <w:pPr>
        <w:tabs>
          <w:tab w:val="left" w:pos="630"/>
          <w:tab w:val="left" w:pos="1080"/>
        </w:tabs>
        <w:rPr>
          <w:ins w:id="7243" w:author="An Tran, ACA (BUV)" w:date="2024-09-12T11:03:00Z" w16du:dateUtc="2024-09-12T04:03:00Z"/>
          <w:rFonts w:ascii="iCiel Avenir LT Std 35 Light" w:hAnsi="iCiel Avenir LT Std 35 Light" w:cs="Arial"/>
          <w:i/>
          <w:iCs/>
          <w:color w:val="FF0000"/>
          <w:sz w:val="22"/>
          <w:szCs w:val="22"/>
          <w:lang w:val="vi-VN"/>
        </w:rPr>
      </w:pPr>
      <w:ins w:id="7244" w:author="An Tran, ACA (BUV)" w:date="2024-09-12T11:03:00Z" w16du:dateUtc="2024-09-12T04:03:00Z">
        <w:r w:rsidRPr="004D4A16">
          <w:rPr>
            <w:rFonts w:ascii="iCiel Avenir LT Std 35 Light" w:hAnsi="iCiel Avenir LT Std 35 Light" w:cs="Arial"/>
            <w:i/>
            <w:iCs/>
            <w:sz w:val="22"/>
            <w:szCs w:val="22"/>
            <w:lang w:val="vi-VN"/>
          </w:rPr>
          <w:t>BUV Student Wellbeing:</w:t>
        </w:r>
        <w:r w:rsidRPr="009062DC">
          <w:rPr>
            <w:rFonts w:ascii="iCiel Avenir LT Std 35 Light" w:hAnsi="iCiel Avenir LT Std 35 Light" w:cs="Arial"/>
            <w:i/>
            <w:iCs/>
            <w:color w:val="FF0000"/>
            <w:sz w:val="22"/>
            <w:szCs w:val="22"/>
            <w:lang w:val="vi-VN"/>
          </w:rPr>
          <w:t xml:space="preserve"> </w:t>
        </w:r>
        <w:r>
          <w:fldChar w:fldCharType="begin"/>
        </w:r>
        <w:r>
          <w:instrText>HYPERLINK "https://www.facebook.com/BUVstudentWELLBEING"</w:instrText>
        </w:r>
        <w:r>
          <w:fldChar w:fldCharType="separate"/>
        </w:r>
        <w:r w:rsidRPr="004D4A16">
          <w:rPr>
            <w:rStyle w:val="Hyperlink"/>
            <w:rFonts w:ascii="iCiel Avenir LT Std 35 Light" w:hAnsi="iCiel Avenir LT Std 35 Light" w:cs="Arial"/>
            <w:i/>
            <w:iCs/>
            <w:sz w:val="22"/>
            <w:szCs w:val="22"/>
            <w:lang w:val="en-GB"/>
          </w:rPr>
          <w:t>https://www.facebook.com/BUVstudentWELLBEING</w:t>
        </w:r>
        <w:r>
          <w:rPr>
            <w:rStyle w:val="Hyperlink"/>
            <w:rFonts w:ascii="iCiel Avenir LT Std 35 Light" w:hAnsi="iCiel Avenir LT Std 35 Light" w:cs="Arial"/>
            <w:i/>
            <w:iCs/>
            <w:sz w:val="22"/>
            <w:szCs w:val="22"/>
            <w:lang w:val="en-GB"/>
          </w:rPr>
          <w:fldChar w:fldCharType="end"/>
        </w:r>
      </w:ins>
    </w:p>
    <w:p w14:paraId="72BD5583" w14:textId="77777777" w:rsidR="005F5D10" w:rsidRPr="00EC18E1" w:rsidRDefault="005F5D10" w:rsidP="005F5D10">
      <w:pPr>
        <w:tabs>
          <w:tab w:val="left" w:pos="630"/>
          <w:tab w:val="left" w:pos="1080"/>
        </w:tabs>
        <w:ind w:firstLine="0"/>
        <w:rPr>
          <w:ins w:id="7245" w:author="An Tran, ACA (BUV)" w:date="2024-09-12T11:03:00Z" w16du:dateUtc="2024-09-12T04:03:00Z"/>
          <w:rFonts w:ascii="iCiel Avenir LT Std 35 Light" w:hAnsi="iCiel Avenir LT Std 35 Light" w:cs="Arial"/>
          <w:i/>
          <w:iCs/>
          <w:sz w:val="22"/>
          <w:szCs w:val="22"/>
          <w:lang w:val="vi-VN"/>
        </w:rPr>
      </w:pPr>
      <w:ins w:id="7246" w:author="An Tran, ACA (BUV)" w:date="2024-09-12T11:03:00Z" w16du:dateUtc="2024-09-12T04:03:00Z">
        <w:r w:rsidRPr="00EC18E1">
          <w:rPr>
            <w:rFonts w:ascii="iCiel Avenir LT Std 35 Light" w:hAnsi="iCiel Avenir LT Std 35 Light" w:cs="Arial"/>
            <w:i/>
            <w:iCs/>
            <w:sz w:val="22"/>
            <w:szCs w:val="22"/>
            <w:lang w:val="vi-VN"/>
          </w:rPr>
          <w:t xml:space="preserve">Hàng tháng, </w:t>
        </w:r>
        <w:r w:rsidRPr="004D4A16">
          <w:rPr>
            <w:rFonts w:ascii="iCiel Avenir LT Std 35 Light" w:hAnsi="iCiel Avenir LT Std 35 Light" w:cs="Arial"/>
            <w:i/>
            <w:iCs/>
            <w:sz w:val="22"/>
            <w:szCs w:val="22"/>
            <w:lang w:val="vi-VN"/>
          </w:rPr>
          <w:t>Ban Công tác và Phát tri</w:t>
        </w:r>
        <w:r w:rsidRPr="004D4A16">
          <w:rPr>
            <w:rFonts w:ascii="iCiel Avenir LT Std 35 Light" w:hAnsi="iCiel Avenir LT Std 35 Light" w:cs="Calibri"/>
            <w:i/>
            <w:iCs/>
            <w:sz w:val="22"/>
            <w:szCs w:val="22"/>
            <w:lang w:val="vi-VN"/>
          </w:rPr>
          <w:t>ể</w:t>
        </w:r>
        <w:r w:rsidRPr="004D4A16">
          <w:rPr>
            <w:rFonts w:ascii="iCiel Avenir LT Std 35 Light" w:hAnsi="iCiel Avenir LT Std 35 Light" w:cs="Arial"/>
            <w:i/>
            <w:iCs/>
            <w:sz w:val="22"/>
            <w:szCs w:val="22"/>
            <w:lang w:val="vi-VN"/>
          </w:rPr>
          <w:t>n Sinh vi</w:t>
        </w:r>
        <w:r w:rsidRPr="004D4A16">
          <w:rPr>
            <w:rFonts w:ascii="iCiel Avenir LT Std 35 Light" w:hAnsi="iCiel Avenir LT Std 35 Light" w:cs="Avenir LT Std 35 Light"/>
            <w:i/>
            <w:iCs/>
            <w:sz w:val="22"/>
            <w:szCs w:val="22"/>
            <w:lang w:val="vi-VN"/>
          </w:rPr>
          <w:t>ê</w:t>
        </w:r>
        <w:r w:rsidRPr="004D4A16">
          <w:rPr>
            <w:rFonts w:ascii="iCiel Avenir LT Std 35 Light" w:hAnsi="iCiel Avenir LT Std 35 Light" w:cs="Arial"/>
            <w:i/>
            <w:iCs/>
            <w:sz w:val="22"/>
            <w:szCs w:val="22"/>
            <w:lang w:val="vi-VN"/>
          </w:rPr>
          <w:t xml:space="preserve">n </w:t>
        </w:r>
        <w:r w:rsidRPr="00EC18E1">
          <w:rPr>
            <w:rFonts w:ascii="iCiel Avenir LT Std 35 Light" w:hAnsi="iCiel Avenir LT Std 35 Light" w:cs="Arial"/>
            <w:i/>
            <w:iCs/>
            <w:sz w:val="22"/>
            <w:szCs w:val="22"/>
            <w:lang w:val="vi-VN"/>
          </w:rPr>
          <w:t>c</w:t>
        </w:r>
        <w:r w:rsidRPr="00EC18E1">
          <w:rPr>
            <w:rFonts w:ascii="iCiel Avenir LT Std 35 Light" w:hAnsi="iCiel Avenir LT Std 35 Light" w:cs="Calibri"/>
            <w:i/>
            <w:iCs/>
            <w:sz w:val="22"/>
            <w:szCs w:val="22"/>
            <w:lang w:val="vi-VN"/>
          </w:rPr>
          <w:t>ũ</w:t>
        </w:r>
        <w:r w:rsidRPr="00EC18E1">
          <w:rPr>
            <w:rFonts w:ascii="iCiel Avenir LT Std 35 Light" w:hAnsi="iCiel Avenir LT Std 35 Light" w:cs="Arial"/>
            <w:i/>
            <w:iCs/>
            <w:sz w:val="22"/>
            <w:szCs w:val="22"/>
            <w:lang w:val="vi-VN"/>
          </w:rPr>
          <w:t>ng g</w:t>
        </w:r>
        <w:r w:rsidRPr="00EC18E1">
          <w:rPr>
            <w:rFonts w:ascii="iCiel Avenir LT Std 35 Light" w:hAnsi="iCiel Avenir LT Std 35 Light" w:cs="Calibri"/>
            <w:i/>
            <w:iCs/>
            <w:sz w:val="22"/>
            <w:szCs w:val="22"/>
            <w:lang w:val="vi-VN"/>
          </w:rPr>
          <w:t>ử</w:t>
        </w:r>
        <w:r w:rsidRPr="00EC18E1">
          <w:rPr>
            <w:rFonts w:ascii="iCiel Avenir LT Std 35 Light" w:hAnsi="iCiel Avenir LT Std 35 Light" w:cs="Arial"/>
            <w:i/>
            <w:iCs/>
            <w:sz w:val="22"/>
            <w:szCs w:val="22"/>
            <w:lang w:val="vi-VN"/>
          </w:rPr>
          <w:t>i ra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Newsletter nh</w:t>
        </w:r>
        <w:r w:rsidRPr="00EC18E1">
          <w:rPr>
            <w:rFonts w:ascii="iCiel Avenir LT Std 35 Light" w:hAnsi="iCiel Avenir LT Std 35 Light" w:cs="Calibri"/>
            <w:i/>
            <w:iCs/>
            <w:sz w:val="22"/>
            <w:szCs w:val="22"/>
            <w:lang w:val="vi-VN"/>
          </w:rPr>
          <w:t>ằ</w:t>
        </w:r>
        <w:r w:rsidRPr="00EC18E1">
          <w:rPr>
            <w:rFonts w:ascii="iCiel Avenir LT Std 35 Light" w:hAnsi="iCiel Avenir LT Std 35 Light" w:cs="Arial"/>
            <w:i/>
            <w:iCs/>
            <w:sz w:val="22"/>
            <w:szCs w:val="22"/>
            <w:lang w:val="vi-VN"/>
          </w:rPr>
          <w:t>m gi</w:t>
        </w:r>
        <w:r w:rsidRPr="00EC18E1">
          <w:rPr>
            <w:rFonts w:ascii="iCiel Avenir LT Std 35 Light" w:hAnsi="iCiel Avenir LT Std 35 Light" w:cs="Avenir Next LT Pro"/>
            <w:i/>
            <w:iCs/>
            <w:sz w:val="22"/>
            <w:szCs w:val="22"/>
            <w:lang w:val="vi-VN"/>
          </w:rPr>
          <w:t>ú</w:t>
        </w:r>
        <w:r w:rsidRPr="00EC18E1">
          <w:rPr>
            <w:rFonts w:ascii="iCiel Avenir LT Std 35 Light" w:hAnsi="iCiel Avenir LT Std 35 Light" w:cs="Arial"/>
            <w:i/>
            <w:iCs/>
            <w:sz w:val="22"/>
            <w:szCs w:val="22"/>
            <w:lang w:val="vi-VN"/>
          </w:rPr>
          <w:t>p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w:t>
        </w:r>
        <w:r w:rsidRPr="00EC18E1">
          <w:rPr>
            <w:rFonts w:ascii="iCiel Avenir LT Std 35 Light" w:hAnsi="iCiel Avenir LT Std 35 Light" w:cs="Arial"/>
            <w:i/>
            <w:iCs/>
            <w:sz w:val="22"/>
            <w:szCs w:val="22"/>
            <w:lang w:val="vi-VN"/>
          </w:rPr>
          <w:t>ang di</w:t>
        </w:r>
        <w:r w:rsidRPr="00EC18E1">
          <w:rPr>
            <w:rFonts w:ascii="iCiel Avenir LT Std 35 Light" w:hAnsi="iCiel Avenir LT Std 35 Light" w:cs="Calibri"/>
            <w:i/>
            <w:iCs/>
            <w:sz w:val="22"/>
            <w:szCs w:val="22"/>
            <w:lang w:val="vi-VN"/>
          </w:rPr>
          <w:t>ễ</w:t>
        </w:r>
        <w:r w:rsidRPr="00EC18E1">
          <w:rPr>
            <w:rFonts w:ascii="iCiel Avenir LT Std 35 Light" w:hAnsi="iCiel Avenir LT Std 35 Light" w:cs="Arial"/>
            <w:i/>
            <w:iCs/>
            <w:sz w:val="22"/>
            <w:szCs w:val="22"/>
            <w:lang w:val="vi-VN"/>
          </w:rPr>
          <w:t>n ra,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quan tr</w:t>
        </w:r>
        <w:r w:rsidRPr="00EC18E1">
          <w:rPr>
            <w:rFonts w:ascii="iCiel Avenir LT Std 35 Light" w:hAnsi="iCiel Avenir LT Std 35 Light" w:cs="Calibri"/>
            <w:i/>
            <w:iCs/>
            <w:sz w:val="22"/>
            <w:szCs w:val="22"/>
            <w:lang w:val="vi-VN"/>
          </w:rPr>
          <w:t>ọ</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ó</w:t>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h</w:t>
        </w:r>
        <w:r w:rsidRPr="00EC18E1">
          <w:rPr>
            <w:rFonts w:ascii="iCiel Avenir LT Std 35 Light" w:hAnsi="iCiel Avenir LT Std 35 Light" w:cs="Avenir Next LT Pro"/>
            <w:i/>
            <w:iCs/>
            <w:sz w:val="22"/>
            <w:szCs w:val="22"/>
            <w:lang w:val="vi-VN"/>
          </w:rPr>
          <w:t>ì</w:t>
        </w:r>
        <w:r w:rsidRPr="00EC18E1">
          <w:rPr>
            <w:rFonts w:ascii="iCiel Avenir LT Std 35 Light" w:hAnsi="iCiel Avenir LT Std 35 Light" w:cs="Arial"/>
            <w:i/>
            <w:iCs/>
            <w:sz w:val="22"/>
            <w:szCs w:val="22"/>
            <w:lang w:val="vi-VN"/>
          </w:rPr>
          <w:t>nh dung to</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nh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ng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nh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tr</w:t>
        </w:r>
        <w:r w:rsidRPr="00EC18E1">
          <w:rPr>
            <w:rFonts w:ascii="iCiel Avenir LT Std 35 Light" w:hAnsi="iCiel Avenir LT Std 35 Light" w:cs="Calibri"/>
            <w:i/>
            <w:iCs/>
            <w:sz w:val="22"/>
            <w:szCs w:val="22"/>
            <w:lang w:val="vi-VN"/>
          </w:rPr>
          <w:t>ườ</w:t>
        </w:r>
        <w:r w:rsidRPr="00EC18E1">
          <w:rPr>
            <w:rFonts w:ascii="iCiel Avenir LT Std 35 Light" w:hAnsi="iCiel Avenir LT Std 35 Light" w:cs="Arial"/>
            <w:i/>
            <w:iCs/>
            <w:sz w:val="22"/>
            <w:szCs w:val="22"/>
            <w:lang w:val="vi-VN"/>
          </w:rPr>
          <w:t>ng. N</w:t>
        </w:r>
        <w:r w:rsidRPr="00EC18E1">
          <w:rPr>
            <w:rFonts w:ascii="iCiel Avenir LT Std 35 Light" w:hAnsi="iCiel Avenir LT Std 35 Light" w:cs="Calibri"/>
            <w:i/>
            <w:iCs/>
            <w:sz w:val="22"/>
            <w:szCs w:val="22"/>
            <w:lang w:val="vi-VN"/>
          </w:rPr>
          <w:t>ế</w:t>
        </w:r>
        <w:r w:rsidRPr="00EC18E1">
          <w:rPr>
            <w:rFonts w:ascii="iCiel Avenir LT Std 35 Light" w:hAnsi="iCiel Avenir LT Std 35 Light" w:cs="Arial"/>
            <w:i/>
            <w:iCs/>
            <w:sz w:val="22"/>
            <w:szCs w:val="22"/>
            <w:lang w:val="vi-VN"/>
          </w:rPr>
          <w:t>u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và sinh viên có nhu c</w:t>
        </w:r>
        <w:r w:rsidRPr="00EC18E1">
          <w:rPr>
            <w:rFonts w:ascii="iCiel Avenir LT Std 35 Light" w:hAnsi="iCiel Avenir LT Std 35 Light" w:cs="Calibri"/>
            <w:i/>
            <w:iCs/>
            <w:sz w:val="22"/>
            <w:szCs w:val="22"/>
            <w:lang w:val="vi-VN"/>
          </w:rPr>
          <w:t>ầ</w:t>
        </w:r>
        <w:r w:rsidRPr="00EC18E1">
          <w:rPr>
            <w:rFonts w:ascii="iCiel Avenir LT Std 35 Light" w:hAnsi="iCiel Avenir LT Std 35 Light" w:cs="Arial"/>
            <w:i/>
            <w:iCs/>
            <w:sz w:val="22"/>
            <w:szCs w:val="22"/>
            <w:lang w:val="vi-VN"/>
          </w:rPr>
          <w:t xml:space="preserve">u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ng, vui l</w:t>
        </w:r>
        <w:r w:rsidRPr="00EC18E1">
          <w:rPr>
            <w:rFonts w:ascii="iCiel Avenir LT Std 35 Light" w:hAnsi="iCiel Avenir LT Std 35 Light" w:cs="Avenir Next LT Pro"/>
            <w:i/>
            <w:iCs/>
            <w:sz w:val="22"/>
            <w:szCs w:val="22"/>
            <w:lang w:val="vi-VN"/>
          </w:rPr>
          <w:t>ò</w:t>
        </w:r>
        <w:r w:rsidRPr="00EC18E1">
          <w:rPr>
            <w:rFonts w:ascii="iCiel Avenir LT Std 35 Light" w:hAnsi="iCiel Avenir LT Std 35 Light" w:cs="Arial"/>
            <w:i/>
            <w:iCs/>
            <w:sz w:val="22"/>
            <w:szCs w:val="22"/>
            <w:lang w:val="vi-VN"/>
          </w:rPr>
          <w:t>ng cung c</w:t>
        </w:r>
        <w:r w:rsidRPr="00EC18E1">
          <w:rPr>
            <w:rFonts w:ascii="iCiel Avenir LT Std 35 Light" w:hAnsi="iCiel Avenir LT Std 35 Light" w:cs="Calibri"/>
            <w:i/>
            <w:iCs/>
            <w:sz w:val="22"/>
            <w:szCs w:val="22"/>
            <w:lang w:val="vi-VN"/>
          </w:rPr>
          <w:t>ấ</w:t>
        </w:r>
        <w:r w:rsidRPr="00EC18E1">
          <w:rPr>
            <w:rFonts w:ascii="iCiel Avenir LT Std 35 Light" w:hAnsi="iCiel Avenir LT Std 35 Light" w:cs="Arial"/>
            <w:i/>
            <w:iCs/>
            <w:sz w:val="22"/>
            <w:szCs w:val="22"/>
            <w:lang w:val="vi-VN"/>
          </w:rPr>
          <w:t xml:space="preserve">p </w:t>
        </w:r>
        <w:r w:rsidRPr="00EC18E1">
          <w:rPr>
            <w:rFonts w:ascii="iCiel Avenir LT Std 35 Light" w:hAnsi="iCiel Avenir LT Std 35 Light" w:cs="Calibri"/>
            <w:i/>
            <w:iCs/>
            <w:sz w:val="22"/>
            <w:szCs w:val="22"/>
            <w:lang w:val="vi-VN"/>
          </w:rPr>
          <w:t>đị</w:t>
        </w:r>
        <w:r w:rsidRPr="00EC18E1">
          <w:rPr>
            <w:rFonts w:ascii="iCiel Avenir LT Std 35 Light" w:hAnsi="iCiel Avenir LT Std 35 Light" w:cs="Arial"/>
            <w:i/>
            <w:iCs/>
            <w:sz w:val="22"/>
            <w:szCs w:val="22"/>
            <w:lang w:val="vi-VN"/>
          </w:rPr>
          <w:t>a ch</w:t>
        </w:r>
        <w:r w:rsidRPr="00EC18E1">
          <w:rPr>
            <w:rFonts w:ascii="iCiel Avenir LT Std 35 Light" w:hAnsi="iCiel Avenir LT Std 35 Light" w:cs="Calibri"/>
            <w:i/>
            <w:iCs/>
            <w:sz w:val="22"/>
            <w:szCs w:val="22"/>
            <w:lang w:val="vi-VN"/>
          </w:rPr>
          <w:t>ỉ</w:t>
        </w:r>
        <w:r w:rsidRPr="00EC18E1">
          <w:rPr>
            <w:rFonts w:ascii="iCiel Avenir LT Std 35 Light" w:hAnsi="iCiel Avenir LT Std 35 Light" w:cs="Arial"/>
            <w:i/>
            <w:iCs/>
            <w:sz w:val="22"/>
            <w:szCs w:val="22"/>
            <w:lang w:val="vi-VN"/>
          </w:rPr>
          <w:t xml:space="preserve"> email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t</w:t>
        </w:r>
        <w:r w:rsidRPr="00EC18E1">
          <w:rPr>
            <w:rFonts w:ascii="iCiel Avenir LT Std 35 Light" w:hAnsi="iCiel Avenir LT Std 35 Light" w:cs="Calibri"/>
            <w:i/>
            <w:iCs/>
            <w:sz w:val="22"/>
            <w:szCs w:val="22"/>
            <w:lang w:val="vi-VN"/>
          </w:rPr>
          <w:t>ớ</w:t>
        </w:r>
        <w:r w:rsidRPr="00EC18E1">
          <w:rPr>
            <w:rFonts w:ascii="iCiel Avenir LT Std 35 Light" w:hAnsi="iCiel Avenir LT Std 35 Light" w:cs="Arial"/>
            <w:i/>
            <w:iCs/>
            <w:sz w:val="22"/>
            <w:szCs w:val="22"/>
            <w:lang w:val="vi-VN"/>
          </w:rPr>
          <w:t>i B</w:t>
        </w:r>
        <w:r w:rsidRPr="00EC18E1">
          <w:rPr>
            <w:rFonts w:ascii="iCiel Avenir LT Std 35 Light" w:hAnsi="iCiel Avenir LT Std 35 Light" w:cs="Calibri"/>
            <w:i/>
            <w:iCs/>
            <w:sz w:val="22"/>
            <w:szCs w:val="22"/>
            <w:lang w:val="vi-VN"/>
          </w:rPr>
          <w:t>ộ</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Sinh viên (</w:t>
        </w:r>
        <w:r>
          <w:fldChar w:fldCharType="begin"/>
        </w:r>
        <w:r>
          <w:instrText>HYPERLINK "mailto:studentservice@buv.edu.vn"</w:instrText>
        </w:r>
        <w:r>
          <w:fldChar w:fldCharType="separate"/>
        </w:r>
        <w:r w:rsidRPr="00EC18E1">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v</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kh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w:t>
        </w:r>
      </w:ins>
    </w:p>
    <w:p w14:paraId="64868543" w14:textId="77777777" w:rsidR="005F5D10" w:rsidRPr="00EC18E1" w:rsidRDefault="005F5D10" w:rsidP="005F5D10">
      <w:pPr>
        <w:tabs>
          <w:tab w:val="left" w:pos="630"/>
          <w:tab w:val="left" w:pos="1080"/>
        </w:tabs>
        <w:ind w:firstLine="0"/>
        <w:rPr>
          <w:ins w:id="7247" w:author="An Tran, ACA (BUV)" w:date="2024-09-12T11:03:00Z" w16du:dateUtc="2024-09-12T04:03:00Z"/>
          <w:rFonts w:ascii="iCiel Avenir LT Std 35 Light" w:hAnsi="iCiel Avenir LT Std 35 Light" w:cs="Arial"/>
          <w:i/>
          <w:iCs/>
          <w:sz w:val="22"/>
          <w:szCs w:val="22"/>
          <w:lang w:val="vi-VN"/>
        </w:rPr>
      </w:pPr>
      <w:ins w:id="7248" w:author="An Tran, ACA (BUV)" w:date="2024-09-12T11:03:00Z" w16du:dateUtc="2024-09-12T04:03:00Z">
        <w:r w:rsidRPr="00EC18E1">
          <w:rPr>
            <w:rFonts w:ascii="iCiel Avenir LT Std 35 Light" w:hAnsi="iCiel Avenir LT Std 35 Light" w:cs="Arial"/>
            <w:i/>
            <w:iCs/>
            <w:sz w:val="22"/>
            <w:szCs w:val="22"/>
            <w:lang w:val="vi-VN"/>
          </w:rPr>
          <w:t xml:space="preserve">Ngoài ra, để nắm được tất cả thông tin về các hoạt động và dịch vụ từ ban Công tác và Phát triển Sinh Viên, sinh viên có thể truy cập trang Canvas, phần “Course" có tên "Student Engagement": </w:t>
        </w:r>
        <w:r>
          <w:fldChar w:fldCharType="begin"/>
        </w:r>
        <w:r>
          <w:instrText>HYPERLINK "https://buv.instructure.com/courses/334"</w:instrText>
        </w:r>
        <w:r>
          <w:fldChar w:fldCharType="separate"/>
        </w:r>
        <w:r w:rsidRPr="00EC18E1">
          <w:rPr>
            <w:rStyle w:val="Hyperlink"/>
            <w:rFonts w:ascii="iCiel Avenir LT Std 35 Light" w:hAnsi="iCiel Avenir LT Std 35 Light" w:cs="Arial"/>
            <w:i/>
            <w:iCs/>
            <w:sz w:val="22"/>
            <w:szCs w:val="22"/>
            <w:lang w:val="vi-VN"/>
          </w:rPr>
          <w:t>https://buv.instructure.com/courses/334</w:t>
        </w:r>
        <w:r>
          <w:rPr>
            <w:rStyle w:val="Hyperlink"/>
            <w:rFonts w:ascii="iCiel Avenir LT Std 35 Light" w:hAnsi="iCiel Avenir LT Std 35 Light" w:cs="Arial"/>
            <w:i/>
            <w:iCs/>
            <w:sz w:val="22"/>
            <w:szCs w:val="22"/>
            <w:lang w:val="vi-VN"/>
          </w:rPr>
          <w:fldChar w:fldCharType="end"/>
        </w:r>
        <w:r w:rsidRPr="00EC18E1">
          <w:rPr>
            <w:rFonts w:ascii="iCiel Avenir LT Std 35 Light" w:hAnsi="iCiel Avenir LT Std 35 Light" w:cs="Arial"/>
            <w:i/>
            <w:iCs/>
            <w:sz w:val="22"/>
            <w:szCs w:val="22"/>
            <w:lang w:val="vi-VN"/>
          </w:rPr>
          <w:t xml:space="preserve">. </w:t>
        </w:r>
      </w:ins>
    </w:p>
    <w:p w14:paraId="17B35327" w14:textId="77777777" w:rsidR="005F5D10" w:rsidRPr="009062DC" w:rsidRDefault="005F5D10" w:rsidP="005F5D10">
      <w:pPr>
        <w:tabs>
          <w:tab w:val="left" w:pos="630"/>
          <w:tab w:val="left" w:pos="1080"/>
        </w:tabs>
        <w:ind w:firstLine="0"/>
        <w:rPr>
          <w:ins w:id="7249" w:author="An Tran, ACA (BUV)" w:date="2024-09-12T11:03:00Z" w16du:dateUtc="2024-09-12T04:03:00Z"/>
          <w:rFonts w:ascii="iCiel Avenir LT Std 35 Light" w:hAnsi="iCiel Avenir LT Std 35 Light" w:cs="Arial"/>
          <w:i/>
          <w:iCs/>
          <w:sz w:val="22"/>
          <w:szCs w:val="22"/>
          <w:lang w:val="en-GB"/>
        </w:rPr>
      </w:pPr>
      <w:ins w:id="7250" w:author="An Tran, ACA (BUV)" w:date="2024-09-12T11:03:00Z" w16du:dateUtc="2024-09-12T04:03:00Z">
        <w:r w:rsidRPr="00EC18E1">
          <w:rPr>
            <w:rFonts w:ascii="iCiel Avenir LT Std 35 Light" w:hAnsi="iCiel Avenir LT Std 35 Light" w:cs="Arial"/>
            <w:i/>
            <w:iCs/>
            <w:sz w:val="22"/>
            <w:szCs w:val="22"/>
            <w:lang w:val="vi-VN"/>
          </w:rPr>
          <w: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t>
        </w:r>
      </w:ins>
    </w:p>
    <w:p w14:paraId="5589C3A7" w14:textId="77777777" w:rsidR="005F5D10" w:rsidRPr="009062DC" w:rsidRDefault="005F5D10" w:rsidP="005F5D10">
      <w:pPr>
        <w:pStyle w:val="Question"/>
        <w:numPr>
          <w:ilvl w:val="0"/>
          <w:numId w:val="7"/>
        </w:numPr>
        <w:tabs>
          <w:tab w:val="left" w:pos="630"/>
          <w:tab w:val="left" w:pos="1260"/>
        </w:tabs>
        <w:spacing w:line="400" w:lineRule="exact"/>
        <w:ind w:left="0" w:firstLine="720"/>
        <w:rPr>
          <w:ins w:id="7251" w:author="An Tran, ACA (BUV)" w:date="2024-09-12T11:03:00Z" w16du:dateUtc="2024-09-12T04:03:00Z"/>
          <w:rFonts w:cs="Arial"/>
          <w:b w:val="0"/>
          <w:i/>
          <w:iCs/>
          <w:szCs w:val="22"/>
          <w:lang w:val="en-GB"/>
        </w:rPr>
      </w:pPr>
      <w:bookmarkStart w:id="7252" w:name="_Toc149054263"/>
      <w:bookmarkStart w:id="7253" w:name="_Toc177025944"/>
      <w:bookmarkStart w:id="7254" w:name="_Toc177077405"/>
      <w:ins w:id="7255" w:author="An Tran, ACA (BUV)" w:date="2024-09-12T11:03:00Z" w16du:dateUtc="2024-09-12T04:03:00Z">
        <w:r w:rsidRPr="009062DC">
          <w:rPr>
            <w:rFonts w:cs="Arial"/>
            <w:szCs w:val="22"/>
            <w:lang w:val="en-GB"/>
          </w:rPr>
          <w:t xml:space="preserve">What is the point of going for an internship which is not relevant to student’s major? / </w:t>
        </w:r>
        <w:r w:rsidRPr="009062DC">
          <w:rPr>
            <w:rFonts w:cs="Arial"/>
            <w:i/>
            <w:iCs/>
            <w:szCs w:val="22"/>
            <w:lang w:val="en-GB"/>
          </w:rPr>
          <w:t>N</w:t>
        </w:r>
        <w:r w:rsidRPr="009062DC">
          <w:rPr>
            <w:rFonts w:cs="Calibri"/>
            <w:i/>
            <w:iCs/>
            <w:szCs w:val="22"/>
            <w:lang w:val="en-GB"/>
          </w:rPr>
          <w:t>ế</w:t>
        </w:r>
        <w:r w:rsidRPr="009062DC">
          <w:rPr>
            <w:rFonts w:cs="Arial"/>
            <w:i/>
            <w:iCs/>
            <w:szCs w:val="22"/>
            <w:lang w:val="en-GB"/>
          </w:rPr>
          <w:t xml:space="preserve">u sinh viên </w:t>
        </w:r>
        <w:r w:rsidRPr="009062DC">
          <w:rPr>
            <w:rFonts w:cs="Calibri"/>
            <w:i/>
            <w:iCs/>
            <w:szCs w:val="22"/>
            <w:lang w:val="en-GB"/>
          </w:rPr>
          <w:t>đ</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trong m</w:t>
        </w:r>
        <w:r w:rsidRPr="009062DC">
          <w:rPr>
            <w:rFonts w:cs="Calibri"/>
            <w:i/>
            <w:iCs/>
            <w:szCs w:val="22"/>
            <w:lang w:val="en-GB"/>
          </w:rPr>
          <w:t>ả</w:t>
        </w:r>
        <w:r w:rsidRPr="009062DC">
          <w:rPr>
            <w:rFonts w:cs="Arial"/>
            <w:i/>
            <w:iCs/>
            <w:szCs w:val="22"/>
            <w:lang w:val="en-GB"/>
          </w:rPr>
          <w:t>ng không liên quan t</w:t>
        </w:r>
        <w:r w:rsidRPr="009062DC">
          <w:rPr>
            <w:rFonts w:cs="Calibri"/>
            <w:i/>
            <w:iCs/>
            <w:szCs w:val="22"/>
            <w:lang w:val="en-GB"/>
          </w:rPr>
          <w:t>ớ</w:t>
        </w:r>
        <w:r w:rsidRPr="009062DC">
          <w:rPr>
            <w:rFonts w:cs="Arial"/>
            <w:i/>
            <w:iCs/>
            <w:szCs w:val="22"/>
            <w:lang w:val="en-GB"/>
          </w:rPr>
          <w:t>i ngành h</w:t>
        </w:r>
        <w:r w:rsidRPr="009062DC">
          <w:rPr>
            <w:rFonts w:cs="Calibri"/>
            <w:i/>
            <w:iCs/>
            <w:szCs w:val="22"/>
            <w:lang w:val="en-GB"/>
          </w:rPr>
          <w:t>ọ</w:t>
        </w:r>
        <w:r w:rsidRPr="009062DC">
          <w:rPr>
            <w:rFonts w:cs="Arial"/>
            <w:i/>
            <w:iCs/>
            <w:szCs w:val="22"/>
            <w:lang w:val="en-GB"/>
          </w:rPr>
          <w:t>c thì có tác d</w:t>
        </w:r>
        <w:r w:rsidRPr="009062DC">
          <w:rPr>
            <w:rFonts w:cs="Calibri"/>
            <w:i/>
            <w:iCs/>
            <w:szCs w:val="22"/>
            <w:lang w:val="en-GB"/>
          </w:rPr>
          <w:t>ụ</w:t>
        </w:r>
        <w:r w:rsidRPr="009062DC">
          <w:rPr>
            <w:rFonts w:cs="Arial"/>
            <w:i/>
            <w:iCs/>
            <w:szCs w:val="22"/>
            <w:lang w:val="en-GB"/>
          </w:rPr>
          <w:t>ng gì?</w:t>
        </w:r>
        <w:bookmarkEnd w:id="7252"/>
        <w:bookmarkEnd w:id="7253"/>
        <w:bookmarkEnd w:id="7254"/>
      </w:ins>
    </w:p>
    <w:p w14:paraId="2123B842" w14:textId="77777777" w:rsidR="005F5D10" w:rsidRPr="009062DC" w:rsidRDefault="005F5D10" w:rsidP="005F5D10">
      <w:pPr>
        <w:pStyle w:val="ListParagraph"/>
        <w:tabs>
          <w:tab w:val="left" w:pos="630"/>
          <w:tab w:val="left" w:pos="720"/>
          <w:tab w:val="left" w:pos="1080"/>
        </w:tabs>
        <w:ind w:left="0"/>
        <w:contextualSpacing w:val="0"/>
        <w:rPr>
          <w:ins w:id="7256" w:author="An Tran, ACA (BUV)" w:date="2024-09-12T11:03:00Z" w16du:dateUtc="2024-09-12T04:03:00Z"/>
          <w:rFonts w:ascii="iCiel Avenir LT Std 35 Light" w:hAnsi="iCiel Avenir LT Std 35 Light" w:cs="Arial"/>
          <w:b/>
          <w:bCs/>
          <w:sz w:val="22"/>
          <w:szCs w:val="22"/>
          <w:u w:val="single"/>
          <w:lang w:val="en-GB"/>
        </w:rPr>
      </w:pPr>
      <w:ins w:id="7257" w:author="An Tran, ACA (BUV)" w:date="2024-09-12T11:03:00Z" w16du:dateUtc="2024-09-12T04:03:00Z">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ins>
    </w:p>
    <w:p w14:paraId="7260869A" w14:textId="77777777" w:rsidR="005F5D10" w:rsidRPr="00B444DF" w:rsidRDefault="005F5D10" w:rsidP="005F5D10">
      <w:pPr>
        <w:tabs>
          <w:tab w:val="left" w:pos="630"/>
          <w:tab w:val="left" w:pos="1080"/>
        </w:tabs>
        <w:ind w:firstLine="0"/>
        <w:rPr>
          <w:ins w:id="7258" w:author="An Tran, ACA (BUV)" w:date="2024-09-12T11:03:00Z" w16du:dateUtc="2024-09-12T04:03:00Z"/>
          <w:rFonts w:ascii="iCiel Avenir LT Std 35 Light" w:hAnsi="iCiel Avenir LT Std 35 Light" w:cs="Arial"/>
          <w:sz w:val="22"/>
          <w:szCs w:val="22"/>
        </w:rPr>
      </w:pPr>
      <w:ins w:id="7259" w:author="An Tran, ACA (BUV)" w:date="2024-09-12T11:03:00Z" w16du:dateUtc="2024-09-12T04:03:00Z">
        <w:r w:rsidRPr="00B444DF">
          <w:rPr>
            <w:rFonts w:ascii="iCiel Avenir LT Std 35 Light" w:hAnsi="iCiel Avenir LT Std 35 Light" w:cs="Arial"/>
            <w:sz w:val="22"/>
            <w:szCs w:val="22"/>
          </w:rPr>
          <w:t>Going for an internship is not only about enhancing specialised skills and knowledge, but also about exploring what is available and waiting for them in the labour market. On the one hand, an internship helps students to familiarize themselves with working life, learning business etiquettes and workplace skills. On the other hand, the student can try out different roles in different industries and in different organisations’ scales to reaffirm what they are good at, what motivates them most at work, or what they want to avoid in their career. We believe that our students, after completing internships in diverse areas have been equipped with a wide range of experience and be more certain in their future career decisions.</w:t>
        </w:r>
      </w:ins>
    </w:p>
    <w:p w14:paraId="7C18BED9" w14:textId="77777777" w:rsidR="005F5D10" w:rsidRDefault="005F5D10" w:rsidP="005F5D10">
      <w:pPr>
        <w:tabs>
          <w:tab w:val="left" w:pos="630"/>
          <w:tab w:val="left" w:pos="1080"/>
        </w:tabs>
        <w:ind w:firstLine="0"/>
        <w:rPr>
          <w:ins w:id="7260" w:author="An Tran, ACA (BUV)" w:date="2024-09-12T11:03:00Z" w16du:dateUtc="2024-09-12T04:03:00Z"/>
          <w:rFonts w:ascii="iCiel Avenir LT Std 35 Light" w:hAnsi="iCiel Avenir LT Std 35 Light" w:cs="Arial"/>
          <w:sz w:val="22"/>
          <w:szCs w:val="22"/>
        </w:rPr>
      </w:pPr>
      <w:ins w:id="7261"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5C5E833E" w14:textId="77777777" w:rsidR="005F5D10" w:rsidRPr="00B444DF" w:rsidRDefault="005F5D10" w:rsidP="005F5D10">
      <w:pPr>
        <w:tabs>
          <w:tab w:val="left" w:pos="630"/>
          <w:tab w:val="left" w:pos="1080"/>
        </w:tabs>
        <w:ind w:firstLine="0"/>
        <w:rPr>
          <w:ins w:id="7262" w:author="An Tran, ACA (BUV)" w:date="2024-09-12T11:03:00Z" w16du:dateUtc="2024-09-12T04:03:00Z"/>
          <w:rFonts w:ascii="iCiel Avenir LT Std 35 Light" w:hAnsi="iCiel Avenir LT Std 35 Light" w:cs="Arial"/>
          <w:sz w:val="22"/>
          <w:szCs w:val="22"/>
        </w:rPr>
      </w:pPr>
      <w:ins w:id="7263"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30DDB778" w14:textId="77777777" w:rsidR="005F5D10" w:rsidRPr="00B444DF" w:rsidRDefault="005F5D10" w:rsidP="005F5D10">
      <w:pPr>
        <w:tabs>
          <w:tab w:val="left" w:pos="630"/>
          <w:tab w:val="left" w:pos="1080"/>
        </w:tabs>
        <w:ind w:firstLine="0"/>
        <w:rPr>
          <w:ins w:id="7264" w:author="An Tran, ACA (BUV)" w:date="2024-09-12T11:03:00Z" w16du:dateUtc="2024-09-12T04:03:00Z"/>
          <w:rFonts w:ascii="iCiel Avenir LT Std 35 Light" w:hAnsi="iCiel Avenir LT Std 35 Light" w:cs="Arial"/>
          <w:i/>
          <w:iCs/>
          <w:sz w:val="22"/>
          <w:szCs w:val="22"/>
        </w:rPr>
      </w:pPr>
      <w:ins w:id="7265" w:author="An Tran, ACA (BUV)" w:date="2024-09-12T11:03:00Z" w16du:dateUtc="2024-09-12T04:03:00Z">
        <w:r w:rsidRPr="00B444DF">
          <w:rPr>
            <w:rFonts w:ascii="iCiel Avenir LT Std 35 Light" w:hAnsi="iCiel Avenir LT Std 35 Light" w:cs="Arial"/>
            <w:i/>
            <w:iCs/>
            <w:sz w:val="22"/>
            <w:szCs w:val="22"/>
          </w:rPr>
          <w:t xml:space="preserve">Sinh viên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ch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đợ</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lao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ch v</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hay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khác, sinh viên có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x</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cho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hay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trong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tin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sau khi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trang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mình.</w:t>
        </w:r>
      </w:ins>
    </w:p>
    <w:p w14:paraId="44D4372F" w14:textId="77777777" w:rsidR="005F5D10" w:rsidRPr="008F5DDF" w:rsidRDefault="005F5D10" w:rsidP="005F5D10">
      <w:pPr>
        <w:tabs>
          <w:tab w:val="left" w:pos="630"/>
          <w:tab w:val="left" w:pos="1080"/>
        </w:tabs>
        <w:ind w:firstLine="0"/>
        <w:rPr>
          <w:ins w:id="7266" w:author="An Tran, ACA (BUV)" w:date="2024-09-12T11:03:00Z" w16du:dateUtc="2024-09-12T04:03:00Z"/>
          <w:rFonts w:ascii="iCiel Avenir LT Std 35 Light" w:hAnsi="iCiel Avenir LT Std 35 Light" w:cs="Arial"/>
          <w:i/>
          <w:iCs/>
          <w:sz w:val="22"/>
          <w:szCs w:val="22"/>
        </w:rPr>
      </w:pPr>
      <w:ins w:id="7267" w:author="An Tran, ACA (BUV)" w:date="2024-09-12T11:03:00Z" w16du:dateUtc="2024-09-12T04:03: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C55CF95" w14:textId="77777777" w:rsidR="005F5D10" w:rsidRPr="00AA0235" w:rsidRDefault="005F5D10" w:rsidP="005F5D10">
      <w:pPr>
        <w:tabs>
          <w:tab w:val="left" w:pos="630"/>
          <w:tab w:val="left" w:pos="1080"/>
        </w:tabs>
        <w:ind w:firstLine="0"/>
        <w:rPr>
          <w:ins w:id="7268" w:author="An Tran, ACA (BUV)" w:date="2024-09-12T11:03:00Z" w16du:dateUtc="2024-09-12T04:03:00Z"/>
          <w:rFonts w:ascii="iCiel Avenir LT Std 35 Light" w:hAnsi="iCiel Avenir LT Std 35 Light" w:cs="Arial"/>
          <w:i/>
          <w:iCs/>
          <w:sz w:val="22"/>
          <w:szCs w:val="22"/>
        </w:rPr>
      </w:pPr>
      <w:ins w:id="7269" w:author="An Tran, ACA (BUV)" w:date="2024-09-12T11:03:00Z" w16du:dateUtc="2024-09-12T04:03: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Pr>
            <w:rFonts w:ascii="iCiel Avenir LT Std 35 Light" w:hAnsi="iCiel Avenir LT Std 35 Light" w:cs="Arial"/>
            <w:sz w:val="22"/>
            <w:szCs w:val="22"/>
          </w:rPr>
          <w:t xml:space="preserve"> </w:t>
        </w:r>
      </w:ins>
    </w:p>
    <w:p w14:paraId="230941E0" w14:textId="77777777" w:rsidR="005F5D10" w:rsidRPr="004526AF" w:rsidRDefault="005F5D10" w:rsidP="005F5D10">
      <w:pPr>
        <w:pStyle w:val="Question"/>
        <w:numPr>
          <w:ilvl w:val="0"/>
          <w:numId w:val="7"/>
        </w:numPr>
        <w:tabs>
          <w:tab w:val="left" w:pos="630"/>
          <w:tab w:val="left" w:pos="1170"/>
        </w:tabs>
        <w:spacing w:line="400" w:lineRule="exact"/>
        <w:ind w:left="0" w:firstLine="720"/>
        <w:rPr>
          <w:ins w:id="7270" w:author="An Tran, ACA (BUV)" w:date="2024-09-12T11:03:00Z" w16du:dateUtc="2024-09-12T04:03:00Z"/>
          <w:rFonts w:cs="Arial"/>
          <w:b w:val="0"/>
          <w:szCs w:val="22"/>
        </w:rPr>
      </w:pPr>
      <w:bookmarkStart w:id="7271" w:name="_Toc149054264"/>
      <w:bookmarkStart w:id="7272" w:name="_Toc177025945"/>
      <w:bookmarkStart w:id="7273" w:name="_Toc177077406"/>
      <w:ins w:id="7274" w:author="An Tran, ACA (BUV)" w:date="2024-09-12T11:03:00Z" w16du:dateUtc="2024-09-12T04:03:00Z">
        <w:r w:rsidRPr="004526AF">
          <w:rPr>
            <w:rFonts w:cs="Arial"/>
            <w:szCs w:val="22"/>
          </w:rPr>
          <w:t xml:space="preserve">Does BUV have any solutions if students </w:t>
        </w:r>
        <w:r w:rsidRPr="004526AF">
          <w:rPr>
            <w:rFonts w:cs="Arial"/>
            <w:bCs/>
            <w:szCs w:val="22"/>
          </w:rPr>
          <w:t>cannot</w:t>
        </w:r>
        <w:r w:rsidRPr="004526AF">
          <w:rPr>
            <w:rFonts w:cs="Arial"/>
            <w:szCs w:val="22"/>
          </w:rPr>
          <w:t xml:space="preserve"> pass internship interviews many times? / </w:t>
        </w:r>
        <w:r w:rsidRPr="004526AF">
          <w:rPr>
            <w:rFonts w:cs="Arial"/>
            <w:i/>
            <w:iCs/>
            <w:szCs w:val="22"/>
          </w:rPr>
          <w:t>Nhà tr</w:t>
        </w:r>
        <w:r w:rsidRPr="004526AF">
          <w:rPr>
            <w:rFonts w:cs="Calibri"/>
            <w:i/>
            <w:iCs/>
            <w:szCs w:val="22"/>
          </w:rPr>
          <w:t>ườ</w:t>
        </w:r>
        <w:r w:rsidRPr="004526AF">
          <w:rPr>
            <w:rFonts w:cs="Arial"/>
            <w:i/>
            <w:iCs/>
            <w:szCs w:val="22"/>
          </w:rPr>
          <w:t>ng có ph</w:t>
        </w:r>
        <w:r w:rsidRPr="004526AF">
          <w:rPr>
            <w:rFonts w:cs="Calibri"/>
            <w:i/>
            <w:iCs/>
            <w:szCs w:val="22"/>
          </w:rPr>
          <w:t>ươ</w:t>
        </w:r>
        <w:r w:rsidRPr="004526AF">
          <w:rPr>
            <w:rFonts w:cs="Arial"/>
            <w:i/>
            <w:iCs/>
            <w:szCs w:val="22"/>
          </w:rPr>
          <w:t xml:space="preserve">ng </w:t>
        </w:r>
        <w:r w:rsidRPr="004526AF">
          <w:rPr>
            <w:rFonts w:cs="Avenir Next LT Pro"/>
            <w:i/>
            <w:iCs/>
            <w:szCs w:val="22"/>
          </w:rPr>
          <w:t>á</w:t>
        </w:r>
        <w:r w:rsidRPr="004526AF">
          <w:rPr>
            <w:rFonts w:cs="Arial"/>
            <w:i/>
            <w:iCs/>
            <w:szCs w:val="22"/>
          </w:rPr>
          <w:t>n g</w:t>
        </w:r>
        <w:r w:rsidRPr="004526AF">
          <w:rPr>
            <w:rFonts w:cs="Avenir Next LT Pro"/>
            <w:i/>
            <w:iCs/>
            <w:szCs w:val="22"/>
          </w:rPr>
          <w:t>ì</w:t>
        </w:r>
        <w:r w:rsidRPr="004526AF">
          <w:rPr>
            <w:rFonts w:cs="Arial"/>
            <w:i/>
            <w:iCs/>
            <w:szCs w:val="22"/>
          </w:rPr>
          <w:t xml:space="preserve"> n</w:t>
        </w:r>
        <w:r w:rsidRPr="004526AF">
          <w:rPr>
            <w:rFonts w:cs="Calibri"/>
            <w:i/>
            <w:iCs/>
            <w:szCs w:val="22"/>
          </w:rPr>
          <w:t>ế</w:t>
        </w:r>
        <w:r w:rsidRPr="004526AF">
          <w:rPr>
            <w:rFonts w:cs="Arial"/>
            <w:i/>
            <w:iCs/>
            <w:szCs w:val="22"/>
          </w:rPr>
          <w:t>u sinh viên liên t</w:t>
        </w:r>
        <w:r w:rsidRPr="004526AF">
          <w:rPr>
            <w:rFonts w:cs="Calibri"/>
            <w:i/>
            <w:iCs/>
            <w:szCs w:val="22"/>
          </w:rPr>
          <w:t>ụ</w:t>
        </w:r>
        <w:r w:rsidRPr="004526AF">
          <w:rPr>
            <w:rFonts w:cs="Arial"/>
            <w:i/>
            <w:iCs/>
            <w:szCs w:val="22"/>
          </w:rPr>
          <w:t>c không đ</w:t>
        </w:r>
        <w:r w:rsidRPr="004526AF">
          <w:rPr>
            <w:rFonts w:cs="Calibri"/>
            <w:i/>
            <w:iCs/>
            <w:szCs w:val="22"/>
          </w:rPr>
          <w:t>ỗ</w:t>
        </w:r>
        <w:r w:rsidRPr="004526AF">
          <w:rPr>
            <w:rFonts w:cs="Arial"/>
            <w:i/>
            <w:iCs/>
            <w:szCs w:val="22"/>
          </w:rPr>
          <w:t xml:space="preserve"> các vòng ph</w:t>
        </w:r>
        <w:r w:rsidRPr="004526AF">
          <w:rPr>
            <w:rFonts w:cs="Calibri"/>
            <w:i/>
            <w:iCs/>
            <w:szCs w:val="22"/>
          </w:rPr>
          <w:t>ỏ</w:t>
        </w:r>
        <w:r w:rsidRPr="004526AF">
          <w:rPr>
            <w:rFonts w:cs="Arial"/>
            <w:i/>
            <w:iCs/>
            <w:szCs w:val="22"/>
          </w:rPr>
          <w:t>ng v</w:t>
        </w:r>
        <w:r w:rsidRPr="004526AF">
          <w:rPr>
            <w:rFonts w:cs="Calibri"/>
            <w:i/>
            <w:iCs/>
            <w:szCs w:val="22"/>
          </w:rPr>
          <w:t>ấ</w:t>
        </w:r>
        <w:r w:rsidRPr="004526AF">
          <w:rPr>
            <w:rFonts w:cs="Arial"/>
            <w:i/>
            <w:iCs/>
            <w:szCs w:val="22"/>
          </w:rPr>
          <w:t>n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w:t>
        </w:r>
        <w:r w:rsidRPr="004526AF">
          <w:rPr>
            <w:rFonts w:cs="Calibri"/>
            <w:i/>
            <w:iCs/>
            <w:szCs w:val="22"/>
          </w:rPr>
          <w:t>ớ</w:t>
        </w:r>
        <w:r w:rsidRPr="004526AF">
          <w:rPr>
            <w:rFonts w:cs="Arial"/>
            <w:i/>
            <w:iCs/>
            <w:szCs w:val="22"/>
          </w:rPr>
          <w:t>i công ty?</w:t>
        </w:r>
        <w:bookmarkEnd w:id="7271"/>
        <w:bookmarkEnd w:id="7272"/>
        <w:bookmarkEnd w:id="7273"/>
      </w:ins>
    </w:p>
    <w:p w14:paraId="3530F170" w14:textId="77777777" w:rsidR="005F5D10" w:rsidRPr="004526AF" w:rsidRDefault="005F5D10" w:rsidP="005F5D10">
      <w:pPr>
        <w:pStyle w:val="ListParagraph"/>
        <w:tabs>
          <w:tab w:val="left" w:pos="630"/>
          <w:tab w:val="left" w:pos="720"/>
          <w:tab w:val="left" w:pos="1080"/>
        </w:tabs>
        <w:ind w:left="0"/>
        <w:contextualSpacing w:val="0"/>
        <w:rPr>
          <w:ins w:id="7275" w:author="An Tran, ACA (BUV)" w:date="2024-09-12T11:03:00Z" w16du:dateUtc="2024-09-12T04:03:00Z"/>
          <w:rFonts w:ascii="iCiel Avenir LT Std 35 Light" w:hAnsi="iCiel Avenir LT Std 35 Light" w:cs="Arial"/>
          <w:b/>
          <w:bCs/>
          <w:sz w:val="22"/>
          <w:szCs w:val="22"/>
          <w:u w:val="single"/>
        </w:rPr>
      </w:pPr>
      <w:ins w:id="7276"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31AB1EF8" w14:textId="77777777" w:rsidR="005F5D10" w:rsidRPr="00B444DF" w:rsidRDefault="005F5D10" w:rsidP="005F5D10">
      <w:pPr>
        <w:tabs>
          <w:tab w:val="left" w:pos="630"/>
          <w:tab w:val="left" w:pos="1080"/>
        </w:tabs>
        <w:ind w:firstLine="0"/>
        <w:rPr>
          <w:ins w:id="7277" w:author="An Tran, ACA (BUV)" w:date="2024-09-12T11:03:00Z" w16du:dateUtc="2024-09-12T04:03:00Z"/>
          <w:rFonts w:ascii="iCiel Avenir LT Std 35 Light" w:hAnsi="iCiel Avenir LT Std 35 Light" w:cs="Arial"/>
          <w:sz w:val="22"/>
          <w:szCs w:val="22"/>
        </w:rPr>
      </w:pPr>
      <w:ins w:id="7278" w:author="An Tran, ACA (BUV)" w:date="2024-09-12T11:03:00Z" w16du:dateUtc="2024-09-12T04:03:00Z">
        <w:r w:rsidRPr="00B444DF">
          <w:rPr>
            <w:rFonts w:ascii="iCiel Avenir LT Std 35 Light" w:hAnsi="iCiel Avenir LT Std 35 Light" w:cs="Arial"/>
            <w:sz w:val="22"/>
            <w:szCs w:val="22"/>
          </w:rPr>
          <w: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t>
        </w:r>
      </w:ins>
    </w:p>
    <w:p w14:paraId="0CCFDC4D" w14:textId="77777777" w:rsidR="005F5D10" w:rsidRPr="00B444DF" w:rsidRDefault="005F5D10" w:rsidP="005F5D10">
      <w:pPr>
        <w:tabs>
          <w:tab w:val="left" w:pos="630"/>
          <w:tab w:val="left" w:pos="1080"/>
        </w:tabs>
        <w:ind w:firstLine="0"/>
        <w:rPr>
          <w:ins w:id="7279" w:author="An Tran, ACA (BUV)" w:date="2024-09-12T11:03:00Z" w16du:dateUtc="2024-09-12T04:03:00Z"/>
          <w:rFonts w:ascii="iCiel Avenir LT Std 35 Light" w:hAnsi="iCiel Avenir LT Std 35 Light" w:cs="Arial"/>
          <w:sz w:val="22"/>
          <w:szCs w:val="22"/>
        </w:rPr>
      </w:pPr>
      <w:ins w:id="7280" w:author="An Tran, ACA (BUV)" w:date="2024-09-12T11:03:00Z" w16du:dateUtc="2024-09-12T04:03:00Z">
        <w:r w:rsidRPr="00B444DF">
          <w:rPr>
            <w:rFonts w:ascii="iCiel Avenir LT Std 35 Light" w:hAnsi="iCiel Avenir LT Std 35 Light" w:cs="Arial"/>
            <w:sz w:val="22"/>
            <w:szCs w:val="22"/>
          </w:rPr>
          <w: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t>
        </w:r>
      </w:ins>
    </w:p>
    <w:p w14:paraId="1D431F09" w14:textId="77777777" w:rsidR="005F5D10" w:rsidRDefault="005F5D10" w:rsidP="005F5D10">
      <w:pPr>
        <w:tabs>
          <w:tab w:val="left" w:pos="630"/>
          <w:tab w:val="left" w:pos="1080"/>
        </w:tabs>
        <w:ind w:firstLine="0"/>
        <w:rPr>
          <w:ins w:id="7281" w:author="An Tran, ACA (BUV)" w:date="2024-09-12T11:03:00Z" w16du:dateUtc="2024-09-12T04:03:00Z"/>
          <w:rFonts w:ascii="iCiel Avenir LT Std 35 Light" w:hAnsi="iCiel Avenir LT Std 35 Light" w:cs="Arial"/>
          <w:sz w:val="22"/>
          <w:szCs w:val="22"/>
        </w:rPr>
      </w:pPr>
      <w:ins w:id="7282"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330A646D" w14:textId="77777777" w:rsidR="005F5D10" w:rsidRPr="00B444DF" w:rsidRDefault="005F5D10" w:rsidP="005F5D10">
      <w:pPr>
        <w:tabs>
          <w:tab w:val="left" w:pos="630"/>
          <w:tab w:val="left" w:pos="1080"/>
        </w:tabs>
        <w:ind w:firstLine="0"/>
        <w:rPr>
          <w:ins w:id="7283" w:author="An Tran, ACA (BUV)" w:date="2024-09-12T11:03:00Z" w16du:dateUtc="2024-09-12T04:03:00Z"/>
          <w:rFonts w:ascii="iCiel Avenir LT Std 35 Light" w:hAnsi="iCiel Avenir LT Std 35 Light" w:cs="Arial"/>
          <w:sz w:val="22"/>
          <w:szCs w:val="22"/>
        </w:rPr>
      </w:pPr>
      <w:ins w:id="7284"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30BB805E" w14:textId="77777777" w:rsidR="005F5D10" w:rsidRPr="00B444DF" w:rsidRDefault="005F5D10" w:rsidP="005F5D10">
      <w:pPr>
        <w:tabs>
          <w:tab w:val="left" w:pos="630"/>
          <w:tab w:val="left" w:pos="1080"/>
        </w:tabs>
        <w:ind w:firstLine="0"/>
        <w:rPr>
          <w:ins w:id="7285" w:author="An Tran, ACA (BUV)" w:date="2024-09-12T11:03:00Z" w16du:dateUtc="2024-09-12T04:03:00Z"/>
          <w:rFonts w:ascii="iCiel Avenir LT Std 35 Light" w:hAnsi="iCiel Avenir LT Std 35 Light" w:cs="Arial"/>
          <w:sz w:val="22"/>
          <w:szCs w:val="22"/>
        </w:rPr>
      </w:pPr>
    </w:p>
    <w:p w14:paraId="243856AA" w14:textId="77777777" w:rsidR="005F5D10" w:rsidRPr="00B444DF" w:rsidRDefault="005F5D10" w:rsidP="005F5D10">
      <w:pPr>
        <w:tabs>
          <w:tab w:val="left" w:pos="630"/>
          <w:tab w:val="left" w:pos="1080"/>
        </w:tabs>
        <w:ind w:firstLine="0"/>
        <w:rPr>
          <w:ins w:id="7286" w:author="An Tran, ACA (BUV)" w:date="2024-09-12T11:03:00Z" w16du:dateUtc="2024-09-12T04:03:00Z"/>
          <w:rFonts w:ascii="iCiel Avenir LT Std 35 Light" w:hAnsi="iCiel Avenir LT Std 35 Light" w:cs="Arial"/>
          <w:i/>
          <w:iCs/>
          <w:sz w:val="22"/>
          <w:szCs w:val="22"/>
        </w:rPr>
      </w:pPr>
      <w:ins w:id="7287" w:author="An Tran, ACA (BUV)" w:date="2024-09-12T11:03:00Z" w16du:dateUtc="2024-09-12T04:03:00Z">
        <w:r w:rsidRPr="00B444DF">
          <w:rPr>
            <w:rFonts w:ascii="iCiel Avenir LT Std 35 Light" w:hAnsi="iCiel Avenir LT Std 35 Light" w:cs="Arial"/>
            <w:i/>
            <w:iCs/>
            <w:sz w:val="22"/>
            <w:szCs w:val="22"/>
          </w:rPr>
          <w:t>Là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trong quy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BUV d</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cho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sau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theo d</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mang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xây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lu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ra gi</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khi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các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theo. </w:t>
        </w:r>
      </w:ins>
    </w:p>
    <w:p w14:paraId="20617A4C" w14:textId="77777777" w:rsidR="005F5D10" w:rsidRDefault="005F5D10" w:rsidP="005F5D10">
      <w:pPr>
        <w:tabs>
          <w:tab w:val="left" w:pos="630"/>
          <w:tab w:val="left" w:pos="1080"/>
        </w:tabs>
        <w:ind w:firstLine="0"/>
        <w:rPr>
          <w:ins w:id="7288" w:author="An Tran, ACA (BUV)" w:date="2024-09-12T11:03:00Z" w16du:dateUtc="2024-09-12T04:03:00Z"/>
          <w:rFonts w:ascii="iCiel Avenir LT Std 35 Light" w:hAnsi="iCiel Avenir LT Std 35 Light" w:cs="Arial"/>
          <w:i/>
          <w:iCs/>
          <w:sz w:val="22"/>
          <w:szCs w:val="22"/>
        </w:rPr>
      </w:pPr>
      <w:ins w:id="7289" w:author="An Tran, ACA (BUV)" w:date="2024-09-12T11:03:00Z" w16du:dateUtc="2024-09-12T04:03:00Z">
        <w:r w:rsidRPr="00B444DF">
          <w:rPr>
            <w:rFonts w:ascii="iCiel Avenir LT Std 35 Light" w:hAnsi="iCiel Avenir LT Std 35 Light" w:cs="Arial"/>
            <w:i/>
            <w:iCs/>
            <w:sz w:val="22"/>
            <w:szCs w:val="22"/>
          </w:rPr>
          <w:t>Trong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chuyên viên Hướng nghiệp của trường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VD: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do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1 l</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hay chi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i chuy</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gia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e tinh th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w:t>
        </w:r>
      </w:ins>
    </w:p>
    <w:p w14:paraId="569D7479" w14:textId="77777777" w:rsidR="005F5D10" w:rsidRPr="00F52C7C" w:rsidRDefault="005F5D10" w:rsidP="005F5D10">
      <w:pPr>
        <w:tabs>
          <w:tab w:val="left" w:pos="630"/>
          <w:tab w:val="left" w:pos="1080"/>
        </w:tabs>
        <w:ind w:firstLine="0"/>
        <w:rPr>
          <w:ins w:id="7290" w:author="An Tran, ACA (BUV)" w:date="2024-09-12T11:03:00Z" w16du:dateUtc="2024-09-12T04:03:00Z"/>
          <w:rFonts w:ascii="iCiel Avenir LT Std 35 Light" w:hAnsi="iCiel Avenir LT Std 35 Light" w:cs="Arial"/>
          <w:i/>
          <w:iCs/>
          <w:sz w:val="22"/>
          <w:szCs w:val="22"/>
        </w:rPr>
      </w:pPr>
      <w:ins w:id="7291" w:author="An Tran, ACA (BUV)" w:date="2024-09-12T11:03:00Z" w16du:dateUtc="2024-09-12T04:03: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18A2F01" w14:textId="77777777" w:rsidR="005F5D10" w:rsidRPr="004526AF" w:rsidRDefault="005F5D10" w:rsidP="005F5D10">
      <w:pPr>
        <w:tabs>
          <w:tab w:val="left" w:pos="630"/>
          <w:tab w:val="left" w:pos="1080"/>
        </w:tabs>
        <w:ind w:firstLine="0"/>
        <w:rPr>
          <w:ins w:id="7292" w:author="An Tran, ACA (BUV)" w:date="2024-09-12T11:03:00Z" w16du:dateUtc="2024-09-12T04:03:00Z"/>
          <w:rFonts w:ascii="iCiel Avenir LT Std 35 Light" w:hAnsi="iCiel Avenir LT Std 35 Light" w:cs="Arial"/>
          <w:i/>
          <w:iCs/>
          <w:sz w:val="22"/>
          <w:szCs w:val="22"/>
        </w:rPr>
      </w:pPr>
      <w:ins w:id="7293" w:author="An Tran, ACA (BUV)" w:date="2024-09-12T11:03:00Z" w16du:dateUtc="2024-09-12T04:03: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ins>
    </w:p>
    <w:p w14:paraId="5D3A2C87" w14:textId="77777777" w:rsidR="005F5D10" w:rsidRPr="004526AF" w:rsidRDefault="005F5D10" w:rsidP="005F5D10">
      <w:pPr>
        <w:pStyle w:val="Question"/>
        <w:numPr>
          <w:ilvl w:val="0"/>
          <w:numId w:val="7"/>
        </w:numPr>
        <w:tabs>
          <w:tab w:val="left" w:pos="630"/>
          <w:tab w:val="left" w:pos="1260"/>
        </w:tabs>
        <w:spacing w:line="400" w:lineRule="exact"/>
        <w:ind w:left="0" w:firstLine="720"/>
        <w:rPr>
          <w:ins w:id="7294" w:author="An Tran, ACA (BUV)" w:date="2024-09-12T11:03:00Z" w16du:dateUtc="2024-09-12T04:03:00Z"/>
          <w:rFonts w:cs="Arial"/>
          <w:b w:val="0"/>
          <w:i/>
          <w:iCs/>
          <w:szCs w:val="22"/>
        </w:rPr>
      </w:pPr>
      <w:bookmarkStart w:id="7295" w:name="_Toc177025946"/>
      <w:bookmarkStart w:id="7296" w:name="_Toc177077407"/>
      <w:bookmarkStart w:id="7297" w:name="_Toc149054265"/>
      <w:ins w:id="7298" w:author="An Tran, ACA (BUV)" w:date="2024-09-12T11:03:00Z" w16du:dateUtc="2024-09-12T04:03:00Z">
        <w:r w:rsidRPr="004526AF">
          <w:rPr>
            <w:rFonts w:cs="Arial"/>
            <w:szCs w:val="22"/>
          </w:rPr>
          <w:t xml:space="preserve">Are the internships that BUV support students paid or unpaid? / </w:t>
        </w:r>
        <w:r w:rsidRPr="004526AF">
          <w:rPr>
            <w:rFonts w:cs="Arial"/>
            <w:i/>
            <w:iCs/>
            <w:szCs w:val="22"/>
          </w:rPr>
          <w:t>Các c</w:t>
        </w:r>
        <w:r w:rsidRPr="004526AF">
          <w:rPr>
            <w:rFonts w:cs="Calibri"/>
            <w:i/>
            <w:iCs/>
            <w:szCs w:val="22"/>
          </w:rPr>
          <w:t>ơ</w:t>
        </w:r>
        <w:r w:rsidRPr="004526AF">
          <w:rPr>
            <w:rFonts w:cs="Arial"/>
            <w:i/>
            <w:iCs/>
            <w:szCs w:val="22"/>
          </w:rPr>
          <w:t xml:space="preserve"> h</w:t>
        </w:r>
        <w:r w:rsidRPr="004526AF">
          <w:rPr>
            <w:rFonts w:cs="Calibri"/>
            <w:i/>
            <w:iCs/>
            <w:szCs w:val="22"/>
          </w:rPr>
          <w:t>ộ</w:t>
        </w:r>
        <w:r w:rsidRPr="004526AF">
          <w:rPr>
            <w:rFonts w:cs="Arial"/>
            <w:i/>
            <w:iCs/>
            <w:szCs w:val="22"/>
          </w:rPr>
          <w:t>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cung c</w:t>
        </w:r>
        <w:r w:rsidRPr="004526AF">
          <w:rPr>
            <w:rFonts w:cs="Calibri"/>
            <w:i/>
            <w:iCs/>
            <w:szCs w:val="22"/>
          </w:rPr>
          <w:t>ấ</w:t>
        </w:r>
        <w:r w:rsidRPr="004526AF">
          <w:rPr>
            <w:rFonts w:cs="Arial"/>
            <w:i/>
            <w:iCs/>
            <w:szCs w:val="22"/>
          </w:rPr>
          <w:t>p t</w:t>
        </w:r>
        <w:r w:rsidRPr="004526AF">
          <w:rPr>
            <w:rFonts w:cs="Calibri"/>
            <w:i/>
            <w:iCs/>
            <w:szCs w:val="22"/>
          </w:rPr>
          <w:t>ạ</w:t>
        </w:r>
        <w:r w:rsidRPr="004526AF">
          <w:rPr>
            <w:rFonts w:cs="Arial"/>
            <w:i/>
            <w:iCs/>
            <w:szCs w:val="22"/>
          </w:rPr>
          <w:t>i BUV có ph</w:t>
        </w:r>
        <w:r w:rsidRPr="004526AF">
          <w:rPr>
            <w:rFonts w:cs="Calibri"/>
            <w:i/>
            <w:iCs/>
            <w:szCs w:val="22"/>
          </w:rPr>
          <w:t>ụ</w:t>
        </w:r>
        <w:r w:rsidRPr="004526AF">
          <w:rPr>
            <w:rFonts w:cs="Arial"/>
            <w:i/>
            <w:iCs/>
            <w:szCs w:val="22"/>
          </w:rPr>
          <w:t xml:space="preserve"> c</w:t>
        </w:r>
        <w:r w:rsidRPr="004526AF">
          <w:rPr>
            <w:rFonts w:cs="Calibri"/>
            <w:i/>
            <w:iCs/>
            <w:szCs w:val="22"/>
          </w:rPr>
          <w:t>ấ</w:t>
        </w:r>
        <w:r w:rsidRPr="004526AF">
          <w:rPr>
            <w:rFonts w:cs="Arial"/>
            <w:i/>
            <w:iCs/>
            <w:szCs w:val="22"/>
          </w:rPr>
          <w:t>p hay không?</w:t>
        </w:r>
        <w:bookmarkEnd w:id="7295"/>
        <w:bookmarkEnd w:id="7296"/>
        <w:r w:rsidRPr="004526AF">
          <w:rPr>
            <w:rFonts w:cs="Arial"/>
            <w:i/>
            <w:iCs/>
            <w:szCs w:val="22"/>
          </w:rPr>
          <w:t xml:space="preserve"> </w:t>
        </w:r>
        <w:bookmarkEnd w:id="7297"/>
      </w:ins>
    </w:p>
    <w:p w14:paraId="1BCB17EE" w14:textId="77777777" w:rsidR="005F5D10" w:rsidRPr="004526AF" w:rsidRDefault="005F5D10" w:rsidP="005F5D10">
      <w:pPr>
        <w:pStyle w:val="ListParagraph"/>
        <w:tabs>
          <w:tab w:val="left" w:pos="630"/>
          <w:tab w:val="left" w:pos="720"/>
          <w:tab w:val="left" w:pos="1080"/>
        </w:tabs>
        <w:ind w:left="0"/>
        <w:contextualSpacing w:val="0"/>
        <w:rPr>
          <w:ins w:id="7299" w:author="An Tran, ACA (BUV)" w:date="2024-09-12T11:03:00Z" w16du:dateUtc="2024-09-12T04:03:00Z"/>
          <w:rFonts w:ascii="iCiel Avenir LT Std 35 Light" w:hAnsi="iCiel Avenir LT Std 35 Light" w:cs="Arial"/>
          <w:b/>
          <w:bCs/>
          <w:sz w:val="22"/>
          <w:szCs w:val="22"/>
          <w:u w:val="single"/>
        </w:rPr>
      </w:pPr>
      <w:ins w:id="7300"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5961B39E" w14:textId="77777777" w:rsidR="005F5D10" w:rsidRPr="00B444DF" w:rsidRDefault="005F5D10" w:rsidP="005F5D10">
      <w:pPr>
        <w:tabs>
          <w:tab w:val="left" w:pos="630"/>
          <w:tab w:val="left" w:pos="1080"/>
        </w:tabs>
        <w:ind w:firstLine="0"/>
        <w:rPr>
          <w:ins w:id="7301" w:author="An Tran, ACA (BUV)" w:date="2024-09-12T11:03:00Z" w16du:dateUtc="2024-09-12T04:03:00Z"/>
          <w:rFonts w:ascii="iCiel Avenir LT Std 35 Light" w:hAnsi="iCiel Avenir LT Std 35 Light" w:cs="Arial"/>
          <w:sz w:val="22"/>
          <w:szCs w:val="22"/>
        </w:rPr>
      </w:pPr>
      <w:ins w:id="7302" w:author="An Tran, ACA (BUV)" w:date="2024-09-12T11:03:00Z" w16du:dateUtc="2024-09-12T04:03:00Z">
        <w:r w:rsidRPr="00B444DF">
          <w:rPr>
            <w:rFonts w:ascii="iCiel Avenir LT Std 35 Light" w:hAnsi="iCiel Avenir LT Std 35 Light" w:cs="Arial"/>
            <w:sz w:val="22"/>
            <w:szCs w:val="22"/>
          </w:rPr>
          <w: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t>
        </w:r>
      </w:ins>
    </w:p>
    <w:p w14:paraId="14348A0B" w14:textId="77777777" w:rsidR="005F5D10" w:rsidRPr="00B444DF" w:rsidRDefault="005F5D10" w:rsidP="005F5D10">
      <w:pPr>
        <w:tabs>
          <w:tab w:val="left" w:pos="630"/>
          <w:tab w:val="left" w:pos="1080"/>
        </w:tabs>
        <w:ind w:firstLine="0"/>
        <w:rPr>
          <w:ins w:id="7303" w:author="An Tran, ACA (BUV)" w:date="2024-09-12T11:03:00Z" w16du:dateUtc="2024-09-12T04:03:00Z"/>
          <w:rFonts w:ascii="iCiel Avenir LT Std 35 Light" w:hAnsi="iCiel Avenir LT Std 35 Light" w:cs="Arial"/>
          <w:sz w:val="22"/>
          <w:szCs w:val="22"/>
        </w:rPr>
      </w:pPr>
      <w:ins w:id="7304" w:author="An Tran, ACA (BUV)" w:date="2024-09-12T11:03:00Z" w16du:dateUtc="2024-09-12T04:03:00Z">
        <w:r w:rsidRPr="00B444DF">
          <w:rPr>
            <w:rFonts w:ascii="iCiel Avenir LT Std 35 Light" w:hAnsi="iCiel Avenir LT Std 35 Light" w:cs="Arial"/>
            <w:sz w:val="22"/>
            <w:szCs w:val="22"/>
          </w:rPr>
          <w: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 but still, it is important that students remain aware of their rights and do not let anyone take advantage of them. The Career Services &amp; Industry Relations Team are always available for advice if students feel unsure anytime.</w:t>
        </w:r>
      </w:ins>
    </w:p>
    <w:p w14:paraId="3EA09313" w14:textId="77777777" w:rsidR="005F5D10" w:rsidRDefault="005F5D10" w:rsidP="005F5D10">
      <w:pPr>
        <w:tabs>
          <w:tab w:val="left" w:pos="630"/>
          <w:tab w:val="left" w:pos="1080"/>
        </w:tabs>
        <w:ind w:firstLine="0"/>
        <w:rPr>
          <w:ins w:id="7305" w:author="An Tran, ACA (BUV)" w:date="2024-09-12T11:03:00Z" w16du:dateUtc="2024-09-12T04:03:00Z"/>
          <w:rFonts w:ascii="iCiel Avenir LT Std 35 Light" w:hAnsi="iCiel Avenir LT Std 35 Light" w:cs="Arial"/>
          <w:sz w:val="22"/>
          <w:szCs w:val="22"/>
        </w:rPr>
      </w:pPr>
      <w:ins w:id="7306"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313719E4" w14:textId="77777777" w:rsidR="005F5D10" w:rsidRPr="00B444DF" w:rsidRDefault="005F5D10" w:rsidP="005F5D10">
      <w:pPr>
        <w:tabs>
          <w:tab w:val="left" w:pos="630"/>
          <w:tab w:val="left" w:pos="1080"/>
        </w:tabs>
        <w:ind w:firstLine="0"/>
        <w:rPr>
          <w:ins w:id="7307" w:author="An Tran, ACA (BUV)" w:date="2024-09-12T11:03:00Z" w16du:dateUtc="2024-09-12T04:03:00Z"/>
          <w:rFonts w:ascii="iCiel Avenir LT Std 35 Light" w:hAnsi="iCiel Avenir LT Std 35 Light" w:cs="Arial"/>
          <w:sz w:val="22"/>
          <w:szCs w:val="22"/>
        </w:rPr>
      </w:pPr>
      <w:ins w:id="7308"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29E91F70" w14:textId="77777777" w:rsidR="005F5D10" w:rsidRPr="00B444DF" w:rsidRDefault="005F5D10" w:rsidP="005F5D10">
      <w:pPr>
        <w:tabs>
          <w:tab w:val="left" w:pos="630"/>
          <w:tab w:val="left" w:pos="1080"/>
        </w:tabs>
        <w:ind w:firstLine="0"/>
        <w:rPr>
          <w:ins w:id="7309" w:author="An Tran, ACA (BUV)" w:date="2024-09-12T11:03:00Z" w16du:dateUtc="2024-09-12T04:03:00Z"/>
          <w:rFonts w:ascii="iCiel Avenir LT Std 35 Light" w:hAnsi="iCiel Avenir LT Std 35 Light" w:cs="Arial"/>
          <w:sz w:val="22"/>
          <w:szCs w:val="22"/>
        </w:rPr>
      </w:pPr>
      <w:ins w:id="7310" w:author="An Tran, ACA (BUV)" w:date="2024-09-12T11:03:00Z" w16du:dateUtc="2024-09-12T04:03:00Z">
        <w:r w:rsidRPr="00B444DF">
          <w:rPr>
            <w:rFonts w:ascii="iCiel Avenir LT Std 35 Light" w:hAnsi="iCiel Avenir LT Std 35 Light" w:cs="Arial"/>
            <w:i/>
            <w:iCs/>
            <w:sz w:val="22"/>
            <w:szCs w:val="22"/>
          </w:rPr>
          <w:t xml:space="preserve"> Các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BUV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theo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s</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Trong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sinh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đí</w:t>
        </w:r>
        <w:r w:rsidRPr="00B444DF">
          <w:rPr>
            <w:rFonts w:ascii="iCiel Avenir LT Std 35 Light" w:hAnsi="iCiel Avenir LT Std 35 Light" w:cs="Arial"/>
            <w:i/>
            <w:iCs/>
            <w:sz w:val="22"/>
            <w:szCs w:val="22"/>
          </w:rPr>
          <w:t>ch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x</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ng xe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thay vì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cao,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hay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cho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Tuy nhiên,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hay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ngh</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a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coi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lao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trong khi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g</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laptop/m</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y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m;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theo ca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r</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i ro khi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ins>
    </w:p>
    <w:p w14:paraId="6F67DCD5" w14:textId="77777777" w:rsidR="005F5D10" w:rsidRPr="00B444DF" w:rsidRDefault="005F5D10" w:rsidP="005F5D10">
      <w:pPr>
        <w:tabs>
          <w:tab w:val="left" w:pos="630"/>
          <w:tab w:val="left" w:pos="1080"/>
        </w:tabs>
        <w:ind w:firstLine="0"/>
        <w:rPr>
          <w:ins w:id="7311" w:author="An Tran, ACA (BUV)" w:date="2024-09-12T11:03:00Z" w16du:dateUtc="2024-09-12T04:03:00Z"/>
          <w:rFonts w:ascii="iCiel Avenir LT Std 35 Light" w:hAnsi="iCiel Avenir LT Std 35 Light" w:cs="Arial"/>
          <w:i/>
          <w:iCs/>
          <w:sz w:val="22"/>
          <w:szCs w:val="22"/>
        </w:rPr>
      </w:pPr>
      <w:ins w:id="7312" w:author="An Tran, ACA (BUV)" w:date="2024-09-12T11:03:00Z" w16du:dateUtc="2024-09-12T04:03:00Z">
        <w:r w:rsidRPr="00B444DF">
          <w:rPr>
            <w:rFonts w:ascii="iCiel Avenir LT Std 35 Light" w:hAnsi="iCiel Avenir LT Std 35 Light" w:cs="Arial"/>
            <w:i/>
            <w:iCs/>
            <w:sz w:val="22"/>
            <w:szCs w:val="22"/>
          </w:rPr>
          <w:t>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chi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thu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thay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qu</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ng cho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a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Tuy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ng</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ỡ</w:t>
        </w:r>
        <w:r w:rsidRPr="00B444DF">
          <w:rPr>
            <w:rFonts w:ascii="iCiel Avenir LT Std 35 Light" w:hAnsi="iCiel Avenir LT Std 35 Light" w:cs="Arial"/>
            <w:i/>
            <w:iCs/>
            <w:sz w:val="22"/>
            <w:szCs w:val="22"/>
          </w:rPr>
          <w:t xml:space="preserve">.  </w:t>
        </w:r>
      </w:ins>
    </w:p>
    <w:p w14:paraId="7E8FCCB7" w14:textId="77777777" w:rsidR="005F5D10" w:rsidRPr="00F52C7C" w:rsidRDefault="005F5D10" w:rsidP="005F5D10">
      <w:pPr>
        <w:tabs>
          <w:tab w:val="left" w:pos="630"/>
          <w:tab w:val="left" w:pos="1080"/>
        </w:tabs>
        <w:ind w:firstLine="0"/>
        <w:rPr>
          <w:ins w:id="7313" w:author="An Tran, ACA (BUV)" w:date="2024-09-12T11:03:00Z" w16du:dateUtc="2024-09-12T04:03:00Z"/>
          <w:rFonts w:ascii="iCiel Avenir LT Std 35 Light" w:hAnsi="iCiel Avenir LT Std 35 Light" w:cs="Arial"/>
          <w:i/>
          <w:iCs/>
          <w:sz w:val="22"/>
          <w:szCs w:val="22"/>
        </w:rPr>
      </w:pPr>
      <w:ins w:id="7314" w:author="An Tran, ACA (BUV)" w:date="2024-09-12T11:03:00Z" w16du:dateUtc="2024-09-12T04:03: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6DAD73B3" w14:textId="77777777" w:rsidR="005F5D10" w:rsidRPr="004526AF" w:rsidRDefault="005F5D10" w:rsidP="005F5D10">
      <w:pPr>
        <w:tabs>
          <w:tab w:val="left" w:pos="630"/>
          <w:tab w:val="left" w:pos="1080"/>
        </w:tabs>
        <w:ind w:firstLine="0"/>
        <w:rPr>
          <w:ins w:id="7315" w:author="An Tran, ACA (BUV)" w:date="2024-09-12T11:03:00Z" w16du:dateUtc="2024-09-12T04:03:00Z"/>
          <w:rFonts w:ascii="iCiel Avenir LT Std 35 Light" w:hAnsi="iCiel Avenir LT Std 35 Light" w:cs="Arial"/>
          <w:i/>
          <w:iCs/>
          <w:sz w:val="22"/>
          <w:szCs w:val="22"/>
        </w:rPr>
      </w:pPr>
      <w:ins w:id="7316" w:author="An Tran, ACA (BUV)" w:date="2024-09-12T11:03:00Z" w16du:dateUtc="2024-09-12T04:03: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4526AF">
          <w:rPr>
            <w:rFonts w:ascii="iCiel Avenir LT Std 35 Light" w:hAnsi="iCiel Avenir LT Std 35 Light" w:cs="Arial"/>
            <w:i/>
            <w:iCs/>
            <w:sz w:val="22"/>
            <w:szCs w:val="22"/>
          </w:rPr>
          <w:t xml:space="preserve">  </w:t>
        </w:r>
      </w:ins>
    </w:p>
    <w:p w14:paraId="323C9789" w14:textId="77777777" w:rsidR="005F5D10" w:rsidRPr="004526AF" w:rsidRDefault="005F5D10" w:rsidP="005F5D10">
      <w:pPr>
        <w:pStyle w:val="Question"/>
        <w:numPr>
          <w:ilvl w:val="0"/>
          <w:numId w:val="7"/>
        </w:numPr>
        <w:tabs>
          <w:tab w:val="left" w:pos="630"/>
          <w:tab w:val="left" w:pos="1260"/>
        </w:tabs>
        <w:spacing w:line="400" w:lineRule="exact"/>
        <w:ind w:left="0" w:firstLine="720"/>
        <w:rPr>
          <w:ins w:id="7317" w:author="An Tran, ACA (BUV)" w:date="2024-09-12T11:03:00Z" w16du:dateUtc="2024-09-12T04:03:00Z"/>
          <w:rFonts w:cs="Arial"/>
          <w:b w:val="0"/>
          <w:i/>
          <w:iCs/>
          <w:szCs w:val="22"/>
        </w:rPr>
      </w:pPr>
      <w:ins w:id="7318" w:author="An Tran, ACA (BUV)" w:date="2024-09-12T11:03:00Z" w16du:dateUtc="2024-09-12T04:03:00Z">
        <w:r w:rsidRPr="004526AF">
          <w:rPr>
            <w:rFonts w:cs="Arial"/>
            <w:szCs w:val="22"/>
          </w:rPr>
          <w:t xml:space="preserve"> </w:t>
        </w:r>
        <w:bookmarkStart w:id="7319" w:name="_Toc149054266"/>
        <w:bookmarkStart w:id="7320" w:name="_Toc177025947"/>
        <w:bookmarkStart w:id="7321" w:name="_Toc177077408"/>
        <w:r w:rsidRPr="004526AF">
          <w:rPr>
            <w:rFonts w:cs="Arial"/>
            <w:szCs w:val="22"/>
          </w:rPr>
          <w:t xml:space="preserve">How does BUV evaluate students’ internship? Is any post-internship report required from students to prove they have done it? / </w:t>
        </w:r>
        <w:r w:rsidRPr="004526AF">
          <w:rPr>
            <w:rFonts w:cs="Arial"/>
            <w:i/>
            <w:iCs/>
            <w:szCs w:val="22"/>
          </w:rPr>
          <w:t>Nhà tr</w:t>
        </w:r>
        <w:r w:rsidRPr="004526AF">
          <w:rPr>
            <w:rFonts w:cs="Calibri"/>
            <w:i/>
            <w:iCs/>
            <w:szCs w:val="22"/>
          </w:rPr>
          <w:t>ườ</w:t>
        </w:r>
        <w:r w:rsidRPr="004526AF">
          <w:rPr>
            <w:rFonts w:cs="Arial"/>
            <w:i/>
            <w:iCs/>
            <w:szCs w:val="22"/>
          </w:rPr>
          <w:t>ng đánh giá k</w:t>
        </w:r>
        <w:r w:rsidRPr="004526AF">
          <w:rPr>
            <w:rFonts w:cs="Calibri"/>
            <w:i/>
            <w:iCs/>
            <w:szCs w:val="22"/>
          </w:rPr>
          <w:t>ế</w:t>
        </w:r>
        <w:r w:rsidRPr="004526AF">
          <w:rPr>
            <w:rFonts w:cs="Arial"/>
            <w:i/>
            <w:iCs/>
            <w:szCs w:val="22"/>
          </w:rPr>
          <w:t>t qu</w:t>
        </w:r>
        <w:r w:rsidRPr="004526AF">
          <w:rPr>
            <w:rFonts w:cs="Calibri"/>
            <w:i/>
            <w:iCs/>
            <w:szCs w:val="22"/>
          </w:rPr>
          <w:t>ả</w:t>
        </w:r>
        <w:r w:rsidRPr="004526AF">
          <w:rPr>
            <w:rFonts w:cs="Arial"/>
            <w:i/>
            <w:iCs/>
            <w:szCs w:val="22"/>
          </w:rPr>
          <w:t xml:space="preserve">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w:t>
        </w:r>
        <w:r w:rsidRPr="004526AF">
          <w:rPr>
            <w:rFonts w:cs="Calibri"/>
            <w:i/>
            <w:iCs/>
            <w:szCs w:val="22"/>
          </w:rPr>
          <w:t>ủ</w:t>
        </w:r>
        <w:r w:rsidRPr="004526AF">
          <w:rPr>
            <w:rFonts w:cs="Arial"/>
            <w:i/>
            <w:iCs/>
            <w:szCs w:val="22"/>
          </w:rPr>
          <w:t>a sinh viên th</w:t>
        </w:r>
        <w:r w:rsidRPr="004526AF">
          <w:rPr>
            <w:rFonts w:cs="Calibri"/>
            <w:i/>
            <w:iCs/>
            <w:szCs w:val="22"/>
          </w:rPr>
          <w:t>ế</w:t>
        </w:r>
        <w:r w:rsidRPr="004526AF">
          <w:rPr>
            <w:rFonts w:cs="Arial"/>
            <w:i/>
            <w:iCs/>
            <w:szCs w:val="22"/>
          </w:rPr>
          <w:t xml:space="preserve"> nào? Nhà tr</w:t>
        </w:r>
        <w:r w:rsidRPr="004526AF">
          <w:rPr>
            <w:rFonts w:cs="Calibri"/>
            <w:i/>
            <w:iCs/>
            <w:szCs w:val="22"/>
          </w:rPr>
          <w:t>ườ</w:t>
        </w:r>
        <w:r w:rsidRPr="004526AF">
          <w:rPr>
            <w:rFonts w:cs="Arial"/>
            <w:i/>
            <w:iCs/>
            <w:szCs w:val="22"/>
          </w:rPr>
          <w:t>ng có yêu c</w:t>
        </w:r>
        <w:r w:rsidRPr="004526AF">
          <w:rPr>
            <w:rFonts w:cs="Calibri"/>
            <w:i/>
            <w:iCs/>
            <w:szCs w:val="22"/>
          </w:rPr>
          <w:t>ầ</w:t>
        </w:r>
        <w:r w:rsidRPr="004526AF">
          <w:rPr>
            <w:rFonts w:cs="Arial"/>
            <w:i/>
            <w:iCs/>
            <w:szCs w:val="22"/>
          </w:rPr>
          <w:t>u báo cáo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cu</w:t>
        </w:r>
        <w:r w:rsidRPr="004526AF">
          <w:rPr>
            <w:rFonts w:cs="Calibri"/>
            <w:i/>
            <w:iCs/>
            <w:szCs w:val="22"/>
          </w:rPr>
          <w:t>ố</w:t>
        </w:r>
        <w:r w:rsidRPr="004526AF">
          <w:rPr>
            <w:rFonts w:cs="Arial"/>
            <w:i/>
            <w:iCs/>
            <w:szCs w:val="22"/>
          </w:rPr>
          <w:t>i k</w:t>
        </w:r>
        <w:r w:rsidRPr="004526AF">
          <w:rPr>
            <w:rFonts w:cs="Calibri"/>
            <w:i/>
            <w:iCs/>
            <w:szCs w:val="22"/>
          </w:rPr>
          <w:t>ỳ</w:t>
        </w:r>
        <w:r w:rsidRPr="004526AF">
          <w:rPr>
            <w:rFonts w:cs="Arial"/>
            <w:i/>
            <w:iCs/>
            <w:szCs w:val="22"/>
          </w:rPr>
          <w:t xml:space="preserve"> t</w:t>
        </w:r>
        <w:r w:rsidRPr="004526AF">
          <w:rPr>
            <w:rFonts w:cs="Calibri"/>
            <w:i/>
            <w:iCs/>
            <w:szCs w:val="22"/>
          </w:rPr>
          <w:t>ừ</w:t>
        </w:r>
        <w:r w:rsidRPr="004526AF">
          <w:rPr>
            <w:rFonts w:cs="Arial"/>
            <w:i/>
            <w:iCs/>
            <w:szCs w:val="22"/>
          </w:rPr>
          <w:t xml:space="preserve"> sinh viên đ</w:t>
        </w:r>
        <w:r w:rsidRPr="004526AF">
          <w:rPr>
            <w:rFonts w:cs="Calibri"/>
            <w:i/>
            <w:iCs/>
            <w:szCs w:val="22"/>
          </w:rPr>
          <w:t>ể</w:t>
        </w:r>
        <w:r w:rsidRPr="004526AF">
          <w:rPr>
            <w:rFonts w:cs="Arial"/>
            <w:i/>
            <w:iCs/>
            <w:szCs w:val="22"/>
          </w:rPr>
          <w:t xml:space="preserve"> có b</w:t>
        </w:r>
        <w:r w:rsidRPr="004526AF">
          <w:rPr>
            <w:rFonts w:cs="Calibri"/>
            <w:i/>
            <w:iCs/>
            <w:szCs w:val="22"/>
          </w:rPr>
          <w:t>ằ</w:t>
        </w:r>
        <w:r w:rsidRPr="004526AF">
          <w:rPr>
            <w:rFonts w:cs="Arial"/>
            <w:i/>
            <w:iCs/>
            <w:szCs w:val="22"/>
          </w:rPr>
          <w:t>ng ch</w:t>
        </w:r>
        <w:r w:rsidRPr="004526AF">
          <w:rPr>
            <w:rFonts w:cs="Calibri"/>
            <w:i/>
            <w:iCs/>
            <w:szCs w:val="22"/>
          </w:rPr>
          <w:t>ứ</w:t>
        </w:r>
        <w:r w:rsidRPr="004526AF">
          <w:rPr>
            <w:rFonts w:cs="Arial"/>
            <w:i/>
            <w:iCs/>
            <w:szCs w:val="22"/>
          </w:rPr>
          <w:t>ng đã hoàn thành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không?</w:t>
        </w:r>
        <w:bookmarkEnd w:id="7319"/>
        <w:bookmarkEnd w:id="7320"/>
        <w:bookmarkEnd w:id="7321"/>
      </w:ins>
    </w:p>
    <w:p w14:paraId="598E1FD6" w14:textId="77777777" w:rsidR="005F5D10" w:rsidRPr="004526AF" w:rsidRDefault="005F5D10" w:rsidP="005F5D10">
      <w:pPr>
        <w:pStyle w:val="ListParagraph"/>
        <w:tabs>
          <w:tab w:val="left" w:pos="630"/>
          <w:tab w:val="left" w:pos="720"/>
          <w:tab w:val="left" w:pos="1080"/>
        </w:tabs>
        <w:ind w:left="0"/>
        <w:contextualSpacing w:val="0"/>
        <w:rPr>
          <w:ins w:id="7322" w:author="An Tran, ACA (BUV)" w:date="2024-09-12T11:03:00Z" w16du:dateUtc="2024-09-12T04:03:00Z"/>
          <w:rFonts w:ascii="iCiel Avenir LT Std 35 Light" w:hAnsi="iCiel Avenir LT Std 35 Light" w:cs="Arial"/>
          <w:b/>
          <w:bCs/>
          <w:sz w:val="22"/>
          <w:szCs w:val="22"/>
          <w:u w:val="single"/>
        </w:rPr>
      </w:pPr>
      <w:ins w:id="7323" w:author="An Tran, ACA (BUV)" w:date="2024-09-12T11:03:00Z" w16du:dateUtc="2024-09-12T04:03: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3C683001" w14:textId="77777777" w:rsidR="005F5D10" w:rsidRPr="00B444DF" w:rsidRDefault="005F5D10" w:rsidP="005F5D10">
      <w:pPr>
        <w:tabs>
          <w:tab w:val="left" w:pos="630"/>
          <w:tab w:val="left" w:pos="1080"/>
        </w:tabs>
        <w:ind w:firstLine="0"/>
        <w:rPr>
          <w:ins w:id="7324" w:author="An Tran, ACA (BUV)" w:date="2024-09-12T11:03:00Z" w16du:dateUtc="2024-09-12T04:03:00Z"/>
          <w:rFonts w:ascii="iCiel Avenir LT Std 35 Light" w:hAnsi="iCiel Avenir LT Std 35 Light" w:cs="Arial"/>
          <w:sz w:val="22"/>
          <w:szCs w:val="22"/>
        </w:rPr>
      </w:pPr>
      <w:ins w:id="7325" w:author="An Tran, ACA (BUV)" w:date="2024-09-12T11:03:00Z" w16du:dateUtc="2024-09-12T04:03:00Z">
        <w:r w:rsidRPr="00B444DF">
          <w:rPr>
            <w:rFonts w:ascii="iCiel Avenir LT Std 35 Light" w:hAnsi="iCiel Avenir LT Std 35 Light" w:cs="Arial"/>
            <w:sz w:val="22"/>
            <w:szCs w:val="22"/>
          </w:rPr>
          <w:t xml:space="preserve">We encourage students to take professional experience in order to create a real-life learning experience from which they can reflect on what they have done well, what they should improve, and their next steps in their career exploration journey. </w:t>
        </w:r>
      </w:ins>
    </w:p>
    <w:p w14:paraId="04067959" w14:textId="77777777" w:rsidR="005F5D10" w:rsidRPr="00B444DF" w:rsidRDefault="005F5D10" w:rsidP="005F5D10">
      <w:pPr>
        <w:tabs>
          <w:tab w:val="left" w:pos="630"/>
          <w:tab w:val="left" w:pos="1080"/>
        </w:tabs>
        <w:ind w:firstLine="0"/>
        <w:rPr>
          <w:ins w:id="7326" w:author="An Tran, ACA (BUV)" w:date="2024-09-12T11:03:00Z" w16du:dateUtc="2024-09-12T04:03:00Z"/>
          <w:rFonts w:ascii="iCiel Avenir LT Std 35 Light" w:hAnsi="iCiel Avenir LT Std 35 Light" w:cs="Arial"/>
          <w:sz w:val="22"/>
          <w:szCs w:val="22"/>
        </w:rPr>
      </w:pPr>
      <w:ins w:id="7327" w:author="An Tran, ACA (BUV)" w:date="2024-09-12T11:03:00Z" w16du:dateUtc="2024-09-12T04:03:00Z">
        <w:r w:rsidRPr="00B444DF">
          <w:rPr>
            <w:rFonts w:ascii="iCiel Avenir LT Std 35 Light" w:hAnsi="iCiel Avenir LT Std 35 Light" w:cs="Arial"/>
            <w:sz w:val="22"/>
            <w:szCs w:val="22"/>
          </w:rPr>
          <w:t xml:space="preserve">We have different processes and requirements for different professional experience options. </w:t>
        </w:r>
      </w:ins>
    </w:p>
    <w:p w14:paraId="0769FCCA" w14:textId="77777777" w:rsidR="005F5D10" w:rsidRPr="008F5DDF" w:rsidRDefault="005F5D10" w:rsidP="005F5D10">
      <w:pPr>
        <w:pStyle w:val="ListParagraph"/>
        <w:numPr>
          <w:ilvl w:val="0"/>
          <w:numId w:val="45"/>
        </w:numPr>
        <w:rPr>
          <w:ins w:id="7328" w:author="An Tran, ACA (BUV)" w:date="2024-09-12T11:03:00Z" w16du:dateUtc="2024-09-12T04:03:00Z"/>
          <w:rFonts w:ascii="iCiel Avenir LT Std 35 Light" w:hAnsi="iCiel Avenir LT Std 35 Light" w:cs="Arial"/>
          <w:sz w:val="22"/>
          <w:szCs w:val="22"/>
        </w:rPr>
      </w:pPr>
      <w:ins w:id="7329" w:author="An Tran, ACA (BUV)" w:date="2024-09-12T11:03:00Z" w16du:dateUtc="2024-09-12T04:03:00Z">
        <w:r w:rsidRPr="00B444DF">
          <w:rPr>
            <w:rFonts w:ascii="iCiel Avenir LT Std 35 Light" w:hAnsi="iCiel Avenir LT Std 35 Light" w:cs="Arial"/>
            <w:b/>
            <w:bCs/>
            <w:sz w:val="22"/>
            <w:szCs w:val="22"/>
          </w:rPr>
          <w:t>Part-time jobs; Internships; Work placements (Academic credited); Long-term community projects with verified NGOs, NPOs, social enterprises; Start-up incubation and acceleration</w:t>
        </w:r>
        <w:r w:rsidRPr="00B444DF">
          <w:rPr>
            <w:rFonts w:ascii="iCiel Avenir LT Std 35 Light" w:hAnsi="iCiel Avenir LT Std 35 Light" w:cs="Arial"/>
            <w:sz w:val="22"/>
            <w:szCs w:val="22"/>
          </w:rPr>
          <w:t xml:space="preserve">: students are required to get a </w:t>
        </w:r>
        <w:r w:rsidRPr="00B444DF">
          <w:rPr>
            <w:rFonts w:ascii="iCiel Avenir LT Std 35 Light" w:hAnsi="iCiel Avenir LT Std 35 Light" w:cs="Arial"/>
            <w:b/>
            <w:bCs/>
            <w:sz w:val="22"/>
            <w:szCs w:val="22"/>
          </w:rPr>
          <w:t>Professional Experience Evaluation Form</w:t>
        </w:r>
        <w:r w:rsidRPr="00B444DF">
          <w:rPr>
            <w:rFonts w:ascii="iCiel Avenir LT Std 35 Light" w:hAnsi="iCiel Avenir LT Std 35 Light" w:cs="Arial"/>
            <w:sz w:val="22"/>
            <w:szCs w:val="22"/>
          </w:rPr>
          <w:t xml:space="preserve"> endorsed by their Employer/ Supervisor. </w:t>
        </w:r>
        <w:r w:rsidRPr="008F5DDF">
          <w:rPr>
            <w:rFonts w:ascii="iCiel Avenir LT Std 35 Light" w:hAnsi="iCiel Avenir LT Std 35 Light"/>
            <w:color w:val="000000"/>
            <w:sz w:val="22"/>
            <w:szCs w:val="22"/>
          </w:rPr>
          <w:t xml:space="preserve">Please access the </w:t>
        </w:r>
        <w:r w:rsidRPr="008F5DDF">
          <w:rPr>
            <w:rFonts w:ascii="iCiel Avenir LT Std 35 Light" w:hAnsi="iCiel Avenir LT Std 35 Light"/>
            <w:color w:val="000000"/>
            <w:sz w:val="22"/>
            <w:szCs w:val="22"/>
          </w:rPr>
          <w:fldChar w:fldCharType="begin"/>
        </w:r>
        <w:r w:rsidRPr="008F5DDF">
          <w:rPr>
            <w:rFonts w:ascii="iCiel Avenir LT Std 35 Light" w:hAnsi="iCiel Avenir LT Std 35 Light"/>
            <w:color w:val="000000"/>
            <w:sz w:val="22"/>
            <w:szCs w:val="22"/>
          </w:rPr>
          <w:instrText>HYPERLINK "https://student.buv.edu.vn/evaluation" \o "https://student.buv.edu.vn/evaluation"</w:instrText>
        </w:r>
        <w:r w:rsidRPr="008F5DDF">
          <w:rPr>
            <w:rFonts w:ascii="iCiel Avenir LT Std 35 Light" w:hAnsi="iCiel Avenir LT Std 35 Light"/>
            <w:color w:val="000000"/>
            <w:sz w:val="22"/>
            <w:szCs w:val="22"/>
          </w:rPr>
        </w:r>
        <w:r w:rsidRPr="008F5DDF">
          <w:rPr>
            <w:rFonts w:ascii="iCiel Avenir LT Std 35 Light" w:hAnsi="iCiel Avenir LT Std 35 Light"/>
            <w:color w:val="000000"/>
            <w:sz w:val="22"/>
            <w:szCs w:val="22"/>
          </w:rPr>
          <w:fldChar w:fldCharType="separate"/>
        </w:r>
        <w:r w:rsidRPr="008F5DDF">
          <w:rPr>
            <w:rStyle w:val="Hyperlink"/>
            <w:rFonts w:ascii="iCiel Avenir LT Std 35 Light" w:hAnsi="iCiel Avenir LT Std 35 Light"/>
            <w:sz w:val="22"/>
            <w:szCs w:val="22"/>
          </w:rPr>
          <w:t>Student Portal/Student Experience/Internship Evaluation</w:t>
        </w:r>
        <w:r w:rsidRPr="008F5DDF">
          <w:rPr>
            <w:rFonts w:ascii="iCiel Avenir LT Std 35 Light" w:hAnsi="iCiel Avenir LT Std 35 Light"/>
            <w:color w:val="000000"/>
            <w:sz w:val="22"/>
            <w:szCs w:val="22"/>
          </w:rPr>
          <w:fldChar w:fldCharType="end"/>
        </w:r>
        <w:r w:rsidRPr="008F5DDF">
          <w:rPr>
            <w:rFonts w:ascii="iCiel Avenir LT Std 35 Light" w:hAnsi="iCiel Avenir LT Std 35 Light"/>
            <w:color w:val="000000"/>
            <w:sz w:val="22"/>
            <w:szCs w:val="22"/>
          </w:rPr>
          <w:t xml:space="preserve"> to create an online form and review the guidelines </w:t>
        </w:r>
        <w:r>
          <w:rPr>
            <w:rFonts w:ascii="iCiel Avenir LT Std 35 Light" w:hAnsi="iCiel Avenir LT Std 35 Light"/>
            <w:color w:val="000000"/>
            <w:sz w:val="22"/>
            <w:szCs w:val="22"/>
          </w:rPr>
          <w:t>below</w:t>
        </w:r>
        <w:r w:rsidRPr="008F5DDF">
          <w:rPr>
            <w:rFonts w:ascii="iCiel Avenir LT Std 35 Light" w:hAnsi="iCiel Avenir LT Std 35 Light"/>
            <w:color w:val="000000"/>
            <w:sz w:val="22"/>
            <w:szCs w:val="22"/>
          </w:rPr>
          <w:t xml:space="preserve"> to decide which method applies to your companies and complete the evaluation accordingly.</w:t>
        </w:r>
      </w:ins>
    </w:p>
    <w:p w14:paraId="0813805E" w14:textId="77777777" w:rsidR="005F5D10" w:rsidRDefault="005F5D10" w:rsidP="005F5D10">
      <w:pPr>
        <w:pStyle w:val="ListParagraph"/>
        <w:ind w:firstLine="0"/>
        <w:rPr>
          <w:ins w:id="7330" w:author="An Tran, ACA (BUV)" w:date="2024-09-12T11:03:00Z" w16du:dateUtc="2024-09-12T04:03:00Z"/>
          <w:rFonts w:ascii="iCiel Avenir LT Std 35 Light" w:hAnsi="iCiel Avenir LT Std 35 Light" w:cs="Arial"/>
          <w:sz w:val="22"/>
          <w:szCs w:val="22"/>
        </w:rPr>
      </w:pPr>
    </w:p>
    <w:p w14:paraId="6F30455A" w14:textId="77777777" w:rsidR="005F5D10" w:rsidRPr="008F5DDF" w:rsidRDefault="005F5D10" w:rsidP="005F5D10">
      <w:pPr>
        <w:pStyle w:val="ListParagraph"/>
        <w:numPr>
          <w:ilvl w:val="1"/>
          <w:numId w:val="45"/>
        </w:numPr>
        <w:rPr>
          <w:ins w:id="7331" w:author="An Tran, ACA (BUV)" w:date="2024-09-12T11:03:00Z" w16du:dateUtc="2024-09-12T04:03:00Z"/>
          <w:rFonts w:ascii="iCiel Avenir LT Std 35 Light" w:hAnsi="iCiel Avenir LT Std 35 Light" w:cs="Arial"/>
          <w:sz w:val="22"/>
          <w:szCs w:val="22"/>
        </w:rPr>
      </w:pPr>
      <w:ins w:id="7332" w:author="An Tran, ACA (BUV)" w:date="2024-09-12T11:03:00Z" w16du:dateUtc="2024-09-12T04:03:00Z">
        <w:r w:rsidRPr="00B20A9B">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B20A9B">
          <w:rPr>
            <w:rFonts w:ascii="iCiel Avenir LT Std 35 Light" w:hAnsi="iCiel Avenir LT Std 35 Light" w:cs="Arial"/>
            <w:sz w:val="22"/>
            <w:szCs w:val="22"/>
          </w:rPr>
          <w:t>uses a corporate email domain (e.g., @buv.edu.vn, @</w:t>
        </w:r>
        <w:r>
          <w:rPr>
            <w:rFonts w:ascii="iCiel Avenir LT Std 35 Light" w:hAnsi="iCiel Avenir LT Std 35 Light" w:cs="Arial"/>
            <w:sz w:val="22"/>
            <w:szCs w:val="22"/>
          </w:rPr>
          <w:t>savills</w:t>
        </w:r>
        <w:r w:rsidRPr="00B20A9B">
          <w:rPr>
            <w:rFonts w:ascii="iCiel Avenir LT Std 35 Light" w:hAnsi="iCiel Avenir LT Std 35 Light" w:cs="Arial"/>
            <w:sz w:val="22"/>
            <w:szCs w:val="22"/>
          </w:rPr>
          <w:t xml:space="preserve">.com, etc.), </w:t>
        </w:r>
        <w:r>
          <w:rPr>
            <w:rFonts w:ascii="iCiel Avenir LT Std 35 Light" w:hAnsi="iCiel Avenir LT Std 35 Light" w:cs="Arial"/>
            <w:sz w:val="22"/>
            <w:szCs w:val="22"/>
          </w:rPr>
          <w:t>students</w:t>
        </w:r>
        <w:r w:rsidRPr="00B20A9B">
          <w:rPr>
            <w:rFonts w:ascii="iCiel Avenir LT Std 35 Light" w:hAnsi="iCiel Avenir LT Std 35 Light" w:cs="Arial"/>
            <w:sz w:val="22"/>
            <w:szCs w:val="22"/>
          </w:rPr>
          <w:t xml:space="preserve"> and </w:t>
        </w:r>
        <w:r>
          <w:rPr>
            <w:rFonts w:ascii="iCiel Avenir LT Std 35 Light" w:hAnsi="iCiel Avenir LT Std 35 Light" w:cs="Arial"/>
            <w:sz w:val="22"/>
            <w:szCs w:val="22"/>
          </w:rPr>
          <w:t xml:space="preserve">the employer/supervisor only </w:t>
        </w:r>
        <w:r w:rsidRPr="00B20A9B">
          <w:rPr>
            <w:rFonts w:ascii="iCiel Avenir LT Std 35 Light" w:hAnsi="iCiel Avenir LT Std 35 Light" w:cs="Arial"/>
            <w:sz w:val="22"/>
            <w:szCs w:val="22"/>
          </w:rPr>
          <w:t>need to fill out and submit the online form</w:t>
        </w:r>
        <w:r>
          <w:rPr>
            <w:rFonts w:ascii="iCiel Avenir LT Std 35 Light" w:hAnsi="iCiel Avenir LT Std 35 Light" w:cs="Arial"/>
            <w:sz w:val="22"/>
            <w:szCs w:val="22"/>
          </w:rPr>
          <w:t xml:space="preserve"> directly to the University on the system. No need to print the form and get signature and stamp on the printed form.</w:t>
        </w:r>
        <w:r w:rsidRPr="00B20A9B">
          <w:rPr>
            <w:rFonts w:ascii="iCiel Avenir LT Std 35 Light" w:hAnsi="iCiel Avenir LT Std 35 Light" w:cs="Arial"/>
            <w:sz w:val="22"/>
            <w:szCs w:val="22"/>
          </w:rPr>
          <w:t xml:space="preserve"> – </w:t>
        </w:r>
        <w:r w:rsidRPr="00B20A9B">
          <w:rPr>
            <w:rFonts w:ascii="iCiel Avenir LT Std 35 Light" w:hAnsi="iCiel Avenir LT Std 35 Light" w:cs="Arial"/>
            <w:sz w:val="22"/>
            <w:szCs w:val="22"/>
          </w:rPr>
          <w:fldChar w:fldCharType="begin"/>
        </w:r>
        <w:r w:rsidRPr="00B20A9B">
          <w:rPr>
            <w:rFonts w:ascii="iCiel Avenir LT Std 35 Light" w:hAnsi="iCiel Avenir LT Std 35 Light" w:cs="Arial"/>
            <w:sz w:val="22"/>
            <w:szCs w:val="22"/>
          </w:rPr>
          <w:instrText>HYPERLINK "https://buv.instructure.com/courses/334/files/436707?wrap=1"</w:instrText>
        </w:r>
        <w:r w:rsidRPr="00B20A9B">
          <w:rPr>
            <w:rFonts w:ascii="iCiel Avenir LT Std 35 Light" w:hAnsi="iCiel Avenir LT Std 35 Light" w:cs="Arial"/>
            <w:sz w:val="22"/>
            <w:szCs w:val="22"/>
          </w:rPr>
        </w:r>
        <w:r w:rsidRPr="00B20A9B">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r w:rsidRPr="00B20A9B">
          <w:rPr>
            <w:rFonts w:ascii="iCiel Avenir LT Std 35 Light" w:hAnsi="iCiel Avenir LT Std 35 Light" w:cs="Arial"/>
            <w:sz w:val="22"/>
            <w:szCs w:val="22"/>
          </w:rPr>
          <w:fldChar w:fldCharType="end"/>
        </w:r>
      </w:ins>
    </w:p>
    <w:p w14:paraId="29E1782C" w14:textId="77777777" w:rsidR="005F5D10" w:rsidRPr="008F5DDF" w:rsidRDefault="005F5D10" w:rsidP="005F5D10">
      <w:pPr>
        <w:pStyle w:val="ListParagraph"/>
        <w:numPr>
          <w:ilvl w:val="1"/>
          <w:numId w:val="45"/>
        </w:numPr>
        <w:rPr>
          <w:ins w:id="7333" w:author="An Tran, ACA (BUV)" w:date="2024-09-12T11:03:00Z" w16du:dateUtc="2024-09-12T04:03:00Z"/>
          <w:rFonts w:ascii="iCiel Avenir LT Std 35 Light" w:hAnsi="iCiel Avenir LT Std 35 Light" w:cs="Arial"/>
          <w:sz w:val="22"/>
          <w:szCs w:val="22"/>
        </w:rPr>
      </w:pPr>
      <w:ins w:id="7334" w:author="An Tran, ACA (BUV)" w:date="2024-09-12T11:03:00Z" w16du:dateUtc="2024-09-12T04:03:00Z">
        <w:r w:rsidRPr="008F5DDF">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8F5DDF">
          <w:rPr>
            <w:rFonts w:ascii="iCiel Avenir LT Std 35 Light" w:hAnsi="iCiel Avenir LT Std 35 Light" w:cs="Arial"/>
            <w:sz w:val="22"/>
            <w:szCs w:val="22"/>
          </w:rPr>
          <w:t xml:space="preserve">does not use a corporate email domain and instead uses a personal email (e.g., @gmail.com, @hotmail.com, </w:t>
        </w:r>
        <w:r>
          <w:rPr>
            <w:rFonts w:ascii="iCiel Avenir LT Std 35 Light" w:hAnsi="iCiel Avenir LT Std 35 Light" w:cs="Arial"/>
            <w:sz w:val="22"/>
            <w:szCs w:val="22"/>
          </w:rPr>
          <w:t xml:space="preserve">@yahoo.com.vn, @outlook.com, </w:t>
        </w:r>
        <w:r w:rsidRPr="008F5DDF">
          <w:rPr>
            <w:rFonts w:ascii="iCiel Avenir LT Std 35 Light" w:hAnsi="iCiel Avenir LT Std 35 Light" w:cs="Arial"/>
            <w:sz w:val="22"/>
            <w:szCs w:val="22"/>
          </w:rPr>
          <w:t xml:space="preserve">etc.), on top of the online form, you will need to </w:t>
        </w:r>
        <w:r>
          <w:rPr>
            <w:rFonts w:ascii="iCiel Avenir LT Std 35 Light" w:hAnsi="iCiel Avenir LT Std 35 Light" w:cs="Arial"/>
            <w:sz w:val="22"/>
            <w:szCs w:val="22"/>
          </w:rPr>
          <w:t xml:space="preserve">print the filled form and </w:t>
        </w:r>
        <w:r w:rsidRPr="008F5DDF">
          <w:rPr>
            <w:rFonts w:ascii="iCiel Avenir LT Std 35 Light" w:hAnsi="iCiel Avenir LT Std 35 Light" w:cs="Arial"/>
            <w:sz w:val="22"/>
            <w:szCs w:val="22"/>
          </w:rPr>
          <w:t xml:space="preserve">submit </w:t>
        </w:r>
        <w:r>
          <w:rPr>
            <w:rFonts w:ascii="iCiel Avenir LT Std 35 Light" w:hAnsi="iCiel Avenir LT Std 35 Light" w:cs="Arial"/>
            <w:sz w:val="22"/>
            <w:szCs w:val="22"/>
          </w:rPr>
          <w:t xml:space="preserve">the printed </w:t>
        </w:r>
        <w:r w:rsidRPr="008F5DDF">
          <w:rPr>
            <w:rFonts w:ascii="iCiel Avenir LT Std 35 Light" w:hAnsi="iCiel Avenir LT Std 35 Light" w:cs="Arial"/>
            <w:sz w:val="22"/>
            <w:szCs w:val="22"/>
          </w:rPr>
          <w:t xml:space="preserve">form with </w:t>
        </w:r>
        <w:r>
          <w:rPr>
            <w:rFonts w:ascii="iCiel Avenir LT Std 35 Light" w:hAnsi="iCiel Avenir LT Std 35 Light" w:cs="Arial"/>
            <w:sz w:val="22"/>
            <w:szCs w:val="22"/>
          </w:rPr>
          <w:t xml:space="preserve">the employer/supervisor’s </w:t>
        </w:r>
        <w:r w:rsidRPr="008F5DDF">
          <w:rPr>
            <w:rFonts w:ascii="iCiel Avenir LT Std 35 Light" w:hAnsi="iCiel Avenir LT Std 35 Light" w:cs="Arial"/>
            <w:sz w:val="22"/>
            <w:szCs w:val="22"/>
          </w:rPr>
          <w:t xml:space="preserve">signature and seal. –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"https://buv.instructure.com/courses/334/files/436708?wrap=1"</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r w:rsidRPr="008F5DDF">
          <w:rPr>
            <w:rFonts w:ascii="iCiel Avenir LT Std 35 Light" w:hAnsi="iCiel Avenir LT Std 35 Light" w:cs="Arial"/>
            <w:sz w:val="22"/>
            <w:szCs w:val="22"/>
          </w:rPr>
          <w:fldChar w:fldCharType="end"/>
        </w:r>
      </w:ins>
    </w:p>
    <w:p w14:paraId="49CBE7CE" w14:textId="77777777" w:rsidR="005F5D10" w:rsidRPr="00B444DF" w:rsidRDefault="005F5D10" w:rsidP="005F5D10">
      <w:pPr>
        <w:pStyle w:val="ListParagraph"/>
        <w:numPr>
          <w:ilvl w:val="0"/>
          <w:numId w:val="45"/>
        </w:numPr>
        <w:rPr>
          <w:ins w:id="7335" w:author="An Tran, ACA (BUV)" w:date="2024-09-12T11:03:00Z" w16du:dateUtc="2024-09-12T04:03:00Z"/>
          <w:rFonts w:ascii="iCiel Avenir LT Std 35 Light" w:hAnsi="iCiel Avenir LT Std 35 Light" w:cs="Arial"/>
          <w:sz w:val="22"/>
          <w:szCs w:val="22"/>
        </w:rPr>
      </w:pPr>
      <w:ins w:id="7336" w:author="An Tran, ACA (BUV)" w:date="2024-09-12T11:03:00Z" w16du:dateUtc="2024-09-12T04:03:00Z">
        <w:r w:rsidRPr="00B444DF">
          <w:rPr>
            <w:rFonts w:ascii="iCiel Avenir LT Std 35 Light" w:hAnsi="iCiel Avenir LT Std 35 Light" w:cs="Arial"/>
            <w:b/>
            <w:bCs/>
            <w:sz w:val="22"/>
            <w:szCs w:val="22"/>
          </w:rPr>
          <w:t>Running a business:</w:t>
        </w:r>
        <w:r w:rsidRPr="00B444DF">
          <w:rPr>
            <w:rFonts w:ascii="iCiel Avenir LT Std 35 Light" w:hAnsi="iCiel Avenir LT Std 35 Light" w:cs="Arial"/>
            <w:sz w:val="22"/>
            <w:szCs w:val="22"/>
          </w:rPr>
          <w:t xml:space="preserve"> Students are required to submit Business Registration Certificate and supporting evidence with their name on it, or an introduction letter from the Founder verifying that the student is one of the Co-founders/ key stakeholders of the business. </w:t>
        </w:r>
        <w:r>
          <w:rPr>
            <w:rFonts w:ascii="iCiel Avenir LT Std 35 Light" w:hAnsi="iCiel Avenir LT Std 35 Light" w:cs="Arial"/>
            <w:sz w:val="22"/>
            <w:szCs w:val="22"/>
          </w:rPr>
          <w:t xml:space="preserve">Please submit the required documents to </w:t>
        </w:r>
        <w:r w:rsidRPr="00B444DF">
          <w:rPr>
            <w:rFonts w:ascii="iCiel Avenir LT Std 35 Light" w:hAnsi="iCiel Avenir LT Std 35 Light" w:cs="Arial"/>
            <w:sz w:val="22"/>
            <w:szCs w:val="22"/>
          </w:rPr>
          <w:t xml:space="preserve">Career Services &amp; Industry Relations </w:t>
        </w:r>
        <w:r>
          <w:rPr>
            <w:rFonts w:ascii="iCiel Avenir LT Std 35 Light" w:hAnsi="iCiel Avenir LT Std 35 Light" w:cs="Arial"/>
            <w:sz w:val="22"/>
            <w:szCs w:val="22"/>
          </w:rPr>
          <w:t xml:space="preserve">(CSIR) via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"mailto:SE-Careers@buv.edu.vn"</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FF6AA1">
          <w:rPr>
            <w:rStyle w:val="Hyperlink"/>
            <w:rFonts w:ascii="iCiel Avenir LT Std 35 Light" w:hAnsi="iCiel Avenir LT Std 35 Light" w:cs="Arial"/>
            <w:sz w:val="22"/>
            <w:szCs w:val="22"/>
          </w:rPr>
          <w:t>SE-Careers@buv.edu.vn</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w:t>
        </w:r>
      </w:ins>
    </w:p>
    <w:p w14:paraId="2E88B00A" w14:textId="77777777" w:rsidR="005F5D10" w:rsidRPr="008F5DDF" w:rsidRDefault="005F5D10" w:rsidP="005F5D10">
      <w:pPr>
        <w:pStyle w:val="ListParagraph"/>
        <w:numPr>
          <w:ilvl w:val="0"/>
          <w:numId w:val="45"/>
        </w:numPr>
        <w:rPr>
          <w:ins w:id="7337" w:author="An Tran, ACA (BUV)" w:date="2024-09-12T11:03:00Z" w16du:dateUtc="2024-09-12T04:03:00Z"/>
          <w:b/>
          <w:bCs/>
        </w:rPr>
      </w:pPr>
      <w:ins w:id="7338" w:author="An Tran, ACA (BUV)" w:date="2024-09-12T11:03:00Z" w16du:dateUtc="2024-09-12T04:03:00Z">
        <w:r w:rsidRPr="008F5DDF">
          <w:rPr>
            <w:rFonts w:ascii="iCiel Avenir LT Std 35 Light" w:hAnsi="iCiel Avenir LT Std 35 Light" w:cs="Arial"/>
            <w:b/>
            <w:bCs/>
            <w:sz w:val="22"/>
            <w:szCs w:val="22"/>
          </w:rPr>
          <w:t>Submitting a personal professional portfolio (For EM students only):</w:t>
        </w:r>
        <w:r w:rsidRPr="008F5DDF">
          <w:rPr>
            <w:rFonts w:ascii="iCiel Avenir LT Std 35 Light" w:hAnsi="iCiel Avenir LT Std 35 Light" w:cs="Arial"/>
            <w:sz w:val="22"/>
            <w:szCs w:val="22"/>
          </w:rPr>
          <w:t xml:space="preserve"> For each event, an Event Support Evaluation Form from the event supervisor plus any documents, photos, videos, or other materials synthesised into a portfolio that demonstrate your contribution &amp; involvement. Please follow the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"https://buv.instructure.com/courses/334/files?preview=550267&amp;sort=created_at&amp;order=desc"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Event Support Evaluation (Prof Porfolio)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and submit the required documents to Career Services &amp; Industry Relations (CSIR) via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"mailto:SE-Careers@buv.edu.vn"</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SE-Careers@buv.edu.vn</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w:t>
        </w:r>
      </w:ins>
    </w:p>
    <w:p w14:paraId="4CD6402E" w14:textId="77777777" w:rsidR="005F5D10" w:rsidRPr="008F5DDF" w:rsidRDefault="005F5D10" w:rsidP="005F5D10">
      <w:pPr>
        <w:pStyle w:val="ListParagraph"/>
        <w:numPr>
          <w:ilvl w:val="0"/>
          <w:numId w:val="45"/>
        </w:numPr>
        <w:rPr>
          <w:ins w:id="7339" w:author="An Tran, ACA (BUV)" w:date="2024-09-12T11:03:00Z" w16du:dateUtc="2024-09-12T04:03:00Z"/>
          <w:b/>
          <w:bCs/>
        </w:rPr>
      </w:pPr>
      <w:ins w:id="7340" w:author="An Tran, ACA (BUV)" w:date="2024-09-12T11:03:00Z" w16du:dateUtc="2024-09-12T04:03:00Z">
        <w:r w:rsidRPr="008F5DDF">
          <w:rPr>
            <w:rFonts w:ascii="iCiel Avenir LT Std 35 Light" w:hAnsi="iCiel Avenir LT Std 35 Light" w:cs="Arial"/>
            <w:b/>
            <w:bCs/>
            <w:sz w:val="22"/>
            <w:szCs w:val="22"/>
          </w:rPr>
          <w:t>Submitting a personal professional portfolio (For CS, CT, CGDP, CCP students only):</w:t>
        </w:r>
        <w:r w:rsidRPr="008F5DDF">
          <w:rPr>
            <w:rFonts w:ascii="iCiel Avenir LT Std 35 Light" w:hAnsi="iCiel Avenir LT Std 35 Light" w:cs="Arial"/>
            <w:sz w:val="22"/>
            <w:szCs w:val="22"/>
          </w:rPr>
          <w:t xml:space="preserve"> A personal portfolio with previous works that qualify for job applications AND a Portfolio Evaluation Form from a verified industry expert or an employer on the portfolio quality. Please follow the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"https://buv.instructure.com/courses/334/files?preview=550268&amp;sort=created_at&amp;order=desc"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Computing Portfolio Evaluation Submission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OR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"https://buv.instructure.com/courses/334/files?preview=550266&amp;sort=created_at&amp;order=desc"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Creative Portfolio Evaluation Submission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and submit the required documents to Career Services &amp; Industry Relations (CSIR) via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"mailto:SE-Careers@buv.edu.vn"</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SE-Careers@buv.edu.vn</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w:t>
        </w:r>
      </w:ins>
    </w:p>
    <w:p w14:paraId="526908AA" w14:textId="77777777" w:rsidR="005F5D10" w:rsidRPr="00B444DF" w:rsidRDefault="005F5D10" w:rsidP="005F5D10">
      <w:pPr>
        <w:tabs>
          <w:tab w:val="left" w:pos="630"/>
          <w:tab w:val="left" w:pos="1080"/>
        </w:tabs>
        <w:ind w:firstLine="0"/>
        <w:rPr>
          <w:ins w:id="7341" w:author="An Tran, ACA (BUV)" w:date="2024-09-12T11:03:00Z" w16du:dateUtc="2024-09-12T04:03:00Z"/>
          <w:rFonts w:ascii="iCiel Avenir LT Std 35 Light" w:hAnsi="iCiel Avenir LT Std 35 Light" w:cs="Arial"/>
          <w:sz w:val="22"/>
          <w:szCs w:val="22"/>
        </w:rPr>
      </w:pPr>
      <w:ins w:id="7342" w:author="An Tran, ACA (BUV)" w:date="2024-09-12T11:03:00Z" w16du:dateUtc="2024-09-12T04:03:00Z">
        <w:r>
          <w:rPr>
            <w:rFonts w:ascii="iCiel Avenir LT Std 35 Light" w:hAnsi="iCiel Avenir LT Std 35 Light" w:cs="Arial"/>
            <w:sz w:val="22"/>
            <w:szCs w:val="22"/>
          </w:rPr>
          <w:t>After that, a</w:t>
        </w:r>
        <w:r w:rsidRPr="00B444DF">
          <w:rPr>
            <w:rFonts w:ascii="iCiel Avenir LT Std 35 Light" w:hAnsi="iCiel Avenir LT Std 35 Light" w:cs="Arial"/>
            <w:sz w:val="22"/>
            <w:szCs w:val="22"/>
          </w:rPr>
          <w:t xml:space="preserve">ll the submitted documents are: </w:t>
        </w:r>
      </w:ins>
    </w:p>
    <w:p w14:paraId="227E4770" w14:textId="77777777" w:rsidR="005F5D10" w:rsidRPr="00B444DF" w:rsidRDefault="005F5D10" w:rsidP="005F5D10">
      <w:pPr>
        <w:pStyle w:val="ListParagraph"/>
        <w:numPr>
          <w:ilvl w:val="0"/>
          <w:numId w:val="46"/>
        </w:numPr>
        <w:ind w:left="720"/>
        <w:rPr>
          <w:ins w:id="7343" w:author="An Tran, ACA (BUV)" w:date="2024-09-12T11:03:00Z" w16du:dateUtc="2024-09-12T04:03:00Z"/>
          <w:rFonts w:ascii="iCiel Avenir LT Std 35 Light" w:hAnsi="iCiel Avenir LT Std 35 Light" w:cs="Arial"/>
          <w:sz w:val="22"/>
          <w:szCs w:val="22"/>
        </w:rPr>
      </w:pPr>
      <w:ins w:id="7344" w:author="An Tran, ACA (BUV)" w:date="2024-09-12T11:03:00Z" w16du:dateUtc="2024-09-12T04:03:00Z">
        <w:r>
          <w:rPr>
            <w:rFonts w:ascii="iCiel Avenir LT Std 35 Light" w:hAnsi="iCiel Avenir LT Std 35 Light" w:cs="Arial"/>
            <w:sz w:val="22"/>
            <w:szCs w:val="22"/>
          </w:rPr>
          <w:t>R</w:t>
        </w:r>
        <w:r w:rsidRPr="00B444DF">
          <w:rPr>
            <w:rFonts w:ascii="iCiel Avenir LT Std 35 Light" w:hAnsi="iCiel Avenir LT Std 35 Light" w:cs="Arial"/>
            <w:sz w:val="22"/>
            <w:szCs w:val="22"/>
          </w:rPr>
          <w:t xml:space="preserve">eviewed by Career Services &amp; Industry Relations </w:t>
        </w:r>
        <w:r>
          <w:rPr>
            <w:rFonts w:ascii="iCiel Avenir LT Std 35 Light" w:hAnsi="iCiel Avenir LT Std 35 Light" w:cs="Arial"/>
            <w:sz w:val="22"/>
            <w:szCs w:val="22"/>
          </w:rPr>
          <w:t xml:space="preserve">(CSIR) </w:t>
        </w:r>
        <w:r w:rsidRPr="00B444DF">
          <w:rPr>
            <w:rFonts w:ascii="iCiel Avenir LT Std 35 Light" w:hAnsi="iCiel Avenir LT Std 35 Light" w:cs="Arial"/>
            <w:sz w:val="22"/>
            <w:szCs w:val="22"/>
          </w:rPr>
          <w:t>to record the students’ strengths and weaknesses and provide suitable career guidance for them.</w:t>
        </w:r>
      </w:ins>
    </w:p>
    <w:p w14:paraId="618759D2" w14:textId="77777777" w:rsidR="005F5D10" w:rsidRPr="00B444DF" w:rsidRDefault="005F5D10" w:rsidP="005F5D10">
      <w:pPr>
        <w:pStyle w:val="ListParagraph"/>
        <w:numPr>
          <w:ilvl w:val="0"/>
          <w:numId w:val="46"/>
        </w:numPr>
        <w:ind w:left="720"/>
        <w:rPr>
          <w:ins w:id="7345" w:author="An Tran, ACA (BUV)" w:date="2024-09-12T11:03:00Z" w16du:dateUtc="2024-09-12T04:03:00Z"/>
          <w:rFonts w:ascii="iCiel Avenir LT Std 35 Light" w:hAnsi="iCiel Avenir LT Std 35 Light" w:cs="Arial"/>
          <w:sz w:val="22"/>
          <w:szCs w:val="22"/>
        </w:rPr>
      </w:pPr>
      <w:ins w:id="7346" w:author="An Tran, ACA (BUV)" w:date="2024-09-12T11:03:00Z" w16du:dateUtc="2024-09-12T04:03:00Z">
        <w:r>
          <w:rPr>
            <w:rFonts w:ascii="iCiel Avenir LT Std 35 Light" w:hAnsi="iCiel Avenir LT Std 35 Light" w:cs="Arial"/>
            <w:sz w:val="22"/>
            <w:szCs w:val="22"/>
          </w:rPr>
          <w:t>A</w:t>
        </w:r>
        <w:r w:rsidRPr="00B444DF">
          <w:rPr>
            <w:rFonts w:ascii="iCiel Avenir LT Std 35 Light" w:hAnsi="iCiel Avenir LT Std 35 Light" w:cs="Arial"/>
            <w:sz w:val="22"/>
            <w:szCs w:val="22"/>
          </w:rPr>
          <w:t xml:space="preserve">pproved by </w:t>
        </w:r>
        <w:r>
          <w:rPr>
            <w:rFonts w:ascii="iCiel Avenir LT Std 35 Light" w:hAnsi="iCiel Avenir LT Std 35 Light" w:cs="Arial"/>
            <w:sz w:val="22"/>
            <w:szCs w:val="22"/>
          </w:rPr>
          <w:t xml:space="preserve">BUV Management </w:t>
        </w:r>
        <w:r w:rsidRPr="00B444DF">
          <w:rPr>
            <w:rFonts w:ascii="iCiel Avenir LT Std 35 Light" w:hAnsi="iCiel Avenir LT Std 35 Light" w:cs="Arial"/>
            <w:sz w:val="22"/>
            <w:szCs w:val="22"/>
          </w:rPr>
          <w:t xml:space="preserve">if an internship and the evaluation are valid for students to gain PSG points. The number of PSG points varies upon types and lengths of each experience. </w:t>
        </w:r>
      </w:ins>
    </w:p>
    <w:p w14:paraId="208DA7BB" w14:textId="77777777" w:rsidR="005F5D10" w:rsidRDefault="005F5D10" w:rsidP="005F5D10">
      <w:pPr>
        <w:tabs>
          <w:tab w:val="left" w:pos="630"/>
          <w:tab w:val="left" w:pos="1080"/>
        </w:tabs>
        <w:ind w:firstLine="0"/>
        <w:rPr>
          <w:ins w:id="7347" w:author="An Tran, ACA (BUV)" w:date="2024-09-12T11:03:00Z" w16du:dateUtc="2024-09-12T04:03:00Z"/>
          <w:rFonts w:ascii="iCiel Avenir LT Std 35 Light" w:hAnsi="iCiel Avenir LT Std 35 Light" w:cs="Arial"/>
          <w:sz w:val="22"/>
          <w:szCs w:val="22"/>
        </w:rPr>
      </w:pPr>
      <w:ins w:id="7348" w:author="An Tran, ACA (BUV)" w:date="2024-09-12T11:03:00Z" w16du:dateUtc="2024-09-12T04:03:00Z">
        <w:r>
          <w:rPr>
            <w:rFonts w:ascii="iCiel Avenir LT Std 35 Light" w:hAnsi="iCiel Avenir LT Std 35 Light" w:cs="Arial"/>
            <w:sz w:val="22"/>
            <w:szCs w:val="22"/>
          </w:rPr>
          <w:t>If there is any update in the processes, t</w:t>
        </w:r>
        <w:r w:rsidRPr="00B444DF">
          <w:rPr>
            <w:rFonts w:ascii="iCiel Avenir LT Std 35 Light" w:hAnsi="iCiel Avenir LT Std 35 Light" w:cs="Arial"/>
            <w:sz w:val="22"/>
            <w:szCs w:val="22"/>
          </w:rPr>
          <w:t xml:space="preserve">he step-by-step instructions </w:t>
        </w:r>
        <w:r>
          <w:rPr>
            <w:rFonts w:ascii="iCiel Avenir LT Std 35 Light" w:hAnsi="iCiel Avenir LT Std 35 Light" w:cs="Arial"/>
            <w:sz w:val="22"/>
            <w:szCs w:val="22"/>
          </w:rPr>
          <w:t>will be</w:t>
        </w:r>
        <w:r w:rsidRPr="00B444DF">
          <w:rPr>
            <w:rFonts w:ascii="iCiel Avenir LT Std 35 Light" w:hAnsi="iCiel Avenir LT Std 35 Light" w:cs="Arial"/>
            <w:sz w:val="22"/>
            <w:szCs w:val="22"/>
          </w:rPr>
          <w:t xml:space="preserve"> fully communicated to all students via email. </w:t>
        </w:r>
      </w:ins>
    </w:p>
    <w:p w14:paraId="75686D9F" w14:textId="77777777" w:rsidR="005F5D10" w:rsidRPr="008F5DDF" w:rsidRDefault="005F5D10" w:rsidP="005F5D10">
      <w:pPr>
        <w:tabs>
          <w:tab w:val="left" w:pos="630"/>
          <w:tab w:val="left" w:pos="1080"/>
        </w:tabs>
        <w:spacing w:before="0" w:beforeAutospacing="0" w:after="0" w:afterAutospacing="0"/>
        <w:ind w:firstLine="0"/>
        <w:rPr>
          <w:ins w:id="7349" w:author="An Tran, ACA (BUV)" w:date="2024-09-12T11:03:00Z" w16du:dateUtc="2024-09-12T04:03:00Z"/>
          <w:rFonts w:ascii="iCiel Avenir LT Std 35 Light" w:hAnsi="iCiel Avenir LT Std 35 Light" w:cs="Arial"/>
          <w:b/>
          <w:bCs/>
          <w:sz w:val="22"/>
          <w:szCs w:val="22"/>
        </w:rPr>
      </w:pPr>
      <w:ins w:id="7350" w:author="An Tran, ACA (BUV)" w:date="2024-09-12T11:03:00Z" w16du:dateUtc="2024-09-12T04:03:00Z">
        <w:r w:rsidRPr="008F5DDF">
          <w:rPr>
            <w:rFonts w:ascii="iCiel Avenir LT Std 35 Light" w:hAnsi="iCiel Avenir LT Std 35 Light" w:cs="Arial"/>
            <w:b/>
            <w:bCs/>
            <w:sz w:val="22"/>
            <w:szCs w:val="22"/>
          </w:rPr>
          <w:t xml:space="preserve">*Note: </w:t>
        </w:r>
      </w:ins>
    </w:p>
    <w:p w14:paraId="424271E9" w14:textId="77777777" w:rsidR="005F5D10" w:rsidRDefault="005F5D10" w:rsidP="005F5D10">
      <w:pPr>
        <w:tabs>
          <w:tab w:val="left" w:pos="630"/>
          <w:tab w:val="left" w:pos="1080"/>
        </w:tabs>
        <w:spacing w:before="0" w:beforeAutospacing="0" w:after="0" w:afterAutospacing="0"/>
        <w:ind w:firstLine="0"/>
        <w:rPr>
          <w:ins w:id="7351" w:author="An Tran, ACA (BUV)" w:date="2024-09-12T11:03:00Z" w16du:dateUtc="2024-09-12T04:03:00Z"/>
          <w:rFonts w:ascii="iCiel Avenir LT Std 35 Light" w:hAnsi="iCiel Avenir LT Std 35 Light" w:cs="Arial"/>
          <w:sz w:val="22"/>
          <w:szCs w:val="22"/>
        </w:rPr>
      </w:pPr>
      <w:ins w:id="7352" w:author="An Tran, ACA (BUV)" w:date="2024-09-12T11:03:00Z" w16du:dateUtc="2024-09-12T04:03:00Z">
        <w:r>
          <w:rPr>
            <w:rFonts w:ascii="iCiel Avenir LT Std 35 Light" w:hAnsi="iCiel Avenir LT Std 35 Light" w:cs="Arial"/>
            <w:sz w:val="22"/>
            <w:szCs w:val="22"/>
          </w:rPr>
          <w:t xml:space="preserve">- “Internship Evaluation Form” has been changed to “Professional Experience Evaluation Form” to recognise all kinds of professional experience which add values to students’ professional profile. </w:t>
        </w:r>
      </w:ins>
    </w:p>
    <w:p w14:paraId="0A18C8F2" w14:textId="77777777" w:rsidR="005F5D10" w:rsidRPr="00B444DF" w:rsidRDefault="005F5D10" w:rsidP="005F5D10">
      <w:pPr>
        <w:tabs>
          <w:tab w:val="left" w:pos="630"/>
          <w:tab w:val="left" w:pos="1080"/>
        </w:tabs>
        <w:spacing w:before="0" w:beforeAutospacing="0"/>
        <w:ind w:firstLine="0"/>
        <w:rPr>
          <w:ins w:id="7353" w:author="An Tran, ACA (BUV)" w:date="2024-09-12T11:03:00Z" w16du:dateUtc="2024-09-12T04:03:00Z"/>
          <w:rFonts w:ascii="iCiel Avenir LT Std 35 Light" w:hAnsi="iCiel Avenir LT Std 35 Light" w:cs="Arial"/>
          <w:sz w:val="22"/>
          <w:szCs w:val="22"/>
        </w:rPr>
      </w:pPr>
      <w:ins w:id="7354" w:author="An Tran, ACA (BUV)" w:date="2024-09-12T11:03:00Z" w16du:dateUtc="2024-09-12T04:03:00Z">
        <w:r>
          <w:rPr>
            <w:rFonts w:ascii="iCiel Avenir LT Std 35 Light" w:hAnsi="iCiel Avenir LT Std 35 Light" w:cs="Arial"/>
            <w:sz w:val="22"/>
            <w:szCs w:val="22"/>
          </w:rPr>
          <w:t xml:space="preserve">- We no longer issue Internship Completion Certificate. If students would like to have any professional experience evidence for any purpose, please take the initiative to ask additional documents, such as a recommendation letter or a certificate, from the employers; or save the hard copy of the Evaluation Form. </w:t>
        </w:r>
      </w:ins>
    </w:p>
    <w:p w14:paraId="73E1A276" w14:textId="77777777" w:rsidR="005F5D10" w:rsidRDefault="005F5D10" w:rsidP="005F5D10">
      <w:pPr>
        <w:tabs>
          <w:tab w:val="left" w:pos="630"/>
          <w:tab w:val="left" w:pos="1080"/>
        </w:tabs>
        <w:ind w:firstLine="0"/>
        <w:rPr>
          <w:ins w:id="7355" w:author="An Tran, ACA (BUV)" w:date="2024-09-12T11:03:00Z" w16du:dateUtc="2024-09-12T04:03:00Z"/>
          <w:rFonts w:ascii="iCiel Avenir LT Std 35 Light" w:hAnsi="iCiel Avenir LT Std 35 Light" w:cs="Arial"/>
          <w:sz w:val="22"/>
          <w:szCs w:val="22"/>
        </w:rPr>
      </w:pPr>
      <w:ins w:id="7356"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32226BB3" w14:textId="77777777" w:rsidR="005F5D10" w:rsidRPr="00B444DF" w:rsidRDefault="005F5D10" w:rsidP="005F5D10">
      <w:pPr>
        <w:tabs>
          <w:tab w:val="left" w:pos="630"/>
          <w:tab w:val="left" w:pos="1080"/>
        </w:tabs>
        <w:ind w:firstLine="0"/>
        <w:rPr>
          <w:ins w:id="7357" w:author="An Tran, ACA (BUV)" w:date="2024-09-12T11:03:00Z" w16du:dateUtc="2024-09-12T04:03:00Z"/>
          <w:rFonts w:ascii="iCiel Avenir LT Std 35 Light" w:hAnsi="iCiel Avenir LT Std 35 Light" w:cs="Arial"/>
          <w:sz w:val="22"/>
          <w:szCs w:val="22"/>
        </w:rPr>
      </w:pPr>
      <w:ins w:id="7358"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D8A7BFB" w14:textId="77777777" w:rsidR="005F5D10" w:rsidRPr="00B444DF" w:rsidRDefault="005F5D10" w:rsidP="005F5D10">
      <w:pPr>
        <w:tabs>
          <w:tab w:val="left" w:pos="630"/>
          <w:tab w:val="left" w:pos="1080"/>
        </w:tabs>
        <w:ind w:firstLine="0"/>
        <w:rPr>
          <w:ins w:id="7359" w:author="An Tran, ACA (BUV)" w:date="2024-09-12T11:03:00Z" w16du:dateUtc="2024-09-12T04:03:00Z"/>
          <w:rFonts w:ascii="iCiel Avenir LT Std 35 Light" w:hAnsi="iCiel Avenir LT Std 35 Light" w:cs="Arial"/>
          <w:i/>
          <w:iCs/>
          <w:sz w:val="22"/>
          <w:szCs w:val="22"/>
        </w:rPr>
      </w:pPr>
      <w:ins w:id="7360" w:author="An Tran, ACA (BUV)" w:date="2024-09-12T11:03:00Z" w16du:dateUtc="2024-09-12T04:03:00Z">
        <w:r w:rsidRPr="00B444DF">
          <w:rPr>
            <w:rFonts w:ascii="iCiel Avenir LT Std 35 Light" w:hAnsi="iCiel Avenir LT Std 35 Light" w:cs="Arial"/>
            <w:i/>
            <w:iCs/>
            <w:sz w:val="22"/>
            <w:szCs w:val="22"/>
          </w:rPr>
          <w:t>Chúng tôi khuyến khích sinh viên trải nghiệm làm việc để các bạn có thể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suy ng</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t kinh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bạn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các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theo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con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ins>
    </w:p>
    <w:p w14:paraId="74C330BC" w14:textId="77777777" w:rsidR="005F5D10" w:rsidRPr="00B444DF" w:rsidRDefault="005F5D10" w:rsidP="005F5D10">
      <w:pPr>
        <w:tabs>
          <w:tab w:val="left" w:pos="630"/>
          <w:tab w:val="left" w:pos="1080"/>
        </w:tabs>
        <w:ind w:firstLine="0"/>
        <w:rPr>
          <w:ins w:id="7361" w:author="An Tran, ACA (BUV)" w:date="2024-09-12T11:03:00Z" w16du:dateUtc="2024-09-12T04:03:00Z"/>
          <w:rFonts w:ascii="iCiel Avenir LT Std 35 Light" w:hAnsi="iCiel Avenir LT Std 35 Light" w:cs="Arial"/>
          <w:i/>
          <w:iCs/>
          <w:sz w:val="22"/>
          <w:szCs w:val="22"/>
        </w:rPr>
      </w:pPr>
      <w:ins w:id="7362" w:author="An Tran, ACA (BUV)" w:date="2024-09-12T11:03:00Z" w16du:dateUtc="2024-09-12T04:03:00Z">
        <w:r w:rsidRPr="00B444DF">
          <w:rPr>
            <w:rFonts w:ascii="iCiel Avenir LT Std 35 Light" w:hAnsi="iCiel Avenir LT Std 35 Light" w:cs="Arial"/>
            <w:i/>
            <w:iCs/>
            <w:sz w:val="22"/>
            <w:szCs w:val="22"/>
          </w:rPr>
          <w:t xml:space="preserve">Mỗi lựa chọn trải nghiệm sẽ có các quy trình và yêu cầu khác nhau. </w:t>
        </w:r>
      </w:ins>
    </w:p>
    <w:p w14:paraId="7F319381" w14:textId="77777777" w:rsidR="005F5D10" w:rsidRPr="008F5DDF" w:rsidRDefault="005F5D10" w:rsidP="005F5D10">
      <w:pPr>
        <w:pStyle w:val="ListParagraph"/>
        <w:numPr>
          <w:ilvl w:val="0"/>
          <w:numId w:val="45"/>
        </w:numPr>
        <w:rPr>
          <w:ins w:id="7363" w:author="An Tran, ACA (BUV)" w:date="2024-09-12T11:03:00Z" w16du:dateUtc="2024-09-12T04:03:00Z"/>
          <w:rFonts w:ascii="iCiel Avenir LT Std 35 Light" w:hAnsi="iCiel Avenir LT Std 35 Light" w:cs="Arial"/>
          <w:i/>
          <w:iCs/>
          <w:sz w:val="22"/>
          <w:szCs w:val="22"/>
        </w:rPr>
      </w:pPr>
      <w:ins w:id="7364" w:author="An Tran, ACA (BUV)" w:date="2024-09-12T11:03:00Z" w16du:dateUtc="2024-09-12T04:03:00Z">
        <w:r w:rsidRPr="00B444DF">
          <w:rPr>
            <w:rFonts w:ascii="iCiel Avenir LT Std 35 Light" w:hAnsi="iCiel Avenir LT Std 35 Light" w:cs="Arial"/>
            <w:b/>
            <w:bCs/>
            <w:i/>
            <w:iCs/>
            <w:sz w:val="22"/>
            <w:szCs w:val="22"/>
          </w:rPr>
          <w:t>Làm thêm, thực tập, kiến tập, dự án cộng đồng với các tổ chức phi chính phủ (NGO), tổ chức phi lợi nhuận (NPO), doanh nghiệp xã hội đã được xác nhận; chương trình ươm tạo và tăng tốc khởi nghiệp:</w:t>
        </w:r>
        <w:r w:rsidRPr="00B444DF">
          <w:rPr>
            <w:rFonts w:ascii="iCiel Avenir LT Std 35 Light" w:hAnsi="iCiel Avenir LT Std 35 Light" w:cs="Arial"/>
            <w:i/>
            <w:iCs/>
            <w:sz w:val="22"/>
            <w:szCs w:val="22"/>
          </w:rPr>
          <w:t xml:space="preserve"> Yêu cầu nộp Bản đánh giá Chất lượng Làm việc được chứng thực bởi Công ty/ Quản lý. </w:t>
        </w:r>
        <w:r>
          <w:rPr>
            <w:rFonts w:ascii="iCiel Avenir LT Std 35 Light" w:hAnsi="iCiel Avenir LT Std 35 Light" w:cs="Arial"/>
            <w:i/>
            <w:iCs/>
            <w:sz w:val="22"/>
            <w:szCs w:val="22"/>
          </w:rPr>
          <w:t xml:space="preserve">Sinh viên có thể điền và nộp Bản đánh </w:t>
        </w:r>
        <w:r w:rsidRPr="00CF56FB">
          <w:rPr>
            <w:rFonts w:ascii="iCiel Avenir LT Std 35 Light" w:hAnsi="iCiel Avenir LT Std 35 Light" w:cs="Arial"/>
            <w:i/>
            <w:iCs/>
            <w:sz w:val="22"/>
            <w:szCs w:val="22"/>
          </w:rPr>
          <w:t>giá tại</w:t>
        </w:r>
        <w:r w:rsidRPr="008F5DDF">
          <w:rPr>
            <w:rFonts w:ascii="iCiel Avenir LT Std 35 Light" w:hAnsi="iCiel Avenir LT Std 35 Light" w:cs="Arial"/>
            <w:i/>
            <w:iCs/>
            <w:sz w:val="22"/>
            <w:szCs w:val="22"/>
          </w:rPr>
          <w:t xml:space="preserve"> </w:t>
        </w:r>
        <w:r w:rsidRPr="00635048">
          <w:rPr>
            <w:rFonts w:ascii="iCiel Avenir LT Std 35 Light" w:hAnsi="iCiel Avenir LT Std 35 Light"/>
            <w:color w:val="000000"/>
            <w:sz w:val="22"/>
            <w:szCs w:val="22"/>
          </w:rPr>
          <w:fldChar w:fldCharType="begin"/>
        </w:r>
        <w:r w:rsidRPr="00635048">
          <w:rPr>
            <w:rFonts w:ascii="iCiel Avenir LT Std 35 Light" w:hAnsi="iCiel Avenir LT Std 35 Light"/>
            <w:color w:val="000000"/>
            <w:sz w:val="22"/>
            <w:szCs w:val="22"/>
          </w:rPr>
          <w:instrText>HYPERLINK "https://student.buv.edu.vn/evaluation" \o "https://student.buv.edu.vn/evaluation"</w:instrText>
        </w:r>
        <w:r w:rsidRPr="00635048">
          <w:rPr>
            <w:rFonts w:ascii="iCiel Avenir LT Std 35 Light" w:hAnsi="iCiel Avenir LT Std 35 Light"/>
            <w:color w:val="000000"/>
            <w:sz w:val="22"/>
            <w:szCs w:val="22"/>
          </w:rPr>
        </w:r>
        <w:r w:rsidRPr="00635048">
          <w:rPr>
            <w:rFonts w:ascii="iCiel Avenir LT Std 35 Light" w:hAnsi="iCiel Avenir LT Std 35 Light"/>
            <w:color w:val="000000"/>
            <w:sz w:val="22"/>
            <w:szCs w:val="22"/>
          </w:rPr>
          <w:fldChar w:fldCharType="separate"/>
        </w:r>
        <w:r w:rsidRPr="00635048">
          <w:rPr>
            <w:rStyle w:val="Hyperlink"/>
            <w:rFonts w:ascii="iCiel Avenir LT Std 35 Light" w:hAnsi="iCiel Avenir LT Std 35 Light"/>
            <w:sz w:val="22"/>
            <w:szCs w:val="22"/>
          </w:rPr>
          <w:t>Student Portal/Student Experience/Internship Evaluation</w:t>
        </w:r>
        <w:r w:rsidRPr="00635048">
          <w:rPr>
            <w:rFonts w:ascii="iCiel Avenir LT Std 35 Light" w:hAnsi="iCiel Avenir LT Std 35 Light"/>
            <w:color w:val="000000"/>
            <w:sz w:val="22"/>
            <w:szCs w:val="22"/>
          </w:rPr>
          <w:fldChar w:fldCharType="end"/>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"https://student.buv.edu.vn/signin"</w:instrText>
        </w:r>
        <w:r w:rsidRPr="008F5DDF">
          <w:rPr>
            <w:rFonts w:ascii="iCiel Avenir LT Std 35 Light" w:hAnsi="iCiel Avenir LT Std 35 Light" w:cs="Arial"/>
            <w:i/>
            <w:iCs/>
            <w:sz w:val="22"/>
            <w:szCs w:val="22"/>
          </w:rPr>
        </w:r>
        <w:r w:rsidR="004F668E">
          <w:rPr>
            <w:rFonts w:ascii="iCiel Avenir LT Std 35 Light" w:hAnsi="iCiel Avenir LT Std 35 Light" w:cs="Arial"/>
            <w:i/>
            <w:iCs/>
            <w:sz w:val="22"/>
            <w:szCs w:val="22"/>
          </w:rPr>
          <w:fldChar w:fldCharType="separate"/>
        </w:r>
        <w:r w:rsidRPr="008F5DDF">
          <w:rPr>
            <w:rFonts w:ascii="iCiel Avenir LT Std 35 Light" w:hAnsi="iCiel Avenir LT Std 35 Light" w:cs="Arial"/>
            <w:i/>
            <w:iCs/>
            <w:sz w:val="22"/>
            <w:szCs w:val="22"/>
          </w:rPr>
          <w:fldChar w:fldCharType="end"/>
        </w:r>
        <w:r>
          <w:rPr>
            <w:rFonts w:ascii="iCiel Avenir LT Std 35 Light" w:hAnsi="iCiel Avenir LT Std 35 Light" w:cs="Arial"/>
            <w:i/>
            <w:iCs/>
            <w:sz w:val="22"/>
            <w:szCs w:val="22"/>
          </w:rPr>
          <w:t xml:space="preserve">. Vui lòng đọc kỹ hướng dẫn dưới đây và lựa chọn hình thức nộp phù hợp. </w:t>
        </w:r>
      </w:ins>
    </w:p>
    <w:p w14:paraId="2BF4BBC4" w14:textId="77777777" w:rsidR="005F5D10" w:rsidRPr="008F5DDF" w:rsidRDefault="005F5D10" w:rsidP="005F5D10">
      <w:pPr>
        <w:pStyle w:val="ListParagraph"/>
        <w:numPr>
          <w:ilvl w:val="1"/>
          <w:numId w:val="45"/>
        </w:numPr>
        <w:rPr>
          <w:ins w:id="7365" w:author="An Tran, ACA (BUV)" w:date="2024-09-12T11:03:00Z" w16du:dateUtc="2024-09-12T04:03:00Z"/>
          <w:rFonts w:ascii="iCiel Avenir LT Std 35 Light" w:hAnsi="iCiel Avenir LT Std 35 Light" w:cs="Arial"/>
          <w:i/>
          <w:iCs/>
          <w:sz w:val="22"/>
          <w:szCs w:val="22"/>
        </w:rPr>
      </w:pPr>
      <w:ins w:id="7366" w:author="An Tran, ACA (BUV)" w:date="2024-09-12T11:03:00Z" w16du:dateUtc="2024-09-12T04:03:00Z">
        <w:r w:rsidRPr="008F5DDF">
          <w:rPr>
            <w:rFonts w:ascii="iCiel Avenir LT Std 35 Light" w:hAnsi="iCiel Avenir LT Std 35 Light" w:cs="Arial"/>
            <w:i/>
            <w:iCs/>
            <w:sz w:val="22"/>
            <w:szCs w:val="22"/>
          </w:rPr>
          <w:t xml:space="preserve">Nếu nhà tuyển dụng/người giám sát sử dụng tên miền email công ty (ví dụ: @buv.edu.vn, @savills.com, v.v.), sinh viên và nhà tuyển dụng/người giám sát chỉ cần điền và nộp biểu mẫu trực tuyến trực tiếp trên hệ thống. Sinh viên KHÔNG cần in biểu mẫu và lấy chữ ký, con dấu trên bản in. – </w:t>
        </w:r>
        <w:r w:rsidRPr="00B20A9B">
          <w:rPr>
            <w:rFonts w:ascii="iCiel Avenir LT Std 35 Light" w:hAnsi="iCiel Avenir LT Std 35 Light" w:cs="Arial"/>
            <w:sz w:val="22"/>
            <w:szCs w:val="22"/>
          </w:rPr>
          <w:fldChar w:fldCharType="begin"/>
        </w:r>
        <w:r w:rsidRPr="00B20A9B">
          <w:rPr>
            <w:rFonts w:ascii="iCiel Avenir LT Std 35 Light" w:hAnsi="iCiel Avenir LT Std 35 Light" w:cs="Arial"/>
            <w:sz w:val="22"/>
            <w:szCs w:val="22"/>
          </w:rPr>
          <w:instrText>HYPERLINK "https://buv.instructure.com/courses/334/files/436707?wrap=1"</w:instrText>
        </w:r>
        <w:r w:rsidRPr="00B20A9B">
          <w:rPr>
            <w:rFonts w:ascii="iCiel Avenir LT Std 35 Light" w:hAnsi="iCiel Avenir LT Std 35 Light" w:cs="Arial"/>
            <w:sz w:val="22"/>
            <w:szCs w:val="22"/>
          </w:rPr>
        </w:r>
        <w:r w:rsidRPr="00B20A9B">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r w:rsidRPr="00B20A9B">
          <w:rPr>
            <w:rFonts w:ascii="iCiel Avenir LT Std 35 Light" w:hAnsi="iCiel Avenir LT Std 35 Light" w:cs="Arial"/>
            <w:sz w:val="22"/>
            <w:szCs w:val="22"/>
          </w:rPr>
          <w:fldChar w:fldCharType="end"/>
        </w:r>
      </w:ins>
    </w:p>
    <w:p w14:paraId="66D42A70" w14:textId="77777777" w:rsidR="005F5D10" w:rsidRPr="008F5DDF" w:rsidRDefault="005F5D10" w:rsidP="005F5D10">
      <w:pPr>
        <w:pStyle w:val="ListParagraph"/>
        <w:numPr>
          <w:ilvl w:val="1"/>
          <w:numId w:val="45"/>
        </w:numPr>
        <w:rPr>
          <w:ins w:id="7367" w:author="An Tran, ACA (BUV)" w:date="2024-09-12T11:03:00Z" w16du:dateUtc="2024-09-12T04:03:00Z"/>
          <w:rFonts w:ascii="iCiel Avenir LT Std 35 Light" w:hAnsi="iCiel Avenir LT Std 35 Light" w:cs="Arial"/>
          <w:i/>
          <w:iCs/>
          <w:sz w:val="22"/>
          <w:szCs w:val="22"/>
        </w:rPr>
      </w:pPr>
      <w:ins w:id="7368" w:author="An Tran, ACA (BUV)" w:date="2024-09-12T11:03:00Z" w16du:dateUtc="2024-09-12T04:03:00Z">
        <w:r w:rsidRPr="008F5DDF">
          <w:rPr>
            <w:rFonts w:ascii="iCiel Avenir LT Std 35 Light" w:hAnsi="iCiel Avenir LT Std 35 Light" w:cs="Arial"/>
            <w:i/>
            <w:iCs/>
            <w:sz w:val="22"/>
            <w:szCs w:val="22"/>
          </w:rPr>
          <w:t xml:space="preserve">Nếu nhà tuyển dụng/người giám sát không sử dụng tên miền email công ty mà sử dụng email cá nhân (ví dụ: @gmail.com, @hotmail.com, v.v.), ngoài việc điền biểu mẫu trực tuyến, sinh viên cần in biểu mẫu đã điền và nộp bản in kèm theo chữ ký và con dấu của nhà tuyển dụng/người giám sát. – </w:t>
        </w:r>
        <w:r w:rsidRPr="00635048">
          <w:rPr>
            <w:rFonts w:ascii="iCiel Avenir LT Std 35 Light" w:hAnsi="iCiel Avenir LT Std 35 Light" w:cs="Arial"/>
            <w:sz w:val="22"/>
            <w:szCs w:val="22"/>
          </w:rPr>
          <w:fldChar w:fldCharType="begin"/>
        </w:r>
        <w:r w:rsidRPr="00635048">
          <w:rPr>
            <w:rFonts w:ascii="iCiel Avenir LT Std 35 Light" w:hAnsi="iCiel Avenir LT Std 35 Light" w:cs="Arial"/>
            <w:sz w:val="22"/>
            <w:szCs w:val="22"/>
          </w:rPr>
          <w:instrText>HYPERLINK "https://buv.instructure.com/courses/334/files/436708?wrap=1"</w:instrText>
        </w:r>
        <w:r w:rsidRPr="00635048">
          <w:rPr>
            <w:rFonts w:ascii="iCiel Avenir LT Std 35 Light" w:hAnsi="iCiel Avenir LT Std 35 Light" w:cs="Arial"/>
            <w:sz w:val="22"/>
            <w:szCs w:val="22"/>
          </w:rPr>
        </w:r>
        <w:r w:rsidRPr="00635048">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r w:rsidRPr="00635048">
          <w:rPr>
            <w:rFonts w:ascii="iCiel Avenir LT Std 35 Light" w:hAnsi="iCiel Avenir LT Std 35 Light" w:cs="Arial"/>
            <w:sz w:val="22"/>
            <w:szCs w:val="22"/>
          </w:rPr>
          <w:fldChar w:fldCharType="end"/>
        </w:r>
      </w:ins>
    </w:p>
    <w:p w14:paraId="746CFB87" w14:textId="77777777" w:rsidR="005F5D10" w:rsidRPr="00CF56FB" w:rsidRDefault="005F5D10" w:rsidP="005F5D10">
      <w:pPr>
        <w:pStyle w:val="ListParagraph"/>
        <w:numPr>
          <w:ilvl w:val="0"/>
          <w:numId w:val="47"/>
        </w:numPr>
        <w:rPr>
          <w:ins w:id="7369" w:author="An Tran, ACA (BUV)" w:date="2024-09-12T11:03:00Z" w16du:dateUtc="2024-09-12T04:03:00Z"/>
          <w:rFonts w:ascii="iCiel Avenir LT Std 35 Light" w:hAnsi="iCiel Avenir LT Std 35 Light" w:cs="Arial"/>
          <w:i/>
          <w:iCs/>
          <w:sz w:val="22"/>
          <w:szCs w:val="22"/>
        </w:rPr>
      </w:pPr>
      <w:ins w:id="7370" w:author="An Tran, ACA (BUV)" w:date="2024-09-12T11:03:00Z" w16du:dateUtc="2024-09-12T04:03:00Z">
        <w:r w:rsidRPr="00CF56FB">
          <w:rPr>
            <w:rFonts w:ascii="iCiel Avenir LT Std 35 Light" w:hAnsi="iCiel Avenir LT Std 35 Light" w:cs="Arial"/>
            <w:b/>
            <w:bCs/>
            <w:i/>
            <w:iCs/>
            <w:sz w:val="22"/>
            <w:szCs w:val="22"/>
          </w:rPr>
          <w:t>Kinh doanh riêng:</w:t>
        </w:r>
        <w:r w:rsidRPr="00CF56FB">
          <w:rPr>
            <w:rFonts w:ascii="iCiel Avenir LT Std 35 Light" w:hAnsi="iCiel Avenir LT Std 35 Light" w:cs="Arial"/>
            <w:i/>
            <w:iCs/>
            <w:sz w:val="22"/>
            <w:szCs w:val="22"/>
          </w:rPr>
          <w: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Sinh viên 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13FA5904" w14:textId="77777777" w:rsidR="005F5D10" w:rsidRPr="00CF56FB" w:rsidRDefault="005F5D10" w:rsidP="005F5D10">
      <w:pPr>
        <w:pStyle w:val="ListParagraph"/>
        <w:numPr>
          <w:ilvl w:val="0"/>
          <w:numId w:val="47"/>
        </w:numPr>
        <w:rPr>
          <w:ins w:id="7371" w:author="An Tran, ACA (BUV)" w:date="2024-09-12T11:03:00Z" w16du:dateUtc="2024-09-12T04:03:00Z"/>
          <w:rFonts w:ascii="iCiel Avenir LT Std 35 Light" w:hAnsi="iCiel Avenir LT Std 35 Light" w:cs="Arial"/>
          <w:i/>
          <w:iCs/>
          <w:sz w:val="22"/>
          <w:szCs w:val="22"/>
        </w:rPr>
      </w:pPr>
      <w:ins w:id="7372" w:author="An Tran, ACA (BUV)" w:date="2024-09-12T11:03:00Z" w16du:dateUtc="2024-09-12T04:03:00Z">
        <w:r w:rsidRPr="00CF56FB">
          <w:rPr>
            <w:rFonts w:ascii="iCiel Avenir LT Std 35 Light" w:hAnsi="iCiel Avenir LT Std 35 Light" w:cs="Arial"/>
            <w:b/>
            <w:bCs/>
            <w:i/>
            <w:iCs/>
            <w:sz w:val="22"/>
            <w:szCs w:val="22"/>
          </w:rPr>
          <w:t>Hồ sơ năng lực chuyên môn (chuyên ngành Quản trị Sự kiện):</w:t>
        </w:r>
        <w:r w:rsidRPr="00CF56FB">
          <w:rPr>
            <w:rFonts w:ascii="iCiel Avenir LT Std 35 Light" w:hAnsi="iCiel Avenir LT Std 35 Light" w:cs="Arial"/>
            <w:i/>
            <w:iCs/>
            <w:sz w:val="22"/>
            <w:szCs w:val="22"/>
          </w:rPr>
          <w: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Sinh viên làm theo </w:t>
        </w:r>
        <w:r w:rsidRPr="008F5DDF">
          <w:rPr>
            <w:rFonts w:ascii="iCiel Avenir LT Std 35 Light" w:hAnsi="iCiel Avenir LT Std 35 Light" w:cs="Arial"/>
            <w:i/>
            <w:iCs/>
            <w:sz w:val="22"/>
            <w:szCs w:val="22"/>
          </w:rPr>
          <w:t xml:space="preserve">quy trình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"https://buv.instructure.com/courses/334/files?preview=550267&amp;sort=created_at&amp;order=desc"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Event Support Evaluation (Prof Porfolio)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0635A262" w14:textId="77777777" w:rsidR="005F5D10" w:rsidRPr="00CF56FB" w:rsidRDefault="005F5D10" w:rsidP="005F5D10">
      <w:pPr>
        <w:pStyle w:val="ListParagraph"/>
        <w:numPr>
          <w:ilvl w:val="0"/>
          <w:numId w:val="47"/>
        </w:numPr>
        <w:rPr>
          <w:ins w:id="7373" w:author="An Tran, ACA (BUV)" w:date="2024-09-12T11:03:00Z" w16du:dateUtc="2024-09-12T04:03:00Z"/>
          <w:rFonts w:ascii="iCiel Avenir LT Std 35 Light" w:hAnsi="iCiel Avenir LT Std 35 Light" w:cs="Arial"/>
          <w:i/>
          <w:iCs/>
          <w:sz w:val="22"/>
          <w:szCs w:val="22"/>
        </w:rPr>
      </w:pPr>
      <w:ins w:id="7374" w:author="An Tran, ACA (BUV)" w:date="2024-09-12T11:03:00Z" w16du:dateUtc="2024-09-12T04:03:00Z">
        <w:r w:rsidRPr="00CF56FB">
          <w:rPr>
            <w:rFonts w:ascii="iCiel Avenir LT Std 35 Light" w:hAnsi="iCiel Avenir LT Std 35 Light" w:cs="Arial"/>
            <w:b/>
            <w:bCs/>
            <w:i/>
            <w:iCs/>
            <w:sz w:val="22"/>
            <w:szCs w:val="22"/>
          </w:rPr>
          <w:t>Hồ sơ năng lực chuyên môn (chuyên ngành An ninh mạng, Công nghệ Đám mây, Thiết kế và Lập trình Game, Ứng dụng Sáng tạo Đương đại):</w:t>
        </w:r>
        <w:r w:rsidRPr="00CF56FB">
          <w:rPr>
            <w:rFonts w:ascii="iCiel Avenir LT Std 35 Light" w:hAnsi="iCiel Avenir LT Std 35 Light" w:cs="Arial"/>
            <w:i/>
            <w:iCs/>
            <w:sz w:val="22"/>
            <w:szCs w:val="22"/>
          </w:rPr>
          <w: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Sinh viên làm theo </w:t>
        </w:r>
        <w:r w:rsidRPr="008F5DDF">
          <w:rPr>
            <w:rFonts w:ascii="iCiel Avenir LT Std 35 Light" w:hAnsi="iCiel Avenir LT Std 35 Light" w:cs="Arial"/>
            <w:i/>
            <w:iCs/>
            <w:sz w:val="22"/>
            <w:szCs w:val="22"/>
          </w:rPr>
          <w:t xml:space="preserve">quy trình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"https://buv.instructure.com/courses/334/files?preview=550268&amp;sort=created_at&amp;order=desc"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Computing Portfolio Evaluation Submission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OR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"https://buv.instructure.com/courses/334/files?preview=550266&amp;sort=created_at&amp;order=desc"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Creative Portfolio Evaluation Submission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52A3385B" w14:textId="77777777" w:rsidR="005F5D10" w:rsidRPr="00B444DF" w:rsidRDefault="005F5D10" w:rsidP="005F5D10">
      <w:pPr>
        <w:tabs>
          <w:tab w:val="left" w:pos="630"/>
          <w:tab w:val="left" w:pos="1080"/>
        </w:tabs>
        <w:ind w:firstLine="0"/>
        <w:rPr>
          <w:ins w:id="7375" w:author="An Tran, ACA (BUV)" w:date="2024-09-12T11:03:00Z" w16du:dateUtc="2024-09-12T04:03:00Z"/>
          <w:rFonts w:ascii="iCiel Avenir LT Std 35 Light" w:hAnsi="iCiel Avenir LT Std 35 Light" w:cs="Arial"/>
          <w:i/>
          <w:iCs/>
          <w:sz w:val="22"/>
          <w:szCs w:val="22"/>
        </w:rPr>
      </w:pPr>
      <w:ins w:id="7376" w:author="An Tran, ACA (BUV)" w:date="2024-09-12T11:03:00Z" w16du:dateUtc="2024-09-12T04:03:00Z">
        <w:r w:rsidRPr="00B444DF">
          <w:rPr>
            <w:rFonts w:ascii="iCiel Avenir LT Std 35 Light" w:hAnsi="iCiel Avenir LT Std 35 Light" w:cs="Arial"/>
            <w:i/>
            <w:iCs/>
            <w:sz w:val="22"/>
            <w:szCs w:val="22"/>
          </w:rPr>
          <w:t>Các bản đánh giá và tài liệu bằng chứng sẽ được:</w:t>
        </w:r>
      </w:ins>
    </w:p>
    <w:p w14:paraId="5AB5E215" w14:textId="77777777" w:rsidR="005F5D10" w:rsidRPr="00B444DF" w:rsidRDefault="005F5D10" w:rsidP="005F5D10">
      <w:pPr>
        <w:pStyle w:val="ListParagraph"/>
        <w:numPr>
          <w:ilvl w:val="0"/>
          <w:numId w:val="37"/>
        </w:numPr>
        <w:tabs>
          <w:tab w:val="left" w:pos="630"/>
          <w:tab w:val="left" w:pos="1080"/>
        </w:tabs>
        <w:ind w:firstLine="360"/>
        <w:rPr>
          <w:ins w:id="7377" w:author="An Tran, ACA (BUV)" w:date="2024-09-12T11:03:00Z" w16du:dateUtc="2024-09-12T04:03:00Z"/>
          <w:rFonts w:ascii="iCiel Avenir LT Std 35 Light" w:hAnsi="iCiel Avenir LT Std 35 Light" w:cs="Arial"/>
          <w:i/>
          <w:iCs/>
          <w:sz w:val="22"/>
          <w:szCs w:val="22"/>
        </w:rPr>
      </w:pPr>
      <w:ins w:id="7378" w:author="An Tran, ACA (BUV)" w:date="2024-09-12T11:03:00Z" w16du:dateUtc="2024-09-12T04:03:00Z">
        <w:r w:rsidRPr="00B444DF">
          <w:rPr>
            <w:rFonts w:ascii="iCiel Avenir LT Std 35 Light" w:hAnsi="iCiel Avenir LT Std 35 Light" w:cs="Arial"/>
            <w:i/>
            <w:iCs/>
            <w:sz w:val="22"/>
            <w:szCs w:val="22"/>
          </w:rPr>
          <w:t xml:space="preserve">Tiếp nhận và xử lý bởi </w:t>
        </w:r>
        <w:r w:rsidRPr="00F52C7C">
          <w:rPr>
            <w:rFonts w:ascii="iCiel Avenir LT Std 35 Light" w:hAnsi="iCiel Avenir LT Std 35 Light" w:cs="Arial"/>
            <w:b/>
            <w:bCs/>
            <w:i/>
            <w:iCs/>
            <w:sz w:val="22"/>
            <w:szCs w:val="22"/>
          </w:rPr>
          <w:t>Phòng DV Hướng nghiệp và QH Đối tác</w:t>
        </w:r>
        <w:r w:rsidRPr="00B444DF" w:rsidDel="00CF56FB">
          <w:rPr>
            <w:rFonts w:ascii="iCiel Avenir LT Std 35 Light" w:hAnsi="iCiel Avenir LT Std 35 Light" w:cs="Arial"/>
            <w:i/>
            <w:iCs/>
            <w:sz w:val="22"/>
            <w:szCs w:val="22"/>
          </w:rPr>
          <w:t xml:space="preserve"> </w:t>
        </w:r>
        <w:r w:rsidRPr="00B444DF">
          <w:rPr>
            <w:rFonts w:ascii="iCiel Avenir LT Std 35 Light" w:hAnsi="iCiel Avenir LT Std 35 Light" w:cs="Arial"/>
            <w:i/>
            <w:iCs/>
            <w:sz w:val="22"/>
            <w:szCs w:val="22"/>
          </w:rPr>
          <w:t>với mục đích ghi nhận thế mạnh, điểm yếu, từ đó hỗ trợ hướng nghiệp cho sinh viên một cách phù hợp.</w:t>
        </w:r>
      </w:ins>
    </w:p>
    <w:p w14:paraId="0EAF3678" w14:textId="77777777" w:rsidR="005F5D10" w:rsidRPr="00B444DF" w:rsidRDefault="005F5D10" w:rsidP="005F5D10">
      <w:pPr>
        <w:pStyle w:val="ListParagraph"/>
        <w:numPr>
          <w:ilvl w:val="0"/>
          <w:numId w:val="37"/>
        </w:numPr>
        <w:tabs>
          <w:tab w:val="left" w:pos="630"/>
          <w:tab w:val="left" w:pos="1080"/>
        </w:tabs>
        <w:ind w:firstLine="360"/>
        <w:rPr>
          <w:ins w:id="7379" w:author="An Tran, ACA (BUV)" w:date="2024-09-12T11:03:00Z" w16du:dateUtc="2024-09-12T04:03:00Z"/>
          <w:rFonts w:ascii="iCiel Avenir LT Std 35 Light" w:hAnsi="iCiel Avenir LT Std 35 Light" w:cs="Arial"/>
          <w:i/>
          <w:iCs/>
          <w:sz w:val="22"/>
          <w:szCs w:val="22"/>
        </w:rPr>
      </w:pPr>
      <w:ins w:id="7380" w:author="An Tran, ACA (BUV)" w:date="2024-09-12T11:03:00Z" w16du:dateUtc="2024-09-12T04:03:00Z">
        <w:r w:rsidRPr="00B444DF">
          <w:rPr>
            <w:rFonts w:ascii="iCiel Avenir LT Std 35 Light" w:hAnsi="iCiel Avenir LT Std 35 Light" w:cs="Arial"/>
            <w:i/>
            <w:iCs/>
            <w:sz w:val="22"/>
            <w:szCs w:val="22"/>
          </w:rPr>
          <w:t xml:space="preserve">Xem xét về bản chất kỳ thực tập và chất lượng thực tập, phê duyệt bởi Ban lãnh đạo nhà trường để được ghi nhận điểm PSG. </w:t>
        </w:r>
      </w:ins>
    </w:p>
    <w:p w14:paraId="72C95037" w14:textId="77777777" w:rsidR="005F5D10" w:rsidRDefault="005F5D10" w:rsidP="005F5D10">
      <w:pPr>
        <w:tabs>
          <w:tab w:val="left" w:pos="630"/>
          <w:tab w:val="left" w:pos="1080"/>
        </w:tabs>
        <w:ind w:firstLine="0"/>
        <w:rPr>
          <w:ins w:id="7381" w:author="An Tran, ACA (BUV)" w:date="2024-09-12T11:03:00Z" w16du:dateUtc="2024-09-12T04:03:00Z"/>
          <w:rFonts w:ascii="iCiel Avenir LT Std 35 Light" w:hAnsi="iCiel Avenir LT Std 35 Light" w:cs="Arial"/>
          <w:i/>
          <w:iCs/>
          <w:sz w:val="22"/>
          <w:szCs w:val="22"/>
        </w:rPr>
      </w:pPr>
      <w:ins w:id="7382" w:author="An Tran, ACA (BUV)" w:date="2024-09-12T11:03:00Z" w16du:dateUtc="2024-09-12T04:03:00Z">
        <w:r>
          <w:rPr>
            <w:rFonts w:ascii="iCiel Avenir LT Std 35 Light" w:hAnsi="iCiel Avenir LT Std 35 Light" w:cs="Arial"/>
            <w:i/>
            <w:iCs/>
            <w:sz w:val="22"/>
            <w:szCs w:val="22"/>
          </w:rPr>
          <w:t xml:space="preserve">Nếu có bất cứ cập nhật nào trong quy trình, chúng tôi sẽ gửi thông báo tới sinh viên qua email. </w:t>
        </w:r>
      </w:ins>
    </w:p>
    <w:p w14:paraId="301737C8" w14:textId="77777777" w:rsidR="005F5D10" w:rsidRPr="00F52C7C" w:rsidRDefault="005F5D10" w:rsidP="005F5D10">
      <w:pPr>
        <w:tabs>
          <w:tab w:val="left" w:pos="630"/>
          <w:tab w:val="left" w:pos="1080"/>
        </w:tabs>
        <w:spacing w:before="0" w:beforeAutospacing="0" w:after="0" w:afterAutospacing="0"/>
        <w:ind w:firstLine="0"/>
        <w:rPr>
          <w:ins w:id="7383" w:author="An Tran, ACA (BUV)" w:date="2024-09-12T11:03:00Z" w16du:dateUtc="2024-09-12T04:03:00Z"/>
          <w:rFonts w:ascii="iCiel Avenir LT Std 35 Light" w:hAnsi="iCiel Avenir LT Std 35 Light" w:cs="Arial"/>
          <w:b/>
          <w:bCs/>
          <w:sz w:val="22"/>
          <w:szCs w:val="22"/>
        </w:rPr>
      </w:pPr>
      <w:ins w:id="7384" w:author="An Tran, ACA (BUV)" w:date="2024-09-12T11:03:00Z" w16du:dateUtc="2024-09-12T04:03:00Z">
        <w:r w:rsidRPr="00F52C7C">
          <w:rPr>
            <w:rFonts w:ascii="iCiel Avenir LT Std 35 Light" w:hAnsi="iCiel Avenir LT Std 35 Light" w:cs="Arial"/>
            <w:b/>
            <w:bCs/>
            <w:sz w:val="22"/>
            <w:szCs w:val="22"/>
          </w:rPr>
          <w:t>*</w:t>
        </w:r>
        <w:r>
          <w:rPr>
            <w:rFonts w:ascii="iCiel Avenir LT Std 35 Light" w:hAnsi="iCiel Avenir LT Std 35 Light" w:cs="Arial"/>
            <w:b/>
            <w:bCs/>
            <w:sz w:val="22"/>
            <w:szCs w:val="22"/>
          </w:rPr>
          <w:t>Lưu ý</w:t>
        </w:r>
        <w:r w:rsidRPr="00F52C7C">
          <w:rPr>
            <w:rFonts w:ascii="iCiel Avenir LT Std 35 Light" w:hAnsi="iCiel Avenir LT Std 35 Light" w:cs="Arial"/>
            <w:b/>
            <w:bCs/>
            <w:sz w:val="22"/>
            <w:szCs w:val="22"/>
          </w:rPr>
          <w:t xml:space="preserve"> </w:t>
        </w:r>
      </w:ins>
    </w:p>
    <w:p w14:paraId="05C3B96B" w14:textId="77777777" w:rsidR="005F5D10" w:rsidRDefault="005F5D10" w:rsidP="005F5D10">
      <w:pPr>
        <w:tabs>
          <w:tab w:val="left" w:pos="630"/>
          <w:tab w:val="left" w:pos="1080"/>
        </w:tabs>
        <w:spacing w:before="0" w:beforeAutospacing="0" w:after="0" w:afterAutospacing="0"/>
        <w:ind w:firstLine="0"/>
        <w:rPr>
          <w:ins w:id="7385" w:author="An Tran, ACA (BUV)" w:date="2024-09-12T11:03:00Z" w16du:dateUtc="2024-09-12T04:03:00Z"/>
          <w:rFonts w:ascii="iCiel Avenir LT Std 35 Light" w:hAnsi="iCiel Avenir LT Std 35 Light" w:cs="Arial"/>
          <w:sz w:val="22"/>
          <w:szCs w:val="22"/>
        </w:rPr>
      </w:pPr>
      <w:ins w:id="7386" w:author="An Tran, ACA (BUV)" w:date="2024-09-12T11:03:00Z" w16du:dateUtc="2024-09-12T04:03:00Z">
        <w:r>
          <w:rPr>
            <w:rFonts w:ascii="iCiel Avenir LT Std 35 Light" w:hAnsi="iCiel Avenir LT Std 35 Light" w:cs="Arial"/>
            <w:sz w:val="22"/>
            <w:szCs w:val="22"/>
          </w:rPr>
          <w:t xml:space="preserve">- Tên gọi “Internship Evaluation Form” – “Bản đánh giá thực tập” đã được thay đổi thành “Professional Experience Evaluation Form” – “Bản đánh giá chất lượng làm việc” để ghi nhận các loại hình trải nghiệm đa dạng đem lại giá trị cho hồ sơ chuyên nghiệp của sinh viên.  </w:t>
        </w:r>
      </w:ins>
    </w:p>
    <w:p w14:paraId="40ACF578" w14:textId="77777777" w:rsidR="005F5D10" w:rsidRPr="00B444DF" w:rsidRDefault="005F5D10" w:rsidP="005F5D10">
      <w:pPr>
        <w:tabs>
          <w:tab w:val="left" w:pos="630"/>
          <w:tab w:val="left" w:pos="1080"/>
        </w:tabs>
        <w:spacing w:before="0" w:beforeAutospacing="0"/>
        <w:ind w:firstLine="0"/>
        <w:rPr>
          <w:ins w:id="7387" w:author="An Tran, ACA (BUV)" w:date="2024-09-12T11:03:00Z" w16du:dateUtc="2024-09-12T04:03:00Z"/>
          <w:rFonts w:ascii="iCiel Avenir LT Std 35 Light" w:hAnsi="iCiel Avenir LT Std 35 Light" w:cs="Arial"/>
          <w:i/>
          <w:iCs/>
          <w:sz w:val="22"/>
          <w:szCs w:val="22"/>
        </w:rPr>
      </w:pPr>
      <w:ins w:id="7388" w:author="An Tran, ACA (BUV)" w:date="2024-09-12T11:03:00Z" w16du:dateUtc="2024-09-12T04:03:00Z">
        <w:r>
          <w:rPr>
            <w:rFonts w:ascii="iCiel Avenir LT Std 35 Light" w:hAnsi="iCiel Avenir LT Std 35 Light" w:cs="Arial"/>
            <w:sz w:val="22"/>
            <w:szCs w:val="22"/>
          </w:rPr>
          <w:t xml:space="preserve">- Chúng tôi không cấp Internship Completion Certificate - Chứng nhận Hoàn thành Thực tập. Nếu sinh viên có nhu cầu có bằng chứng cho trải nghiệm làm việc của mình cho bất cứ mục đích nào, vui long chủ động làm việc với nhà tuyển dụng/ người giám sát để có thêm tài liệu bổ sung, ví dụ như thư giới thiệu hoặc giấy chứng nhận, hoặc lưu một bản in của Bản đánh giá chất lượng làm việc. </w:t>
        </w:r>
      </w:ins>
    </w:p>
    <w:p w14:paraId="4651CDE4" w14:textId="77777777" w:rsidR="005F5D10" w:rsidRPr="00F52C7C" w:rsidRDefault="005F5D10" w:rsidP="005F5D10">
      <w:pPr>
        <w:tabs>
          <w:tab w:val="left" w:pos="630"/>
          <w:tab w:val="left" w:pos="1080"/>
        </w:tabs>
        <w:ind w:firstLine="0"/>
        <w:rPr>
          <w:ins w:id="7389" w:author="An Tran, ACA (BUV)" w:date="2024-09-12T11:03:00Z" w16du:dateUtc="2024-09-12T04:03:00Z"/>
          <w:rFonts w:ascii="iCiel Avenir LT Std 35 Light" w:hAnsi="iCiel Avenir LT Std 35 Light" w:cs="Arial"/>
          <w:i/>
          <w:iCs/>
          <w:sz w:val="22"/>
          <w:szCs w:val="22"/>
        </w:rPr>
      </w:pPr>
      <w:ins w:id="7390" w:author="An Tran, ACA (BUV)" w:date="2024-09-12T11:03:00Z" w16du:dateUtc="2024-09-12T04:03: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B5480BD" w14:textId="77777777" w:rsidR="005F5D10" w:rsidRPr="00AA0235" w:rsidRDefault="005F5D10" w:rsidP="005F5D10">
      <w:pPr>
        <w:tabs>
          <w:tab w:val="left" w:pos="630"/>
          <w:tab w:val="left" w:pos="1080"/>
        </w:tabs>
        <w:ind w:firstLine="0"/>
        <w:rPr>
          <w:ins w:id="7391" w:author="An Tran, ACA (BUV)" w:date="2024-09-12T11:03:00Z" w16du:dateUtc="2024-09-12T04:03:00Z"/>
          <w:rFonts w:ascii="iCiel Avenir LT Std 35 Light" w:hAnsi="iCiel Avenir LT Std 35 Light" w:cs="Arial"/>
          <w:i/>
          <w:iCs/>
          <w:sz w:val="22"/>
          <w:szCs w:val="22"/>
        </w:rPr>
      </w:pPr>
      <w:ins w:id="7392" w:author="An Tran, ACA (BUV)" w:date="2024-09-12T11:03:00Z" w16du:dateUtc="2024-09-12T04:03: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AA0235">
          <w:rPr>
            <w:rFonts w:ascii="iCiel Avenir LT Std 35 Light" w:hAnsi="iCiel Avenir LT Std 35 Light" w:cs="Arial"/>
            <w:sz w:val="22"/>
            <w:szCs w:val="22"/>
          </w:rPr>
          <w:t xml:space="preserve"> </w:t>
        </w:r>
        <w:r w:rsidRPr="00AA0235">
          <w:rPr>
            <w:rFonts w:ascii="iCiel Avenir LT Std 35 Light" w:hAnsi="iCiel Avenir LT Std 35 Light" w:cs="Arial"/>
            <w:i/>
            <w:iCs/>
            <w:sz w:val="22"/>
            <w:szCs w:val="22"/>
          </w:rPr>
          <w:t xml:space="preserve"> </w:t>
        </w:r>
      </w:ins>
    </w:p>
    <w:p w14:paraId="03DBB57F" w14:textId="77777777" w:rsidR="005F5D10" w:rsidRPr="00374FF1" w:rsidRDefault="005F5D10" w:rsidP="005F5D10">
      <w:pPr>
        <w:pStyle w:val="Question"/>
        <w:numPr>
          <w:ilvl w:val="0"/>
          <w:numId w:val="7"/>
        </w:numPr>
        <w:tabs>
          <w:tab w:val="left" w:pos="630"/>
          <w:tab w:val="left" w:pos="1260"/>
        </w:tabs>
        <w:spacing w:line="400" w:lineRule="exact"/>
        <w:ind w:left="0" w:firstLine="720"/>
        <w:rPr>
          <w:ins w:id="7393" w:author="An Tran, ACA (BUV)" w:date="2024-09-12T11:03:00Z" w16du:dateUtc="2024-09-12T04:03:00Z"/>
          <w:rFonts w:cs="Arial"/>
          <w:b w:val="0"/>
          <w:i/>
          <w:iCs/>
          <w:szCs w:val="22"/>
          <w:lang w:val="en-GB"/>
        </w:rPr>
      </w:pPr>
      <w:bookmarkStart w:id="7394" w:name="_Toc149054267"/>
      <w:bookmarkStart w:id="7395" w:name="_Toc177025948"/>
      <w:bookmarkStart w:id="7396" w:name="_Toc177077409"/>
      <w:ins w:id="7397" w:author="An Tran, ACA (BUV)" w:date="2024-09-12T11:03:00Z" w16du:dateUtc="2024-09-12T04:03:00Z">
        <w:r w:rsidRPr="00374FF1">
          <w:rPr>
            <w:rFonts w:cs="Arial"/>
            <w:szCs w:val="22"/>
            <w:lang w:val="en-GB"/>
          </w:rPr>
          <w:t xml:space="preserve">Who are normally the companies that host BUV students for internships? How can internships take place if companies continue to work from home with social distancing? / </w:t>
        </w:r>
        <w:r w:rsidRPr="00374FF1">
          <w:rPr>
            <w:rFonts w:cs="Arial"/>
            <w:i/>
            <w:iCs/>
            <w:szCs w:val="22"/>
            <w:lang w:val="en-GB"/>
          </w:rPr>
          <w:t>Các công ty nh</w:t>
        </w:r>
        <w:r w:rsidRPr="00374FF1">
          <w:rPr>
            <w:rFonts w:cs="Calibri"/>
            <w:i/>
            <w:iCs/>
            <w:szCs w:val="22"/>
            <w:lang w:val="en-GB"/>
          </w:rPr>
          <w:t>ậ</w:t>
        </w:r>
        <w:r w:rsidRPr="00374FF1">
          <w:rPr>
            <w:rFonts w:cs="Arial"/>
            <w:i/>
            <w:iCs/>
            <w:szCs w:val="22"/>
            <w:lang w:val="en-GB"/>
          </w:rPr>
          <w:t>n sinh viên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t</w:t>
        </w:r>
        <w:r w:rsidRPr="00374FF1">
          <w:rPr>
            <w:rFonts w:cs="Calibri"/>
            <w:i/>
            <w:iCs/>
            <w:szCs w:val="22"/>
            <w:lang w:val="en-GB"/>
          </w:rPr>
          <w:t>ừ</w:t>
        </w:r>
        <w:r w:rsidRPr="00374FF1">
          <w:rPr>
            <w:rFonts w:cs="Arial"/>
            <w:i/>
            <w:iCs/>
            <w:szCs w:val="22"/>
            <w:lang w:val="en-GB"/>
          </w:rPr>
          <w:t xml:space="preserve"> BUV th</w:t>
        </w:r>
        <w:r w:rsidRPr="00374FF1">
          <w:rPr>
            <w:rFonts w:cs="Calibri"/>
            <w:i/>
            <w:iCs/>
            <w:szCs w:val="22"/>
            <w:lang w:val="en-GB"/>
          </w:rPr>
          <w:t>ườ</w:t>
        </w:r>
        <w:r w:rsidRPr="00374FF1">
          <w:rPr>
            <w:rFonts w:cs="Arial"/>
            <w:i/>
            <w:iCs/>
            <w:szCs w:val="22"/>
            <w:lang w:val="en-GB"/>
          </w:rPr>
          <w:t>ng là nh</w:t>
        </w:r>
        <w:r w:rsidRPr="00374FF1">
          <w:rPr>
            <w:rFonts w:cs="Calibri"/>
            <w:i/>
            <w:iCs/>
            <w:szCs w:val="22"/>
            <w:lang w:val="en-GB"/>
          </w:rPr>
          <w:t>ữ</w:t>
        </w:r>
        <w:r w:rsidRPr="00374FF1">
          <w:rPr>
            <w:rFonts w:cs="Arial"/>
            <w:i/>
            <w:iCs/>
            <w:szCs w:val="22"/>
            <w:lang w:val="en-GB"/>
          </w:rPr>
          <w:t>ng công ty nào? N</w:t>
        </w:r>
        <w:r w:rsidRPr="00374FF1">
          <w:rPr>
            <w:rFonts w:cs="Calibri"/>
            <w:i/>
            <w:iCs/>
            <w:szCs w:val="22"/>
            <w:lang w:val="en-GB"/>
          </w:rPr>
          <w:t>ế</w:t>
        </w:r>
        <w:r w:rsidRPr="00374FF1">
          <w:rPr>
            <w:rFonts w:cs="Arial"/>
            <w:i/>
            <w:iCs/>
            <w:szCs w:val="22"/>
            <w:lang w:val="en-GB"/>
          </w:rPr>
          <w:t>u các công ty ti</w:t>
        </w:r>
        <w:r w:rsidRPr="00374FF1">
          <w:rPr>
            <w:rFonts w:cs="Calibri"/>
            <w:i/>
            <w:iCs/>
            <w:szCs w:val="22"/>
            <w:lang w:val="en-GB"/>
          </w:rPr>
          <w:t>ế</w:t>
        </w:r>
        <w:r w:rsidRPr="00374FF1">
          <w:rPr>
            <w:rFonts w:cs="Arial"/>
            <w:i/>
            <w:iCs/>
            <w:szCs w:val="22"/>
            <w:lang w:val="en-GB"/>
          </w:rPr>
          <w:t>p t</w:t>
        </w:r>
        <w:r w:rsidRPr="00374FF1">
          <w:rPr>
            <w:rFonts w:cs="Calibri"/>
            <w:i/>
            <w:iCs/>
            <w:szCs w:val="22"/>
            <w:lang w:val="en-GB"/>
          </w:rPr>
          <w:t>ụ</w:t>
        </w:r>
        <w:r w:rsidRPr="00374FF1">
          <w:rPr>
            <w:rFonts w:cs="Arial"/>
            <w:i/>
            <w:iCs/>
            <w:szCs w:val="22"/>
            <w:lang w:val="en-GB"/>
          </w:rPr>
          <w:t>c làm vi</w:t>
        </w:r>
        <w:r w:rsidRPr="00374FF1">
          <w:rPr>
            <w:rFonts w:cs="Calibri"/>
            <w:i/>
            <w:iCs/>
            <w:szCs w:val="22"/>
            <w:lang w:val="en-GB"/>
          </w:rPr>
          <w:t>ệ</w:t>
        </w:r>
        <w:r w:rsidRPr="00374FF1">
          <w:rPr>
            <w:rFonts w:cs="Arial"/>
            <w:i/>
            <w:iCs/>
            <w:szCs w:val="22"/>
            <w:lang w:val="en-GB"/>
          </w:rPr>
          <w:t>c t</w:t>
        </w:r>
        <w:r w:rsidRPr="00374FF1">
          <w:rPr>
            <w:rFonts w:cs="Calibri"/>
            <w:i/>
            <w:iCs/>
            <w:szCs w:val="22"/>
            <w:lang w:val="en-GB"/>
          </w:rPr>
          <w:t>ừ</w:t>
        </w:r>
        <w:r w:rsidRPr="00374FF1">
          <w:rPr>
            <w:rFonts w:cs="Arial"/>
            <w:i/>
            <w:iCs/>
            <w:szCs w:val="22"/>
            <w:lang w:val="en-GB"/>
          </w:rPr>
          <w:t xml:space="preserve"> xa do giãn cách thì sinh viên có th</w:t>
        </w:r>
        <w:r w:rsidRPr="00374FF1">
          <w:rPr>
            <w:rFonts w:cs="Calibri"/>
            <w:i/>
            <w:iCs/>
            <w:szCs w:val="22"/>
            <w:lang w:val="en-GB"/>
          </w:rPr>
          <w:t>ể</w:t>
        </w:r>
        <w:r w:rsidRPr="00374FF1">
          <w:rPr>
            <w:rFonts w:cs="Arial"/>
            <w:i/>
            <w:iCs/>
            <w:szCs w:val="22"/>
            <w:lang w:val="en-GB"/>
          </w:rPr>
          <w:t xml:space="preserve"> </w:t>
        </w:r>
        <w:r w:rsidRPr="00374FF1">
          <w:rPr>
            <w:rFonts w:cs="Calibri"/>
            <w:i/>
            <w:iCs/>
            <w:szCs w:val="22"/>
            <w:lang w:val="en-GB"/>
          </w:rPr>
          <w:t>đ</w:t>
        </w:r>
        <w:r w:rsidRPr="00374FF1">
          <w:rPr>
            <w:rFonts w:cs="Arial"/>
            <w:i/>
            <w:iCs/>
            <w:szCs w:val="22"/>
            <w:lang w:val="en-GB"/>
          </w:rPr>
          <w:t>i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không?</w:t>
        </w:r>
        <w:bookmarkEnd w:id="7394"/>
        <w:bookmarkEnd w:id="7395"/>
        <w:bookmarkEnd w:id="7396"/>
      </w:ins>
    </w:p>
    <w:p w14:paraId="1ECE6CA8" w14:textId="77777777" w:rsidR="005F5D10" w:rsidRPr="00374FF1" w:rsidRDefault="005F5D10" w:rsidP="005F5D10">
      <w:pPr>
        <w:pStyle w:val="ListParagraph"/>
        <w:tabs>
          <w:tab w:val="left" w:pos="630"/>
          <w:tab w:val="left" w:pos="1080"/>
        </w:tabs>
        <w:ind w:left="0"/>
        <w:contextualSpacing w:val="0"/>
        <w:rPr>
          <w:ins w:id="7398" w:author="An Tran, ACA (BUV)" w:date="2024-09-12T11:03:00Z" w16du:dateUtc="2024-09-12T04:03:00Z"/>
          <w:rFonts w:ascii="iCiel Avenir LT Std 35 Light" w:hAnsi="iCiel Avenir LT Std 35 Light" w:cs="Arial"/>
          <w:b/>
          <w:bCs/>
          <w:i/>
          <w:iCs/>
          <w:sz w:val="22"/>
          <w:szCs w:val="22"/>
          <w:u w:val="single"/>
          <w:lang w:val="en-GB"/>
        </w:rPr>
      </w:pPr>
      <w:ins w:id="7399" w:author="An Tran, ACA (BUV)" w:date="2024-09-12T11:03:00Z" w16du:dateUtc="2024-09-12T04:03:00Z">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ins>
    </w:p>
    <w:p w14:paraId="702B2040" w14:textId="77777777" w:rsidR="005F5D10" w:rsidRPr="00B444DF" w:rsidRDefault="005F5D10" w:rsidP="005F5D10">
      <w:pPr>
        <w:tabs>
          <w:tab w:val="left" w:pos="630"/>
          <w:tab w:val="left" w:pos="1080"/>
        </w:tabs>
        <w:ind w:firstLine="0"/>
        <w:rPr>
          <w:ins w:id="7400" w:author="An Tran, ACA (BUV)" w:date="2024-09-12T11:03:00Z" w16du:dateUtc="2024-09-12T04:03:00Z"/>
          <w:rFonts w:ascii="iCiel Avenir LT Std 35 Light" w:hAnsi="iCiel Avenir LT Std 35 Light" w:cs="Arial"/>
          <w:sz w:val="22"/>
          <w:szCs w:val="22"/>
        </w:rPr>
      </w:pPr>
      <w:ins w:id="7401" w:author="An Tran, ACA (BUV)" w:date="2024-09-12T11:03:00Z" w16du:dateUtc="2024-09-12T04:03:00Z">
        <w:r w:rsidRPr="00B444DF">
          <w:rPr>
            <w:rFonts w:ascii="iCiel Avenir LT Std 35 Light" w:hAnsi="iCiel Avenir LT Std 35 Light" w:cs="Arial"/>
            <w:sz w:val="22"/>
            <w:szCs w:val="22"/>
          </w:rPr>
          <w: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t>
        </w:r>
      </w:ins>
    </w:p>
    <w:p w14:paraId="4181326F" w14:textId="77777777" w:rsidR="005F5D10" w:rsidRPr="00B444DF" w:rsidRDefault="005F5D10" w:rsidP="005F5D10">
      <w:pPr>
        <w:tabs>
          <w:tab w:val="left" w:pos="630"/>
          <w:tab w:val="left" w:pos="1080"/>
        </w:tabs>
        <w:ind w:firstLine="0"/>
        <w:rPr>
          <w:ins w:id="7402" w:author="An Tran, ACA (BUV)" w:date="2024-09-12T11:03:00Z" w16du:dateUtc="2024-09-12T04:03:00Z"/>
          <w:rFonts w:ascii="iCiel Avenir LT Std 35 Light" w:hAnsi="iCiel Avenir LT Std 35 Light" w:cs="Arial"/>
          <w:sz w:val="22"/>
          <w:szCs w:val="22"/>
        </w:rPr>
      </w:pPr>
      <w:ins w:id="7403" w:author="An Tran, ACA (BUV)" w:date="2024-09-12T11:03:00Z" w16du:dateUtc="2024-09-12T04:03:00Z">
        <w:r w:rsidRPr="00B444DF">
          <w:rPr>
            <w:rFonts w:ascii="iCiel Avenir LT Std 35 Light" w:hAnsi="iCiel Avenir LT Std 35 Light" w:cs="Arial"/>
            <w:noProof/>
            <w:sz w:val="22"/>
            <w:szCs w:val="22"/>
          </w:rPr>
          <w:drawing>
            <wp:anchor distT="0" distB="0" distL="114300" distR="114300" simplePos="0" relativeHeight="251689984" behindDoc="1" locked="0" layoutInCell="1" allowOverlap="1" wp14:anchorId="72042542" wp14:editId="241651CF">
              <wp:simplePos x="0" y="0"/>
              <wp:positionH relativeFrom="margin">
                <wp:posOffset>-45720</wp:posOffset>
              </wp:positionH>
              <wp:positionV relativeFrom="paragraph">
                <wp:posOffset>76835</wp:posOffset>
              </wp:positionV>
              <wp:extent cx="6264910" cy="3366770"/>
              <wp:effectExtent l="0" t="0" r="2540" b="5080"/>
              <wp:wrapTopAndBottom/>
              <wp:docPr id="1618391773"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sz w:val="22"/>
            <w:szCs w:val="22"/>
          </w:rPr>
          <w: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t>
        </w:r>
      </w:ins>
    </w:p>
    <w:p w14:paraId="1478977B" w14:textId="77777777" w:rsidR="005F5D10" w:rsidRDefault="005F5D10" w:rsidP="005F5D10">
      <w:pPr>
        <w:tabs>
          <w:tab w:val="left" w:pos="630"/>
          <w:tab w:val="left" w:pos="1080"/>
        </w:tabs>
        <w:ind w:firstLine="0"/>
        <w:rPr>
          <w:ins w:id="7404" w:author="An Tran, ACA (BUV)" w:date="2024-09-12T11:03:00Z" w16du:dateUtc="2024-09-12T04:03:00Z"/>
          <w:rFonts w:ascii="iCiel Avenir LT Std 35 Light" w:hAnsi="iCiel Avenir LT Std 35 Light" w:cs="Arial"/>
          <w:sz w:val="22"/>
          <w:szCs w:val="22"/>
        </w:rPr>
      </w:pPr>
      <w:ins w:id="7405"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71580446" w14:textId="77777777" w:rsidR="005F5D10" w:rsidRPr="00B444DF" w:rsidRDefault="005F5D10" w:rsidP="005F5D10">
      <w:pPr>
        <w:tabs>
          <w:tab w:val="left" w:pos="630"/>
          <w:tab w:val="left" w:pos="1080"/>
        </w:tabs>
        <w:ind w:firstLine="0"/>
        <w:rPr>
          <w:ins w:id="7406" w:author="An Tran, ACA (BUV)" w:date="2024-09-12T11:03:00Z" w16du:dateUtc="2024-09-12T04:03:00Z"/>
          <w:rFonts w:ascii="iCiel Avenir LT Std 35 Light" w:hAnsi="iCiel Avenir LT Std 35 Light" w:cs="Arial"/>
          <w:sz w:val="22"/>
          <w:szCs w:val="22"/>
        </w:rPr>
      </w:pPr>
      <w:ins w:id="7407"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8A8F347" w14:textId="77777777" w:rsidR="005F5D10" w:rsidRPr="00B444DF" w:rsidRDefault="005F5D10" w:rsidP="005F5D10">
      <w:pPr>
        <w:tabs>
          <w:tab w:val="left" w:pos="630"/>
          <w:tab w:val="left" w:pos="1080"/>
        </w:tabs>
        <w:ind w:firstLine="0"/>
        <w:rPr>
          <w:ins w:id="7408" w:author="An Tran, ACA (BUV)" w:date="2024-09-12T11:03:00Z" w16du:dateUtc="2024-09-12T04:03:00Z"/>
          <w:rFonts w:ascii="iCiel Avenir LT Std 35 Light" w:hAnsi="iCiel Avenir LT Std 35 Light" w:cs="Arial"/>
          <w:i/>
          <w:iCs/>
          <w:sz w:val="22"/>
          <w:szCs w:val="22"/>
        </w:rPr>
      </w:pPr>
      <w:ins w:id="7409" w:author="An Tran, ACA (BUV)" w:date="2024-09-12T11:03:00Z" w16du:dateUtc="2024-09-12T04:03:00Z">
        <w:r w:rsidRPr="00B444DF">
          <w:rPr>
            <w:rFonts w:ascii="iCiel Avenir LT Std 35 Light" w:hAnsi="iCiel Avenir LT Std 35 Light" w:cs="Arial"/>
            <w:i/>
            <w:iCs/>
            <w:sz w:val="22"/>
            <w:szCs w:val="22"/>
          </w:rPr>
          <w:t xml:space="preserve">Các công ty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a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phi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nhu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ph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(NGOs),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đặ</w:t>
        </w:r>
        <w:r w:rsidRPr="00B444DF">
          <w:rPr>
            <w:rFonts w:ascii="iCiel Avenir LT Std 35 Light" w:hAnsi="iCiel Avenir LT Std 35 Light" w:cs="Arial"/>
            <w:i/>
            <w:iCs/>
            <w:sz w:val="22"/>
            <w:szCs w:val="22"/>
          </w:rPr>
          <w:t>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ngo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i,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Qu</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huynh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tham kh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trong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400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trong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6489E2C0" w14:textId="77777777" w:rsidR="005F5D10" w:rsidRPr="00B444DF" w:rsidRDefault="005F5D10" w:rsidP="005F5D10">
      <w:pPr>
        <w:ind w:firstLine="0"/>
        <w:rPr>
          <w:ins w:id="7410" w:author="An Tran, ACA (BUV)" w:date="2024-09-12T11:03:00Z" w16du:dateUtc="2024-09-12T04:03:00Z"/>
          <w:rFonts w:ascii="iCiel Avenir LT Std 35 Light" w:hAnsi="iCiel Avenir LT Std 35 Light" w:cs="Arial"/>
          <w:i/>
          <w:iCs/>
          <w:sz w:val="22"/>
          <w:szCs w:val="22"/>
        </w:rPr>
      </w:pPr>
      <w:ins w:id="7411" w:author="An Tran, ACA (BUV)" w:date="2024-09-12T11:03:00Z" w16du:dateUtc="2024-09-12T04:03:00Z">
        <w:r w:rsidRPr="00B444DF">
          <w:rPr>
            <w:rFonts w:ascii="iCiel Avenir LT Std 35 Light" w:hAnsi="iCiel Avenir LT Std 35 Light" w:cs="Arial"/>
            <w:noProof/>
            <w:sz w:val="22"/>
            <w:szCs w:val="22"/>
          </w:rPr>
          <w:drawing>
            <wp:anchor distT="0" distB="0" distL="114300" distR="114300" simplePos="0" relativeHeight="251691008" behindDoc="1" locked="0" layoutInCell="1" allowOverlap="1" wp14:anchorId="074D3D5B" wp14:editId="393786A7">
              <wp:simplePos x="0" y="0"/>
              <wp:positionH relativeFrom="margin">
                <wp:posOffset>0</wp:posOffset>
              </wp:positionH>
              <wp:positionV relativeFrom="paragraph">
                <wp:posOffset>0</wp:posOffset>
              </wp:positionV>
              <wp:extent cx="6264910" cy="3366770"/>
              <wp:effectExtent l="0" t="0" r="2540" b="5080"/>
              <wp:wrapTopAndBottom/>
              <wp:docPr id="1903279951" name="Picture 190327995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i/>
            <w:iCs/>
            <w:sz w:val="22"/>
            <w:szCs w:val="22"/>
          </w:rPr>
          <w:t>Chúng tôi tin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ch Covid-19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xoay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Làm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online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theo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nghi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u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â</w:t>
        </w:r>
        <w:r w:rsidRPr="00B444DF">
          <w:rPr>
            <w:rFonts w:ascii="iCiel Avenir LT Std 35 Light" w:hAnsi="iCiel Avenir LT Std 35 Light" w:cs="Arial"/>
            <w:i/>
            <w:iCs/>
            <w:sz w:val="22"/>
            <w:szCs w:val="22"/>
          </w:rPr>
          <w:t>y. Trong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ty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trong khu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chi ph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c cho </w:t>
        </w:r>
        <w:r w:rsidRPr="00B444DF">
          <w:rPr>
            <w:rFonts w:ascii="iCiel Avenir LT Std 35 Light" w:hAnsi="iCiel Avenir LT Std 35 Light" w:cs="Calibri"/>
            <w:i/>
            <w:iCs/>
            <w:sz w:val="22"/>
            <w:szCs w:val="22"/>
          </w:rPr>
          <w:t>đơ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BUV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w:t>
        </w:r>
      </w:ins>
    </w:p>
    <w:p w14:paraId="18CCD88A" w14:textId="77777777" w:rsidR="005F5D10" w:rsidRPr="00F52C7C" w:rsidRDefault="005F5D10" w:rsidP="005F5D10">
      <w:pPr>
        <w:tabs>
          <w:tab w:val="left" w:pos="630"/>
          <w:tab w:val="left" w:pos="1080"/>
        </w:tabs>
        <w:ind w:firstLine="0"/>
        <w:rPr>
          <w:ins w:id="7412" w:author="An Tran, ACA (BUV)" w:date="2024-09-12T11:03:00Z" w16du:dateUtc="2024-09-12T04:03:00Z"/>
          <w:rFonts w:ascii="iCiel Avenir LT Std 35 Light" w:hAnsi="iCiel Avenir LT Std 35 Light" w:cs="Arial"/>
          <w:i/>
          <w:iCs/>
          <w:sz w:val="22"/>
          <w:szCs w:val="22"/>
        </w:rPr>
      </w:pPr>
      <w:ins w:id="7413" w:author="An Tran, ACA (BUV)" w:date="2024-09-12T11:03:00Z" w16du:dateUtc="2024-09-12T04:03: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059BD21F" w14:textId="77777777" w:rsidR="005F5D10" w:rsidRDefault="005F5D10" w:rsidP="005F5D10">
      <w:pPr>
        <w:ind w:firstLine="0"/>
        <w:rPr>
          <w:ins w:id="7414" w:author="An Tran, ACA (BUV)" w:date="2024-09-12T11:03:00Z" w16du:dateUtc="2024-09-12T04:03:00Z"/>
          <w:rFonts w:ascii="iCiel Avenir LT Std 35 Light" w:hAnsi="iCiel Avenir LT Std 35 Light" w:cs="Arial"/>
          <w:i/>
          <w:iCs/>
          <w:sz w:val="22"/>
          <w:szCs w:val="22"/>
          <w:lang w:val="en-GB"/>
        </w:rPr>
      </w:pPr>
      <w:ins w:id="7415" w:author="An Tran, ACA (BUV)" w:date="2024-09-12T11:03:00Z" w16du:dateUtc="2024-09-12T04:03: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ins>
    </w:p>
    <w:p w14:paraId="45D89447" w14:textId="77777777" w:rsidR="005F5D10" w:rsidRPr="00706074" w:rsidRDefault="005F5D10" w:rsidP="005F5D10">
      <w:pPr>
        <w:pStyle w:val="Question"/>
        <w:numPr>
          <w:ilvl w:val="0"/>
          <w:numId w:val="7"/>
        </w:numPr>
        <w:tabs>
          <w:tab w:val="left" w:pos="630"/>
          <w:tab w:val="left" w:pos="1260"/>
        </w:tabs>
        <w:spacing w:line="400" w:lineRule="exact"/>
        <w:ind w:left="0" w:firstLine="720"/>
        <w:rPr>
          <w:ins w:id="7416" w:author="An Tran, ACA (BUV)" w:date="2024-09-12T11:03:00Z" w16du:dateUtc="2024-09-12T04:03:00Z"/>
          <w:b w:val="0"/>
          <w:i/>
          <w:iCs/>
          <w:lang w:val="vi-VN"/>
        </w:rPr>
      </w:pPr>
      <w:bookmarkStart w:id="7417" w:name="_Toc155774579"/>
      <w:bookmarkStart w:id="7418" w:name="_Toc177025949"/>
      <w:bookmarkStart w:id="7419" w:name="_Toc177077410"/>
      <w:ins w:id="7420" w:author="An Tran, ACA (BUV)" w:date="2024-09-12T11:03:00Z" w16du:dateUtc="2024-09-12T04:03:00Z">
        <w:r w:rsidRPr="002D1D27">
          <w:rPr>
            <w:rFonts w:cs="Arial"/>
            <w:szCs w:val="22"/>
            <w:lang w:val="en-GB"/>
          </w:rPr>
          <w:t xml:space="preserve">How does BUV evaluate companies/organisations to send students for internship? Will BUV check in on students' performance &amp; working environment during their internship to ensure fairness and safety? / </w:t>
        </w:r>
        <w:r w:rsidRPr="002D1D27">
          <w:rPr>
            <w:rFonts w:cs="Arial"/>
            <w:i/>
            <w:iCs/>
            <w:szCs w:val="22"/>
            <w:lang w:val="en-GB"/>
          </w:rPr>
          <w:t>BUV đánh giá các doanh nghiệp như thế nào trước khi gửi sinh viên đi thực tập. BUV có kiểm tra môi trường làm việc của sinh viên trong quá trình thực tập hay không?</w:t>
        </w:r>
        <w:bookmarkEnd w:id="7417"/>
        <w:bookmarkEnd w:id="7418"/>
        <w:bookmarkEnd w:id="7419"/>
      </w:ins>
    </w:p>
    <w:p w14:paraId="20BD374B" w14:textId="77777777" w:rsidR="005F5D10" w:rsidRPr="00CC65FA" w:rsidRDefault="005F5D10" w:rsidP="005F5D10">
      <w:pPr>
        <w:pStyle w:val="ListParagraph"/>
        <w:tabs>
          <w:tab w:val="left" w:pos="630"/>
          <w:tab w:val="left" w:pos="1080"/>
        </w:tabs>
        <w:ind w:left="0"/>
        <w:contextualSpacing w:val="0"/>
        <w:rPr>
          <w:ins w:id="7421" w:author="An Tran, ACA (BUV)" w:date="2024-09-12T11:03:00Z" w16du:dateUtc="2024-09-12T04:03:00Z"/>
          <w:rFonts w:ascii="iCiel Avenir LT Std 35 Light" w:hAnsi="iCiel Avenir LT Std 35 Light" w:cs="Arial"/>
          <w:b/>
          <w:bCs/>
          <w:i/>
          <w:iCs/>
          <w:sz w:val="22"/>
          <w:szCs w:val="22"/>
          <w:u w:val="single"/>
          <w:lang w:val="vi-VN"/>
        </w:rPr>
      </w:pPr>
      <w:ins w:id="7422" w:author="An Tran, ACA (BUV)" w:date="2024-09-12T11:03:00Z" w16du:dateUtc="2024-09-12T04:03: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p w14:paraId="15FF0760" w14:textId="77777777" w:rsidR="005F5D10" w:rsidRPr="00B444DF" w:rsidRDefault="005F5D10" w:rsidP="005F5D10">
      <w:pPr>
        <w:ind w:firstLine="0"/>
        <w:rPr>
          <w:ins w:id="7423" w:author="An Tran, ACA (BUV)" w:date="2024-09-12T11:03:00Z" w16du:dateUtc="2024-09-12T04:03:00Z"/>
          <w:rFonts w:ascii="iCiel Avenir LT Std 35 Light" w:hAnsi="iCiel Avenir LT Std 35 Light" w:cs="Arial"/>
          <w:sz w:val="22"/>
          <w:szCs w:val="22"/>
        </w:rPr>
      </w:pPr>
      <w:ins w:id="7424" w:author="An Tran, ACA (BUV)" w:date="2024-09-12T11:03:00Z" w16du:dateUtc="2024-09-12T04:03:00Z">
        <w:r w:rsidRPr="00B444DF">
          <w:rPr>
            <w:rFonts w:ascii="iCiel Avenir LT Std 35 Light" w:hAnsi="iCiel Avenir LT Std 35 Light" w:cs="Arial"/>
            <w:sz w:val="22"/>
            <w:szCs w:val="22"/>
          </w:rPr>
          <w:t xml:space="preserve">BUV carefully selects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t>
        </w:r>
      </w:ins>
    </w:p>
    <w:p w14:paraId="73CA9A28" w14:textId="77777777" w:rsidR="005F5D10" w:rsidRPr="00B444DF" w:rsidRDefault="005F5D10" w:rsidP="005F5D10">
      <w:pPr>
        <w:ind w:firstLine="0"/>
        <w:rPr>
          <w:ins w:id="7425" w:author="An Tran, ACA (BUV)" w:date="2024-09-12T11:03:00Z" w16du:dateUtc="2024-09-12T04:03:00Z"/>
          <w:rFonts w:ascii="iCiel Avenir LT Std 35 Light" w:hAnsi="iCiel Avenir LT Std 35 Light" w:cs="Arial"/>
          <w:i/>
          <w:iCs/>
          <w:sz w:val="22"/>
          <w:szCs w:val="22"/>
        </w:rPr>
      </w:pPr>
      <w:ins w:id="7426" w:author="An Tran, ACA (BUV)" w:date="2024-09-12T11:03:00Z" w16du:dateUtc="2024-09-12T04:03:00Z">
        <w:r w:rsidRPr="00B444DF">
          <w:rPr>
            <w:rFonts w:ascii="iCiel Avenir LT Std 35 Light" w:hAnsi="iCiel Avenir LT Std 35 Light" w:cs="Arial"/>
            <w:sz w:val="22"/>
            <w:szCs w:val="22"/>
          </w:rPr>
          <w: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t>
        </w:r>
        <w:r w:rsidRPr="00B444DF">
          <w:rPr>
            <w:rFonts w:ascii="iCiel Avenir LT Std 35 Light" w:hAnsi="iCiel Avenir LT Std 35 Light" w:cs="Arial"/>
            <w:i/>
            <w:iCs/>
            <w:sz w:val="22"/>
            <w:szCs w:val="22"/>
          </w:rPr>
          <w:t xml:space="preserve">  </w:t>
        </w:r>
      </w:ins>
    </w:p>
    <w:p w14:paraId="3E88D7C8" w14:textId="77777777" w:rsidR="005F5D10" w:rsidRDefault="005F5D10" w:rsidP="005F5D10">
      <w:pPr>
        <w:tabs>
          <w:tab w:val="left" w:pos="630"/>
          <w:tab w:val="left" w:pos="1080"/>
        </w:tabs>
        <w:ind w:firstLine="0"/>
        <w:rPr>
          <w:ins w:id="7427" w:author="An Tran, ACA (BUV)" w:date="2024-09-12T11:03:00Z" w16du:dateUtc="2024-09-12T04:03:00Z"/>
          <w:rFonts w:ascii="iCiel Avenir LT Std 35 Light" w:hAnsi="iCiel Avenir LT Std 35 Light" w:cs="Arial"/>
          <w:sz w:val="22"/>
          <w:szCs w:val="22"/>
        </w:rPr>
      </w:pPr>
      <w:ins w:id="7428"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22CAF930" w14:textId="77777777" w:rsidR="005F5D10" w:rsidRPr="00B444DF" w:rsidRDefault="005F5D10" w:rsidP="005F5D10">
      <w:pPr>
        <w:tabs>
          <w:tab w:val="left" w:pos="630"/>
          <w:tab w:val="left" w:pos="1080"/>
        </w:tabs>
        <w:ind w:firstLine="0"/>
        <w:rPr>
          <w:ins w:id="7429" w:author="An Tran, ACA (BUV)" w:date="2024-09-12T11:03:00Z" w16du:dateUtc="2024-09-12T04:03:00Z"/>
          <w:rFonts w:ascii="iCiel Avenir LT Std 35 Light" w:hAnsi="iCiel Avenir LT Std 35 Light" w:cs="Arial"/>
          <w:sz w:val="22"/>
          <w:szCs w:val="22"/>
        </w:rPr>
      </w:pPr>
      <w:ins w:id="7430"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FC65EA2" w14:textId="77777777" w:rsidR="005F5D10" w:rsidRPr="00B444DF" w:rsidRDefault="005F5D10" w:rsidP="005F5D10">
      <w:pPr>
        <w:ind w:firstLine="0"/>
        <w:rPr>
          <w:ins w:id="7431" w:author="An Tran, ACA (BUV)" w:date="2024-09-12T11:03:00Z" w16du:dateUtc="2024-09-12T04:03:00Z"/>
          <w:rFonts w:ascii="iCiel Avenir LT Std 35 Light" w:hAnsi="iCiel Avenir LT Std 35 Light" w:cs="Arial"/>
          <w:i/>
          <w:iCs/>
          <w:sz w:val="22"/>
          <w:szCs w:val="22"/>
        </w:rPr>
      </w:pPr>
      <w:ins w:id="7432" w:author="An Tran, ACA (BUV)" w:date="2024-09-12T11:03:00Z" w16du:dateUtc="2024-09-12T04:03:00Z">
        <w:r w:rsidRPr="00B444DF">
          <w:rPr>
            <w:rFonts w:ascii="iCiel Avenir LT Std 35 Light" w:hAnsi="iCiel Avenir LT Std 35 Light" w:cs="Arial"/>
            <w:i/>
            <w:iCs/>
            <w:sz w:val="22"/>
            <w:szCs w:val="22"/>
          </w:rPr>
          <w: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t>
        </w:r>
      </w:ins>
    </w:p>
    <w:p w14:paraId="58294F88" w14:textId="77777777" w:rsidR="005F5D10" w:rsidRPr="00B444DF" w:rsidRDefault="005F5D10" w:rsidP="005F5D10">
      <w:pPr>
        <w:ind w:firstLine="0"/>
        <w:rPr>
          <w:ins w:id="7433" w:author="An Tran, ACA (BUV)" w:date="2024-09-12T11:03:00Z" w16du:dateUtc="2024-09-12T04:03:00Z"/>
          <w:rFonts w:ascii="iCiel Avenir LT Std 35 Light" w:hAnsi="iCiel Avenir LT Std 35 Light" w:cs="Arial"/>
          <w:i/>
          <w:iCs/>
          <w:sz w:val="22"/>
          <w:szCs w:val="22"/>
        </w:rPr>
      </w:pPr>
      <w:ins w:id="7434" w:author="An Tran, ACA (BUV)" w:date="2024-09-12T11:03:00Z" w16du:dateUtc="2024-09-12T04:03:00Z">
        <w:r w:rsidRPr="00B444DF">
          <w:rPr>
            <w:rFonts w:ascii="iCiel Avenir LT Std 35 Light" w:hAnsi="iCiel Avenir LT Std 35 Light" w:cs="Arial"/>
            <w:i/>
            <w:iCs/>
            <w:sz w:val="22"/>
            <w:szCs w:val="22"/>
          </w:rPr>
          <w:t xml:space="preserve">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 </w:t>
        </w:r>
      </w:ins>
    </w:p>
    <w:p w14:paraId="43DCF6B6" w14:textId="77777777" w:rsidR="005F5D10" w:rsidRPr="00F52C7C" w:rsidRDefault="005F5D10" w:rsidP="005F5D10">
      <w:pPr>
        <w:tabs>
          <w:tab w:val="left" w:pos="630"/>
          <w:tab w:val="left" w:pos="1080"/>
        </w:tabs>
        <w:ind w:firstLine="0"/>
        <w:rPr>
          <w:ins w:id="7435" w:author="An Tran, ACA (BUV)" w:date="2024-09-12T11:03:00Z" w16du:dateUtc="2024-09-12T04:03:00Z"/>
          <w:rFonts w:ascii="iCiel Avenir LT Std 35 Light" w:hAnsi="iCiel Avenir LT Std 35 Light" w:cs="Arial"/>
          <w:i/>
          <w:iCs/>
          <w:sz w:val="22"/>
          <w:szCs w:val="22"/>
        </w:rPr>
      </w:pPr>
      <w:ins w:id="7436" w:author="An Tran, ACA (BUV)" w:date="2024-09-12T11:03:00Z" w16du:dateUtc="2024-09-12T04:03: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0EF189F3" w14:textId="77777777" w:rsidR="005F5D10" w:rsidRPr="00CC65FA" w:rsidRDefault="005F5D10" w:rsidP="005F5D10">
      <w:pPr>
        <w:ind w:firstLine="0"/>
        <w:rPr>
          <w:ins w:id="7437" w:author="An Tran, ACA (BUV)" w:date="2024-09-12T11:03:00Z" w16du:dateUtc="2024-09-12T04:03:00Z"/>
          <w:rFonts w:ascii="iCiel Avenir LT Std 35 Light" w:hAnsi="iCiel Avenir LT Std 35 Light" w:cs="Arial"/>
          <w:i/>
          <w:iCs/>
          <w:sz w:val="22"/>
          <w:szCs w:val="22"/>
          <w:lang w:val="vi-VN"/>
        </w:rPr>
      </w:pPr>
      <w:ins w:id="7438" w:author="An Tran, ACA (BUV)" w:date="2024-09-12T11:03:00Z" w16du:dateUtc="2024-09-12T04:03: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8F2CB8">
          <w:rPr>
            <w:rFonts w:ascii="iCiel Avenir LT Std 35 Light" w:hAnsi="iCiel Avenir LT Std 35 Light" w:cs="Arial"/>
            <w:sz w:val="22"/>
            <w:szCs w:val="22"/>
            <w:lang w:val="vi-VN"/>
          </w:rPr>
          <w:t xml:space="preserve"> </w:t>
        </w:r>
        <w:r w:rsidRPr="00CC65FA">
          <w:rPr>
            <w:rFonts w:ascii="iCiel Avenir LT Std 35 Light" w:hAnsi="iCiel Avenir LT Std 35 Light" w:cs="Arial"/>
            <w:i/>
            <w:iCs/>
            <w:sz w:val="22"/>
            <w:szCs w:val="22"/>
            <w:lang w:val="vi-VN"/>
          </w:rPr>
          <w:t xml:space="preserve"> </w:t>
        </w:r>
      </w:ins>
    </w:p>
    <w:p w14:paraId="6345DCFB" w14:textId="77777777" w:rsidR="005F5D10" w:rsidRPr="00CC65FA" w:rsidRDefault="005F5D10" w:rsidP="005F5D10">
      <w:pPr>
        <w:pStyle w:val="Question"/>
        <w:numPr>
          <w:ilvl w:val="0"/>
          <w:numId w:val="7"/>
        </w:numPr>
        <w:tabs>
          <w:tab w:val="left" w:pos="630"/>
          <w:tab w:val="left" w:pos="1260"/>
        </w:tabs>
        <w:spacing w:line="400" w:lineRule="exact"/>
        <w:ind w:left="0" w:firstLine="720"/>
        <w:rPr>
          <w:ins w:id="7439" w:author="An Tran, ACA (BUV)" w:date="2024-09-12T11:03:00Z" w16du:dateUtc="2024-09-12T04:03:00Z"/>
          <w:b w:val="0"/>
          <w:i/>
          <w:iCs/>
          <w:lang w:val="vi-VN"/>
        </w:rPr>
      </w:pPr>
      <w:bookmarkStart w:id="7440" w:name="_Toc155774580"/>
      <w:bookmarkStart w:id="7441" w:name="_Toc177025950"/>
      <w:bookmarkStart w:id="7442" w:name="_Toc177077411"/>
      <w:ins w:id="7443" w:author="An Tran, ACA (BUV)" w:date="2024-09-12T11:03:00Z" w16du:dateUtc="2024-09-12T04:03:00Z">
        <w:r w:rsidRPr="002D1D27">
          <w:rPr>
            <w:rFonts w:cs="Arial"/>
            <w:szCs w:val="22"/>
            <w:lang w:val="en-GB"/>
          </w:rPr>
          <w:t xml:space="preserve">Does BUV and partnered companies/organisations have plans to conduct the internship and training programme to offer full-time recruitment for students after graduation? </w:t>
        </w:r>
        <w:r>
          <w:rPr>
            <w:rFonts w:cs="Arial"/>
            <w:szCs w:val="22"/>
            <w:lang w:val="en-GB"/>
          </w:rPr>
          <w:t xml:space="preserve">/ </w:t>
        </w:r>
        <w:r w:rsidRPr="002D1D27">
          <w:rPr>
            <w:rFonts w:cs="Arial"/>
            <w:i/>
            <w:iCs/>
            <w:szCs w:val="22"/>
            <w:lang w:val="en-GB"/>
          </w:rPr>
          <w:t>BUV và các đối tác có quan hệ chiến lược lâu dài trong kế hoạch tuyển thực tập sinh và sau đó là tuyển dụng các vị trí chính thức cho sinh viên sau khi tốt nghiệp hay không?</w:t>
        </w:r>
        <w:bookmarkEnd w:id="7440"/>
        <w:bookmarkEnd w:id="7441"/>
        <w:bookmarkEnd w:id="7442"/>
      </w:ins>
    </w:p>
    <w:p w14:paraId="0A3B81BF" w14:textId="77777777" w:rsidR="005F5D10" w:rsidRPr="00CC65FA" w:rsidRDefault="005F5D10" w:rsidP="005F5D10">
      <w:pPr>
        <w:pStyle w:val="ListParagraph"/>
        <w:tabs>
          <w:tab w:val="left" w:pos="630"/>
          <w:tab w:val="left" w:pos="1080"/>
        </w:tabs>
        <w:ind w:left="0"/>
        <w:contextualSpacing w:val="0"/>
        <w:rPr>
          <w:ins w:id="7444" w:author="An Tran, ACA (BUV)" w:date="2024-09-12T11:03:00Z" w16du:dateUtc="2024-09-12T04:03:00Z"/>
          <w:rFonts w:ascii="iCiel Avenir LT Std 35 Light" w:hAnsi="iCiel Avenir LT Std 35 Light" w:cs="Arial"/>
          <w:b/>
          <w:bCs/>
          <w:i/>
          <w:iCs/>
          <w:sz w:val="22"/>
          <w:szCs w:val="22"/>
          <w:u w:val="single"/>
          <w:lang w:val="vi-VN"/>
        </w:rPr>
      </w:pPr>
      <w:ins w:id="7445" w:author="An Tran, ACA (BUV)" w:date="2024-09-12T11:03:00Z" w16du:dateUtc="2024-09-12T04:03: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p w14:paraId="27ED39D4" w14:textId="77777777" w:rsidR="005F5D10" w:rsidRPr="00B444DF" w:rsidRDefault="005F5D10" w:rsidP="005F5D10">
      <w:pPr>
        <w:tabs>
          <w:tab w:val="left" w:pos="630"/>
          <w:tab w:val="left" w:pos="1080"/>
        </w:tabs>
        <w:ind w:firstLine="0"/>
        <w:rPr>
          <w:ins w:id="7446" w:author="An Tran, ACA (BUV)" w:date="2024-09-12T11:03:00Z" w16du:dateUtc="2024-09-12T04:03:00Z"/>
          <w:rFonts w:ascii="iCiel Avenir LT Std 35 Light" w:hAnsi="iCiel Avenir LT Std 35 Light" w:cs="Arial"/>
          <w:sz w:val="22"/>
          <w:szCs w:val="22"/>
        </w:rPr>
      </w:pPr>
      <w:ins w:id="7447" w:author="An Tran, ACA (BUV)" w:date="2024-09-12T11:03:00Z" w16du:dateUtc="2024-09-12T04:03:00Z">
        <w:r w:rsidRPr="00B444DF">
          <w:rPr>
            <w:rFonts w:ascii="iCiel Avenir LT Std 35 Light" w:hAnsi="iCiel Avenir LT Std 35 Light" w:cs="Arial"/>
            <w:sz w:val="22"/>
            <w:szCs w:val="22"/>
          </w:rPr>
          <w: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t>
        </w:r>
      </w:ins>
    </w:p>
    <w:p w14:paraId="52D051C1" w14:textId="77777777" w:rsidR="005F5D10" w:rsidRDefault="005F5D10" w:rsidP="005F5D10">
      <w:pPr>
        <w:tabs>
          <w:tab w:val="left" w:pos="630"/>
          <w:tab w:val="left" w:pos="1080"/>
        </w:tabs>
        <w:ind w:firstLine="0"/>
        <w:rPr>
          <w:ins w:id="7448" w:author="An Tran, ACA (BUV)" w:date="2024-09-12T11:03:00Z" w16du:dateUtc="2024-09-12T04:03:00Z"/>
          <w:rFonts w:ascii="iCiel Avenir LT Std 35 Light" w:hAnsi="iCiel Avenir LT Std 35 Light" w:cs="Arial"/>
          <w:sz w:val="22"/>
          <w:szCs w:val="22"/>
        </w:rPr>
      </w:pPr>
      <w:ins w:id="7449" w:author="An Tran, ACA (BUV)" w:date="2024-09-12T11:03:00Z" w16du:dateUtc="2024-09-12T04:03: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1CDD4DDB" w14:textId="77777777" w:rsidR="005F5D10" w:rsidRPr="00B444DF" w:rsidRDefault="005F5D10" w:rsidP="005F5D10">
      <w:pPr>
        <w:tabs>
          <w:tab w:val="left" w:pos="630"/>
          <w:tab w:val="left" w:pos="1080"/>
        </w:tabs>
        <w:ind w:firstLine="0"/>
        <w:rPr>
          <w:ins w:id="7450" w:author="An Tran, ACA (BUV)" w:date="2024-09-12T11:03:00Z" w16du:dateUtc="2024-09-12T04:03:00Z"/>
          <w:rFonts w:ascii="iCiel Avenir LT Std 35 Light" w:hAnsi="iCiel Avenir LT Std 35 Light" w:cs="Arial"/>
          <w:sz w:val="22"/>
          <w:szCs w:val="22"/>
        </w:rPr>
      </w:pPr>
      <w:ins w:id="7451" w:author="An Tran, ACA (BUV)" w:date="2024-09-12T11:03:00Z" w16du:dateUtc="2024-09-12T04:03: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71007DE2" w14:textId="77777777" w:rsidR="005F5D10" w:rsidRPr="00B444DF" w:rsidRDefault="005F5D10" w:rsidP="005F5D10">
      <w:pPr>
        <w:ind w:firstLine="0"/>
        <w:rPr>
          <w:ins w:id="7452" w:author="An Tran, ACA (BUV)" w:date="2024-09-12T11:03:00Z" w16du:dateUtc="2024-09-12T04:03:00Z"/>
          <w:rFonts w:ascii="iCiel Avenir LT Std 35 Light" w:hAnsi="iCiel Avenir LT Std 35 Light" w:cs="Arial"/>
          <w:i/>
          <w:iCs/>
          <w:sz w:val="22"/>
          <w:szCs w:val="22"/>
        </w:rPr>
      </w:pPr>
      <w:ins w:id="7453" w:author="An Tran, ACA (BUV)" w:date="2024-09-12T11:03:00Z" w16du:dateUtc="2024-09-12T04:03:00Z">
        <w:r w:rsidRPr="00B444DF">
          <w:rPr>
            <w:rFonts w:ascii="iCiel Avenir LT Std 35 Light" w:hAnsi="iCiel Avenir LT Std 35 Light" w:cs="Arial"/>
            <w:i/>
            <w:iCs/>
            <w:sz w:val="22"/>
            <w:szCs w:val="22"/>
          </w:rPr>
          <w: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t>
        </w:r>
      </w:ins>
    </w:p>
    <w:p w14:paraId="3AEA3133" w14:textId="77777777" w:rsidR="005F5D10" w:rsidRPr="008F5DDF" w:rsidRDefault="005F5D10" w:rsidP="005F5D10">
      <w:pPr>
        <w:tabs>
          <w:tab w:val="left" w:pos="630"/>
          <w:tab w:val="left" w:pos="1080"/>
        </w:tabs>
        <w:ind w:firstLine="0"/>
        <w:rPr>
          <w:ins w:id="7454" w:author="An Tran, ACA (BUV)" w:date="2024-09-12T11:03:00Z" w16du:dateUtc="2024-09-12T04:03:00Z"/>
          <w:rFonts w:ascii="iCiel Avenir LT Std 35 Light" w:hAnsi="iCiel Avenir LT Std 35 Light" w:cs="Arial"/>
          <w:i/>
          <w:iCs/>
          <w:sz w:val="22"/>
          <w:szCs w:val="22"/>
        </w:rPr>
      </w:pPr>
      <w:ins w:id="7455" w:author="An Tran, ACA (BUV)" w:date="2024-09-12T11:03:00Z" w16du:dateUtc="2024-09-12T04:03: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56E5329" w14:textId="77777777" w:rsidR="005F5D10" w:rsidRPr="003C4249" w:rsidRDefault="005F5D10" w:rsidP="005F5D10">
      <w:pPr>
        <w:ind w:firstLine="0"/>
        <w:rPr>
          <w:ins w:id="7456" w:author="An Tran, ACA (BUV)" w:date="2024-09-12T11:03:00Z" w16du:dateUtc="2024-09-12T04:03:00Z"/>
          <w:rFonts w:ascii="iCiel Avenir LT Std 35 Light" w:hAnsi="iCiel Avenir LT Std 35 Light" w:cs="Arial"/>
          <w:sz w:val="22"/>
          <w:szCs w:val="22"/>
          <w:lang w:val="vi-VN"/>
        </w:rPr>
      </w:pPr>
      <w:ins w:id="7457" w:author="An Tran, ACA (BUV)" w:date="2024-09-12T11:03:00Z" w16du:dateUtc="2024-09-12T04:03: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ins>
    </w:p>
    <w:p w14:paraId="3479195F" w14:textId="77777777" w:rsidR="005F5D10" w:rsidRPr="005814DE" w:rsidRDefault="005F5D10" w:rsidP="005F5D10">
      <w:pPr>
        <w:pStyle w:val="Question"/>
        <w:numPr>
          <w:ilvl w:val="0"/>
          <w:numId w:val="7"/>
        </w:numPr>
        <w:tabs>
          <w:tab w:val="left" w:pos="630"/>
          <w:tab w:val="left" w:pos="1260"/>
        </w:tabs>
        <w:spacing w:line="400" w:lineRule="exact"/>
        <w:ind w:left="0" w:firstLine="720"/>
        <w:rPr>
          <w:ins w:id="7458" w:author="An Tran, ACA (BUV)" w:date="2024-09-12T11:03:00Z" w16du:dateUtc="2024-09-12T04:03:00Z"/>
          <w:rFonts w:cs="Arial"/>
          <w:szCs w:val="22"/>
          <w:lang w:val="en-GB"/>
        </w:rPr>
      </w:pPr>
      <w:bookmarkStart w:id="7459" w:name="_Toc149054268"/>
      <w:bookmarkStart w:id="7460" w:name="_Toc177025951"/>
      <w:bookmarkStart w:id="7461" w:name="_Toc177077412"/>
      <w:ins w:id="7462" w:author="An Tran, ACA (BUV)" w:date="2024-09-12T11:03:00Z" w16du:dateUtc="2024-09-12T04:03:00Z">
        <w:r w:rsidRPr="005814DE">
          <w:rPr>
            <w:rFonts w:cs="Arial"/>
            <w:szCs w:val="22"/>
            <w:lang w:val="en-GB"/>
          </w:rPr>
          <w:t xml:space="preserve">What kind of extra-curricular classes and short courses can students register and when? Do we have to pay course fee for those? / </w:t>
        </w:r>
        <w:r w:rsidRPr="002D1D27">
          <w:rPr>
            <w:rFonts w:cs="Arial"/>
            <w:i/>
            <w:iCs/>
            <w:szCs w:val="22"/>
            <w:lang w:val="en-GB"/>
          </w:rPr>
          <w:t>BUV cung cấp các lớp học ngoại khóa và khóa học ngắn nào và vào lúc nào? Sinh viên có cần trả học phí cho các khóa học này không?</w:t>
        </w:r>
        <w:bookmarkEnd w:id="7459"/>
        <w:bookmarkEnd w:id="7460"/>
        <w:bookmarkEnd w:id="7461"/>
      </w:ins>
    </w:p>
    <w:p w14:paraId="24CF244F" w14:textId="77777777" w:rsidR="005F5D10" w:rsidRPr="006E365F" w:rsidRDefault="005F5D10" w:rsidP="005F5D10">
      <w:pPr>
        <w:pStyle w:val="ListParagraph"/>
        <w:tabs>
          <w:tab w:val="left" w:pos="630"/>
          <w:tab w:val="left" w:pos="1080"/>
        </w:tabs>
        <w:ind w:left="0"/>
        <w:contextualSpacing w:val="0"/>
        <w:rPr>
          <w:ins w:id="7463" w:author="An Tran, ACA (BUV)" w:date="2024-09-12T11:03:00Z" w16du:dateUtc="2024-09-12T04:03:00Z"/>
          <w:rFonts w:ascii="Avenir LT Std 35 Light" w:hAnsi="Avenir LT Std 35 Light" w:cs="Arial"/>
          <w:b/>
          <w:bCs/>
          <w:i/>
          <w:iCs/>
          <w:sz w:val="22"/>
          <w:szCs w:val="22"/>
          <w:u w:val="single"/>
          <w:lang w:val="en-GB"/>
        </w:rPr>
      </w:pPr>
      <w:ins w:id="7464" w:author="An Tran, ACA (BUV)" w:date="2024-09-12T11:03:00Z" w16du:dateUtc="2024-09-12T04:03:00Z">
        <w:r w:rsidRPr="003C4249">
          <w:rPr>
            <w:rFonts w:ascii="Avenir LT Std 35 Light" w:hAnsi="Avenir LT Std 35 Light" w:cs="Arial"/>
            <w:b/>
            <w:bCs/>
            <w:sz w:val="22"/>
            <w:szCs w:val="22"/>
            <w:u w:val="single"/>
            <w:lang w:val="en-GB"/>
          </w:rPr>
          <w:t xml:space="preserve">Answer / </w:t>
        </w:r>
        <w:r w:rsidRPr="003C4249">
          <w:rPr>
            <w:rFonts w:ascii="Avenir LT Std 35 Light" w:hAnsi="Avenir LT Std 35 Light" w:cs="Arial"/>
            <w:b/>
            <w:bCs/>
            <w:i/>
            <w:iCs/>
            <w:sz w:val="22"/>
            <w:szCs w:val="22"/>
            <w:u w:val="single"/>
            <w:lang w:val="en-GB"/>
          </w:rPr>
          <w:t>Câu tr</w:t>
        </w:r>
        <w:r w:rsidRPr="003C4249">
          <w:rPr>
            <w:rFonts w:ascii="Calibri" w:hAnsi="Calibri" w:cs="Calibri"/>
            <w:b/>
            <w:bCs/>
            <w:i/>
            <w:iCs/>
            <w:sz w:val="22"/>
            <w:szCs w:val="22"/>
            <w:u w:val="single"/>
            <w:lang w:val="en-GB"/>
          </w:rPr>
          <w:t>ả</w:t>
        </w:r>
        <w:r w:rsidRPr="006E365F">
          <w:rPr>
            <w:rFonts w:ascii="Avenir LT Std 35 Light" w:hAnsi="Avenir LT Std 35 Light" w:cs="Arial"/>
            <w:b/>
            <w:bCs/>
            <w:i/>
            <w:iCs/>
            <w:sz w:val="22"/>
            <w:szCs w:val="22"/>
            <w:u w:val="single"/>
            <w:lang w:val="en-GB"/>
          </w:rPr>
          <w:t xml:space="preserve"> l</w:t>
        </w:r>
        <w:r w:rsidRPr="006E365F">
          <w:rPr>
            <w:rFonts w:ascii="Calibri" w:hAnsi="Calibri" w:cs="Calibri"/>
            <w:b/>
            <w:bCs/>
            <w:i/>
            <w:iCs/>
            <w:sz w:val="22"/>
            <w:szCs w:val="22"/>
            <w:u w:val="single"/>
            <w:lang w:val="en-GB"/>
          </w:rPr>
          <w:t>ờ</w:t>
        </w:r>
        <w:r w:rsidRPr="006E365F">
          <w:rPr>
            <w:rFonts w:ascii="Avenir LT Std 35 Light" w:hAnsi="Avenir LT Std 35 Light" w:cs="Arial"/>
            <w:b/>
            <w:bCs/>
            <w:i/>
            <w:iCs/>
            <w:sz w:val="22"/>
            <w:szCs w:val="22"/>
            <w:u w:val="single"/>
            <w:lang w:val="en-GB"/>
          </w:rPr>
          <w:t>i:</w:t>
        </w:r>
      </w:ins>
    </w:p>
    <w:p w14:paraId="39B0B986" w14:textId="77777777" w:rsidR="005F5D10" w:rsidRPr="00B437C5" w:rsidRDefault="005F5D10" w:rsidP="005F5D10">
      <w:pPr>
        <w:ind w:firstLine="0"/>
        <w:rPr>
          <w:ins w:id="7465" w:author="An Tran, ACA (BUV)" w:date="2024-09-12T11:03:00Z" w16du:dateUtc="2024-09-12T04:03:00Z"/>
          <w:rFonts w:ascii="iCiel Avenir LT Std 35 Light" w:eastAsiaTheme="minorEastAsia" w:hAnsi="iCiel Avenir LT Std 35 Light" w:cstheme="minorBidi"/>
          <w:sz w:val="22"/>
          <w:szCs w:val="22"/>
          <w:lang w:val="vi-VN"/>
        </w:rPr>
      </w:pPr>
      <w:ins w:id="7466" w:author="An Tran, ACA (BUV)" w:date="2024-09-12T11:03:00Z" w16du:dateUtc="2024-09-12T04:03:00Z">
        <w:r w:rsidRPr="00B437C5">
          <w:rPr>
            <w:rFonts w:ascii="iCiel Avenir LT Std 35 Light" w:eastAsiaTheme="minorEastAsia" w:hAnsi="iCiel Avenir LT Std 35 Light" w:cstheme="minorBidi"/>
            <w:sz w:val="22"/>
            <w:szCs w:val="22"/>
            <w:lang w:val="vi-VN"/>
          </w:rPr>
          <w:t>The Personal and Social Growth (PSG) Programme offers various online courses on Coursera and short courses at the BUV campus to equip students with sought-after knowledge, skills, and attitudes for future life and career success.</w:t>
        </w:r>
      </w:ins>
    </w:p>
    <w:p w14:paraId="4BCA26D1" w14:textId="77777777" w:rsidR="005F5D10" w:rsidRPr="00B437C5" w:rsidRDefault="005F5D10" w:rsidP="005F5D10">
      <w:pPr>
        <w:ind w:firstLine="0"/>
        <w:rPr>
          <w:ins w:id="7467" w:author="An Tran, ACA (BUV)" w:date="2024-09-12T11:03:00Z" w16du:dateUtc="2024-09-12T04:03:00Z"/>
          <w:rFonts w:ascii="iCiel Avenir LT Std 35 Light" w:eastAsiaTheme="minorEastAsia" w:hAnsi="iCiel Avenir LT Std 35 Light" w:cstheme="minorBidi"/>
          <w:sz w:val="22"/>
          <w:szCs w:val="22"/>
          <w:lang w:val="vi-VN"/>
        </w:rPr>
      </w:pPr>
      <w:ins w:id="7468" w:author="An Tran, ACA (BUV)" w:date="2024-09-12T11:03:00Z" w16du:dateUtc="2024-09-12T04:03:00Z">
        <w:r w:rsidRPr="00B437C5">
          <w:rPr>
            <w:rFonts w:ascii="iCiel Avenir LT Std 35 Light" w:eastAsiaTheme="minorEastAsia" w:hAnsi="iCiel Avenir LT Std 35 Light" w:cstheme="minorBidi"/>
            <w:sz w:val="22"/>
            <w:szCs w:val="22"/>
            <w:lang w:val="vi-VN"/>
          </w:rPr>
          <w: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t>
        </w:r>
      </w:ins>
    </w:p>
    <w:p w14:paraId="253FF14D" w14:textId="77777777" w:rsidR="005F5D10" w:rsidRPr="00B437C5" w:rsidRDefault="005F5D10" w:rsidP="005F5D10">
      <w:pPr>
        <w:ind w:firstLine="0"/>
        <w:rPr>
          <w:ins w:id="7469" w:author="An Tran, ACA (BUV)" w:date="2024-09-12T11:03:00Z" w16du:dateUtc="2024-09-12T04:03:00Z"/>
          <w:rFonts w:ascii="iCiel Avenir LT Std 35 Light" w:eastAsiaTheme="minorEastAsia" w:hAnsi="iCiel Avenir LT Std 35 Light" w:cstheme="minorBidi"/>
          <w:sz w:val="22"/>
          <w:szCs w:val="22"/>
          <w:lang w:val="vi-VN"/>
        </w:rPr>
      </w:pPr>
      <w:ins w:id="7470" w:author="An Tran, ACA (BUV)" w:date="2024-09-12T11:03:00Z" w16du:dateUtc="2024-09-12T04:03:00Z">
        <w:r w:rsidRPr="00B437C5">
          <w:rPr>
            <w:rFonts w:ascii="iCiel Avenir LT Std 35 Light" w:eastAsiaTheme="minorEastAsia" w:hAnsi="iCiel Avenir LT Std 35 Light" w:cstheme="minorBidi"/>
            <w:sz w:val="22"/>
            <w:szCs w:val="22"/>
            <w:lang w:val="vi-VN"/>
          </w:rPr>
          <w:t>Below are some of the course categories Coursera offers:</w:t>
        </w:r>
      </w:ins>
    </w:p>
    <w:p w14:paraId="2118D47E" w14:textId="77777777" w:rsidR="005F5D10" w:rsidRPr="00B437C5" w:rsidRDefault="005F5D10" w:rsidP="005F5D10">
      <w:pPr>
        <w:pStyle w:val="ListParagraph"/>
        <w:numPr>
          <w:ilvl w:val="0"/>
          <w:numId w:val="37"/>
        </w:numPr>
        <w:tabs>
          <w:tab w:val="left" w:pos="630"/>
          <w:tab w:val="left" w:pos="1080"/>
        </w:tabs>
        <w:ind w:firstLine="360"/>
        <w:contextualSpacing w:val="0"/>
        <w:rPr>
          <w:ins w:id="7471" w:author="An Tran, ACA (BUV)" w:date="2024-09-12T11:03:00Z" w16du:dateUtc="2024-09-12T04:03:00Z"/>
          <w:rFonts w:ascii="iCiel Avenir LT Std 35 Light" w:hAnsi="iCiel Avenir LT Std 35 Light" w:cs="Arial"/>
          <w:sz w:val="22"/>
          <w:szCs w:val="22"/>
          <w:lang w:val="vi-VN"/>
        </w:rPr>
      </w:pPr>
      <w:ins w:id="7472" w:author="An Tran, ACA (BUV)" w:date="2024-09-12T11:03:00Z" w16du:dateUtc="2024-09-12T04:03:00Z">
        <w:r w:rsidRPr="00B437C5">
          <w:rPr>
            <w:rFonts w:ascii="iCiel Avenir LT Std 35 Light" w:hAnsi="iCiel Avenir LT Std 35 Light" w:cs="Arial"/>
            <w:sz w:val="22"/>
            <w:szCs w:val="22"/>
            <w:lang w:val="vi-VN"/>
          </w:rPr>
          <w:t>Expertise-related knowledge and skills (Business, Marketing and Communications, Engineering, Creative Industries, Tourism and Hospitality, Green and Sustainability…)</w:t>
        </w:r>
      </w:ins>
    </w:p>
    <w:p w14:paraId="509C9E1E" w14:textId="77777777" w:rsidR="005F5D10" w:rsidRPr="00B437C5" w:rsidRDefault="005F5D10" w:rsidP="005F5D10">
      <w:pPr>
        <w:pStyle w:val="ListParagraph"/>
        <w:numPr>
          <w:ilvl w:val="0"/>
          <w:numId w:val="37"/>
        </w:numPr>
        <w:tabs>
          <w:tab w:val="left" w:pos="630"/>
          <w:tab w:val="left" w:pos="1080"/>
        </w:tabs>
        <w:ind w:firstLine="360"/>
        <w:contextualSpacing w:val="0"/>
        <w:rPr>
          <w:ins w:id="7473" w:author="An Tran, ACA (BUV)" w:date="2024-09-12T11:03:00Z" w16du:dateUtc="2024-09-12T04:03:00Z"/>
          <w:rFonts w:ascii="iCiel Avenir LT Std 35 Light" w:hAnsi="iCiel Avenir LT Std 35 Light" w:cs="Arial"/>
          <w:sz w:val="22"/>
          <w:szCs w:val="22"/>
          <w:lang w:val="vi-VN"/>
        </w:rPr>
      </w:pPr>
      <w:ins w:id="7474" w:author="An Tran, ACA (BUV)" w:date="2024-09-12T11:03:00Z" w16du:dateUtc="2024-09-12T04:03:00Z">
        <w:r w:rsidRPr="00B437C5">
          <w:rPr>
            <w:rFonts w:ascii="iCiel Avenir LT Std 35 Light" w:hAnsi="iCiel Avenir LT Std 35 Light" w:cs="Arial"/>
            <w:sz w:val="22"/>
            <w:szCs w:val="22"/>
            <w:lang w:val="vi-VN"/>
          </w:rPr>
          <w:t>Languages (English, Chinese, Korean, Japanese, French…)</w:t>
        </w:r>
      </w:ins>
    </w:p>
    <w:p w14:paraId="236AD585" w14:textId="77777777" w:rsidR="005F5D10" w:rsidRPr="00B437C5" w:rsidRDefault="005F5D10" w:rsidP="005F5D10">
      <w:pPr>
        <w:pStyle w:val="ListParagraph"/>
        <w:numPr>
          <w:ilvl w:val="0"/>
          <w:numId w:val="37"/>
        </w:numPr>
        <w:tabs>
          <w:tab w:val="left" w:pos="630"/>
          <w:tab w:val="left" w:pos="1080"/>
        </w:tabs>
        <w:ind w:firstLine="360"/>
        <w:contextualSpacing w:val="0"/>
        <w:rPr>
          <w:ins w:id="7475" w:author="An Tran, ACA (BUV)" w:date="2024-09-12T11:03:00Z" w16du:dateUtc="2024-09-12T04:03:00Z"/>
          <w:rFonts w:ascii="iCiel Avenir LT Std 35 Light" w:hAnsi="iCiel Avenir LT Std 35 Light" w:cs="Arial"/>
          <w:sz w:val="22"/>
          <w:szCs w:val="22"/>
          <w:lang w:val="vi-VN"/>
        </w:rPr>
      </w:pPr>
      <w:ins w:id="7476" w:author="An Tran, ACA (BUV)" w:date="2024-09-12T11:03:00Z" w16du:dateUtc="2024-09-12T04:03:00Z">
        <w:r w:rsidRPr="00B437C5">
          <w:rPr>
            <w:rFonts w:ascii="iCiel Avenir LT Std 35 Light" w:hAnsi="iCiel Avenir LT Std 35 Light" w:cs="Arial"/>
            <w:sz w:val="22"/>
            <w:szCs w:val="22"/>
            <w:lang w:val="vi-VN"/>
          </w:rPr>
          <w:t>Soft skills and employability skills</w:t>
        </w:r>
      </w:ins>
    </w:p>
    <w:p w14:paraId="548E0304" w14:textId="77777777" w:rsidR="005F5D10" w:rsidRPr="00B437C5" w:rsidRDefault="005F5D10" w:rsidP="005F5D10">
      <w:pPr>
        <w:pStyle w:val="ListParagraph"/>
        <w:numPr>
          <w:ilvl w:val="0"/>
          <w:numId w:val="37"/>
        </w:numPr>
        <w:tabs>
          <w:tab w:val="left" w:pos="630"/>
          <w:tab w:val="left" w:pos="1080"/>
        </w:tabs>
        <w:ind w:firstLine="360"/>
        <w:contextualSpacing w:val="0"/>
        <w:rPr>
          <w:ins w:id="7477" w:author="An Tran, ACA (BUV)" w:date="2024-09-12T11:03:00Z" w16du:dateUtc="2024-09-12T04:03:00Z"/>
          <w:rFonts w:ascii="iCiel Avenir LT Std 35 Light" w:hAnsi="iCiel Avenir LT Std 35 Light" w:cs="Arial"/>
          <w:sz w:val="22"/>
          <w:szCs w:val="22"/>
          <w:lang w:val="vi-VN"/>
        </w:rPr>
      </w:pPr>
      <w:ins w:id="7478" w:author="An Tran, ACA (BUV)" w:date="2024-09-12T11:03:00Z" w16du:dateUtc="2024-09-12T04:03:00Z">
        <w:r w:rsidRPr="00B437C5">
          <w:rPr>
            <w:rFonts w:ascii="iCiel Avenir LT Std 35 Light" w:hAnsi="iCiel Avenir LT Std 35 Light" w:cs="Arial"/>
            <w:sz w:val="22"/>
            <w:szCs w:val="22"/>
            <w:lang w:val="vi-VN"/>
          </w:rPr>
          <w:t>Research and academic skills</w:t>
        </w:r>
      </w:ins>
    </w:p>
    <w:p w14:paraId="67169707" w14:textId="77777777" w:rsidR="005F5D10" w:rsidRPr="00B437C5" w:rsidRDefault="005F5D10" w:rsidP="005F5D10">
      <w:pPr>
        <w:pStyle w:val="ListParagraph"/>
        <w:tabs>
          <w:tab w:val="left" w:pos="630"/>
          <w:tab w:val="left" w:pos="1080"/>
        </w:tabs>
        <w:ind w:left="1080" w:firstLine="0"/>
        <w:contextualSpacing w:val="0"/>
        <w:rPr>
          <w:ins w:id="7479" w:author="An Tran, ACA (BUV)" w:date="2024-09-12T11:03:00Z" w16du:dateUtc="2024-09-12T04:03:00Z"/>
          <w:rFonts w:ascii="iCiel Avenir LT Std 35 Light" w:hAnsi="iCiel Avenir LT Std 35 Light" w:cs="Arial"/>
          <w:sz w:val="22"/>
          <w:szCs w:val="22"/>
          <w:lang w:val="vi-VN"/>
        </w:rPr>
      </w:pPr>
      <w:ins w:id="7480" w:author="An Tran, ACA (BUV)" w:date="2024-09-12T11:03:00Z" w16du:dateUtc="2024-09-12T04:03:00Z">
        <w:r w:rsidRPr="00B437C5">
          <w:rPr>
            <w:rFonts w:ascii="iCiel Avenir LT Std 35 Light" w:hAnsi="iCiel Avenir LT Std 35 Light" w:cs="Arial"/>
            <w:sz w:val="22"/>
            <w:szCs w:val="22"/>
            <w:lang w:val="vi-VN"/>
          </w:rPr>
          <w:tab/>
        </w:r>
        <w:r w:rsidRPr="00B437C5">
          <w:rPr>
            <w:rFonts w:ascii="iCiel Avenir LT Std 35 Light" w:eastAsiaTheme="minorEastAsia" w:hAnsi="iCiel Avenir LT Std 35 Light" w:cstheme="minorBidi"/>
            <w:sz w:val="22"/>
            <w:szCs w:val="22"/>
            <w:lang w:val="vi-VN"/>
          </w:rPr>
          <w:t>… and many more</w:t>
        </w:r>
      </w:ins>
    </w:p>
    <w:p w14:paraId="68ACDAEE" w14:textId="77777777" w:rsidR="005F5D10" w:rsidRPr="00B437C5" w:rsidRDefault="005F5D10" w:rsidP="005F5D10">
      <w:pPr>
        <w:ind w:firstLine="0"/>
        <w:rPr>
          <w:ins w:id="7481" w:author="An Tran, ACA (BUV)" w:date="2024-09-12T11:03:00Z" w16du:dateUtc="2024-09-12T04:03:00Z"/>
          <w:rFonts w:ascii="iCiel Avenir LT Std 35 Light" w:eastAsiaTheme="minorEastAsia" w:hAnsi="iCiel Avenir LT Std 35 Light" w:cstheme="minorBidi"/>
          <w:sz w:val="22"/>
          <w:szCs w:val="22"/>
          <w:lang w:val="vi-VN"/>
        </w:rPr>
      </w:pPr>
      <w:ins w:id="7482" w:author="An Tran, ACA (BUV)" w:date="2024-09-12T11:03:00Z" w16du:dateUtc="2024-09-12T04:03:00Z">
        <w:r w:rsidRPr="00B437C5">
          <w:rPr>
            <w:rFonts w:ascii="iCiel Avenir LT Std 35 Light" w:eastAsiaTheme="minorEastAsia" w:hAnsi="iCiel Avenir LT Std 35 Light" w:cstheme="minorBidi"/>
            <w:sz w:val="22"/>
            <w:szCs w:val="22"/>
            <w:lang w:val="vi-VN"/>
          </w:rPr>
          <w: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t>
        </w:r>
      </w:ins>
    </w:p>
    <w:p w14:paraId="4A57D22C" w14:textId="77777777" w:rsidR="005F5D10" w:rsidRPr="00B437C5" w:rsidRDefault="005F5D10" w:rsidP="005F5D10">
      <w:pPr>
        <w:ind w:firstLine="0"/>
        <w:rPr>
          <w:ins w:id="7483" w:author="An Tran, ACA (BUV)" w:date="2024-09-12T11:03:00Z" w16du:dateUtc="2024-09-12T04:03:00Z"/>
          <w:rFonts w:ascii="iCiel Avenir LT Std 35 Light" w:eastAsiaTheme="minorEastAsia" w:hAnsi="iCiel Avenir LT Std 35 Light" w:cstheme="minorBidi"/>
          <w:sz w:val="22"/>
          <w:szCs w:val="22"/>
          <w:lang w:val="vi-VN"/>
        </w:rPr>
      </w:pPr>
      <w:ins w:id="7484" w:author="An Tran, ACA (BUV)" w:date="2024-09-12T11:03:00Z" w16du:dateUtc="2024-09-12T04:03:00Z">
        <w:r w:rsidRPr="00B437C5">
          <w:rPr>
            <w:rFonts w:ascii="iCiel Avenir LT Std 35 Light" w:eastAsiaTheme="minorEastAsia" w:hAnsi="iCiel Avenir LT Std 35 Light" w:cstheme="minorBidi"/>
            <w:sz w:val="22"/>
            <w:szCs w:val="22"/>
            <w:lang w:val="vi-VN"/>
          </w:rPr>
          <w:t>Furthermore, the PSG Programme also offers students some in-person extra-curricular classes and short courses at the BUV campus at the beginning of each semester:</w:t>
        </w:r>
      </w:ins>
    </w:p>
    <w:p w14:paraId="2626C98A" w14:textId="77777777" w:rsidR="005F5D10" w:rsidRPr="00B437C5" w:rsidRDefault="005F5D10" w:rsidP="005F5D10">
      <w:pPr>
        <w:ind w:firstLine="450"/>
        <w:rPr>
          <w:ins w:id="7485" w:author="An Tran, ACA (BUV)" w:date="2024-09-12T11:03:00Z" w16du:dateUtc="2024-09-12T04:03:00Z"/>
          <w:rFonts w:ascii="iCiel Avenir LT Std 35 Light" w:eastAsiaTheme="minorEastAsia" w:hAnsi="iCiel Avenir LT Std 35 Light" w:cstheme="minorBidi"/>
          <w:b/>
          <w:bCs/>
          <w:sz w:val="22"/>
          <w:szCs w:val="22"/>
          <w:lang w:val="vi-VN"/>
        </w:rPr>
      </w:pPr>
      <w:ins w:id="7486" w:author="An Tran, ACA (BUV)" w:date="2024-09-12T11:03:00Z" w16du:dateUtc="2024-09-12T04:03:00Z">
        <w:r w:rsidRPr="00B437C5">
          <w:rPr>
            <w:rFonts w:ascii="iCiel Avenir LT Std 35 Light" w:eastAsiaTheme="minorEastAsia" w:hAnsi="iCiel Avenir LT Std 35 Light" w:cstheme="minorBidi"/>
            <w:b/>
            <w:bCs/>
            <w:sz w:val="22"/>
            <w:szCs w:val="22"/>
            <w:lang w:val="vi-VN"/>
          </w:rPr>
          <w:t>Skills development:</w:t>
        </w:r>
        <w:r w:rsidRPr="00B437C5">
          <w:rPr>
            <w:rStyle w:val="eop"/>
            <w:rFonts w:ascii="iCiel Avenir LT Std 35 Light" w:eastAsiaTheme="minorEastAsia" w:hAnsi="iCiel Avenir LT Std 35 Light" w:cstheme="minorBidi"/>
            <w:b/>
            <w:bCs/>
            <w:sz w:val="22"/>
            <w:szCs w:val="22"/>
            <w:lang w:val="vi-VN"/>
          </w:rPr>
          <w:t> </w:t>
        </w:r>
        <w:r w:rsidRPr="00B437C5">
          <w:rPr>
            <w:rFonts w:ascii="iCiel Avenir LT Std 35 Light" w:eastAsiaTheme="minorEastAsia" w:hAnsi="iCiel Avenir LT Std 35 Light" w:cstheme="minorBidi"/>
            <w:b/>
            <w:bCs/>
            <w:sz w:val="22"/>
            <w:szCs w:val="22"/>
            <w:lang w:val="vi-VN"/>
          </w:rPr>
          <w:t xml:space="preserve"> </w:t>
        </w:r>
      </w:ins>
    </w:p>
    <w:p w14:paraId="390E67A9" w14:textId="77777777" w:rsidR="005F5D10" w:rsidRPr="00B437C5" w:rsidRDefault="005F5D10" w:rsidP="005F5D10">
      <w:pPr>
        <w:pStyle w:val="ListParagraph"/>
        <w:numPr>
          <w:ilvl w:val="0"/>
          <w:numId w:val="37"/>
        </w:numPr>
        <w:tabs>
          <w:tab w:val="left" w:pos="630"/>
          <w:tab w:val="left" w:pos="1080"/>
        </w:tabs>
        <w:ind w:firstLine="360"/>
        <w:contextualSpacing w:val="0"/>
        <w:rPr>
          <w:ins w:id="7487" w:author="An Tran, ACA (BUV)" w:date="2024-09-12T11:03:00Z" w16du:dateUtc="2024-09-12T04:03:00Z"/>
          <w:rFonts w:ascii="iCiel Avenir LT Std 35 Light" w:hAnsi="iCiel Avenir LT Std 35 Light" w:cs="Arial"/>
          <w:sz w:val="22"/>
          <w:szCs w:val="22"/>
          <w:lang w:val="vi-VN"/>
        </w:rPr>
      </w:pPr>
      <w:ins w:id="7488" w:author="An Tran, ACA (BUV)" w:date="2024-09-12T11:03:00Z" w16du:dateUtc="2024-09-12T04:03:00Z">
        <w:r w:rsidRPr="00B437C5">
          <w:rPr>
            <w:rFonts w:ascii="iCiel Avenir LT Std 35 Light" w:hAnsi="iCiel Avenir LT Std 35 Light" w:cs="Arial"/>
            <w:sz w:val="22"/>
            <w:szCs w:val="22"/>
            <w:lang w:val="vi-VN"/>
          </w:rPr>
          <w:t xml:space="preserve">Event planning and organising  </w:t>
        </w:r>
      </w:ins>
    </w:p>
    <w:p w14:paraId="78AB7E88" w14:textId="77777777" w:rsidR="005F5D10" w:rsidRPr="00B437C5" w:rsidRDefault="005F5D10" w:rsidP="005F5D10">
      <w:pPr>
        <w:pStyle w:val="ListParagraph"/>
        <w:numPr>
          <w:ilvl w:val="0"/>
          <w:numId w:val="37"/>
        </w:numPr>
        <w:tabs>
          <w:tab w:val="left" w:pos="630"/>
          <w:tab w:val="left" w:pos="1080"/>
        </w:tabs>
        <w:ind w:firstLine="360"/>
        <w:contextualSpacing w:val="0"/>
        <w:rPr>
          <w:ins w:id="7489" w:author="An Tran, ACA (BUV)" w:date="2024-09-12T11:03:00Z" w16du:dateUtc="2024-09-12T04:03:00Z"/>
          <w:rFonts w:ascii="iCiel Avenir LT Std 35 Light" w:hAnsi="iCiel Avenir LT Std 35 Light" w:cs="Arial"/>
          <w:sz w:val="22"/>
          <w:szCs w:val="22"/>
          <w:lang w:val="vi-VN"/>
        </w:rPr>
      </w:pPr>
      <w:ins w:id="7490" w:author="An Tran, ACA (BUV)" w:date="2024-09-12T11:03:00Z" w16du:dateUtc="2024-09-12T04:03:00Z">
        <w:r>
          <w:rPr>
            <w:rFonts w:ascii="iCiel Avenir LT Std 35 Light" w:hAnsi="iCiel Avenir LT Std 35 Light" w:cs="Arial"/>
            <w:sz w:val="22"/>
            <w:szCs w:val="22"/>
          </w:rPr>
          <w:t>Designing travel products</w:t>
        </w:r>
      </w:ins>
    </w:p>
    <w:p w14:paraId="662213D3" w14:textId="77777777" w:rsidR="005F5D10" w:rsidRPr="00B437C5" w:rsidRDefault="005F5D10" w:rsidP="005F5D10">
      <w:pPr>
        <w:pStyle w:val="ListParagraph"/>
        <w:numPr>
          <w:ilvl w:val="0"/>
          <w:numId w:val="37"/>
        </w:numPr>
        <w:tabs>
          <w:tab w:val="left" w:pos="630"/>
          <w:tab w:val="left" w:pos="1080"/>
        </w:tabs>
        <w:ind w:firstLine="360"/>
        <w:contextualSpacing w:val="0"/>
        <w:rPr>
          <w:ins w:id="7491" w:author="An Tran, ACA (BUV)" w:date="2024-09-12T11:03:00Z" w16du:dateUtc="2024-09-12T04:03:00Z"/>
          <w:rFonts w:ascii="iCiel Avenir LT Std 35 Light" w:hAnsi="iCiel Avenir LT Std 35 Light" w:cs="Arial"/>
          <w:sz w:val="22"/>
          <w:szCs w:val="22"/>
          <w:lang w:val="vi-VN"/>
        </w:rPr>
      </w:pPr>
      <w:ins w:id="7492" w:author="An Tran, ACA (BUV)" w:date="2024-09-12T11:03:00Z" w16du:dateUtc="2024-09-12T04:03:00Z">
        <w:r w:rsidRPr="00B437C5">
          <w:rPr>
            <w:rFonts w:ascii="iCiel Avenir LT Std 35 Light" w:hAnsi="iCiel Avenir LT Std 35 Light" w:cs="Arial"/>
            <w:sz w:val="22"/>
            <w:szCs w:val="22"/>
            <w:lang w:val="vi-VN"/>
          </w:rPr>
          <w:t>Public speaking</w:t>
        </w:r>
      </w:ins>
    </w:p>
    <w:p w14:paraId="445F7F90" w14:textId="77777777" w:rsidR="005F5D10" w:rsidRPr="00B437C5" w:rsidRDefault="005F5D10" w:rsidP="005F5D10">
      <w:pPr>
        <w:pStyle w:val="ListParagraph"/>
        <w:numPr>
          <w:ilvl w:val="0"/>
          <w:numId w:val="37"/>
        </w:numPr>
        <w:tabs>
          <w:tab w:val="left" w:pos="630"/>
          <w:tab w:val="left" w:pos="1080"/>
        </w:tabs>
        <w:ind w:firstLine="360"/>
        <w:contextualSpacing w:val="0"/>
        <w:rPr>
          <w:ins w:id="7493" w:author="An Tran, ACA (BUV)" w:date="2024-09-12T11:03:00Z" w16du:dateUtc="2024-09-12T04:03:00Z"/>
          <w:rFonts w:ascii="iCiel Avenir LT Std 35 Light" w:hAnsi="iCiel Avenir LT Std 35 Light" w:cs="Arial"/>
          <w:sz w:val="22"/>
          <w:szCs w:val="22"/>
          <w:lang w:val="vi-VN"/>
        </w:rPr>
      </w:pPr>
      <w:ins w:id="7494" w:author="An Tran, ACA (BUV)" w:date="2024-09-12T11:03:00Z" w16du:dateUtc="2024-09-12T04:03:00Z">
        <w:r w:rsidRPr="00B437C5">
          <w:rPr>
            <w:rFonts w:ascii="iCiel Avenir LT Std 35 Light" w:hAnsi="iCiel Avenir LT Std 35 Light" w:cs="Arial"/>
            <w:sz w:val="22"/>
            <w:szCs w:val="22"/>
            <w:lang w:val="vi-VN"/>
          </w:rPr>
          <w:t xml:space="preserve">Multi-cultural communication and etiquette </w:t>
        </w:r>
      </w:ins>
    </w:p>
    <w:p w14:paraId="1EAD7F19" w14:textId="77777777" w:rsidR="005F5D10" w:rsidRPr="00B437C5" w:rsidRDefault="005F5D10" w:rsidP="005F5D10">
      <w:pPr>
        <w:pStyle w:val="ListParagraph"/>
        <w:tabs>
          <w:tab w:val="left" w:pos="630"/>
          <w:tab w:val="left" w:pos="1080"/>
        </w:tabs>
        <w:ind w:left="1080" w:firstLine="0"/>
        <w:contextualSpacing w:val="0"/>
        <w:rPr>
          <w:ins w:id="7495" w:author="An Tran, ACA (BUV)" w:date="2024-09-12T11:03:00Z" w16du:dateUtc="2024-09-12T04:03:00Z"/>
          <w:rFonts w:ascii="iCiel Avenir LT Std 35 Light" w:hAnsi="iCiel Avenir LT Std 35 Light" w:cs="Arial"/>
          <w:sz w:val="22"/>
          <w:szCs w:val="22"/>
          <w:lang w:val="vi-VN"/>
        </w:rPr>
      </w:pPr>
      <w:ins w:id="7496" w:author="An Tran, ACA (BUV)" w:date="2024-09-12T11:03:00Z" w16du:dateUtc="2024-09-12T04:03:00Z">
        <w:r w:rsidRPr="00B437C5">
          <w:rPr>
            <w:rFonts w:ascii="iCiel Avenir LT Std 35 Light" w:hAnsi="iCiel Avenir LT Std 35 Light" w:cs="Arial"/>
            <w:sz w:val="22"/>
            <w:szCs w:val="22"/>
            <w:lang w:val="vi-VN"/>
          </w:rPr>
          <w:tab/>
          <w:t xml:space="preserve">… </w:t>
        </w:r>
        <w:r w:rsidRPr="00B437C5">
          <w:rPr>
            <w:rFonts w:ascii="iCiel Avenir LT Std 35 Light" w:eastAsiaTheme="minorEastAsia" w:hAnsi="iCiel Avenir LT Std 35 Light" w:cstheme="minorBidi"/>
            <w:sz w:val="22"/>
            <w:szCs w:val="22"/>
            <w:lang w:val="vi-VN"/>
          </w:rPr>
          <w:t>and many more</w:t>
        </w:r>
      </w:ins>
    </w:p>
    <w:p w14:paraId="00F19603" w14:textId="77777777" w:rsidR="005F5D10" w:rsidRPr="00B437C5" w:rsidRDefault="005F5D10" w:rsidP="005F5D10">
      <w:pPr>
        <w:ind w:firstLine="450"/>
        <w:rPr>
          <w:ins w:id="7497" w:author="An Tran, ACA (BUV)" w:date="2024-09-12T11:03:00Z" w16du:dateUtc="2024-09-12T04:03:00Z"/>
          <w:rFonts w:ascii="iCiel Avenir LT Std 35 Light" w:eastAsiaTheme="minorEastAsia" w:hAnsi="iCiel Avenir LT Std 35 Light" w:cstheme="minorBidi"/>
          <w:b/>
          <w:bCs/>
          <w:sz w:val="22"/>
          <w:szCs w:val="22"/>
          <w:lang w:val="vi-VN"/>
        </w:rPr>
      </w:pPr>
      <w:ins w:id="7498" w:author="An Tran, ACA (BUV)" w:date="2024-09-12T11:03:00Z" w16du:dateUtc="2024-09-12T04:03:00Z">
        <w:r w:rsidRPr="00B437C5">
          <w:rPr>
            <w:rFonts w:ascii="iCiel Avenir LT Std 35 Light" w:eastAsiaTheme="minorEastAsia" w:hAnsi="iCiel Avenir LT Std 35 Light" w:cstheme="minorBidi"/>
            <w:b/>
            <w:bCs/>
            <w:sz w:val="22"/>
            <w:szCs w:val="22"/>
            <w:lang w:val="vi-VN"/>
          </w:rPr>
          <w:t>Professional certifications and qualifications:</w:t>
        </w:r>
        <w:r w:rsidRPr="00B437C5">
          <w:rPr>
            <w:rStyle w:val="eop"/>
            <w:rFonts w:ascii="iCiel Avenir LT Std 35 Light" w:eastAsiaTheme="minorEastAsia" w:hAnsi="iCiel Avenir LT Std 35 Light" w:cstheme="minorBidi"/>
            <w:b/>
            <w:bCs/>
            <w:sz w:val="22"/>
            <w:szCs w:val="22"/>
            <w:lang w:val="vi-VN"/>
          </w:rPr>
          <w:t> </w:t>
        </w:r>
        <w:r w:rsidRPr="00B437C5">
          <w:rPr>
            <w:rFonts w:ascii="iCiel Avenir LT Std 35 Light" w:eastAsiaTheme="minorEastAsia" w:hAnsi="iCiel Avenir LT Std 35 Light" w:cstheme="minorBidi"/>
            <w:b/>
            <w:bCs/>
            <w:sz w:val="22"/>
            <w:szCs w:val="22"/>
            <w:lang w:val="vi-VN"/>
          </w:rPr>
          <w:t xml:space="preserve"> </w:t>
        </w:r>
      </w:ins>
    </w:p>
    <w:p w14:paraId="4F149FD8" w14:textId="77777777" w:rsidR="005F5D10" w:rsidRPr="009B03D3" w:rsidRDefault="005F5D10" w:rsidP="005F5D10">
      <w:pPr>
        <w:numPr>
          <w:ilvl w:val="0"/>
          <w:numId w:val="37"/>
        </w:numPr>
        <w:tabs>
          <w:tab w:val="left" w:pos="630"/>
          <w:tab w:val="left" w:pos="1080"/>
        </w:tabs>
        <w:ind w:firstLine="360"/>
        <w:rPr>
          <w:ins w:id="7499" w:author="An Tran, ACA (BUV)" w:date="2024-09-12T11:03:00Z" w16du:dateUtc="2024-09-12T04:03:00Z"/>
          <w:rFonts w:ascii="iCiel Avenir LT Std 35 Light" w:hAnsi="iCiel Avenir LT Std 35 Light" w:cs="Arial"/>
          <w:i/>
          <w:iCs/>
          <w:sz w:val="22"/>
          <w:szCs w:val="22"/>
          <w:lang w:val="vi-VN"/>
          <w14:ligatures w14:val="standardContextual"/>
        </w:rPr>
      </w:pPr>
      <w:ins w:id="7500" w:author="An Tran, ACA (BUV)" w:date="2024-09-12T11:03:00Z" w16du:dateUtc="2024-09-12T04:03:00Z">
        <w:r w:rsidRPr="009B03D3">
          <w:rPr>
            <w:rFonts w:ascii="iCiel Avenir LT Std 35 Light" w:hAnsi="iCiel Avenir LT Std 35 Light" w:cs="Arial"/>
            <w:i/>
            <w:iCs/>
            <w:sz w:val="22"/>
            <w:szCs w:val="22"/>
            <w:lang w:val="vi-VN"/>
            <w14:ligatures w14:val="standardContextual"/>
          </w:rPr>
          <w:t xml:space="preserve">AWS: Amazon Web Services Certification  </w:t>
        </w:r>
      </w:ins>
    </w:p>
    <w:p w14:paraId="6545087F" w14:textId="77777777" w:rsidR="005F5D10" w:rsidRPr="009B03D3" w:rsidRDefault="005F5D10" w:rsidP="005F5D10">
      <w:pPr>
        <w:numPr>
          <w:ilvl w:val="0"/>
          <w:numId w:val="37"/>
        </w:numPr>
        <w:tabs>
          <w:tab w:val="left" w:pos="630"/>
          <w:tab w:val="left" w:pos="1080"/>
        </w:tabs>
        <w:ind w:firstLine="360"/>
        <w:rPr>
          <w:ins w:id="7501" w:author="An Tran, ACA (BUV)" w:date="2024-09-12T11:03:00Z" w16du:dateUtc="2024-09-12T04:03:00Z"/>
          <w:rFonts w:ascii="iCiel Avenir LT Std 35 Light" w:hAnsi="iCiel Avenir LT Std 35 Light" w:cs="Arial"/>
          <w:i/>
          <w:iCs/>
          <w:sz w:val="22"/>
          <w:szCs w:val="22"/>
          <w:lang w:val="vi-VN"/>
          <w14:ligatures w14:val="standardContextual"/>
        </w:rPr>
      </w:pPr>
      <w:ins w:id="7502" w:author="An Tran, ACA (BUV)" w:date="2024-09-12T11:03:00Z" w16du:dateUtc="2024-09-12T04:03:00Z">
        <w:r w:rsidRPr="009B03D3">
          <w:rPr>
            <w:rFonts w:ascii="iCiel Avenir LT Std 35 Light" w:hAnsi="iCiel Avenir LT Std 35 Light" w:cs="Arial"/>
            <w:i/>
            <w:iCs/>
            <w:sz w:val="22"/>
            <w:szCs w:val="22"/>
            <w:lang w:val="vi-VN"/>
            <w14:ligatures w14:val="standardContextual"/>
          </w:rPr>
          <w:t xml:space="preserve">WSET: Wine &amp; Spirit Education Trust </w:t>
        </w:r>
      </w:ins>
    </w:p>
    <w:p w14:paraId="2463CC13" w14:textId="77777777" w:rsidR="005F5D10" w:rsidRPr="00B437C5" w:rsidRDefault="005F5D10" w:rsidP="005F5D10">
      <w:pPr>
        <w:pStyle w:val="ListParagraph"/>
        <w:tabs>
          <w:tab w:val="left" w:pos="630"/>
          <w:tab w:val="left" w:pos="1080"/>
        </w:tabs>
        <w:ind w:left="1080" w:firstLine="0"/>
        <w:contextualSpacing w:val="0"/>
        <w:rPr>
          <w:ins w:id="7503" w:author="An Tran, ACA (BUV)" w:date="2024-09-12T11:03:00Z" w16du:dateUtc="2024-09-12T04:03:00Z"/>
          <w:rFonts w:ascii="iCiel Avenir LT Std 35 Light" w:hAnsi="iCiel Avenir LT Std 35 Light" w:cs="Arial"/>
          <w:sz w:val="22"/>
          <w:szCs w:val="22"/>
          <w:lang w:val="vi-VN"/>
        </w:rPr>
      </w:pPr>
      <w:ins w:id="7504" w:author="An Tran, ACA (BUV)" w:date="2024-09-12T11:03:00Z" w16du:dateUtc="2024-09-12T04:03:00Z">
        <w:r w:rsidRPr="009B03D3">
          <w:rPr>
            <w:rFonts w:ascii="iCiel Avenir LT Std 35 Light" w:hAnsi="iCiel Avenir LT Std 35 Light" w:cs="Arial"/>
            <w:i/>
            <w:iCs/>
            <w:sz w:val="22"/>
            <w:szCs w:val="22"/>
            <w:lang w:val="vi-VN"/>
            <w14:ligatures w14:val="standardContextual"/>
          </w:rPr>
          <w:tab/>
          <w:t xml:space="preserve">… </w:t>
        </w:r>
        <w:r w:rsidRPr="009B03D3">
          <w:rPr>
            <w:rFonts w:ascii="iCiel Avenir LT Std 35 Light" w:hAnsi="iCiel Avenir LT Std 35 Light"/>
            <w:i/>
            <w:iCs/>
            <w:sz w:val="22"/>
            <w:szCs w:val="22"/>
            <w:lang w:val="vi-VN"/>
            <w14:ligatures w14:val="standardContextual"/>
          </w:rPr>
          <w:t>and many more</w:t>
        </w:r>
      </w:ins>
    </w:p>
    <w:p w14:paraId="2398C9E0" w14:textId="77777777" w:rsidR="005F5D10" w:rsidRPr="00B437C5" w:rsidRDefault="005F5D10" w:rsidP="005F5D10">
      <w:pPr>
        <w:ind w:firstLine="0"/>
        <w:rPr>
          <w:ins w:id="7505" w:author="An Tran, ACA (BUV)" w:date="2024-09-12T11:03:00Z" w16du:dateUtc="2024-09-12T04:03:00Z"/>
          <w:rFonts w:ascii="iCiel Avenir LT Std 35 Light" w:eastAsiaTheme="minorEastAsia" w:hAnsi="iCiel Avenir LT Std 35 Light" w:cstheme="minorBidi"/>
          <w:sz w:val="22"/>
          <w:szCs w:val="22"/>
          <w:lang w:val="vi-VN"/>
        </w:rPr>
      </w:pPr>
      <w:ins w:id="7506" w:author="An Tran, ACA (BUV)" w:date="2024-09-12T11:03:00Z" w16du:dateUtc="2024-09-12T04:03:00Z">
        <w:r w:rsidRPr="00B437C5">
          <w:rPr>
            <w:rStyle w:val="eop"/>
            <w:rFonts w:ascii="iCiel Avenir LT Std 35 Light" w:eastAsiaTheme="minorEastAsia" w:hAnsi="iCiel Avenir LT Std 35 Light" w:cstheme="minorBidi"/>
            <w:sz w:val="22"/>
            <w:szCs w:val="22"/>
            <w:lang w:val="vi-VN"/>
          </w:rPr>
          <w:t xml:space="preserve">Students need to make a deposit payment at </w:t>
        </w:r>
        <w:r w:rsidRPr="00B437C5">
          <w:rPr>
            <w:rFonts w:ascii="iCiel Avenir LT Std 35 Light" w:eastAsiaTheme="minorEastAsia" w:hAnsi="iCiel Avenir LT Std 35 Light" w:cstheme="minorBidi"/>
            <w:sz w:val="22"/>
            <w:szCs w:val="22"/>
            <w:lang w:val="vi-VN"/>
          </w:rPr>
          <w: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t>
        </w:r>
      </w:ins>
    </w:p>
    <w:p w14:paraId="3785491A" w14:textId="77777777" w:rsidR="005F5D10" w:rsidRPr="00B437C5" w:rsidRDefault="005F5D10" w:rsidP="005F5D10">
      <w:pPr>
        <w:ind w:firstLine="0"/>
        <w:rPr>
          <w:ins w:id="7507" w:author="An Tran, ACA (BUV)" w:date="2024-09-12T11:03:00Z" w16du:dateUtc="2024-09-12T04:03:00Z"/>
          <w:rFonts w:ascii="iCiel Avenir LT Std 35 Light" w:eastAsiaTheme="minorEastAsia" w:hAnsi="iCiel Avenir LT Std 35 Light" w:cstheme="minorBidi"/>
          <w:i/>
          <w:iCs/>
          <w:sz w:val="22"/>
          <w:szCs w:val="22"/>
          <w:lang w:val="vi-VN"/>
        </w:rPr>
      </w:pPr>
      <w:ins w:id="7508" w:author="An Tran, ACA (BUV)" w:date="2024-09-12T11:03:00Z" w16du:dateUtc="2024-09-12T04:03:00Z">
        <w:r w:rsidRPr="00B437C5">
          <w:rPr>
            <w:rFonts w:ascii="iCiel Avenir LT Std 35 Light" w:eastAsiaTheme="minorEastAsia" w:hAnsi="iCiel Avenir LT Std 35 Light" w:cstheme="minorBidi"/>
            <w:i/>
            <w:iCs/>
            <w:sz w:val="22"/>
            <w:szCs w:val="22"/>
            <w:lang w:val="vi-VN"/>
          </w:rPr>
          <w: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t>
        </w:r>
      </w:ins>
    </w:p>
    <w:p w14:paraId="0F52432A" w14:textId="77777777" w:rsidR="005F5D10" w:rsidRPr="00B437C5" w:rsidRDefault="005F5D10" w:rsidP="005F5D10">
      <w:pPr>
        <w:ind w:firstLine="0"/>
        <w:rPr>
          <w:ins w:id="7509" w:author="An Tran, ACA (BUV)" w:date="2024-09-12T11:03:00Z" w16du:dateUtc="2024-09-12T04:03:00Z"/>
          <w:rFonts w:ascii="iCiel Avenir LT Std 35 Light" w:eastAsiaTheme="minorEastAsia" w:hAnsi="iCiel Avenir LT Std 35 Light" w:cstheme="minorBidi"/>
          <w:i/>
          <w:iCs/>
          <w:sz w:val="22"/>
          <w:szCs w:val="22"/>
          <w:lang w:val="vi-VN"/>
        </w:rPr>
      </w:pPr>
      <w:ins w:id="7510" w:author="An Tran, ACA (BUV)" w:date="2024-09-12T11:03:00Z" w16du:dateUtc="2024-09-12T04:03:00Z">
        <w:r w:rsidRPr="00B437C5">
          <w:rPr>
            <w:rFonts w:ascii="iCiel Avenir LT Std 35 Light" w:eastAsiaTheme="minorEastAsia" w:hAnsi="iCiel Avenir LT Std 35 Light" w:cstheme="minorBidi"/>
            <w:i/>
            <w:iCs/>
            <w:sz w:val="22"/>
            <w:szCs w:val="22"/>
            <w:lang w:val="vi-VN"/>
          </w:rPr>
          <w: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t>
        </w:r>
      </w:ins>
    </w:p>
    <w:p w14:paraId="61E75821" w14:textId="77777777" w:rsidR="005F5D10" w:rsidRPr="00B437C5" w:rsidRDefault="005F5D10" w:rsidP="005F5D10">
      <w:pPr>
        <w:ind w:firstLine="0"/>
        <w:rPr>
          <w:ins w:id="7511" w:author="An Tran, ACA (BUV)" w:date="2024-09-12T11:03:00Z" w16du:dateUtc="2024-09-12T04:03:00Z"/>
          <w:rFonts w:ascii="iCiel Avenir LT Std 35 Light" w:eastAsiaTheme="minorEastAsia" w:hAnsi="iCiel Avenir LT Std 35 Light" w:cstheme="minorBidi"/>
          <w:i/>
          <w:iCs/>
          <w:sz w:val="22"/>
          <w:szCs w:val="22"/>
          <w:lang w:val="vi-VN"/>
        </w:rPr>
      </w:pPr>
      <w:ins w:id="7512" w:author="An Tran, ACA (BUV)" w:date="2024-09-12T11:03:00Z" w16du:dateUtc="2024-09-12T04:03:00Z">
        <w:r w:rsidRPr="00B437C5">
          <w:rPr>
            <w:rFonts w:ascii="iCiel Avenir LT Std 35 Light" w:eastAsiaTheme="minorEastAsia" w:hAnsi="iCiel Avenir LT Std 35 Light" w:cstheme="minorBidi"/>
            <w:i/>
            <w:iCs/>
            <w:sz w:val="22"/>
            <w:szCs w:val="22"/>
            <w:lang w:val="vi-VN"/>
          </w:rPr>
          <w:t>Một số nhóm khóa học được cung cấp tại Coursera có thể kể tới:</w:t>
        </w:r>
      </w:ins>
    </w:p>
    <w:p w14:paraId="032CDAD6" w14:textId="77777777" w:rsidR="005F5D10" w:rsidRPr="00B437C5" w:rsidRDefault="005F5D10" w:rsidP="005F5D10">
      <w:pPr>
        <w:pStyle w:val="ListParagraph"/>
        <w:numPr>
          <w:ilvl w:val="0"/>
          <w:numId w:val="37"/>
        </w:numPr>
        <w:tabs>
          <w:tab w:val="left" w:pos="630"/>
          <w:tab w:val="left" w:pos="1080"/>
        </w:tabs>
        <w:ind w:firstLine="360"/>
        <w:contextualSpacing w:val="0"/>
        <w:rPr>
          <w:ins w:id="7513" w:author="An Tran, ACA (BUV)" w:date="2024-09-12T11:03:00Z" w16du:dateUtc="2024-09-12T04:03:00Z"/>
          <w:rFonts w:ascii="iCiel Avenir LT Std 35 Light" w:hAnsi="iCiel Avenir LT Std 35 Light" w:cs="Arial"/>
          <w:i/>
          <w:iCs/>
          <w:sz w:val="22"/>
          <w:szCs w:val="22"/>
          <w:lang w:val="vi-VN"/>
        </w:rPr>
      </w:pPr>
      <w:ins w:id="7514" w:author="An Tran, ACA (BUV)" w:date="2024-09-12T11:03:00Z" w16du:dateUtc="2024-09-12T04:03:00Z">
        <w:r w:rsidRPr="00B437C5">
          <w:rPr>
            <w:rFonts w:ascii="iCiel Avenir LT Std 35 Light" w:hAnsi="iCiel Avenir LT Std 35 Light" w:cs="Arial"/>
            <w:i/>
            <w:iCs/>
            <w:sz w:val="22"/>
            <w:szCs w:val="22"/>
            <w:lang w:val="vi-VN"/>
          </w:rPr>
          <w:t>Kiến thức và kỹ năng bổ trợ chuyên ngành (Kinh doanh, Truyền thông, Kỹ thuật, Công nghệ, Sáng tạo, Du lịch và khách sạn, Phát triển xanh và bền vững…)</w:t>
        </w:r>
      </w:ins>
    </w:p>
    <w:p w14:paraId="6AD3E5FB" w14:textId="77777777" w:rsidR="005F5D10" w:rsidRPr="00B437C5" w:rsidRDefault="005F5D10" w:rsidP="005F5D10">
      <w:pPr>
        <w:pStyle w:val="ListParagraph"/>
        <w:numPr>
          <w:ilvl w:val="0"/>
          <w:numId w:val="37"/>
        </w:numPr>
        <w:tabs>
          <w:tab w:val="left" w:pos="630"/>
          <w:tab w:val="left" w:pos="1080"/>
        </w:tabs>
        <w:ind w:firstLine="360"/>
        <w:contextualSpacing w:val="0"/>
        <w:rPr>
          <w:ins w:id="7515" w:author="An Tran, ACA (BUV)" w:date="2024-09-12T11:03:00Z" w16du:dateUtc="2024-09-12T04:03:00Z"/>
          <w:rFonts w:ascii="iCiel Avenir LT Std 35 Light" w:hAnsi="iCiel Avenir LT Std 35 Light" w:cs="Arial"/>
          <w:i/>
          <w:iCs/>
          <w:sz w:val="22"/>
          <w:szCs w:val="22"/>
          <w:lang w:val="vi-VN"/>
        </w:rPr>
      </w:pPr>
      <w:ins w:id="7516" w:author="An Tran, ACA (BUV)" w:date="2024-09-12T11:03:00Z" w16du:dateUtc="2024-09-12T04:03:00Z">
        <w:r w:rsidRPr="00B437C5">
          <w:rPr>
            <w:rFonts w:ascii="iCiel Avenir LT Std 35 Light" w:hAnsi="iCiel Avenir LT Std 35 Light" w:cs="Arial"/>
            <w:i/>
            <w:iCs/>
            <w:sz w:val="22"/>
            <w:szCs w:val="22"/>
            <w:lang w:val="vi-VN"/>
          </w:rPr>
          <w:t>Ngôn ngữ (Tiếng Anh, Trung Quốc, Hàn, Nhật, Pháp, Tây Ban Nha…)</w:t>
        </w:r>
      </w:ins>
    </w:p>
    <w:p w14:paraId="5E2ACEC3" w14:textId="77777777" w:rsidR="005F5D10" w:rsidRPr="00B437C5" w:rsidRDefault="005F5D10" w:rsidP="005F5D10">
      <w:pPr>
        <w:pStyle w:val="ListParagraph"/>
        <w:numPr>
          <w:ilvl w:val="0"/>
          <w:numId w:val="37"/>
        </w:numPr>
        <w:tabs>
          <w:tab w:val="left" w:pos="630"/>
          <w:tab w:val="left" w:pos="1080"/>
        </w:tabs>
        <w:ind w:firstLine="360"/>
        <w:contextualSpacing w:val="0"/>
        <w:rPr>
          <w:ins w:id="7517" w:author="An Tran, ACA (BUV)" w:date="2024-09-12T11:03:00Z" w16du:dateUtc="2024-09-12T04:03:00Z"/>
          <w:rFonts w:ascii="iCiel Avenir LT Std 35 Light" w:hAnsi="iCiel Avenir LT Std 35 Light" w:cs="Arial"/>
          <w:i/>
          <w:iCs/>
          <w:sz w:val="22"/>
          <w:szCs w:val="22"/>
          <w:lang w:val="vi-VN"/>
        </w:rPr>
      </w:pPr>
      <w:ins w:id="7518" w:author="An Tran, ACA (BUV)" w:date="2024-09-12T11:03:00Z" w16du:dateUtc="2024-09-12T04:03:00Z">
        <w:r w:rsidRPr="00B437C5">
          <w:rPr>
            <w:rFonts w:ascii="iCiel Avenir LT Std 35 Light" w:hAnsi="iCiel Avenir LT Std 35 Light" w:cs="Arial"/>
            <w:i/>
            <w:iCs/>
            <w:sz w:val="22"/>
            <w:szCs w:val="22"/>
            <w:lang w:val="vi-VN"/>
          </w:rPr>
          <w:t>Phát triển kỹ năng mềm và kỹ năng nghề nghiệp</w:t>
        </w:r>
      </w:ins>
    </w:p>
    <w:p w14:paraId="2B4AF412" w14:textId="77777777" w:rsidR="005F5D10" w:rsidRPr="00B437C5" w:rsidRDefault="005F5D10" w:rsidP="005F5D10">
      <w:pPr>
        <w:pStyle w:val="ListParagraph"/>
        <w:numPr>
          <w:ilvl w:val="0"/>
          <w:numId w:val="37"/>
        </w:numPr>
        <w:tabs>
          <w:tab w:val="left" w:pos="630"/>
          <w:tab w:val="left" w:pos="1080"/>
        </w:tabs>
        <w:ind w:firstLine="360"/>
        <w:contextualSpacing w:val="0"/>
        <w:rPr>
          <w:ins w:id="7519" w:author="An Tran, ACA (BUV)" w:date="2024-09-12T11:03:00Z" w16du:dateUtc="2024-09-12T04:03:00Z"/>
          <w:rFonts w:ascii="iCiel Avenir LT Std 35 Light" w:hAnsi="iCiel Avenir LT Std 35 Light" w:cs="Arial"/>
          <w:i/>
          <w:iCs/>
          <w:sz w:val="22"/>
          <w:szCs w:val="22"/>
          <w:lang w:val="vi-VN"/>
        </w:rPr>
      </w:pPr>
      <w:ins w:id="7520" w:author="An Tran, ACA (BUV)" w:date="2024-09-12T11:03:00Z" w16du:dateUtc="2024-09-12T04:03:00Z">
        <w:r w:rsidRPr="00B437C5">
          <w:rPr>
            <w:rFonts w:ascii="iCiel Avenir LT Std 35 Light" w:hAnsi="iCiel Avenir LT Std 35 Light" w:cs="Arial"/>
            <w:i/>
            <w:iCs/>
            <w:sz w:val="22"/>
            <w:szCs w:val="22"/>
            <w:lang w:val="vi-VN"/>
          </w:rPr>
          <w:t>Kỹ năng học thuật và nghiên cứu</w:t>
        </w:r>
      </w:ins>
    </w:p>
    <w:p w14:paraId="75821939" w14:textId="77777777" w:rsidR="005F5D10" w:rsidRPr="00B437C5" w:rsidRDefault="005F5D10" w:rsidP="005F5D10">
      <w:pPr>
        <w:pStyle w:val="ListParagraph"/>
        <w:tabs>
          <w:tab w:val="left" w:pos="630"/>
          <w:tab w:val="left" w:pos="1080"/>
        </w:tabs>
        <w:ind w:left="1080" w:firstLine="0"/>
        <w:contextualSpacing w:val="0"/>
        <w:rPr>
          <w:ins w:id="7521" w:author="An Tran, ACA (BUV)" w:date="2024-09-12T11:03:00Z" w16du:dateUtc="2024-09-12T04:03:00Z"/>
          <w:rFonts w:ascii="iCiel Avenir LT Std 35 Light" w:hAnsi="iCiel Avenir LT Std 35 Light" w:cs="Arial"/>
          <w:i/>
          <w:iCs/>
          <w:sz w:val="22"/>
          <w:szCs w:val="22"/>
          <w:lang w:val="vi-VN"/>
        </w:rPr>
      </w:pPr>
      <w:ins w:id="7522" w:author="An Tran, ACA (BUV)" w:date="2024-09-12T11:03:00Z" w16du:dateUtc="2024-09-12T04:03:00Z">
        <w:r w:rsidRPr="00B437C5">
          <w:rPr>
            <w:rFonts w:ascii="iCiel Avenir LT Std 35 Light" w:hAnsi="iCiel Avenir LT Std 35 Light" w:cs="Arial"/>
            <w:i/>
            <w:iCs/>
            <w:sz w:val="22"/>
            <w:szCs w:val="22"/>
            <w:lang w:val="vi-VN"/>
          </w:rPr>
          <w:tab/>
          <w:t xml:space="preserve">… </w:t>
        </w:r>
        <w:r w:rsidRPr="00B437C5">
          <w:rPr>
            <w:rFonts w:ascii="iCiel Avenir LT Std 35 Light" w:eastAsiaTheme="minorEastAsia" w:hAnsi="iCiel Avenir LT Std 35 Light" w:cstheme="minorBidi"/>
            <w:i/>
            <w:iCs/>
            <w:sz w:val="22"/>
            <w:szCs w:val="22"/>
            <w:lang w:val="vi-VN"/>
          </w:rPr>
          <w:t xml:space="preserve"> và rất nhiều lĩnh vực khác.</w:t>
        </w:r>
      </w:ins>
    </w:p>
    <w:p w14:paraId="1B0E92E0" w14:textId="77777777" w:rsidR="005F5D10" w:rsidRPr="00B437C5" w:rsidRDefault="005F5D10" w:rsidP="005F5D10">
      <w:pPr>
        <w:ind w:firstLine="0"/>
        <w:rPr>
          <w:ins w:id="7523" w:author="An Tran, ACA (BUV)" w:date="2024-09-12T11:03:00Z" w16du:dateUtc="2024-09-12T04:03:00Z"/>
          <w:rFonts w:ascii="iCiel Avenir LT Std 35 Light" w:eastAsiaTheme="minorEastAsia" w:hAnsi="iCiel Avenir LT Std 35 Light" w:cstheme="minorBidi"/>
          <w:i/>
          <w:iCs/>
          <w:sz w:val="22"/>
          <w:szCs w:val="22"/>
          <w:lang w:val="vi-VN"/>
        </w:rPr>
      </w:pPr>
      <w:ins w:id="7524" w:author="An Tran, ACA (BUV)" w:date="2024-09-12T11:03:00Z" w16du:dateUtc="2024-09-12T04:03:00Z">
        <w:r w:rsidRPr="00B437C5">
          <w:rPr>
            <w:rFonts w:ascii="iCiel Avenir LT Std 35 Light" w:eastAsiaTheme="minorEastAsia" w:hAnsi="iCiel Avenir LT Std 35 Light" w:cstheme="minorBidi"/>
            <w:i/>
            <w:iCs/>
            <w:sz w:val="22"/>
            <w:szCs w:val="22"/>
            <w:lang w:val="vi-VN"/>
          </w:rPr>
          <w: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t>
        </w:r>
      </w:ins>
    </w:p>
    <w:p w14:paraId="192555E6" w14:textId="77777777" w:rsidR="005F5D10" w:rsidRPr="00B437C5" w:rsidRDefault="005F5D10" w:rsidP="005F5D10">
      <w:pPr>
        <w:ind w:firstLine="360"/>
        <w:rPr>
          <w:ins w:id="7525" w:author="An Tran, ACA (BUV)" w:date="2024-09-12T11:03:00Z" w16du:dateUtc="2024-09-12T04:03:00Z"/>
          <w:rFonts w:ascii="iCiel Avenir LT Std 35 Light" w:eastAsiaTheme="minorEastAsia" w:hAnsi="iCiel Avenir LT Std 35 Light" w:cstheme="minorBidi"/>
          <w:b/>
          <w:bCs/>
          <w:i/>
          <w:iCs/>
          <w:sz w:val="22"/>
          <w:szCs w:val="22"/>
          <w:lang w:val="vi-VN"/>
        </w:rPr>
      </w:pPr>
      <w:ins w:id="7526" w:author="An Tran, ACA (BUV)" w:date="2024-09-12T11:03:00Z" w16du:dateUtc="2024-09-12T04:03:00Z">
        <w:r w:rsidRPr="00B437C5">
          <w:rPr>
            <w:rFonts w:ascii="iCiel Avenir LT Std 35 Light" w:eastAsiaTheme="minorEastAsia" w:hAnsi="iCiel Avenir LT Std 35 Light" w:cstheme="minorBidi"/>
            <w:b/>
            <w:bCs/>
            <w:i/>
            <w:iCs/>
            <w:sz w:val="22"/>
            <w:szCs w:val="22"/>
            <w:lang w:val="vi-VN"/>
          </w:rPr>
          <w:t>Lớp học kỹ năng</w:t>
        </w:r>
      </w:ins>
    </w:p>
    <w:p w14:paraId="485D06B6" w14:textId="77777777" w:rsidR="005F5D10" w:rsidRPr="00B437C5" w:rsidRDefault="005F5D10" w:rsidP="005F5D10">
      <w:pPr>
        <w:pStyle w:val="ListParagraph"/>
        <w:numPr>
          <w:ilvl w:val="0"/>
          <w:numId w:val="37"/>
        </w:numPr>
        <w:tabs>
          <w:tab w:val="left" w:pos="630"/>
          <w:tab w:val="left" w:pos="1080"/>
        </w:tabs>
        <w:ind w:firstLine="360"/>
        <w:contextualSpacing w:val="0"/>
        <w:rPr>
          <w:ins w:id="7527" w:author="An Tran, ACA (BUV)" w:date="2024-09-12T11:03:00Z" w16du:dateUtc="2024-09-12T04:03:00Z"/>
          <w:rFonts w:ascii="iCiel Avenir LT Std 35 Light" w:hAnsi="iCiel Avenir LT Std 35 Light" w:cs="Arial"/>
          <w:i/>
          <w:iCs/>
          <w:sz w:val="22"/>
          <w:szCs w:val="22"/>
          <w:lang w:val="vi-VN"/>
        </w:rPr>
      </w:pPr>
      <w:ins w:id="7528" w:author="An Tran, ACA (BUV)" w:date="2024-09-12T11:03:00Z" w16du:dateUtc="2024-09-12T04:03:00Z">
        <w:r w:rsidRPr="00B437C5">
          <w:rPr>
            <w:rFonts w:ascii="iCiel Avenir LT Std 35 Light" w:hAnsi="iCiel Avenir LT Std 35 Light" w:cs="Arial"/>
            <w:i/>
            <w:iCs/>
            <w:sz w:val="22"/>
            <w:szCs w:val="22"/>
            <w:lang w:val="vi-VN"/>
          </w:rPr>
          <w:t>Lập kế hoạch và tổ chức sự kiện</w:t>
        </w:r>
      </w:ins>
    </w:p>
    <w:p w14:paraId="33D749C3" w14:textId="77777777" w:rsidR="005F5D10" w:rsidRPr="00B437C5" w:rsidRDefault="005F5D10" w:rsidP="005F5D10">
      <w:pPr>
        <w:pStyle w:val="ListParagraph"/>
        <w:numPr>
          <w:ilvl w:val="0"/>
          <w:numId w:val="37"/>
        </w:numPr>
        <w:tabs>
          <w:tab w:val="left" w:pos="630"/>
          <w:tab w:val="left" w:pos="1080"/>
        </w:tabs>
        <w:ind w:firstLine="360"/>
        <w:contextualSpacing w:val="0"/>
        <w:rPr>
          <w:ins w:id="7529" w:author="An Tran, ACA (BUV)" w:date="2024-09-12T11:03:00Z" w16du:dateUtc="2024-09-12T04:03:00Z"/>
          <w:rFonts w:ascii="iCiel Avenir LT Std 35 Light" w:hAnsi="iCiel Avenir LT Std 35 Light" w:cs="Arial"/>
          <w:i/>
          <w:iCs/>
          <w:sz w:val="22"/>
          <w:szCs w:val="22"/>
          <w:lang w:val="vi-VN"/>
        </w:rPr>
      </w:pPr>
      <w:ins w:id="7530" w:author="An Tran, ACA (BUV)" w:date="2024-09-12T11:03:00Z" w16du:dateUtc="2024-09-12T04:03:00Z">
        <w:r w:rsidRPr="00B437C5">
          <w:rPr>
            <w:rFonts w:ascii="iCiel Avenir LT Std 35 Light" w:hAnsi="iCiel Avenir LT Std 35 Light" w:cs="Arial"/>
            <w:i/>
            <w:iCs/>
            <w:sz w:val="22"/>
            <w:szCs w:val="22"/>
            <w:lang w:val="vi-VN"/>
          </w:rPr>
          <w:t xml:space="preserve">Thiết kế </w:t>
        </w:r>
        <w:r>
          <w:rPr>
            <w:rFonts w:ascii="iCiel Avenir LT Std 35 Light" w:hAnsi="iCiel Avenir LT Std 35 Light" w:cs="Arial"/>
            <w:i/>
            <w:iCs/>
            <w:sz w:val="22"/>
            <w:szCs w:val="22"/>
          </w:rPr>
          <w:t>sản phẩm</w:t>
        </w:r>
        <w:r w:rsidRPr="00B437C5">
          <w:rPr>
            <w:rFonts w:ascii="iCiel Avenir LT Std 35 Light" w:hAnsi="iCiel Avenir LT Std 35 Light" w:cs="Arial"/>
            <w:i/>
            <w:iCs/>
            <w:sz w:val="22"/>
            <w:szCs w:val="22"/>
            <w:lang w:val="vi-VN"/>
          </w:rPr>
          <w:t xml:space="preserve"> du lịch</w:t>
        </w:r>
      </w:ins>
    </w:p>
    <w:p w14:paraId="653588EB" w14:textId="77777777" w:rsidR="005F5D10" w:rsidRPr="00B437C5" w:rsidRDefault="005F5D10" w:rsidP="005F5D10">
      <w:pPr>
        <w:pStyle w:val="ListParagraph"/>
        <w:numPr>
          <w:ilvl w:val="0"/>
          <w:numId w:val="37"/>
        </w:numPr>
        <w:tabs>
          <w:tab w:val="left" w:pos="630"/>
          <w:tab w:val="left" w:pos="1080"/>
        </w:tabs>
        <w:ind w:firstLine="360"/>
        <w:contextualSpacing w:val="0"/>
        <w:rPr>
          <w:ins w:id="7531" w:author="An Tran, ACA (BUV)" w:date="2024-09-12T11:03:00Z" w16du:dateUtc="2024-09-12T04:03:00Z"/>
          <w:rFonts w:ascii="iCiel Avenir LT Std 35 Light" w:hAnsi="iCiel Avenir LT Std 35 Light" w:cs="Arial"/>
          <w:i/>
          <w:iCs/>
          <w:sz w:val="22"/>
          <w:szCs w:val="22"/>
          <w:lang w:val="vi-VN"/>
        </w:rPr>
      </w:pPr>
      <w:ins w:id="7532" w:author="An Tran, ACA (BUV)" w:date="2024-09-12T11:03:00Z" w16du:dateUtc="2024-09-12T04:03:00Z">
        <w:r w:rsidRPr="00B437C5">
          <w:rPr>
            <w:rFonts w:ascii="iCiel Avenir LT Std 35 Light" w:hAnsi="iCiel Avenir LT Std 35 Light" w:cs="Arial"/>
            <w:i/>
            <w:iCs/>
            <w:sz w:val="22"/>
            <w:szCs w:val="22"/>
            <w:lang w:val="vi-VN"/>
          </w:rPr>
          <w:t>Nói trước đám đông</w:t>
        </w:r>
      </w:ins>
    </w:p>
    <w:p w14:paraId="51D2795C" w14:textId="77777777" w:rsidR="005F5D10" w:rsidRPr="00E21F57" w:rsidRDefault="005F5D10" w:rsidP="005F5D10">
      <w:pPr>
        <w:pStyle w:val="ListParagraph"/>
        <w:numPr>
          <w:ilvl w:val="0"/>
          <w:numId w:val="37"/>
        </w:numPr>
        <w:tabs>
          <w:tab w:val="left" w:pos="630"/>
          <w:tab w:val="left" w:pos="1080"/>
        </w:tabs>
        <w:ind w:firstLine="360"/>
        <w:contextualSpacing w:val="0"/>
        <w:rPr>
          <w:ins w:id="7533" w:author="An Tran, ACA (BUV)" w:date="2024-09-12T11:03:00Z" w16du:dateUtc="2024-09-12T04:03:00Z"/>
          <w:rFonts w:ascii="iCiel Avenir LT Std 35 Light" w:hAnsi="iCiel Avenir LT Std 35 Light" w:cs="Arial"/>
          <w:i/>
          <w:iCs/>
          <w:sz w:val="22"/>
          <w:szCs w:val="22"/>
          <w:lang w:val="vi-VN"/>
        </w:rPr>
      </w:pPr>
      <w:ins w:id="7534" w:author="An Tran, ACA (BUV)" w:date="2024-09-12T11:03:00Z" w16du:dateUtc="2024-09-12T04:03:00Z">
        <w:r w:rsidRPr="00B437C5">
          <w:rPr>
            <w:rFonts w:ascii="iCiel Avenir LT Std 35 Light" w:hAnsi="iCiel Avenir LT Std 35 Light" w:cs="Arial"/>
            <w:i/>
            <w:iCs/>
            <w:sz w:val="22"/>
            <w:szCs w:val="22"/>
            <w:lang w:val="vi-VN"/>
          </w:rPr>
          <w:t>Giao tiếp và ứng xử đa văn hóa</w:t>
        </w:r>
      </w:ins>
    </w:p>
    <w:p w14:paraId="12869E09" w14:textId="77777777" w:rsidR="005F5D10" w:rsidRPr="00E21F57" w:rsidRDefault="005F5D10" w:rsidP="005F5D10">
      <w:pPr>
        <w:pStyle w:val="ListParagraph"/>
        <w:tabs>
          <w:tab w:val="left" w:pos="630"/>
          <w:tab w:val="left" w:pos="1080"/>
        </w:tabs>
        <w:ind w:left="1080" w:firstLine="0"/>
        <w:contextualSpacing w:val="0"/>
        <w:rPr>
          <w:ins w:id="7535" w:author="An Tran, ACA (BUV)" w:date="2024-09-12T11:03:00Z" w16du:dateUtc="2024-09-12T04:03:00Z"/>
          <w:rFonts w:ascii="iCiel Avenir LT Std 35 Light" w:hAnsi="iCiel Avenir LT Std 35 Light" w:cs="Arial"/>
          <w:i/>
          <w:iCs/>
          <w:sz w:val="22"/>
          <w:szCs w:val="22"/>
        </w:rPr>
      </w:pPr>
      <w:ins w:id="7536" w:author="An Tran, ACA (BUV)" w:date="2024-09-12T11:03:00Z" w16du:dateUtc="2024-09-12T04:03:00Z">
        <w:r>
          <w:rPr>
            <w:rFonts w:ascii="iCiel Avenir LT Std 35 Light" w:hAnsi="iCiel Avenir LT Std 35 Light" w:cs="Arial"/>
            <w:i/>
            <w:iCs/>
            <w:sz w:val="22"/>
            <w:szCs w:val="22"/>
          </w:rPr>
          <w:tab/>
        </w:r>
        <w:r w:rsidRPr="00B437C5">
          <w:rPr>
            <w:rFonts w:ascii="iCiel Avenir LT Std 35 Light" w:hAnsi="iCiel Avenir LT Std 35 Light" w:cs="Arial"/>
            <w:i/>
            <w:iCs/>
            <w:sz w:val="22"/>
            <w:szCs w:val="22"/>
            <w:lang w:val="vi-VN"/>
          </w:rPr>
          <w:t xml:space="preserve">… </w:t>
        </w:r>
      </w:ins>
    </w:p>
    <w:p w14:paraId="51696A0E" w14:textId="77777777" w:rsidR="005F5D10" w:rsidRPr="00B437C5" w:rsidRDefault="005F5D10" w:rsidP="005F5D10">
      <w:pPr>
        <w:spacing w:before="0" w:beforeAutospacing="0"/>
        <w:ind w:firstLine="360"/>
        <w:rPr>
          <w:ins w:id="7537" w:author="An Tran, ACA (BUV)" w:date="2024-09-12T11:03:00Z" w16du:dateUtc="2024-09-12T04:03:00Z"/>
          <w:rFonts w:ascii="iCiel Avenir LT Std 35 Light" w:eastAsiaTheme="minorEastAsia" w:hAnsi="iCiel Avenir LT Std 35 Light" w:cstheme="minorBidi"/>
          <w:b/>
          <w:bCs/>
          <w:i/>
          <w:iCs/>
          <w:sz w:val="22"/>
          <w:szCs w:val="22"/>
          <w:lang w:val="vi-VN"/>
        </w:rPr>
      </w:pPr>
      <w:ins w:id="7538" w:author="An Tran, ACA (BUV)" w:date="2024-09-12T11:03:00Z" w16du:dateUtc="2024-09-12T04:03:00Z">
        <w:r w:rsidRPr="00B437C5">
          <w:rPr>
            <w:rFonts w:ascii="iCiel Avenir LT Std 35 Light" w:eastAsiaTheme="minorEastAsia" w:hAnsi="iCiel Avenir LT Std 35 Light" w:cstheme="minorBidi"/>
            <w:b/>
            <w:bCs/>
            <w:i/>
            <w:iCs/>
            <w:sz w:val="22"/>
            <w:szCs w:val="22"/>
            <w:lang w:val="vi-VN"/>
          </w:rPr>
          <w:t>Lớp ch</w:t>
        </w:r>
        <w:r w:rsidRPr="00F86725">
          <w:rPr>
            <w:rFonts w:ascii="iCiel Avenir LT Std 35 Light" w:eastAsiaTheme="minorEastAsia" w:hAnsi="iCiel Avenir LT Std 35 Light" w:cstheme="minorBidi"/>
            <w:b/>
            <w:bCs/>
            <w:i/>
            <w:iCs/>
            <w:sz w:val="22"/>
            <w:szCs w:val="22"/>
            <w:lang w:val="vi-VN"/>
          </w:rPr>
          <w:t>ứng chỉ chuyên môn và nghề nghiệp:</w:t>
        </w:r>
        <w:r w:rsidRPr="00B437C5">
          <w:rPr>
            <w:rFonts w:ascii="iCiel Avenir LT Std 35 Light" w:eastAsiaTheme="minorEastAsia" w:hAnsi="iCiel Avenir LT Std 35 Light" w:cstheme="minorBidi"/>
            <w:b/>
            <w:bCs/>
            <w:i/>
            <w:iCs/>
            <w:sz w:val="22"/>
            <w:szCs w:val="22"/>
            <w:lang w:val="vi-VN"/>
          </w:rPr>
          <w:t xml:space="preserve"> </w:t>
        </w:r>
      </w:ins>
    </w:p>
    <w:p w14:paraId="54166A0F" w14:textId="77777777" w:rsidR="005F5D10" w:rsidRPr="00B437C5" w:rsidRDefault="005F5D10" w:rsidP="005F5D10">
      <w:pPr>
        <w:pStyle w:val="ListParagraph"/>
        <w:numPr>
          <w:ilvl w:val="0"/>
          <w:numId w:val="37"/>
        </w:numPr>
        <w:tabs>
          <w:tab w:val="left" w:pos="630"/>
          <w:tab w:val="left" w:pos="1080"/>
        </w:tabs>
        <w:ind w:firstLine="360"/>
        <w:contextualSpacing w:val="0"/>
        <w:rPr>
          <w:ins w:id="7539" w:author="An Tran, ACA (BUV)" w:date="2024-09-12T11:03:00Z" w16du:dateUtc="2024-09-12T04:03:00Z"/>
          <w:rFonts w:ascii="iCiel Avenir LT Std 35 Light" w:hAnsi="iCiel Avenir LT Std 35 Light" w:cs="Arial"/>
          <w:i/>
          <w:iCs/>
          <w:sz w:val="22"/>
          <w:szCs w:val="22"/>
          <w:lang w:val="vi-VN"/>
        </w:rPr>
      </w:pPr>
      <w:ins w:id="7540" w:author="An Tran, ACA (BUV)" w:date="2024-09-12T11:03:00Z" w16du:dateUtc="2024-09-12T04:03:00Z">
        <w:r w:rsidRPr="00B437C5">
          <w:rPr>
            <w:rFonts w:ascii="iCiel Avenir LT Std 35 Light" w:hAnsi="iCiel Avenir LT Std 35 Light" w:cs="Arial"/>
            <w:i/>
            <w:iCs/>
            <w:sz w:val="22"/>
            <w:szCs w:val="22"/>
            <w:lang w:val="vi-VN"/>
          </w:rPr>
          <w:t xml:space="preserve">AWS: Bộ chứng chỉ về điện toán đám mây của Amazon </w:t>
        </w:r>
      </w:ins>
    </w:p>
    <w:p w14:paraId="7AEFAC85" w14:textId="77777777" w:rsidR="005F5D10" w:rsidRPr="00B437C5" w:rsidRDefault="005F5D10" w:rsidP="005F5D10">
      <w:pPr>
        <w:pStyle w:val="ListParagraph"/>
        <w:numPr>
          <w:ilvl w:val="0"/>
          <w:numId w:val="37"/>
        </w:numPr>
        <w:tabs>
          <w:tab w:val="left" w:pos="630"/>
          <w:tab w:val="left" w:pos="1080"/>
        </w:tabs>
        <w:ind w:firstLine="360"/>
        <w:contextualSpacing w:val="0"/>
        <w:rPr>
          <w:ins w:id="7541" w:author="An Tran, ACA (BUV)" w:date="2024-09-12T11:03:00Z" w16du:dateUtc="2024-09-12T04:03:00Z"/>
          <w:rFonts w:ascii="iCiel Avenir LT Std 35 Light" w:hAnsi="iCiel Avenir LT Std 35 Light" w:cs="Arial"/>
          <w:i/>
          <w:iCs/>
          <w:sz w:val="22"/>
          <w:szCs w:val="22"/>
          <w:lang w:val="vi-VN"/>
        </w:rPr>
      </w:pPr>
      <w:ins w:id="7542" w:author="An Tran, ACA (BUV)" w:date="2024-09-12T11:03:00Z" w16du:dateUtc="2024-09-12T04:03:00Z">
        <w:r w:rsidRPr="00B437C5">
          <w:rPr>
            <w:rFonts w:ascii="iCiel Avenir LT Std 35 Light" w:hAnsi="iCiel Avenir LT Std 35 Light" w:cs="Arial"/>
            <w:i/>
            <w:iCs/>
            <w:sz w:val="22"/>
            <w:szCs w:val="22"/>
            <w:lang w:val="vi-VN"/>
          </w:rPr>
          <w:t>WSET: Chứng chỉ quốc tế về rượu vang và rượu mạnh</w:t>
        </w:r>
      </w:ins>
    </w:p>
    <w:p w14:paraId="57BA59CF" w14:textId="77777777" w:rsidR="005F5D10" w:rsidRPr="00E21F57" w:rsidRDefault="005F5D10" w:rsidP="005F5D10">
      <w:pPr>
        <w:pStyle w:val="ListParagraph"/>
        <w:tabs>
          <w:tab w:val="left" w:pos="630"/>
          <w:tab w:val="left" w:pos="1080"/>
        </w:tabs>
        <w:ind w:left="1080" w:firstLine="0"/>
        <w:contextualSpacing w:val="0"/>
        <w:rPr>
          <w:ins w:id="7543" w:author="An Tran, ACA (BUV)" w:date="2024-09-12T11:03:00Z" w16du:dateUtc="2024-09-12T04:03:00Z"/>
          <w:rFonts w:ascii="iCiel Avenir LT Std 35 Light" w:hAnsi="iCiel Avenir LT Std 35 Light" w:cs="Arial"/>
          <w:i/>
          <w:iCs/>
          <w:sz w:val="22"/>
          <w:szCs w:val="22"/>
        </w:rPr>
      </w:pPr>
      <w:ins w:id="7544" w:author="An Tran, ACA (BUV)" w:date="2024-09-12T11:03:00Z" w16du:dateUtc="2024-09-12T04:03:00Z">
        <w:r w:rsidRPr="00B437C5">
          <w:rPr>
            <w:rFonts w:ascii="iCiel Avenir LT Std 35 Light" w:hAnsi="iCiel Avenir LT Std 35 Light" w:cs="Arial"/>
            <w:i/>
            <w:iCs/>
            <w:sz w:val="22"/>
            <w:szCs w:val="22"/>
            <w:lang w:val="vi-VN"/>
          </w:rPr>
          <w:tab/>
          <w:t>…</w:t>
        </w:r>
      </w:ins>
    </w:p>
    <w:p w14:paraId="23143ED4" w14:textId="77777777" w:rsidR="005F5D10" w:rsidRPr="006E365F" w:rsidRDefault="005F5D10" w:rsidP="005F5D10">
      <w:pPr>
        <w:ind w:firstLine="0"/>
        <w:rPr>
          <w:ins w:id="7545" w:author="An Tran, ACA (BUV)" w:date="2024-09-12T11:03:00Z" w16du:dateUtc="2024-09-12T04:03:00Z"/>
          <w:rFonts w:ascii="iCiel Avenir LT Std 35 Light" w:hAnsi="iCiel Avenir LT Std 35 Light" w:cs="Arial"/>
          <w:i/>
          <w:iCs/>
          <w:sz w:val="22"/>
          <w:szCs w:val="22"/>
          <w:lang w:val="vi-VN"/>
        </w:rPr>
      </w:pPr>
      <w:ins w:id="7546" w:author="An Tran, ACA (BUV)" w:date="2024-09-12T11:03:00Z" w16du:dateUtc="2024-09-12T04:03:00Z">
        <w:r w:rsidRPr="00F86725">
          <w:rPr>
            <w:rFonts w:ascii="iCiel Avenir LT Std 35 Light" w:hAnsi="iCiel Avenir LT Std 35 Light" w:cs="Arial"/>
            <w:i/>
            <w:iCs/>
            <w:sz w:val="22"/>
            <w:szCs w:val="22"/>
            <w:lang w:val="vi-VN"/>
          </w:rPr>
          <w: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t>
        </w:r>
      </w:ins>
    </w:p>
    <w:p w14:paraId="5ABB22AE" w14:textId="77777777" w:rsidR="005F5D10" w:rsidRPr="00766E73" w:rsidRDefault="005F5D10" w:rsidP="005F5D10">
      <w:pPr>
        <w:pStyle w:val="Question"/>
        <w:numPr>
          <w:ilvl w:val="0"/>
          <w:numId w:val="7"/>
        </w:numPr>
        <w:tabs>
          <w:tab w:val="left" w:pos="630"/>
          <w:tab w:val="left" w:pos="1260"/>
        </w:tabs>
        <w:spacing w:line="400" w:lineRule="exact"/>
        <w:ind w:left="0" w:firstLine="720"/>
        <w:rPr>
          <w:ins w:id="7547" w:author="An Tran, ACA (BUV)" w:date="2024-09-12T11:03:00Z" w16du:dateUtc="2024-09-12T04:03:00Z"/>
          <w:rFonts w:cs="Arial"/>
          <w:i/>
          <w:iCs/>
          <w:szCs w:val="22"/>
          <w:lang w:val="en-GB"/>
        </w:rPr>
      </w:pPr>
      <w:bookmarkStart w:id="7548" w:name="_Toc149054269"/>
      <w:bookmarkStart w:id="7549" w:name="_Toc177025952"/>
      <w:bookmarkStart w:id="7550" w:name="_Toc177077413"/>
      <w:ins w:id="7551" w:author="An Tran, ACA (BUV)" w:date="2024-09-12T11:03:00Z" w16du:dateUtc="2024-09-12T04:03:00Z">
        <w:r w:rsidRPr="00374FF1">
          <w:rPr>
            <w:rFonts w:cs="Arial"/>
            <w:szCs w:val="22"/>
            <w:lang w:val="en-GB"/>
          </w:rPr>
          <w:t xml:space="preserve">Where to get support when students have concerns about their wellbeing and personal life? Who can parents/students contact if students need help with stress and anxiety at school? / </w:t>
        </w:r>
        <w:r w:rsidRPr="002D1D27">
          <w:rPr>
            <w:rFonts w:cs="Arial"/>
            <w:i/>
            <w:iCs/>
            <w:szCs w:val="22"/>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bookmarkEnd w:id="7548"/>
        <w:bookmarkEnd w:id="7549"/>
        <w:bookmarkEnd w:id="7550"/>
      </w:ins>
    </w:p>
    <w:p w14:paraId="582E5AFB" w14:textId="77777777" w:rsidR="005F5D10" w:rsidRPr="00374FF1" w:rsidRDefault="005F5D10" w:rsidP="005F5D10">
      <w:pPr>
        <w:pStyle w:val="ListParagraph"/>
        <w:tabs>
          <w:tab w:val="left" w:pos="630"/>
          <w:tab w:val="left" w:pos="1080"/>
        </w:tabs>
        <w:ind w:left="0"/>
        <w:contextualSpacing w:val="0"/>
        <w:rPr>
          <w:ins w:id="7552" w:author="An Tran, ACA (BUV)" w:date="2024-09-12T11:03:00Z" w16du:dateUtc="2024-09-12T04:03:00Z"/>
          <w:rFonts w:ascii="iCiel Avenir LT Std 35 Light" w:hAnsi="iCiel Avenir LT Std 35 Light" w:cs="Arial"/>
          <w:b/>
          <w:bCs/>
          <w:i/>
          <w:iCs/>
          <w:sz w:val="22"/>
          <w:szCs w:val="22"/>
          <w:u w:val="single"/>
          <w:lang w:val="en-GB"/>
        </w:rPr>
      </w:pPr>
      <w:ins w:id="7553" w:author="An Tran, ACA (BUV)" w:date="2024-09-12T11:03:00Z" w16du:dateUtc="2024-09-12T04:03:00Z">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ins>
    </w:p>
    <w:p w14:paraId="05652CFF" w14:textId="77777777" w:rsidR="005F5D10" w:rsidRPr="00374FF1" w:rsidRDefault="005F5D10" w:rsidP="005F5D10">
      <w:pPr>
        <w:pStyle w:val="ListParagraph"/>
        <w:tabs>
          <w:tab w:val="left" w:pos="630"/>
          <w:tab w:val="left" w:pos="1080"/>
        </w:tabs>
        <w:ind w:left="0" w:firstLine="0"/>
        <w:contextualSpacing w:val="0"/>
        <w:rPr>
          <w:ins w:id="7554" w:author="An Tran, ACA (BUV)" w:date="2024-09-12T11:03:00Z" w16du:dateUtc="2024-09-12T04:03:00Z"/>
          <w:rFonts w:ascii="iCiel Avenir LT Std 35 Light" w:hAnsi="iCiel Avenir LT Std 35 Light" w:cs="Arial"/>
          <w:sz w:val="22"/>
          <w:szCs w:val="22"/>
          <w:lang w:val="en-GB"/>
        </w:rPr>
      </w:pPr>
      <w:ins w:id="7555" w:author="An Tran, ACA (BUV)" w:date="2024-09-12T11:03:00Z" w16du:dateUtc="2024-09-12T04:03:00Z">
        <w:r w:rsidRPr="00374FF1">
          <w:rPr>
            <w:rFonts w:ascii="iCiel Avenir LT Std 35 Light" w:hAnsi="iCiel Avenir LT Std 35 Light" w:cs="Arial"/>
            <w:sz w:val="22"/>
            <w:szCs w:val="22"/>
            <w:lang w:val="en-GB"/>
          </w:rPr>
          <w: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t>
        </w:r>
      </w:ins>
    </w:p>
    <w:p w14:paraId="157BF600" w14:textId="77777777" w:rsidR="005F5D10" w:rsidRPr="00374FF1" w:rsidRDefault="005F5D10" w:rsidP="005F5D10">
      <w:pPr>
        <w:pStyle w:val="ListParagraph"/>
        <w:tabs>
          <w:tab w:val="left" w:pos="630"/>
          <w:tab w:val="left" w:pos="1080"/>
        </w:tabs>
        <w:ind w:left="0" w:firstLine="0"/>
        <w:contextualSpacing w:val="0"/>
        <w:rPr>
          <w:ins w:id="7556" w:author="An Tran, ACA (BUV)" w:date="2024-09-12T11:03:00Z" w16du:dateUtc="2024-09-12T04:03:00Z"/>
          <w:rFonts w:ascii="iCiel Avenir LT Std 35 Light" w:hAnsi="iCiel Avenir LT Std 35 Light" w:cs="Arial"/>
          <w:sz w:val="22"/>
          <w:szCs w:val="22"/>
          <w:lang w:val="en-GB"/>
        </w:rPr>
      </w:pPr>
      <w:ins w:id="7557" w:author="An Tran, ACA (BUV)" w:date="2024-09-12T11:03:00Z" w16du:dateUtc="2024-09-12T04:03:00Z">
        <w:r w:rsidRPr="00374FF1">
          <w:rPr>
            <w:rFonts w:ascii="iCiel Avenir LT Std 35 Light" w:hAnsi="iCiel Avenir LT Std 35 Light" w:cs="Arial"/>
            <w:sz w:val="22"/>
            <w:szCs w:val="22"/>
            <w:lang w:val="en-GB"/>
          </w:rPr>
          <w:t>If you are worried about students’ mental health such as stress or anxiety, please email us at:</w:t>
        </w:r>
        <w:r w:rsidRPr="00374FF1">
          <w:rPr>
            <w:rStyle w:val="Hyperlink"/>
            <w:rFonts w:ascii="iCiel Avenir LT Std 35 Light" w:hAnsi="iCiel Avenir LT Std 35 Light" w:cs="Arial"/>
            <w:sz w:val="22"/>
            <w:szCs w:val="22"/>
            <w:lang w:val="en-GB"/>
          </w:rPr>
          <w:t xml:space="preserve"> Student-Wellbeing@buv.edu.vn</w:t>
        </w:r>
        <w:r w:rsidRPr="00374FF1">
          <w:rPr>
            <w:rFonts w:ascii="iCiel Avenir LT Std 35 Light" w:hAnsi="iCiel Avenir LT Std 35 Light" w:cs="Arial"/>
            <w:sz w:val="22"/>
            <w:szCs w:val="22"/>
            <w:lang w:val="en-GB"/>
          </w:rPr>
          <w:t>. Our Well-being Counsellor will help to give the best psychological support to students with confidentiality.</w:t>
        </w:r>
      </w:ins>
    </w:p>
    <w:p w14:paraId="4F991CCA" w14:textId="77777777" w:rsidR="005F5D10" w:rsidRPr="00374FF1" w:rsidRDefault="005F5D10" w:rsidP="005F5D10">
      <w:pPr>
        <w:tabs>
          <w:tab w:val="left" w:pos="630"/>
          <w:tab w:val="left" w:pos="1080"/>
        </w:tabs>
        <w:ind w:firstLine="0"/>
        <w:rPr>
          <w:ins w:id="7558" w:author="An Tran, ACA (BUV)" w:date="2024-09-12T11:03:00Z" w16du:dateUtc="2024-09-12T04:03:00Z"/>
          <w:rFonts w:ascii="iCiel Avenir LT Std 35 Light" w:hAnsi="iCiel Avenir LT Std 35 Light" w:cs="Arial"/>
          <w:i/>
          <w:iCs/>
          <w:sz w:val="22"/>
          <w:szCs w:val="22"/>
          <w:lang w:val="en-GB"/>
        </w:rPr>
      </w:pPr>
      <w:ins w:id="7559" w:author="An Tran, ACA (BUV)" w:date="2024-09-12T11:03:00Z" w16du:dateUtc="2024-09-12T04:03:00Z">
        <w:r w:rsidRPr="00374FF1">
          <w:rPr>
            <w:rFonts w:ascii="iCiel Avenir LT Std 35 Light" w:hAnsi="iCiel Avenir LT Std 35 Light" w:cs="Arial"/>
            <w:i/>
            <w:iCs/>
            <w:sz w:val="22"/>
            <w:szCs w:val="22"/>
            <w:lang w:val="en-GB"/>
          </w:rPr>
          <w:t>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là n</w:t>
        </w:r>
        <w:r w:rsidRPr="00374FF1">
          <w:rPr>
            <w:rFonts w:ascii="iCiel Avenir LT Std 35 Light" w:hAnsi="iCiel Avenir LT Std 35 Light" w:cs="Calibri"/>
            <w:i/>
            <w:iCs/>
            <w:sz w:val="22"/>
            <w:szCs w:val="22"/>
            <w:lang w:val="en-GB"/>
          </w:rPr>
          <w:t>ơ</w:t>
        </w:r>
        <w:r w:rsidRPr="00374FF1">
          <w:rPr>
            <w:rFonts w:ascii="iCiel Avenir LT Std 35 Light" w:hAnsi="iCiel Avenir LT Std 35 Light" w:cs="Arial"/>
            <w:i/>
            <w:iCs/>
            <w:sz w:val="22"/>
            <w:szCs w:val="22"/>
            <w:lang w:val="en-GB"/>
          </w:rPr>
          <w:t>i ti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p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u c</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u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BUV. Chúng tôi cung c</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p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rial"/>
            <w:i/>
            <w:iCs/>
            <w:sz w:val="22"/>
            <w:szCs w:val="22"/>
            <w:lang w:val="en-GB"/>
          </w:rPr>
          <w:t>a d</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ng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qua vi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c t</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i th</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v</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 xml:space="preserve"> k</w:t>
        </w:r>
        <w:r w:rsidRPr="00374FF1">
          <w:rPr>
            <w:rFonts w:ascii="iCiel Avenir LT Std 35 Light" w:hAnsi="iCiel Avenir LT Std 35 Light" w:cs="Calibri"/>
            <w:i/>
            <w:iCs/>
            <w:sz w:val="22"/>
            <w:szCs w:val="22"/>
            <w:lang w:val="en-GB"/>
          </w:rPr>
          <w:t>ỹ</w:t>
        </w:r>
        <w:r w:rsidRPr="00374FF1">
          <w:rPr>
            <w:rFonts w:ascii="iCiel Avenir LT Std 35 Light" w:hAnsi="iCiel Avenir LT Std 35 Light" w:cs="Arial"/>
            <w:i/>
            <w:iCs/>
            <w:sz w:val="22"/>
            <w:szCs w:val="22"/>
            <w:lang w:val="en-GB"/>
          </w:rPr>
          <w:t xml:space="preserve"> n</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nh cho toàn 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bu</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i tr</w:t>
        </w:r>
        <w:r w:rsidRPr="00374FF1">
          <w:rPr>
            <w:rFonts w:ascii="iCiel Avenir LT Std 35 Light" w:hAnsi="iCiel Avenir LT Std 35 Light" w:cs="Avenir Next LT Pro"/>
            <w:i/>
            <w:iCs/>
            <w:sz w:val="22"/>
            <w:szCs w:val="22"/>
            <w:lang w:val="en-GB"/>
          </w:rPr>
          <w:t>ò</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tr</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chi</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m nh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p cho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đề</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u,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n</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 xml:space="preserve">ng cao </w:t>
        </w:r>
        <w:r w:rsidRPr="00374FF1">
          <w:rPr>
            <w:rFonts w:ascii="iCiel Avenir LT Std 35 Light" w:hAnsi="iCiel Avenir LT Std 35 Light" w:cs="Calibri"/>
            <w:i/>
            <w:iCs/>
            <w:sz w:val="22"/>
            <w:szCs w:val="22"/>
            <w:lang w:val="en-GB"/>
          </w:rPr>
          <w:t>đờ</w:t>
        </w:r>
        <w:r w:rsidRPr="00374FF1">
          <w:rPr>
            <w:rFonts w:ascii="iCiel Avenir LT Std 35 Light" w:hAnsi="iCiel Avenir LT Std 35 Light" w:cs="Arial"/>
            <w:i/>
            <w:iCs/>
            <w:sz w:val="22"/>
            <w:szCs w:val="22"/>
            <w:lang w:val="en-GB"/>
          </w:rPr>
          <w:t>i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kh</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nh</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tri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Avenir Next LT Pro"/>
            <w:i/>
            <w:iCs/>
            <w:sz w:val="22"/>
            <w:szCs w:val="22"/>
            <w:lang w:val="en-GB"/>
          </w:rPr>
          <w:t>ã</w:t>
        </w:r>
        <w:r w:rsidRPr="00374FF1">
          <w:rPr>
            <w:rFonts w:ascii="iCiel Avenir LT Std 35 Light" w:hAnsi="iCiel Avenir LT Std 35 Light" w:cs="Arial"/>
            <w:i/>
            <w:iCs/>
            <w:sz w:val="22"/>
            <w:szCs w:val="22"/>
            <w:lang w:val="en-GB"/>
          </w:rPr>
          <w:t>m hay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chi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Calibri"/>
            <w:i/>
            <w:iCs/>
            <w:sz w:val="22"/>
            <w:szCs w:val="22"/>
            <w:lang w:val="en-GB"/>
          </w:rPr>
          <w:t>ị</w:t>
        </w:r>
        <w:r w:rsidRPr="00374FF1">
          <w:rPr>
            <w:rFonts w:ascii="iCiel Avenir LT Std 35 Light" w:hAnsi="iCiel Avenir LT Std 35 Light" w:cs="Arial"/>
            <w:i/>
            <w:iCs/>
            <w:sz w:val="22"/>
            <w:szCs w:val="22"/>
            <w:lang w:val="en-GB"/>
          </w:rPr>
          <w:t>ch.</w:t>
        </w:r>
      </w:ins>
    </w:p>
    <w:p w14:paraId="3FF25377" w14:textId="77777777" w:rsidR="005F5D10" w:rsidRPr="00374FF1" w:rsidRDefault="005F5D10" w:rsidP="005F5D10">
      <w:pPr>
        <w:ind w:firstLine="0"/>
        <w:rPr>
          <w:ins w:id="7560" w:author="An Tran, ACA (BUV)" w:date="2024-09-12T11:03:00Z" w16du:dateUtc="2024-09-12T04:03:00Z"/>
          <w:rFonts w:ascii="iCiel Avenir LT Std 35 Light" w:hAnsi="iCiel Avenir LT Std 35 Light" w:cs="Arial"/>
          <w:i/>
          <w:iCs/>
          <w:sz w:val="22"/>
          <w:szCs w:val="22"/>
          <w:lang w:val="en-GB"/>
        </w:rPr>
      </w:pPr>
      <w:ins w:id="7561" w:author="An Tran, ACA (BUV)" w:date="2024-09-12T11:03:00Z" w16du:dateUtc="2024-09-12T04:03:00Z">
        <w:r w:rsidRPr="00374FF1">
          <w:rPr>
            <w:rFonts w:ascii="iCiel Avenir LT Std 35 Light" w:hAnsi="iCiel Avenir LT Std 35 Light" w:cs="Arial"/>
            <w:i/>
            <w:iCs/>
            <w:sz w:val="22"/>
            <w:szCs w:val="22"/>
            <w:lang w:val="en-GB"/>
          </w:rPr>
          <w:t>N</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y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bi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u hi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lo l</w:t>
        </w:r>
        <w:r w:rsidRPr="00374FF1">
          <w:rPr>
            <w:rFonts w:ascii="iCiel Avenir LT Std 35 Light" w:hAnsi="iCiel Avenir LT Std 35 Light" w:cs="Calibri"/>
            <w:i/>
            <w:iCs/>
            <w:sz w:val="22"/>
            <w:szCs w:val="22"/>
            <w:lang w:val="en-GB"/>
          </w:rPr>
          <w:t>ắ</w:t>
        </w:r>
        <w:r w:rsidRPr="00374FF1">
          <w:rPr>
            <w:rFonts w:ascii="iCiel Avenir LT Std 35 Light" w:hAnsi="iCiel Avenir LT Std 35 Light" w:cs="Arial"/>
            <w:i/>
            <w:iCs/>
            <w:sz w:val="22"/>
            <w:szCs w:val="22"/>
            <w:lang w:val="en-GB"/>
          </w:rPr>
          <w:t>ng, b</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an hay c</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th</w:t>
        </w:r>
        <w:r w:rsidRPr="00374FF1">
          <w:rPr>
            <w:rFonts w:ascii="iCiel Avenir LT Std 35 Light" w:hAnsi="iCiel Avenir LT Std 35 Light" w:cs="Calibri"/>
            <w:i/>
            <w:iCs/>
            <w:sz w:val="22"/>
            <w:szCs w:val="22"/>
            <w:lang w:val="en-GB"/>
          </w:rPr>
          <w:t>ẳ</w:t>
        </w:r>
        <w:r w:rsidRPr="00374FF1">
          <w:rPr>
            <w:rFonts w:ascii="iCiel Avenir LT Std 35 Light" w:hAnsi="iCiel Avenir LT Std 35 Light" w:cs="Arial"/>
            <w:i/>
            <w:iCs/>
            <w:sz w:val="22"/>
            <w:szCs w:val="22"/>
            <w:lang w:val="en-GB"/>
          </w:rPr>
          <w:t>ng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ph</w:t>
        </w:r>
        <w:r w:rsidRPr="00374FF1">
          <w:rPr>
            <w:rFonts w:ascii="iCiel Avenir LT Std 35 Light" w:hAnsi="iCiel Avenir LT Std 35 Light" w:cs="Calibri"/>
            <w:i/>
            <w:iCs/>
            <w:sz w:val="22"/>
            <w:szCs w:val="22"/>
            <w:lang w:val="en-GB"/>
          </w:rPr>
          <w:t>ụ</w:t>
        </w:r>
        <w:r w:rsidRPr="00374FF1">
          <w:rPr>
            <w:rFonts w:ascii="iCiel Avenir LT Std 35 Light" w:hAnsi="iCiel Avenir LT Std 35 Light" w:cs="Arial"/>
            <w:i/>
            <w:iCs/>
            <w:sz w:val="22"/>
            <w:szCs w:val="22"/>
            <w:lang w:val="en-GB"/>
          </w:rPr>
          <w:t xml:space="preserve"> huynh/sinh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th</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 xml:space="preserve"> li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c v</w:t>
        </w:r>
        <w:r w:rsidRPr="00374FF1">
          <w:rPr>
            <w:rFonts w:ascii="iCiel Avenir LT Std 35 Light" w:hAnsi="iCiel Avenir LT Std 35 Light" w:cs="Calibri"/>
            <w:i/>
            <w:iCs/>
            <w:sz w:val="22"/>
            <w:szCs w:val="22"/>
            <w:lang w:val="en-GB"/>
          </w:rPr>
          <w:t>ớ</w:t>
        </w:r>
        <w:r w:rsidRPr="00374FF1">
          <w:rPr>
            <w:rFonts w:ascii="iCiel Avenir LT Std 35 Light" w:hAnsi="iCiel Avenir LT Std 35 Light" w:cs="Arial"/>
            <w:i/>
            <w:iCs/>
            <w:sz w:val="22"/>
            <w:szCs w:val="22"/>
            <w:lang w:val="en-GB"/>
          </w:rPr>
          <w:t>i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gia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a BUV theo </w:t>
        </w:r>
        <w:r w:rsidRPr="00374FF1">
          <w:rPr>
            <w:rFonts w:ascii="iCiel Avenir LT Std 35 Light" w:hAnsi="iCiel Avenir LT Std 35 Light" w:cs="Calibri"/>
            <w:i/>
            <w:iCs/>
            <w:sz w:val="22"/>
            <w:szCs w:val="22"/>
            <w:lang w:val="en-GB"/>
          </w:rPr>
          <w:t>đị</w:t>
        </w:r>
        <w:r w:rsidRPr="00374FF1">
          <w:rPr>
            <w:rFonts w:ascii="iCiel Avenir LT Std 35 Light" w:hAnsi="iCiel Avenir LT Std 35 Light" w:cs="Arial"/>
            <w:i/>
            <w:iCs/>
            <w:sz w:val="22"/>
            <w:szCs w:val="22"/>
            <w:lang w:val="en-GB"/>
          </w:rPr>
          <w:t>a ch</w:t>
        </w:r>
        <w:r w:rsidRPr="00374FF1">
          <w:rPr>
            <w:rFonts w:ascii="iCiel Avenir LT Std 35 Light" w:hAnsi="iCiel Avenir LT Std 35 Light" w:cs="Calibri"/>
            <w:i/>
            <w:iCs/>
            <w:sz w:val="22"/>
            <w:szCs w:val="22"/>
            <w:lang w:val="en-GB"/>
          </w:rPr>
          <w:t>ỉ</w:t>
        </w:r>
        <w:r w:rsidRPr="00374FF1">
          <w:rPr>
            <w:rFonts w:ascii="iCiel Avenir LT Std 35 Light" w:hAnsi="iCiel Avenir LT Std 35 Light" w:cs="Arial"/>
            <w:i/>
            <w:iCs/>
            <w:sz w:val="22"/>
            <w:szCs w:val="22"/>
            <w:lang w:val="en-GB"/>
          </w:rPr>
          <w:t xml:space="preserve">: </w:t>
        </w:r>
        <w:r w:rsidRPr="005814DE">
          <w:rPr>
            <w:rStyle w:val="Hyperlink"/>
            <w:rFonts w:ascii="iCiel Avenir LT Std 35 Light" w:hAnsi="iCiel Avenir LT Std 35 Light" w:cs="Arial"/>
            <w:i/>
            <w:iCs/>
            <w:sz w:val="22"/>
            <w:szCs w:val="22"/>
            <w:lang w:val="en-GB"/>
          </w:rPr>
          <w:t>Student-Wellbeing@buv.edu.vn</w:t>
        </w:r>
        <w:r w:rsidRPr="00374FF1">
          <w:rPr>
            <w:rFonts w:ascii="iCiel Avenir LT Std 35 Light" w:hAnsi="iCiel Avenir LT Std 35 Light" w:cs="Arial"/>
            <w:i/>
            <w:iCs/>
            <w:sz w:val="22"/>
            <w:szCs w:val="22"/>
            <w:lang w:val="en-GB"/>
          </w:rPr>
          <w:t>. Chuyên gia Tâm lý và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chia s</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ng gia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venir LT Std 35 Light"/>
            <w:i/>
            <w:iCs/>
            <w:sz w:val="22"/>
            <w:szCs w:val="22"/>
            <w:lang w:val="en-GB"/>
          </w:rPr>
          <w:t>ì</w:t>
        </w:r>
        <w:r w:rsidRPr="00374FF1">
          <w:rPr>
            <w:rFonts w:ascii="iCiel Avenir LT Std 35 Light" w:hAnsi="iCiel Avenir LT Std 35 Light" w:cs="Arial"/>
            <w:i/>
            <w:iCs/>
            <w:sz w:val="22"/>
            <w:szCs w:val="22"/>
            <w:lang w:val="en-GB"/>
          </w:rPr>
          <w:t>nh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t nh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cho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n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tin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ho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 to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đượ</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m</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 xml:space="preserve">t. </w:t>
        </w:r>
      </w:ins>
    </w:p>
    <w:p w14:paraId="4E78CD27" w14:textId="77777777" w:rsidR="005F5D10" w:rsidRDefault="005F5D10" w:rsidP="005F5D10">
      <w:pPr>
        <w:pStyle w:val="Question"/>
        <w:numPr>
          <w:ilvl w:val="0"/>
          <w:numId w:val="7"/>
        </w:numPr>
        <w:tabs>
          <w:tab w:val="left" w:pos="630"/>
          <w:tab w:val="left" w:pos="1260"/>
        </w:tabs>
        <w:spacing w:line="400" w:lineRule="exact"/>
        <w:ind w:left="0" w:firstLine="720"/>
        <w:rPr>
          <w:ins w:id="7562" w:author="An Tran, ACA (BUV)" w:date="2024-09-12T11:03:00Z" w16du:dateUtc="2024-09-12T04:03:00Z"/>
          <w:rFonts w:cs="Arial"/>
          <w:i/>
          <w:iCs/>
          <w:szCs w:val="22"/>
          <w:lang w:val="en-GB"/>
        </w:rPr>
      </w:pPr>
      <w:bookmarkStart w:id="7563" w:name="_Toc149054270"/>
      <w:bookmarkStart w:id="7564" w:name="_Toc177025953"/>
      <w:bookmarkStart w:id="7565" w:name="_Toc177077414"/>
      <w:ins w:id="7566" w:author="An Tran, ACA (BUV)" w:date="2024-09-12T11:03:00Z" w16du:dateUtc="2024-09-12T04:03:00Z">
        <w:r w:rsidRPr="005814DE">
          <w:rPr>
            <w:rFonts w:cs="Arial"/>
            <w:szCs w:val="22"/>
            <w:lang w:val="en-GB"/>
          </w:rPr>
          <w:t>What is the Personal and Social Growth (PSG) Programme and what are the criteria to complete the programme?  /</w:t>
        </w:r>
        <w:r w:rsidRPr="00374FF1">
          <w:rPr>
            <w:rFonts w:cs="Arial"/>
            <w:szCs w:val="22"/>
            <w:lang w:val="en-GB"/>
          </w:rPr>
          <w:t xml:space="preserve"> </w:t>
        </w:r>
        <w:r w:rsidRPr="002D1D27">
          <w:rPr>
            <w:rFonts w:cs="Arial"/>
            <w:i/>
            <w:iCs/>
            <w:szCs w:val="22"/>
            <w:lang w:val="en-GB"/>
          </w:rPr>
          <w:t>Chương trình Nâng cao Năng lực Cá nhân và Kỹ năng Xã hội (PSG) là gì và các điều kiện hoàn thành chương trình là gì?</w:t>
        </w:r>
        <w:bookmarkEnd w:id="7563"/>
        <w:bookmarkEnd w:id="7564"/>
        <w:bookmarkEnd w:id="7565"/>
      </w:ins>
    </w:p>
    <w:p w14:paraId="0B63319B" w14:textId="77777777" w:rsidR="005F5D10" w:rsidRPr="00BA5E34" w:rsidRDefault="005F5D10" w:rsidP="005F5D10">
      <w:pPr>
        <w:pStyle w:val="ListParagraph"/>
        <w:tabs>
          <w:tab w:val="left" w:pos="630"/>
          <w:tab w:val="left" w:pos="1080"/>
        </w:tabs>
        <w:ind w:left="0"/>
        <w:contextualSpacing w:val="0"/>
        <w:rPr>
          <w:ins w:id="7567" w:author="An Tran, ACA (BUV)" w:date="2024-09-12T11:03:00Z" w16du:dateUtc="2024-09-12T04:03:00Z"/>
          <w:rFonts w:ascii="iCiel Avenir LT Std 35 Light" w:hAnsi="iCiel Avenir LT Std 35 Light" w:cs="Arial"/>
          <w:b/>
          <w:bCs/>
          <w:i/>
          <w:iCs/>
          <w:sz w:val="22"/>
          <w:szCs w:val="22"/>
          <w:u w:val="single"/>
          <w:lang w:val="vi-VN"/>
        </w:rPr>
      </w:pPr>
      <w:ins w:id="7568" w:author="An Tran, ACA (BUV)" w:date="2024-09-12T11:03:00Z" w16du:dateUtc="2024-09-12T04:03: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bookmarkEnd w:id="6929"/>
    <w:bookmarkEnd w:id="6930"/>
    <w:bookmarkEnd w:id="6931"/>
    <w:bookmarkEnd w:id="6932"/>
    <w:bookmarkEnd w:id="6933"/>
    <w:p w14:paraId="7772B204" w14:textId="77777777" w:rsidR="005F5D10" w:rsidRPr="00B437C5" w:rsidRDefault="005F5D10" w:rsidP="005F5D10">
      <w:pPr>
        <w:ind w:firstLine="0"/>
        <w:rPr>
          <w:ins w:id="7569" w:author="An Tran, ACA (BUV)" w:date="2024-09-12T11:03:00Z" w16du:dateUtc="2024-09-12T04:03:00Z"/>
          <w:rFonts w:ascii="iCiel Avenir LT Std 35 Light" w:hAnsi="iCiel Avenir LT Std 35 Light" w:cs="Arial"/>
          <w:sz w:val="22"/>
          <w:szCs w:val="22"/>
          <w:lang w:val="vi-VN"/>
        </w:rPr>
      </w:pPr>
      <w:ins w:id="7570" w:author="An Tran, ACA (BUV)" w:date="2024-09-12T11:03:00Z" w16du:dateUtc="2024-09-12T04:03:00Z">
        <w:r w:rsidRPr="00D24D58">
          <w:rPr>
            <w:rFonts w:ascii="iCiel Avenir LT Std 35 Light" w:hAnsi="iCiel Avenir LT Std 35 Light" w:cs="Arial"/>
            <w:sz w:val="22"/>
            <w:szCs w:val="22"/>
            <w:lang w:val="vi-VN"/>
          </w:rPr>
          <w:t>The Personal &amp; Social Growth (PSG) Programme is a unique initiative designed specifically for undergraduate students at British University Vietnam (BUV), aimed at fostering holistic development across diverse areas and helping students attain key BUV graduate attributes</w:t>
        </w:r>
        <w:r>
          <w:rPr>
            <w:rFonts w:ascii="iCiel Avenir LT Std 35 Light" w:hAnsi="iCiel Avenir LT Std 35 Light" w:cs="Arial"/>
            <w:sz w:val="22"/>
            <w:szCs w:val="22"/>
          </w:rPr>
          <w:t>.</w:t>
        </w:r>
      </w:ins>
    </w:p>
    <w:p w14:paraId="062431D4" w14:textId="77777777" w:rsidR="005F5D10" w:rsidRPr="00B437C5" w:rsidRDefault="005F5D10" w:rsidP="005F5D10">
      <w:pPr>
        <w:ind w:firstLine="0"/>
        <w:rPr>
          <w:ins w:id="7571" w:author="An Tran, ACA (BUV)" w:date="2024-09-12T11:03:00Z" w16du:dateUtc="2024-09-12T04:03:00Z"/>
          <w:rFonts w:ascii="iCiel Avenir LT Std 35 Light" w:hAnsi="iCiel Avenir LT Std 35 Light" w:cs="Arial"/>
          <w:sz w:val="22"/>
          <w:szCs w:val="22"/>
          <w:lang w:val="vi-VN"/>
        </w:rPr>
      </w:pPr>
      <w:ins w:id="7572" w:author="An Tran, ACA (BUV)" w:date="2024-09-12T11:03:00Z" w16du:dateUtc="2024-09-12T04:03:00Z">
        <w:r w:rsidRPr="00B437C5">
          <w:rPr>
            <w:rFonts w:ascii="iCiel Avenir LT Std 35 Light" w:hAnsi="iCiel Avenir LT Std 35 Light" w:cs="Arial"/>
            <w:sz w:val="22"/>
            <w:szCs w:val="22"/>
            <w:lang w:val="vi-VN"/>
          </w:rPr>
          <w: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t>
        </w:r>
      </w:ins>
    </w:p>
    <w:p w14:paraId="3598348F" w14:textId="77777777" w:rsidR="005F5D10" w:rsidRPr="00B437C5" w:rsidRDefault="005F5D10" w:rsidP="005F5D10">
      <w:pPr>
        <w:ind w:firstLine="0"/>
        <w:rPr>
          <w:ins w:id="7573" w:author="An Tran, ACA (BUV)" w:date="2024-09-12T11:03:00Z" w16du:dateUtc="2024-09-12T04:03:00Z"/>
          <w:rFonts w:ascii="iCiel Avenir LT Std 35 Light" w:hAnsi="iCiel Avenir LT Std 35 Light" w:cs="Arial"/>
          <w:sz w:val="22"/>
          <w:szCs w:val="22"/>
          <w:lang w:val="vi-VN"/>
        </w:rPr>
      </w:pPr>
      <w:ins w:id="7574" w:author="An Tran, ACA (BUV)" w:date="2024-09-12T11:03:00Z" w16du:dateUtc="2024-09-12T04:03:00Z">
        <w:r w:rsidRPr="00F86725">
          <w:rPr>
            <w:rFonts w:ascii="iCiel Avenir LT Std 35 Light" w:hAnsi="iCiel Avenir LT Std 35 Light" w:cs="Arial"/>
            <w:sz w:val="22"/>
            <w:szCs w:val="22"/>
            <w:lang w:val="vi-VN"/>
          </w:rPr>
          <w:t>T</w:t>
        </w:r>
        <w:r w:rsidRPr="00B437C5">
          <w:rPr>
            <w:rFonts w:ascii="iCiel Avenir LT Std 35 Light" w:hAnsi="iCiel Avenir LT Std 35 Light" w:cs="Arial"/>
            <w:sz w:val="22"/>
            <w:szCs w:val="22"/>
            <w:lang w:val="vi-VN"/>
          </w:rPr>
          <w:t xml:space="preserve">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t>
        </w:r>
      </w:ins>
    </w:p>
    <w:p w14:paraId="2B2521AD" w14:textId="77777777" w:rsidR="005F5D10" w:rsidRPr="00B437C5" w:rsidRDefault="005F5D10" w:rsidP="005F5D10">
      <w:pPr>
        <w:ind w:firstLine="0"/>
        <w:rPr>
          <w:ins w:id="7575" w:author="An Tran, ACA (BUV)" w:date="2024-09-12T11:03:00Z" w16du:dateUtc="2024-09-12T04:03:00Z"/>
          <w:rFonts w:ascii="iCiel Avenir LT Std 35 Light" w:hAnsi="iCiel Avenir LT Std 35 Light" w:cs="Arial"/>
          <w:sz w:val="22"/>
          <w:szCs w:val="22"/>
          <w:lang w:val="vi-VN"/>
        </w:rPr>
      </w:pPr>
      <w:ins w:id="7576" w:author="An Tran, ACA (BUV)" w:date="2024-09-12T11:03:00Z" w16du:dateUtc="2024-09-12T04:03:00Z">
        <w:r w:rsidRPr="00B437C5">
          <w:rPr>
            <w:rFonts w:ascii="iCiel Avenir LT Std 35 Light" w:hAnsi="iCiel Avenir LT Std 35 Light" w:cs="Arial"/>
            <w:sz w:val="22"/>
            <w:szCs w:val="22"/>
            <w:lang w:val="vi-VN"/>
          </w:rPr>
          <w:t xml:space="preserve">PSG offerings are categorised into four main quadrants and 16 categories, supported by big interdisciplinary projects. The main four quadrants are: </w:t>
        </w:r>
      </w:ins>
    </w:p>
    <w:p w14:paraId="4A89A783" w14:textId="77777777" w:rsidR="005F5D10" w:rsidRPr="00B437C5" w:rsidRDefault="005F5D10" w:rsidP="005F5D10">
      <w:pPr>
        <w:pStyle w:val="ListParagraph"/>
        <w:numPr>
          <w:ilvl w:val="0"/>
          <w:numId w:val="30"/>
        </w:numPr>
        <w:contextualSpacing w:val="0"/>
        <w:rPr>
          <w:ins w:id="7577" w:author="An Tran, ACA (BUV)" w:date="2024-09-12T11:03:00Z" w16du:dateUtc="2024-09-12T04:03:00Z"/>
          <w:rFonts w:ascii="iCiel Avenir LT Std 35 Light" w:hAnsi="iCiel Avenir LT Std 35 Light" w:cs="Arial"/>
          <w:sz w:val="22"/>
          <w:szCs w:val="22"/>
          <w:lang w:val="vi-VN"/>
        </w:rPr>
      </w:pPr>
      <w:ins w:id="7578" w:author="An Tran, ACA (BUV)" w:date="2024-09-12T11:03:00Z" w16du:dateUtc="2024-09-12T04:03:00Z">
        <w:r w:rsidRPr="00B437C5">
          <w:rPr>
            <w:rFonts w:ascii="iCiel Avenir LT Std 35 Light" w:hAnsi="iCiel Avenir LT Std 35 Light" w:cs="Arial"/>
            <w:sz w:val="22"/>
            <w:szCs w:val="22"/>
            <w:lang w:val="vi-VN"/>
          </w:rPr>
          <w:t>Work &amp; Career Readiness</w:t>
        </w:r>
      </w:ins>
    </w:p>
    <w:p w14:paraId="1DEC393D" w14:textId="77777777" w:rsidR="005F5D10" w:rsidRPr="00B437C5" w:rsidRDefault="005F5D10" w:rsidP="005F5D10">
      <w:pPr>
        <w:pStyle w:val="ListParagraph"/>
        <w:numPr>
          <w:ilvl w:val="0"/>
          <w:numId w:val="30"/>
        </w:numPr>
        <w:contextualSpacing w:val="0"/>
        <w:rPr>
          <w:ins w:id="7579" w:author="An Tran, ACA (BUV)" w:date="2024-09-12T11:03:00Z" w16du:dateUtc="2024-09-12T04:03:00Z"/>
          <w:rFonts w:ascii="iCiel Avenir LT Std 35 Light" w:hAnsi="iCiel Avenir LT Std 35 Light" w:cs="Arial"/>
          <w:sz w:val="22"/>
          <w:szCs w:val="22"/>
          <w:lang w:val="vi-VN"/>
        </w:rPr>
      </w:pPr>
      <w:ins w:id="7580" w:author="An Tran, ACA (BUV)" w:date="2024-09-12T11:03:00Z" w16du:dateUtc="2024-09-12T04:03:00Z">
        <w:r w:rsidRPr="00B437C5">
          <w:rPr>
            <w:rFonts w:ascii="iCiel Avenir LT Std 35 Light" w:hAnsi="iCiel Avenir LT Std 35 Light" w:cs="Arial"/>
            <w:sz w:val="22"/>
            <w:szCs w:val="22"/>
            <w:lang w:val="vi-VN"/>
          </w:rPr>
          <w:t>University &amp; Community Engagement</w:t>
        </w:r>
      </w:ins>
    </w:p>
    <w:p w14:paraId="0A5C9B2D" w14:textId="77777777" w:rsidR="005F5D10" w:rsidRPr="00B437C5" w:rsidRDefault="005F5D10" w:rsidP="005F5D10">
      <w:pPr>
        <w:pStyle w:val="ListParagraph"/>
        <w:numPr>
          <w:ilvl w:val="0"/>
          <w:numId w:val="30"/>
        </w:numPr>
        <w:contextualSpacing w:val="0"/>
        <w:rPr>
          <w:ins w:id="7581" w:author="An Tran, ACA (BUV)" w:date="2024-09-12T11:03:00Z" w16du:dateUtc="2024-09-12T04:03:00Z"/>
          <w:rFonts w:ascii="iCiel Avenir LT Std 35 Light" w:hAnsi="iCiel Avenir LT Std 35 Light" w:cs="Arial"/>
          <w:sz w:val="22"/>
          <w:szCs w:val="22"/>
          <w:lang w:val="vi-VN"/>
        </w:rPr>
      </w:pPr>
      <w:ins w:id="7582" w:author="An Tran, ACA (BUV)" w:date="2024-09-12T11:03:00Z" w16du:dateUtc="2024-09-12T04:03:00Z">
        <w:r w:rsidRPr="00B437C5">
          <w:rPr>
            <w:rFonts w:ascii="iCiel Avenir LT Std 35 Light" w:hAnsi="iCiel Avenir LT Std 35 Light" w:cs="Arial"/>
            <w:sz w:val="22"/>
            <w:szCs w:val="22"/>
            <w:lang w:val="vi-VN"/>
          </w:rPr>
          <w:t xml:space="preserve">Social, Cultural, Emotional Development </w:t>
        </w:r>
      </w:ins>
    </w:p>
    <w:p w14:paraId="1DB9C1CD" w14:textId="77777777" w:rsidR="005F5D10" w:rsidRPr="00B437C5" w:rsidRDefault="005F5D10" w:rsidP="005F5D10">
      <w:pPr>
        <w:pStyle w:val="ListParagraph"/>
        <w:numPr>
          <w:ilvl w:val="0"/>
          <w:numId w:val="30"/>
        </w:numPr>
        <w:contextualSpacing w:val="0"/>
        <w:rPr>
          <w:ins w:id="7583" w:author="An Tran, ACA (BUV)" w:date="2024-09-12T11:03:00Z" w16du:dateUtc="2024-09-12T04:03:00Z"/>
          <w:rFonts w:ascii="iCiel Avenir LT Std 35 Light" w:hAnsi="iCiel Avenir LT Std 35 Light" w:cs="Arial"/>
          <w:sz w:val="22"/>
          <w:szCs w:val="22"/>
          <w:lang w:val="vi-VN"/>
        </w:rPr>
      </w:pPr>
      <w:ins w:id="7584" w:author="An Tran, ACA (BUV)" w:date="2024-09-12T11:03:00Z" w16du:dateUtc="2024-09-12T04:03:00Z">
        <w:r w:rsidRPr="00B437C5">
          <w:rPr>
            <w:rFonts w:ascii="iCiel Avenir LT Std 35 Light" w:hAnsi="iCiel Avenir LT Std 35 Light" w:cs="Arial"/>
            <w:sz w:val="22"/>
            <w:szCs w:val="22"/>
            <w:lang w:val="vi-VN"/>
          </w:rPr>
          <w:t>Academic Excellence</w:t>
        </w:r>
      </w:ins>
    </w:p>
    <w:p w14:paraId="7A4C8EA4" w14:textId="77777777" w:rsidR="005F5D10" w:rsidRPr="00F86725" w:rsidRDefault="005F5D10" w:rsidP="005F5D10">
      <w:pPr>
        <w:ind w:firstLine="0"/>
        <w:rPr>
          <w:ins w:id="7585" w:author="An Tran, ACA (BUV)" w:date="2024-09-12T11:03:00Z" w16du:dateUtc="2024-09-12T04:03:00Z"/>
          <w:rFonts w:ascii="iCiel Avenir LT Std 35 Light" w:hAnsi="iCiel Avenir LT Std 35 Light" w:cs="Arial"/>
          <w:sz w:val="22"/>
          <w:szCs w:val="22"/>
          <w:lang w:val="vi-VN"/>
        </w:rPr>
      </w:pPr>
      <w:ins w:id="7586" w:author="An Tran, ACA (BUV)" w:date="2024-09-12T11:03:00Z" w16du:dateUtc="2024-09-12T04:03:00Z">
        <w:r w:rsidRPr="00B437C5">
          <w:rPr>
            <w:rFonts w:ascii="iCiel Avenir LT Std 35 Light" w:hAnsi="iCiel Avenir LT Std 35 Light" w:cs="Arial"/>
            <w:sz w:val="22"/>
            <w:szCs w:val="22"/>
            <w:lang w:val="vi-VN"/>
          </w:rPr>
          <w:t xml:space="preserve">In order to complete the PSG Programme and graduate, </w:t>
        </w:r>
        <w:r w:rsidRPr="00F86725">
          <w:rPr>
            <w:rFonts w:ascii="iCiel Avenir LT Std 35 Light" w:hAnsi="iCiel Avenir LT Std 35 Light" w:cs="Arial"/>
            <w:sz w:val="22"/>
            <w:szCs w:val="22"/>
            <w:lang w:val="vi-VN"/>
          </w:rPr>
          <w:t>students</w:t>
        </w:r>
        <w:r w:rsidRPr="00B437C5">
          <w:rPr>
            <w:rFonts w:ascii="iCiel Avenir LT Std 35 Light" w:hAnsi="iCiel Avenir LT Std 35 Light" w:cs="Arial"/>
            <w:sz w:val="22"/>
            <w:szCs w:val="22"/>
            <w:lang w:val="vi-VN"/>
          </w:rPr>
          <w:t xml:space="preserve"> will need to meet the following compulsory requirements</w:t>
        </w:r>
        <w:r w:rsidRPr="00F86725">
          <w:rPr>
            <w:rFonts w:ascii="iCiel Avenir LT Std 35 Light" w:hAnsi="iCiel Avenir LT Std 35 Light" w:cs="Arial"/>
            <w:sz w:val="22"/>
            <w:szCs w:val="22"/>
            <w:lang w:val="vi-VN"/>
          </w:rPr>
          <w:t>:</w:t>
        </w:r>
      </w:ins>
    </w:p>
    <w:p w14:paraId="66091A1E" w14:textId="77777777" w:rsidR="005F5D10" w:rsidRPr="00B437C5" w:rsidRDefault="005F5D10" w:rsidP="005F5D10">
      <w:pPr>
        <w:pStyle w:val="ListParagraph"/>
        <w:numPr>
          <w:ilvl w:val="0"/>
          <w:numId w:val="27"/>
        </w:numPr>
        <w:contextualSpacing w:val="0"/>
        <w:rPr>
          <w:ins w:id="7587" w:author="An Tran, ACA (BUV)" w:date="2024-09-12T11:03:00Z" w16du:dateUtc="2024-09-12T04:03:00Z"/>
          <w:rFonts w:ascii="iCiel Avenir LT Std 35 Light" w:hAnsi="iCiel Avenir LT Std 35 Light" w:cs="Arial"/>
          <w:sz w:val="22"/>
          <w:szCs w:val="22"/>
          <w:lang w:val="vi-VN"/>
        </w:rPr>
      </w:pPr>
      <w:ins w:id="7588" w:author="An Tran, ACA (BUV)" w:date="2024-09-12T11:03:00Z" w16du:dateUtc="2024-09-12T04:03:00Z">
        <w:r w:rsidRPr="00B437C5">
          <w:rPr>
            <w:rFonts w:ascii="iCiel Avenir LT Std 35 Light" w:hAnsi="iCiel Avenir LT Std 35 Light" w:cs="Arial"/>
            <w:sz w:val="22"/>
            <w:szCs w:val="22"/>
            <w:lang w:val="vi-VN"/>
          </w:rPr>
          <w:t xml:space="preserve">Achieve at least 500 PSG points upon graduation  </w:t>
        </w:r>
      </w:ins>
    </w:p>
    <w:p w14:paraId="063BEA83" w14:textId="77777777" w:rsidR="005F5D10" w:rsidRPr="00B437C5" w:rsidRDefault="005F5D10" w:rsidP="005F5D10">
      <w:pPr>
        <w:pStyle w:val="ListParagraph"/>
        <w:numPr>
          <w:ilvl w:val="0"/>
          <w:numId w:val="27"/>
        </w:numPr>
        <w:contextualSpacing w:val="0"/>
        <w:rPr>
          <w:ins w:id="7589" w:author="An Tran, ACA (BUV)" w:date="2024-09-12T11:03:00Z" w16du:dateUtc="2024-09-12T04:03:00Z"/>
          <w:rFonts w:ascii="iCiel Avenir LT Std 35 Light" w:hAnsi="iCiel Avenir LT Std 35 Light" w:cs="Arial"/>
          <w:sz w:val="22"/>
          <w:szCs w:val="22"/>
          <w:lang w:val="vi-VN"/>
        </w:rPr>
      </w:pPr>
      <w:ins w:id="7590" w:author="An Tran, ACA (BUV)" w:date="2024-09-12T11:03:00Z" w16du:dateUtc="2024-09-12T04:03:00Z">
        <w:r w:rsidRPr="00B437C5">
          <w:rPr>
            <w:rFonts w:ascii="iCiel Avenir LT Std 35 Light" w:hAnsi="iCiel Avenir LT Std 35 Light" w:cs="Arial"/>
            <w:sz w:val="22"/>
            <w:szCs w:val="22"/>
            <w:lang w:val="vi-VN"/>
          </w:rPr>
          <w:t>Gain points in every main quadrant of the PSG programme: Work and Career Readiness; University andCommunity Engagement; Social, Cultural and Emotional Development; Academic Excellence.</w:t>
        </w:r>
      </w:ins>
    </w:p>
    <w:p w14:paraId="43A04F7F" w14:textId="77777777" w:rsidR="005F5D10" w:rsidRPr="00B437C5" w:rsidRDefault="005F5D10" w:rsidP="005F5D10">
      <w:pPr>
        <w:pStyle w:val="ListParagraph"/>
        <w:numPr>
          <w:ilvl w:val="0"/>
          <w:numId w:val="27"/>
        </w:numPr>
        <w:contextualSpacing w:val="0"/>
        <w:rPr>
          <w:ins w:id="7591" w:author="An Tran, ACA (BUV)" w:date="2024-09-12T11:03:00Z" w16du:dateUtc="2024-09-12T04:03:00Z"/>
          <w:rFonts w:ascii="iCiel Avenir LT Std 35 Light" w:hAnsi="iCiel Avenir LT Std 35 Light" w:cs="Arial"/>
          <w:sz w:val="22"/>
          <w:szCs w:val="22"/>
          <w:lang w:val="vi-VN"/>
        </w:rPr>
      </w:pPr>
      <w:ins w:id="7592" w:author="An Tran, ACA (BUV)" w:date="2024-09-12T11:03:00Z" w16du:dateUtc="2024-09-12T04:03:00Z">
        <w:r w:rsidRPr="00B437C5">
          <w:rPr>
            <w:rFonts w:ascii="iCiel Avenir LT Std 35 Light" w:hAnsi="iCiel Avenir LT Std 35 Light" w:cs="Arial"/>
            <w:sz w:val="22"/>
            <w:szCs w:val="22"/>
            <w:lang w:val="vi-VN"/>
          </w:rPr>
          <w: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t>
        </w:r>
      </w:ins>
    </w:p>
    <w:p w14:paraId="7816A5E8" w14:textId="77777777" w:rsidR="005F5D10" w:rsidRPr="00B437C5" w:rsidRDefault="005F5D10" w:rsidP="005F5D10">
      <w:pPr>
        <w:ind w:firstLine="0"/>
        <w:rPr>
          <w:ins w:id="7593" w:author="An Tran, ACA (BUV)" w:date="2024-09-12T11:03:00Z" w16du:dateUtc="2024-09-12T04:03:00Z"/>
          <w:rFonts w:ascii="iCiel Avenir LT Std 35 Light" w:hAnsi="iCiel Avenir LT Std 35 Light" w:cs="Arial"/>
          <w:sz w:val="22"/>
          <w:szCs w:val="22"/>
          <w:lang w:val="vi-VN"/>
        </w:rPr>
      </w:pPr>
      <w:ins w:id="7594" w:author="An Tran, ACA (BUV)" w:date="2024-09-12T11:03:00Z" w16du:dateUtc="2024-09-12T04:03:00Z">
        <w:r w:rsidRPr="00B437C5">
          <w:rPr>
            <w:rFonts w:ascii="iCiel Avenir LT Std 35 Light" w:hAnsi="iCiel Avenir LT Std 35 Light" w:cs="Arial"/>
            <w:sz w:val="22"/>
            <w:szCs w:val="22"/>
            <w:lang w:val="vi-VN"/>
          </w:rPr>
          <w:t>You can find more information about th</w:t>
        </w:r>
        <w:r w:rsidRPr="00F86725">
          <w:rPr>
            <w:rFonts w:ascii="iCiel Avenir LT Std 35 Light" w:hAnsi="iCiel Avenir LT Std 35 Light" w:cs="Arial"/>
            <w:sz w:val="22"/>
            <w:szCs w:val="22"/>
            <w:lang w:val="vi-VN"/>
          </w:rPr>
          <w:t>ese</w:t>
        </w:r>
        <w:r w:rsidRPr="00B437C5">
          <w:rPr>
            <w:rFonts w:ascii="iCiel Avenir LT Std 35 Light" w:hAnsi="iCiel Avenir LT Std 35 Light" w:cs="Arial"/>
            <w:sz w:val="22"/>
            <w:szCs w:val="22"/>
            <w:lang w:val="vi-VN"/>
          </w:rPr>
          <w:t xml:space="preserve"> requirement</w:t>
        </w:r>
        <w:r w:rsidRPr="00F86725">
          <w:rPr>
            <w:rFonts w:ascii="iCiel Avenir LT Std 35 Light" w:hAnsi="iCiel Avenir LT Std 35 Light" w:cs="Arial"/>
            <w:sz w:val="22"/>
            <w:szCs w:val="22"/>
            <w:lang w:val="vi-VN"/>
          </w:rPr>
          <w:t>s</w:t>
        </w:r>
        <w:r w:rsidRPr="00B437C5">
          <w:rPr>
            <w:rFonts w:ascii="iCiel Avenir LT Std 35 Light" w:hAnsi="iCiel Avenir LT Std 35 Light" w:cs="Arial"/>
            <w:sz w:val="22"/>
            <w:szCs w:val="22"/>
            <w:lang w:val="vi-VN"/>
          </w:rPr>
          <w:t xml:space="preserve"> in </w:t>
        </w:r>
        <w:r w:rsidRPr="00F86725">
          <w:rPr>
            <w:rFonts w:ascii="iCiel Avenir LT Std 35 Light" w:hAnsi="iCiel Avenir LT Std 35 Light" w:cs="Arial"/>
            <w:sz w:val="22"/>
            <w:szCs w:val="22"/>
            <w:lang w:val="vi-VN"/>
          </w:rPr>
          <w:t>the PSG Programme Handbook on Canvas.</w:t>
        </w:r>
      </w:ins>
    </w:p>
    <w:p w14:paraId="17E7AF44" w14:textId="77777777" w:rsidR="005F5D10" w:rsidRPr="00B437C5" w:rsidRDefault="005F5D10" w:rsidP="005F5D10">
      <w:pPr>
        <w:ind w:firstLine="0"/>
        <w:rPr>
          <w:ins w:id="7595" w:author="An Tran, ACA (BUV)" w:date="2024-09-12T11:03:00Z" w16du:dateUtc="2024-09-12T04:03:00Z"/>
          <w:rFonts w:ascii="iCiel Avenir LT Std 35 Light" w:hAnsi="iCiel Avenir LT Std 35 Light" w:cs="Arial"/>
          <w:sz w:val="22"/>
          <w:szCs w:val="22"/>
          <w:lang w:val="vi-VN"/>
        </w:rPr>
      </w:pPr>
      <w:ins w:id="7596" w:author="An Tran, ACA (BUV)" w:date="2024-09-12T11:03:00Z" w16du:dateUtc="2024-09-12T04:03:00Z">
        <w:r w:rsidRPr="00B437C5">
          <w:rPr>
            <w:rFonts w:ascii="iCiel Avenir LT Std 35 Light" w:hAnsi="iCiel Avenir LT Std 35 Light" w:cs="Arial"/>
            <w:sz w:val="22"/>
            <w:szCs w:val="22"/>
            <w:lang w:val="vi-VN"/>
          </w:rPr>
          <w:t>Students who meet and exceed the completion requirements of the PSG Programme will be awarded corresponding rankings</w:t>
        </w:r>
        <w:r>
          <w:rPr>
            <w:rFonts w:ascii="iCiel Avenir LT Std 35 Light" w:hAnsi="iCiel Avenir LT Std 35 Light" w:cs="Arial"/>
            <w:sz w:val="22"/>
            <w:szCs w:val="22"/>
          </w:rPr>
          <w:t>:</w:t>
        </w:r>
      </w:ins>
    </w:p>
    <w:p w14:paraId="2E3B9274" w14:textId="77777777" w:rsidR="005F5D10" w:rsidRPr="00B437C5" w:rsidRDefault="005F5D10" w:rsidP="005F5D10">
      <w:pPr>
        <w:pStyle w:val="ListParagraph"/>
        <w:numPr>
          <w:ilvl w:val="0"/>
          <w:numId w:val="28"/>
        </w:numPr>
        <w:contextualSpacing w:val="0"/>
        <w:rPr>
          <w:ins w:id="7597" w:author="An Tran, ACA (BUV)" w:date="2024-09-12T11:03:00Z" w16du:dateUtc="2024-09-12T04:03:00Z"/>
          <w:rFonts w:ascii="iCiel Avenir LT Std 35 Light" w:hAnsi="iCiel Avenir LT Std 35 Light" w:cs="Arial"/>
          <w:sz w:val="22"/>
          <w:szCs w:val="22"/>
          <w:lang w:val="vi-VN"/>
        </w:rPr>
      </w:pPr>
      <w:ins w:id="7598" w:author="An Tran, ACA (BUV)" w:date="2024-09-12T11:03:00Z" w16du:dateUtc="2024-09-12T04:03:00Z">
        <w:r w:rsidRPr="00B437C5">
          <w:rPr>
            <w:rFonts w:ascii="iCiel Avenir LT Std 35 Light" w:hAnsi="iCiel Avenir LT Std 35 Light" w:cs="Arial"/>
            <w:sz w:val="22"/>
            <w:szCs w:val="22"/>
            <w:lang w:val="vi-VN"/>
          </w:rPr>
          <w:t>Bronze level: 500 points</w:t>
        </w:r>
      </w:ins>
    </w:p>
    <w:p w14:paraId="3E6E424F" w14:textId="77777777" w:rsidR="005F5D10" w:rsidRPr="00B437C5" w:rsidRDefault="005F5D10" w:rsidP="005F5D10">
      <w:pPr>
        <w:pStyle w:val="ListParagraph"/>
        <w:numPr>
          <w:ilvl w:val="0"/>
          <w:numId w:val="28"/>
        </w:numPr>
        <w:contextualSpacing w:val="0"/>
        <w:rPr>
          <w:ins w:id="7599" w:author="An Tran, ACA (BUV)" w:date="2024-09-12T11:03:00Z" w16du:dateUtc="2024-09-12T04:03:00Z"/>
          <w:rFonts w:ascii="iCiel Avenir LT Std 35 Light" w:hAnsi="iCiel Avenir LT Std 35 Light" w:cs="Arial"/>
          <w:sz w:val="22"/>
          <w:szCs w:val="22"/>
          <w:lang w:val="vi-VN"/>
        </w:rPr>
      </w:pPr>
      <w:ins w:id="7600" w:author="An Tran, ACA (BUV)" w:date="2024-09-12T11:03:00Z" w16du:dateUtc="2024-09-12T04:03:00Z">
        <w:r w:rsidRPr="00B437C5">
          <w:rPr>
            <w:rFonts w:ascii="iCiel Avenir LT Std 35 Light" w:hAnsi="iCiel Avenir LT Std 35 Light" w:cs="Arial"/>
            <w:sz w:val="22"/>
            <w:szCs w:val="22"/>
            <w:lang w:val="vi-VN"/>
          </w:rPr>
          <w:t>Silver level: 700 points</w:t>
        </w:r>
      </w:ins>
    </w:p>
    <w:p w14:paraId="26F2A632" w14:textId="77777777" w:rsidR="005F5D10" w:rsidRPr="00B437C5" w:rsidRDefault="005F5D10" w:rsidP="005F5D10">
      <w:pPr>
        <w:pStyle w:val="ListParagraph"/>
        <w:numPr>
          <w:ilvl w:val="0"/>
          <w:numId w:val="28"/>
        </w:numPr>
        <w:contextualSpacing w:val="0"/>
        <w:rPr>
          <w:ins w:id="7601" w:author="An Tran, ACA (BUV)" w:date="2024-09-12T11:03:00Z" w16du:dateUtc="2024-09-12T04:03:00Z"/>
          <w:rFonts w:ascii="iCiel Avenir LT Std 35 Light" w:hAnsi="iCiel Avenir LT Std 35 Light" w:cs="Arial"/>
          <w:sz w:val="22"/>
          <w:szCs w:val="22"/>
          <w:lang w:val="vi-VN"/>
        </w:rPr>
      </w:pPr>
      <w:ins w:id="7602" w:author="An Tran, ACA (BUV)" w:date="2024-09-12T11:03:00Z" w16du:dateUtc="2024-09-12T04:03:00Z">
        <w:r w:rsidRPr="00B437C5">
          <w:rPr>
            <w:rFonts w:ascii="iCiel Avenir LT Std 35 Light" w:hAnsi="iCiel Avenir LT Std 35 Light" w:cs="Arial"/>
            <w:sz w:val="22"/>
            <w:szCs w:val="22"/>
            <w:lang w:val="vi-VN"/>
          </w:rPr>
          <w:t>Gold level: 900 points</w:t>
        </w:r>
      </w:ins>
    </w:p>
    <w:p w14:paraId="45DE894E" w14:textId="77777777" w:rsidR="005F5D10" w:rsidRPr="00B437C5" w:rsidRDefault="005F5D10" w:rsidP="005F5D10">
      <w:pPr>
        <w:pStyle w:val="ListParagraph"/>
        <w:numPr>
          <w:ilvl w:val="0"/>
          <w:numId w:val="28"/>
        </w:numPr>
        <w:contextualSpacing w:val="0"/>
        <w:rPr>
          <w:ins w:id="7603" w:author="An Tran, ACA (BUV)" w:date="2024-09-12T11:03:00Z" w16du:dateUtc="2024-09-12T04:03:00Z"/>
          <w:rFonts w:ascii="iCiel Avenir LT Std 35 Light" w:hAnsi="iCiel Avenir LT Std 35 Light" w:cs="Arial"/>
          <w:sz w:val="22"/>
          <w:szCs w:val="22"/>
          <w:lang w:val="vi-VN"/>
        </w:rPr>
      </w:pPr>
      <w:ins w:id="7604" w:author="An Tran, ACA (BUV)" w:date="2024-09-12T11:03:00Z" w16du:dateUtc="2024-09-12T04:03:00Z">
        <w:r w:rsidRPr="00B437C5">
          <w:rPr>
            <w:rFonts w:ascii="iCiel Avenir LT Std 35 Light" w:hAnsi="iCiel Avenir LT Std 35 Light" w:cs="Arial"/>
            <w:sz w:val="22"/>
            <w:szCs w:val="22"/>
            <w:lang w:val="vi-VN"/>
          </w:rPr>
          <w:t>Platinum level: 1200 points</w:t>
        </w:r>
      </w:ins>
    </w:p>
    <w:p w14:paraId="05465792" w14:textId="77777777" w:rsidR="005F5D10" w:rsidRPr="00F86725" w:rsidRDefault="005F5D10" w:rsidP="005F5D10">
      <w:pPr>
        <w:ind w:firstLine="0"/>
        <w:rPr>
          <w:ins w:id="7605" w:author="An Tran, ACA (BUV)" w:date="2024-09-12T11:03:00Z" w16du:dateUtc="2024-09-12T04:03:00Z"/>
          <w:rFonts w:ascii="iCiel Avenir LT Std 35 Light" w:hAnsi="iCiel Avenir LT Std 35 Light" w:cs="Arial"/>
          <w:i/>
          <w:iCs/>
          <w:sz w:val="22"/>
          <w:szCs w:val="22"/>
          <w:lang w:val="vi-VN"/>
        </w:rPr>
      </w:pPr>
      <w:ins w:id="7606" w:author="An Tran, ACA (BUV)" w:date="2024-09-12T11:03:00Z" w16du:dateUtc="2024-09-12T04:03:00Z">
        <w:r w:rsidRPr="00D24D58">
          <w:rPr>
            <w:rFonts w:ascii="iCiel Avenir LT Std 35 Light" w:hAnsi="iCiel Avenir LT Std 35 Light" w:cs="Arial"/>
            <w:i/>
            <w:iCs/>
            <w:sz w:val="22"/>
            <w:szCs w:val="22"/>
            <w:lang w:val="vi-VN"/>
          </w:rPr>
          <w:t>Chương trình Phát triển năng lực Cá nhân và Kỹ năng Xã hội (PSG)</w:t>
        </w:r>
        <w:r w:rsidRPr="00D24D58">
          <w:rPr>
            <w:rFonts w:ascii="iCiel Avenir LT Std 35 Light" w:hAnsi="iCiel Avenir LT Std 35 Light" w:cs="Arial"/>
            <w:i/>
            <w:iCs/>
            <w:sz w:val="22"/>
            <w:szCs w:val="22"/>
          </w:rPr>
          <w:t xml:space="preserve"> là một sáng kiến độc đáo được thiết kế dành riêng cho sinh viên đại học tại Đại học Anh Quốc Việt Nam (BUV), nhằm thúc đẩy sự phát triển toàn diện trong nhiều lĩnh vực và giúp sinh viên đạt được những phẩm chất quan trọng của sinh viên tốt nghiệp từ BUV</w:t>
        </w:r>
        <w:r w:rsidRPr="00F86725">
          <w:rPr>
            <w:rFonts w:ascii="iCiel Avenir LT Std 35 Light" w:hAnsi="iCiel Avenir LT Std 35 Light" w:cs="Arial"/>
            <w:i/>
            <w:iCs/>
            <w:sz w:val="22"/>
            <w:szCs w:val="22"/>
            <w:lang w:val="vi-VN"/>
          </w:rPr>
          <w:t>.</w:t>
        </w:r>
      </w:ins>
    </w:p>
    <w:p w14:paraId="769A3488" w14:textId="77777777" w:rsidR="005F5D10" w:rsidRPr="00F86725" w:rsidRDefault="005F5D10" w:rsidP="005F5D10">
      <w:pPr>
        <w:ind w:firstLine="0"/>
        <w:rPr>
          <w:ins w:id="7607" w:author="An Tran, ACA (BUV)" w:date="2024-09-12T11:03:00Z" w16du:dateUtc="2024-09-12T04:03:00Z"/>
          <w:rFonts w:ascii="iCiel Avenir LT Std 35 Light" w:hAnsi="iCiel Avenir LT Std 35 Light" w:cs="Arial"/>
          <w:i/>
          <w:iCs/>
          <w:sz w:val="22"/>
          <w:szCs w:val="22"/>
          <w:lang w:val="vi-VN"/>
        </w:rPr>
      </w:pPr>
      <w:ins w:id="7608" w:author="An Tran, ACA (BUV)" w:date="2024-09-12T11:03:00Z" w16du:dateUtc="2024-09-12T04:03:00Z">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u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ti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u ch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 xml:space="preserve"> ho</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s</w:t>
        </w:r>
        <w:r w:rsidRPr="00F86725">
          <w:rPr>
            <w:rFonts w:ascii="iCiel Avenir LT Std 35 Light" w:hAnsi="iCiel Avenir LT Std 35 Light" w:cs="Calibri"/>
            <w:i/>
            <w:iCs/>
            <w:sz w:val="22"/>
            <w:szCs w:val="22"/>
            <w:lang w:val="vi-VN"/>
          </w:rPr>
          <w:t>ẽ</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 xml:space="preserve"> trong tay m</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t b</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qu</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 xml:space="preserve"> x</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p lo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khen th</w:t>
        </w:r>
        <w:r w:rsidRPr="00F86725">
          <w:rPr>
            <w:rFonts w:ascii="iCiel Avenir LT Std 35 Light" w:hAnsi="iCiel Avenir LT Std 35 Light" w:cs="Calibri"/>
            <w:i/>
            <w:iCs/>
            <w:sz w:val="22"/>
            <w:szCs w:val="22"/>
            <w:lang w:val="vi-VN"/>
          </w:rPr>
          <w:t>ưở</w:t>
        </w:r>
        <w:r w:rsidRPr="00F86725">
          <w:rPr>
            <w:rFonts w:ascii="iCiel Avenir LT Std 35 Light" w:hAnsi="iCiel Avenir LT Std 35 Light" w:cs="Arial"/>
            <w:i/>
            <w:iCs/>
            <w:sz w:val="22"/>
            <w:szCs w:val="22"/>
            <w:lang w:val="vi-VN"/>
          </w:rPr>
          <w:t>ng, danh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tham gia k</w:t>
        </w:r>
        <w:r w:rsidRPr="00F86725">
          <w:rPr>
            <w:rFonts w:ascii="iCiel Avenir LT Std 35 Light" w:hAnsi="iCiel Avenir LT Std 35 Light" w:cs="Avenir LT Std 35 Light"/>
            <w:i/>
            <w:iCs/>
            <w:sz w:val="22"/>
            <w:szCs w:val="22"/>
            <w:lang w:val="vi-VN"/>
          </w:rPr>
          <w:t>è</w:t>
        </w:r>
        <w:r w:rsidRPr="00F86725">
          <w:rPr>
            <w:rFonts w:ascii="iCiel Avenir LT Std 35 Light" w:hAnsi="iCiel Avenir LT Std 35 Light" w:cs="Arial"/>
            <w:i/>
            <w:iCs/>
            <w:sz w:val="22"/>
            <w:szCs w:val="22"/>
            <w:lang w:val="vi-VN"/>
          </w:rPr>
          <w:t xml:space="preserve">m theo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t</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Calibri"/>
            <w:i/>
            <w:iCs/>
            <w:sz w:val="22"/>
            <w:szCs w:val="22"/>
            <w:lang w:val="vi-VN"/>
          </w:rPr>
          <w:t>ũ</w:t>
        </w:r>
        <w:r w:rsidRPr="00F86725">
          <w:rPr>
            <w:rFonts w:ascii="iCiel Avenir LT Std 35 Light" w:hAnsi="iCiel Avenir LT Std 35 Light" w:cs="Arial"/>
            <w:i/>
            <w:iCs/>
            <w:sz w:val="22"/>
            <w:szCs w:val="22"/>
            <w:lang w:val="vi-VN"/>
          </w:rPr>
          <w:t>y trong su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Tr</w:t>
        </w:r>
        <w:r w:rsidRPr="00F86725">
          <w:rPr>
            <w:rFonts w:ascii="iCiel Avenir LT Std 35 Light" w:hAnsi="iCiel Avenir LT Std 35 Light" w:cs="Calibri"/>
            <w:i/>
            <w:iCs/>
            <w:sz w:val="22"/>
            <w:szCs w:val="22"/>
            <w:lang w:val="vi-VN"/>
          </w:rPr>
          <w:t>ườ</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Anh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t Nam (BUV). B</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y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o n</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l</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i th</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nh tranh v</w:t>
        </w:r>
        <w:r w:rsidRPr="00F86725">
          <w:rPr>
            <w:rFonts w:ascii="iCiel Avenir LT Std 35 Light" w:hAnsi="iCiel Avenir LT Std 35 Light" w:cs="Calibri"/>
            <w:i/>
            <w:iCs/>
            <w:sz w:val="22"/>
            <w:szCs w:val="22"/>
            <w:lang w:val="vi-VN"/>
          </w:rPr>
          <w:t>ượ</w:t>
        </w:r>
        <w:r w:rsidRPr="00F86725">
          <w:rPr>
            <w:rFonts w:ascii="iCiel Avenir LT Std 35 Light" w:hAnsi="iCiel Avenir LT Std 35 Light" w:cs="Arial"/>
            <w:i/>
            <w:iCs/>
            <w:sz w:val="22"/>
            <w:szCs w:val="22"/>
            <w:lang w:val="vi-VN"/>
          </w:rPr>
          <w:t>t tr</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i </w:t>
        </w: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BUV t</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tin chinh ph</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i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a d</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sau khi ra tr</w:t>
        </w:r>
        <w:r w:rsidRPr="00F86725">
          <w:rPr>
            <w:rFonts w:ascii="iCiel Avenir LT Std 35 Light" w:hAnsi="iCiel Avenir LT Std 35 Light" w:cs="Calibri"/>
            <w:i/>
            <w:iCs/>
            <w:sz w:val="22"/>
            <w:szCs w:val="22"/>
            <w:lang w:val="vi-VN"/>
          </w:rPr>
          <w:t>ườ</w:t>
        </w:r>
        <w:r w:rsidRPr="00F86725">
          <w:rPr>
            <w:rFonts w:ascii="iCiel Avenir LT Std 35 Light" w:hAnsi="iCiel Avenir LT Std 35 Light" w:cs="Arial"/>
            <w:i/>
            <w:iCs/>
            <w:sz w:val="22"/>
            <w:szCs w:val="22"/>
            <w:lang w:val="vi-VN"/>
          </w:rPr>
          <w:t>ng.</w:t>
        </w:r>
      </w:ins>
    </w:p>
    <w:p w14:paraId="14DE43F7" w14:textId="77777777" w:rsidR="005F5D10" w:rsidRPr="00F86725" w:rsidRDefault="005F5D10" w:rsidP="005F5D10">
      <w:pPr>
        <w:ind w:firstLine="0"/>
        <w:rPr>
          <w:ins w:id="7609" w:author="An Tran, ACA (BUV)" w:date="2024-09-12T11:03:00Z" w16du:dateUtc="2024-09-12T04:03:00Z"/>
          <w:rFonts w:ascii="iCiel Avenir LT Std 35 Light" w:hAnsi="iCiel Avenir LT Std 35 Light" w:cs="Arial"/>
          <w:i/>
          <w:iCs/>
          <w:sz w:val="22"/>
          <w:szCs w:val="22"/>
          <w:lang w:val="vi-VN"/>
        </w:rPr>
      </w:pPr>
      <w:ins w:id="7610" w:author="An Tran, ACA (BUV)" w:date="2024-09-12T11:03:00Z" w16du:dateUtc="2024-09-12T04:03:00Z">
        <w:r w:rsidRPr="00F86725">
          <w:rPr>
            <w:rFonts w:ascii="iCiel Avenir LT Std 35 Light" w:hAnsi="iCiel Avenir LT Std 35 Light" w:cs="Arial"/>
            <w:i/>
            <w:iCs/>
            <w:sz w:val="22"/>
            <w:szCs w:val="22"/>
            <w:lang w:val="vi-VN"/>
          </w:rPr>
          <w:t>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m</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 xml:space="preserve"> ra cho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ơ</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tham gia kh</w:t>
        </w:r>
        <w:r w:rsidRPr="00F86725">
          <w:rPr>
            <w:rFonts w:ascii="iCiel Avenir LT Std 35 Light" w:hAnsi="iCiel Avenir LT Std 35 Light" w:cs="Avenir LT Std 35 Light"/>
            <w:i/>
            <w:iCs/>
            <w:sz w:val="22"/>
            <w:szCs w:val="22"/>
            <w:lang w:val="vi-VN"/>
          </w:rPr>
          <w:t>ô</w:t>
        </w:r>
        <w:r w:rsidRPr="00F86725">
          <w:rPr>
            <w:rFonts w:ascii="iCiel Avenir LT Std 35 Light" w:hAnsi="iCiel Avenir LT Std 35 Light" w:cs="Arial"/>
            <w:i/>
            <w:iCs/>
            <w:sz w:val="22"/>
            <w:szCs w:val="22"/>
            <w:lang w:val="vi-VN"/>
          </w:rPr>
          <w:t>ng gi</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Avenir LT Std 35 Light"/>
            <w:i/>
            <w:iCs/>
            <w:sz w:val="22"/>
            <w:szCs w:val="22"/>
            <w:lang w:val="vi-VN"/>
          </w:rPr>
          <w:t>ý</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a d</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ch</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đề</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hình th</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thi</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p </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ng nhu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u, s</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đị</w:t>
        </w:r>
        <w:r w:rsidRPr="00F86725">
          <w:rPr>
            <w:rFonts w:ascii="iCiel Avenir LT Std 35 Light" w:hAnsi="iCiel Avenir LT Std 35 Light" w:cs="Arial"/>
            <w:i/>
            <w:iCs/>
            <w:sz w:val="22"/>
            <w:szCs w:val="22"/>
            <w:lang w:val="vi-VN"/>
          </w:rPr>
          <w:t>nh h</w:t>
        </w:r>
        <w:r w:rsidRPr="00F86725">
          <w:rPr>
            <w:rFonts w:ascii="iCiel Avenir LT Std 35 Light" w:hAnsi="iCiel Avenir LT Std 35 Light" w:cs="Calibri"/>
            <w:i/>
            <w:iCs/>
            <w:sz w:val="22"/>
            <w:szCs w:val="22"/>
            <w:lang w:val="vi-VN"/>
          </w:rPr>
          <w:t>ướ</w:t>
        </w:r>
        <w:r w:rsidRPr="00F86725">
          <w:rPr>
            <w:rFonts w:ascii="iCiel Avenir LT Std 35 Light" w:hAnsi="iCiel Avenir LT Std 35 Light" w:cs="Arial"/>
            <w:i/>
            <w:iCs/>
            <w:sz w:val="22"/>
            <w:szCs w:val="22"/>
            <w:lang w:val="vi-VN"/>
          </w:rPr>
          <w:t>ng ph</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t tri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n kh</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nhau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m</w:t>
        </w:r>
        <w:r w:rsidRPr="00F86725">
          <w:rPr>
            <w:rFonts w:ascii="iCiel Avenir LT Std 35 Light" w:hAnsi="iCiel Avenir LT Std 35 Light" w:cs="Calibri"/>
            <w:i/>
            <w:iCs/>
            <w:sz w:val="22"/>
            <w:szCs w:val="22"/>
            <w:lang w:val="vi-VN"/>
          </w:rPr>
          <w:t>ỗ</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ng th</w:t>
        </w:r>
        <w:r w:rsidRPr="00F86725">
          <w:rPr>
            <w:rFonts w:ascii="iCiel Avenir LT Std 35 Light" w:hAnsi="iCiel Avenir LT Std 35 Light" w:cs="Calibri"/>
            <w:i/>
            <w:iCs/>
            <w:sz w:val="22"/>
            <w:szCs w:val="22"/>
            <w:lang w:val="vi-VN"/>
          </w:rPr>
          <w:t>ờ</w:t>
        </w:r>
        <w:r w:rsidRPr="00F86725">
          <w:rPr>
            <w:rFonts w:ascii="iCiel Avenir LT Std 35 Light" w:hAnsi="iCiel Avenir LT Std 35 Light" w:cs="Arial"/>
            <w:i/>
            <w:iCs/>
            <w:sz w:val="22"/>
            <w:szCs w:val="22"/>
            <w:lang w:val="vi-VN"/>
          </w:rPr>
          <w:t>i li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ti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u x</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y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ng ph</w:t>
        </w:r>
        <w:r w:rsidRPr="00F86725">
          <w:rPr>
            <w:rFonts w:ascii="iCiel Avenir LT Std 35 Light" w:hAnsi="iCiel Avenir LT Std 35 Light" w:cs="Calibri"/>
            <w:i/>
            <w:iCs/>
            <w:sz w:val="22"/>
            <w:szCs w:val="22"/>
            <w:lang w:val="vi-VN"/>
          </w:rPr>
          <w:t>ẩ</w:t>
        </w:r>
        <w:r w:rsidRPr="00F86725">
          <w:rPr>
            <w:rFonts w:ascii="iCiel Avenir LT Std 35 Light" w:hAnsi="iCiel Avenir LT Std 35 Light" w:cs="Arial"/>
            <w:i/>
            <w:iCs/>
            <w:sz w:val="22"/>
            <w:szCs w:val="22"/>
            <w:lang w:val="vi-VN"/>
          </w:rPr>
          <w:t>m ch</w:t>
        </w:r>
        <w:r w:rsidRPr="00F86725">
          <w:rPr>
            <w:rFonts w:ascii="iCiel Avenir LT Std 35 Light" w:hAnsi="iCiel Avenir LT Std 35 Light" w:cs="Calibri"/>
            <w:i/>
            <w:iCs/>
            <w:sz w:val="22"/>
            <w:szCs w:val="22"/>
            <w:lang w:val="vi-VN"/>
          </w:rPr>
          <w:t>ấ</w:t>
        </w:r>
        <w:r w:rsidRPr="00F86725">
          <w:rPr>
            <w:rFonts w:ascii="iCiel Avenir LT Std 35 Light" w:hAnsi="iCiel Avenir LT Std 35 Light" w:cs="Arial"/>
            <w:i/>
            <w:iCs/>
            <w:sz w:val="22"/>
            <w:szCs w:val="22"/>
            <w:lang w:val="vi-VN"/>
          </w:rPr>
          <w:t>t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xml:space="preserve">a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i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Anh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t Nam (BUV)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nhu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u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trong b</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 xml:space="preserve">nh thay </w:t>
        </w:r>
        <w:r w:rsidRPr="00F86725">
          <w:rPr>
            <w:rFonts w:ascii="iCiel Avenir LT Std 35 Light" w:hAnsi="iCiel Avenir LT Std 35 Light" w:cs="Calibri"/>
            <w:i/>
            <w:iCs/>
            <w:sz w:val="22"/>
            <w:szCs w:val="22"/>
            <w:lang w:val="vi-VN"/>
          </w:rPr>
          <w:t>đổ</w:t>
        </w:r>
        <w:r w:rsidRPr="00F86725">
          <w:rPr>
            <w:rFonts w:ascii="iCiel Avenir LT Std 35 Light" w:hAnsi="iCiel Avenir LT Std 35 Light" w:cs="Arial"/>
            <w:i/>
            <w:iCs/>
            <w:sz w:val="22"/>
            <w:szCs w:val="22"/>
            <w:lang w:val="vi-VN"/>
          </w:rPr>
          <w:t>i li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 xml:space="preserve">c. </w:t>
        </w:r>
      </w:ins>
    </w:p>
    <w:p w14:paraId="2DE20644" w14:textId="77777777" w:rsidR="005F5D10" w:rsidRPr="00F86725" w:rsidRDefault="005F5D10" w:rsidP="005F5D10">
      <w:pPr>
        <w:ind w:firstLine="0"/>
        <w:rPr>
          <w:ins w:id="7611" w:author="An Tran, ACA (BUV)" w:date="2024-09-12T11:03:00Z" w16du:dateUtc="2024-09-12T04:03:00Z"/>
          <w:rFonts w:ascii="iCiel Avenir LT Std 35 Light" w:hAnsi="iCiel Avenir LT Std 35 Light" w:cs="Arial"/>
          <w:i/>
          <w:iCs/>
          <w:sz w:val="22"/>
          <w:szCs w:val="22"/>
          <w:lang w:val="vi-VN"/>
        </w:rPr>
      </w:pPr>
      <w:ins w:id="7612" w:author="An Tran, ACA (BUV)" w:date="2024-09-12T11:03:00Z" w16du:dateUtc="2024-09-12T04:03:00Z">
        <w:r w:rsidRPr="00F86725">
          <w:rPr>
            <w:rFonts w:ascii="iCiel Avenir LT Std 35 Light" w:hAnsi="iCiel Avenir LT Std 35 Light" w:cs="Arial"/>
            <w:i/>
            <w:iCs/>
            <w:sz w:val="22"/>
            <w:szCs w:val="22"/>
            <w:lang w:val="vi-VN"/>
          </w:rPr>
          <w:t>Hàng tr</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m danh m</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c ho</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độ</w:t>
        </w:r>
        <w:r w:rsidRPr="00F86725">
          <w:rPr>
            <w:rFonts w:ascii="iCiel Avenir LT Std 35 Light" w:hAnsi="iCiel Avenir LT Std 35 Light" w:cs="Arial"/>
            <w:i/>
            <w:iCs/>
            <w:sz w:val="22"/>
            <w:szCs w:val="22"/>
            <w:lang w:val="vi-VN"/>
          </w:rPr>
          <w:t>ng n</w:t>
        </w:r>
        <w:r w:rsidRPr="00F86725">
          <w:rPr>
            <w:rFonts w:ascii="iCiel Avenir LT Std 35 Light" w:hAnsi="iCiel Avenir LT Std 35 Light" w:cs="Calibri"/>
            <w:i/>
            <w:iCs/>
            <w:sz w:val="22"/>
            <w:szCs w:val="22"/>
            <w:lang w:val="vi-VN"/>
          </w:rPr>
          <w:t>ằ</w:t>
        </w:r>
        <w:r w:rsidRPr="00F86725">
          <w:rPr>
            <w:rFonts w:ascii="iCiel Avenir LT Std 35 Light" w:hAnsi="iCiel Avenir LT Std 35 Light" w:cs="Arial"/>
            <w:i/>
            <w:iCs/>
            <w:sz w:val="22"/>
            <w:szCs w:val="22"/>
            <w:lang w:val="vi-VN"/>
          </w:rPr>
          <w:t>m trong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 xml:space="preserve">nh PSG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chia l</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m 04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l</w:t>
        </w:r>
        <w:r w:rsidRPr="00F86725">
          <w:rPr>
            <w:rFonts w:ascii="iCiel Avenir LT Std 35 Light" w:hAnsi="iCiel Avenir LT Std 35 Light" w:cs="Avenir LT Std 35 Light"/>
            <w:i/>
            <w:iCs/>
            <w:sz w:val="22"/>
            <w:szCs w:val="22"/>
            <w:lang w:val="vi-VN"/>
          </w:rPr>
          <w:t>õ</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16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b</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l</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ng h</w:t>
        </w:r>
        <w:r w:rsidRPr="00F86725">
          <w:rPr>
            <w:rFonts w:ascii="iCiel Avenir LT Std 35 Light" w:hAnsi="iCiel Avenir LT Std 35 Light" w:cs="Avenir LT Std 35 Light"/>
            <w:i/>
            <w:iCs/>
            <w:sz w:val="22"/>
            <w:szCs w:val="22"/>
            <w:lang w:val="vi-VN"/>
          </w:rPr>
          <w:t>ò</w:t>
        </w:r>
        <w:r w:rsidRPr="00F86725">
          <w:rPr>
            <w:rFonts w:ascii="iCiel Avenir LT Std 35 Light" w:hAnsi="iCiel Avenir LT Std 35 Light" w:cs="Arial"/>
            <w:i/>
            <w:iCs/>
            <w:sz w:val="22"/>
            <w:szCs w:val="22"/>
            <w:lang w:val="vi-VN"/>
          </w:rPr>
          <w:t>a nhi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 xml:space="preserve">. </w:t>
        </w:r>
      </w:ins>
    </w:p>
    <w:p w14:paraId="531726A2" w14:textId="77777777" w:rsidR="005F5D10" w:rsidRPr="00F86725" w:rsidRDefault="005F5D10" w:rsidP="005F5D10">
      <w:pPr>
        <w:ind w:firstLine="0"/>
        <w:rPr>
          <w:ins w:id="7613" w:author="An Tran, ACA (BUV)" w:date="2024-09-12T11:03:00Z" w16du:dateUtc="2024-09-12T04:03:00Z"/>
          <w:rFonts w:ascii="iCiel Avenir LT Std 35 Light" w:hAnsi="iCiel Avenir LT Std 35 Light" w:cs="Arial"/>
          <w:i/>
          <w:iCs/>
          <w:sz w:val="22"/>
          <w:szCs w:val="22"/>
          <w:lang w:val="vi-VN"/>
        </w:rPr>
      </w:pPr>
      <w:ins w:id="7614" w:author="An Tran, ACA (BUV)" w:date="2024-09-12T11:03:00Z" w16du:dateUtc="2024-09-12T04:03:00Z">
        <w:r w:rsidRPr="00F86725">
          <w:rPr>
            <w:rFonts w:ascii="iCiel Avenir LT Std 35 Light" w:hAnsi="iCiel Avenir LT Std 35 Light" w:cs="Arial"/>
            <w:i/>
            <w:iCs/>
            <w:sz w:val="22"/>
            <w:szCs w:val="22"/>
            <w:lang w:val="vi-VN"/>
          </w:rPr>
          <w:t>Các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l</w:t>
        </w:r>
        <w:r w:rsidRPr="00F86725">
          <w:rPr>
            <w:rFonts w:ascii="iCiel Avenir LT Std 35 Light" w:hAnsi="iCiel Avenir LT Std 35 Light" w:cs="Avenir LT Std 35 Light"/>
            <w:i/>
            <w:iCs/>
            <w:sz w:val="22"/>
            <w:szCs w:val="22"/>
            <w:lang w:val="vi-VN"/>
          </w:rPr>
          <w:t>õ</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PS</w:t>
        </w:r>
        <w:r w:rsidRPr="00B437C5">
          <w:rPr>
            <w:rFonts w:ascii="iCiel Avenir LT Std 35 Light" w:hAnsi="iCiel Avenir LT Std 35 Light" w:cs="Arial"/>
            <w:i/>
            <w:iCs/>
            <w:sz w:val="22"/>
            <w:szCs w:val="22"/>
            <w:lang w:val="vi-VN"/>
          </w:rPr>
          <w:t xml:space="preserve">G </w:t>
        </w:r>
        <w:r w:rsidRPr="00F86725">
          <w:rPr>
            <w:rFonts w:ascii="iCiel Avenir LT Std 35 Light" w:hAnsi="iCiel Avenir LT Std 35 Light" w:cs="Arial"/>
            <w:i/>
            <w:iCs/>
            <w:sz w:val="22"/>
            <w:szCs w:val="22"/>
            <w:lang w:val="vi-VN"/>
          </w:rPr>
          <w:t>bao g</w:t>
        </w:r>
        <w:r w:rsidRPr="00F86725">
          <w:rPr>
            <w:rFonts w:ascii="iCiel Avenir LT Std 35 Light" w:hAnsi="iCiel Avenir LT Std 35 Light" w:cs="Calibri"/>
            <w:i/>
            <w:iCs/>
            <w:sz w:val="22"/>
            <w:szCs w:val="22"/>
            <w:lang w:val="vi-VN"/>
          </w:rPr>
          <w:t>ồ</w:t>
        </w:r>
        <w:r w:rsidRPr="00F86725">
          <w:rPr>
            <w:rFonts w:ascii="iCiel Avenir LT Std 35 Light" w:hAnsi="iCiel Avenir LT Std 35 Light" w:cs="Arial"/>
            <w:i/>
            <w:iCs/>
            <w:sz w:val="22"/>
            <w:szCs w:val="22"/>
            <w:lang w:val="vi-VN"/>
          </w:rPr>
          <w:t>m:</w:t>
        </w:r>
      </w:ins>
    </w:p>
    <w:p w14:paraId="3A31FD14" w14:textId="77777777" w:rsidR="005F5D10" w:rsidRPr="00F86725" w:rsidRDefault="005F5D10" w:rsidP="005F5D10">
      <w:pPr>
        <w:pStyle w:val="ListParagraph"/>
        <w:numPr>
          <w:ilvl w:val="0"/>
          <w:numId w:val="29"/>
        </w:numPr>
        <w:contextualSpacing w:val="0"/>
        <w:rPr>
          <w:ins w:id="7615" w:author="An Tran, ACA (BUV)" w:date="2024-09-12T11:03:00Z" w16du:dateUtc="2024-09-12T04:03:00Z"/>
          <w:rFonts w:ascii="iCiel Avenir LT Std 35 Light" w:hAnsi="iCiel Avenir LT Std 35 Light" w:cs="Arial"/>
          <w:i/>
          <w:iCs/>
          <w:sz w:val="22"/>
          <w:szCs w:val="22"/>
          <w:lang w:val="vi-VN"/>
        </w:rPr>
      </w:pPr>
      <w:ins w:id="7616" w:author="An Tran, ACA (BUV)" w:date="2024-09-12T11:03:00Z" w16du:dateUtc="2024-09-12T04:03:00Z">
        <w:r w:rsidRPr="00F86725">
          <w:rPr>
            <w:rFonts w:ascii="iCiel Avenir LT Std 35 Light" w:hAnsi="iCiel Avenir LT Std 35 Light" w:cs="Arial"/>
            <w:i/>
            <w:iCs/>
            <w:sz w:val="22"/>
            <w:szCs w:val="22"/>
            <w:lang w:val="vi-VN"/>
          </w:rPr>
          <w:t>Hành Trang Công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w:t>
        </w:r>
      </w:ins>
    </w:p>
    <w:p w14:paraId="2AC6B525" w14:textId="77777777" w:rsidR="005F5D10" w:rsidRPr="00F86725" w:rsidRDefault="005F5D10" w:rsidP="005F5D10">
      <w:pPr>
        <w:pStyle w:val="ListParagraph"/>
        <w:numPr>
          <w:ilvl w:val="0"/>
          <w:numId w:val="29"/>
        </w:numPr>
        <w:contextualSpacing w:val="0"/>
        <w:rPr>
          <w:ins w:id="7617" w:author="An Tran, ACA (BUV)" w:date="2024-09-12T11:03:00Z" w16du:dateUtc="2024-09-12T04:03:00Z"/>
          <w:rFonts w:ascii="iCiel Avenir LT Std 35 Light" w:hAnsi="iCiel Avenir LT Std 35 Light" w:cs="Arial"/>
          <w:i/>
          <w:iCs/>
          <w:sz w:val="22"/>
          <w:szCs w:val="22"/>
          <w:lang w:val="vi-VN"/>
        </w:rPr>
      </w:pPr>
      <w:ins w:id="7618" w:author="An Tran, ACA (BUV)" w:date="2024-09-12T11:03:00Z" w16du:dateUtc="2024-09-12T04:03:00Z">
        <w:r w:rsidRPr="00F86725">
          <w:rPr>
            <w:rFonts w:ascii="iCiel Avenir LT Std 35 Light" w:hAnsi="iCiel Avenir LT Std 35 Light" w:cs="Arial"/>
            <w:i/>
            <w:iCs/>
            <w:sz w:val="22"/>
            <w:szCs w:val="22"/>
            <w:lang w:val="vi-VN"/>
          </w:rPr>
          <w:t>K</w:t>
        </w:r>
        <w:r w:rsidRPr="00F86725">
          <w:rPr>
            <w:rFonts w:ascii="iCiel Avenir LT Std 35 Light" w:hAnsi="iCiel Avenir LT Std 35 Light" w:cs="Calibri"/>
            <w:i/>
            <w:iCs/>
            <w:sz w:val="22"/>
            <w:szCs w:val="22"/>
            <w:lang w:val="vi-VN"/>
          </w:rPr>
          <w:t>ỹ</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nh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o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N</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w:t>
        </w:r>
      </w:ins>
    </w:p>
    <w:p w14:paraId="24200DDB" w14:textId="77777777" w:rsidR="005F5D10" w:rsidRPr="00F86725" w:rsidRDefault="005F5D10" w:rsidP="005F5D10">
      <w:pPr>
        <w:pStyle w:val="ListParagraph"/>
        <w:numPr>
          <w:ilvl w:val="0"/>
          <w:numId w:val="29"/>
        </w:numPr>
        <w:contextualSpacing w:val="0"/>
        <w:rPr>
          <w:ins w:id="7619" w:author="An Tran, ACA (BUV)" w:date="2024-09-12T11:03:00Z" w16du:dateUtc="2024-09-12T04:03:00Z"/>
          <w:rFonts w:ascii="iCiel Avenir LT Std 35 Light" w:hAnsi="iCiel Avenir LT Std 35 Light" w:cs="Arial"/>
          <w:i/>
          <w:iCs/>
          <w:sz w:val="22"/>
          <w:szCs w:val="22"/>
          <w:lang w:val="vi-VN"/>
        </w:rPr>
      </w:pPr>
      <w:ins w:id="7620" w:author="An Tran, ACA (BUV)" w:date="2024-09-12T11:03:00Z" w16du:dateUtc="2024-09-12T04:03:00Z">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a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m X</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c</w:t>
        </w:r>
      </w:ins>
    </w:p>
    <w:p w14:paraId="7CC053FC" w14:textId="77777777" w:rsidR="005F5D10" w:rsidRPr="00F86725" w:rsidRDefault="005F5D10" w:rsidP="005F5D10">
      <w:pPr>
        <w:pStyle w:val="ListParagraph"/>
        <w:numPr>
          <w:ilvl w:val="0"/>
          <w:numId w:val="29"/>
        </w:numPr>
        <w:contextualSpacing w:val="0"/>
        <w:rPr>
          <w:ins w:id="7621" w:author="An Tran, ACA (BUV)" w:date="2024-09-12T11:03:00Z" w16du:dateUtc="2024-09-12T04:03:00Z"/>
          <w:rFonts w:ascii="iCiel Avenir LT Std 35 Light" w:hAnsi="iCiel Avenir LT Std 35 Light" w:cs="Arial"/>
          <w:i/>
          <w:iCs/>
          <w:sz w:val="22"/>
          <w:szCs w:val="22"/>
          <w:lang w:val="vi-VN"/>
        </w:rPr>
      </w:pPr>
      <w:ins w:id="7622" w:author="An Tran, ACA (BUV)" w:date="2024-09-12T11:03:00Z" w16du:dateUtc="2024-09-12T04:03:00Z">
        <w:r w:rsidRPr="00F86725">
          <w:rPr>
            <w:rFonts w:ascii="iCiel Avenir LT Std 35 Light" w:hAnsi="iCiel Avenir LT Std 35 Light" w:cs="Arial"/>
            <w:i/>
            <w:iCs/>
            <w:sz w:val="22"/>
            <w:szCs w:val="22"/>
            <w:lang w:val="vi-VN"/>
          </w:rPr>
          <w:t>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w:t>
        </w:r>
      </w:ins>
    </w:p>
    <w:p w14:paraId="7962EB0C" w14:textId="77777777" w:rsidR="005F5D10" w:rsidRPr="00F86725" w:rsidRDefault="005F5D10" w:rsidP="005F5D10">
      <w:pPr>
        <w:ind w:firstLine="0"/>
        <w:rPr>
          <w:ins w:id="7623" w:author="An Tran, ACA (BUV)" w:date="2024-09-12T11:03:00Z" w16du:dateUtc="2024-09-12T04:03:00Z"/>
          <w:rFonts w:ascii="iCiel Avenir LT Std 35 Light" w:hAnsi="iCiel Avenir LT Std 35 Light" w:cs="Arial"/>
          <w:i/>
          <w:iCs/>
          <w:sz w:val="22"/>
          <w:szCs w:val="22"/>
          <w:lang w:val="vi-VN"/>
        </w:rPr>
      </w:pPr>
      <w:ins w:id="7624" w:author="An Tran, ACA (BUV)" w:date="2024-09-12T11:03:00Z" w16du:dateUtc="2024-09-12T04:03:00Z">
        <w:r w:rsidRPr="00F86725">
          <w:rPr>
            <w:rFonts w:ascii="iCiel Avenir LT Std 35 Light" w:hAnsi="iCiel Avenir LT Std 35 Light" w:cs="Calibri"/>
            <w:i/>
            <w:iCs/>
            <w:sz w:val="22"/>
            <w:szCs w:val="22"/>
            <w:lang w:val="vi-VN"/>
          </w:rPr>
          <w:t>Để</w:t>
        </w:r>
        <w:r w:rsidRPr="00F86725">
          <w:rPr>
            <w:rFonts w:ascii="iCiel Avenir LT Std 35 Light" w:hAnsi="iCiel Avenir LT Std 35 Light" w:cs="Arial"/>
            <w:i/>
            <w:iCs/>
            <w:sz w:val="22"/>
            <w:szCs w:val="22"/>
            <w:lang w:val="vi-VN"/>
          </w:rPr>
          <w:t xml:space="preserve"> ho</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ầ</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sau:</w:t>
        </w:r>
      </w:ins>
    </w:p>
    <w:p w14:paraId="62E018FA" w14:textId="77777777" w:rsidR="005F5D10" w:rsidRPr="00F86725" w:rsidRDefault="005F5D10" w:rsidP="005F5D10">
      <w:pPr>
        <w:pStyle w:val="ListParagraph"/>
        <w:numPr>
          <w:ilvl w:val="0"/>
          <w:numId w:val="31"/>
        </w:numPr>
        <w:contextualSpacing w:val="0"/>
        <w:rPr>
          <w:ins w:id="7625" w:author="An Tran, ACA (BUV)" w:date="2024-09-12T11:03:00Z" w16du:dateUtc="2024-09-12T04:03:00Z"/>
          <w:rFonts w:ascii="iCiel Avenir LT Std 35 Light" w:hAnsi="iCiel Avenir LT Std 35 Light" w:cs="Arial"/>
          <w:i/>
          <w:iCs/>
          <w:sz w:val="22"/>
          <w:szCs w:val="22"/>
          <w:lang w:val="vi-VN"/>
        </w:rPr>
      </w:pPr>
      <w:ins w:id="7626" w:author="An Tran, ACA (BUV)" w:date="2024-09-12T11:03:00Z" w16du:dateUtc="2024-09-12T04:03:00Z">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thi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 xml:space="preserve">u 500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PSG tr</w:t>
        </w:r>
        <w:r w:rsidRPr="00F86725">
          <w:rPr>
            <w:rFonts w:ascii="iCiel Avenir LT Std 35 Light" w:hAnsi="iCiel Avenir LT Std 35 Light" w:cs="Calibri"/>
            <w:i/>
            <w:iCs/>
            <w:sz w:val="22"/>
            <w:szCs w:val="22"/>
            <w:lang w:val="vi-VN"/>
          </w:rPr>
          <w:t>ướ</w:t>
        </w:r>
        <w:r w:rsidRPr="00F86725">
          <w:rPr>
            <w:rFonts w:ascii="iCiel Avenir LT Std 35 Light" w:hAnsi="iCiel Avenir LT Std 35 Light" w:cs="Arial"/>
            <w:i/>
            <w:iCs/>
            <w:sz w:val="22"/>
            <w:szCs w:val="22"/>
            <w:lang w:val="vi-VN"/>
          </w:rPr>
          <w:t>c khi t</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t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w:t>
        </w:r>
      </w:ins>
    </w:p>
    <w:p w14:paraId="4A2B2522" w14:textId="77777777" w:rsidR="005F5D10" w:rsidRPr="00F86725" w:rsidRDefault="005F5D10" w:rsidP="005F5D10">
      <w:pPr>
        <w:pStyle w:val="ListParagraph"/>
        <w:numPr>
          <w:ilvl w:val="0"/>
          <w:numId w:val="31"/>
        </w:numPr>
        <w:contextualSpacing w:val="0"/>
        <w:rPr>
          <w:ins w:id="7627" w:author="An Tran, ACA (BUV)" w:date="2024-09-12T11:03:00Z" w16du:dateUtc="2024-09-12T04:03:00Z"/>
          <w:rFonts w:ascii="iCiel Avenir LT Std 35 Light" w:hAnsi="iCiel Avenir LT Std 35 Light" w:cs="Arial"/>
          <w:i/>
          <w:iCs/>
          <w:sz w:val="22"/>
          <w:szCs w:val="22"/>
          <w:lang w:val="vi-VN"/>
        </w:rPr>
      </w:pPr>
      <w:ins w:id="7628" w:author="An Tran, ACA (BUV)" w:date="2024-09-12T11:03:00Z" w16du:dateUtc="2024-09-12T04:03:00Z">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 xml:space="preserve">t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 trong m</w:t>
        </w:r>
        <w:r w:rsidRPr="00F86725">
          <w:rPr>
            <w:rFonts w:ascii="iCiel Avenir LT Std 35 Light" w:hAnsi="iCiel Avenir LT Std 35 Light" w:cs="Calibri"/>
            <w:i/>
            <w:iCs/>
            <w:sz w:val="22"/>
            <w:szCs w:val="22"/>
            <w:lang w:val="vi-VN"/>
          </w:rPr>
          <w:t>ỗ</w:t>
        </w:r>
        <w:r w:rsidRPr="00F86725">
          <w:rPr>
            <w:rFonts w:ascii="iCiel Avenir LT Std 35 Light" w:hAnsi="iCiel Avenir LT Std 35 Light" w:cs="Arial"/>
            <w:i/>
            <w:iCs/>
            <w:sz w:val="22"/>
            <w:szCs w:val="22"/>
            <w:lang w:val="vi-VN"/>
          </w:rPr>
          <w:t>i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c</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 xml:space="preserve">nh PSG </w:t>
        </w:r>
        <w:r w:rsidRPr="00F86725">
          <w:rPr>
            <w:rFonts w:ascii="iCiel Avenir LT Std 35 Light" w:hAnsi="iCiel Avenir LT Std 35 Light" w:cs="Avenir LT Std 35 Light"/>
            <w:i/>
            <w:iCs/>
            <w:sz w:val="22"/>
            <w:szCs w:val="22"/>
            <w:lang w:val="vi-VN"/>
          </w:rPr>
          <w:t>–</w:t>
        </w:r>
        <w:r w:rsidRPr="00F86725">
          <w:rPr>
            <w:rFonts w:ascii="iCiel Avenir LT Std 35 Light" w:hAnsi="iCiel Avenir LT Std 35 Light" w:cs="Arial"/>
            <w:i/>
            <w:iCs/>
            <w:sz w:val="22"/>
            <w:szCs w:val="22"/>
            <w:lang w:val="vi-VN"/>
          </w:rPr>
          <w:t xml:space="preserve"> 4 l</w:t>
        </w:r>
        <w:r w:rsidRPr="00F86725">
          <w:rPr>
            <w:rFonts w:ascii="iCiel Avenir LT Std 35 Light" w:hAnsi="iCiel Avenir LT Std 35 Light" w:cs="Calibri"/>
            <w:i/>
            <w:iCs/>
            <w:sz w:val="22"/>
            <w:szCs w:val="22"/>
            <w:lang w:val="vi-VN"/>
          </w:rPr>
          <w:t>ĩ</w:t>
        </w:r>
        <w:r w:rsidRPr="00F86725">
          <w:rPr>
            <w:rFonts w:ascii="iCiel Avenir LT Std 35 Light" w:hAnsi="iCiel Avenir LT Std 35 Light" w:cs="Arial"/>
            <w:i/>
            <w:iCs/>
            <w:sz w:val="22"/>
            <w:szCs w:val="22"/>
            <w:lang w:val="vi-VN"/>
          </w:rPr>
          <w:t>nh v</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Trang C</w:t>
        </w:r>
        <w:r w:rsidRPr="00F86725">
          <w:rPr>
            <w:rFonts w:ascii="iCiel Avenir LT Std 35 Light" w:hAnsi="iCiel Avenir LT Std 35 Light" w:cs="Avenir LT Std 35 Light"/>
            <w:i/>
            <w:iCs/>
            <w:sz w:val="22"/>
            <w:szCs w:val="22"/>
            <w:lang w:val="vi-VN"/>
          </w:rPr>
          <w:t>ô</w:t>
        </w:r>
        <w:r w:rsidRPr="00F86725">
          <w:rPr>
            <w:rFonts w:ascii="iCiel Avenir LT Std 35 Light" w:hAnsi="iCiel Avenir LT Std 35 Light" w:cs="Arial"/>
            <w:i/>
            <w:iCs/>
            <w:sz w:val="22"/>
            <w:szCs w:val="22"/>
            <w:lang w:val="vi-VN"/>
          </w:rPr>
          <w:t>ng Vi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S</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K</w:t>
        </w:r>
        <w:r w:rsidRPr="00F86725">
          <w:rPr>
            <w:rFonts w:ascii="iCiel Avenir LT Std 35 Light" w:hAnsi="iCiel Avenir LT Std 35 Light" w:cs="Calibri"/>
            <w:i/>
            <w:iCs/>
            <w:sz w:val="22"/>
            <w:szCs w:val="22"/>
            <w:lang w:val="vi-VN"/>
          </w:rPr>
          <w:t>ỹ</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nh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o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K</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N</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i;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H</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i, V</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ó</w:t>
        </w:r>
        <w:r w:rsidRPr="00F86725">
          <w:rPr>
            <w:rFonts w:ascii="iCiel Avenir LT Std 35 Light" w:hAnsi="iCiel Avenir LT Std 35 Light" w:cs="Arial"/>
            <w:i/>
            <w:iCs/>
            <w:sz w:val="22"/>
            <w:szCs w:val="22"/>
            <w:lang w:val="vi-VN"/>
          </w:rPr>
          <w:t>a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m X</w:t>
        </w:r>
        <w:r w:rsidRPr="00F86725">
          <w:rPr>
            <w:rFonts w:ascii="iCiel Avenir LT Std 35 Light" w:hAnsi="iCiel Avenir LT Std 35 Light" w:cs="Avenir LT Std 35 Light"/>
            <w:i/>
            <w:iCs/>
            <w:sz w:val="22"/>
            <w:szCs w:val="22"/>
            <w:lang w:val="vi-VN"/>
          </w:rPr>
          <w:t>ú</w:t>
        </w:r>
        <w:r w:rsidRPr="00F86725">
          <w:rPr>
            <w:rFonts w:ascii="iCiel Avenir LT Std 35 Light" w:hAnsi="iCiel Avenir LT Std 35 Light" w:cs="Arial"/>
            <w:i/>
            <w:iCs/>
            <w:sz w:val="22"/>
            <w:szCs w:val="22"/>
            <w:lang w:val="vi-VN"/>
          </w:rPr>
          <w:t>c; B</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Tr</w:t>
        </w:r>
        <w:r w:rsidRPr="00F86725">
          <w:rPr>
            <w:rFonts w:ascii="iCiel Avenir LT Std 35 Light" w:hAnsi="iCiel Avenir LT Std 35 Light" w:cs="Calibri"/>
            <w:i/>
            <w:iCs/>
            <w:sz w:val="22"/>
            <w:szCs w:val="22"/>
            <w:lang w:val="vi-VN"/>
          </w:rPr>
          <w:t>ợ</w:t>
        </w:r>
        <w:r w:rsidRPr="00F86725">
          <w:rPr>
            <w:rFonts w:ascii="iCiel Avenir LT Std 35 Light" w:hAnsi="iCiel Avenir LT Std 35 Light" w:cs="Arial"/>
            <w:i/>
            <w:iCs/>
            <w:sz w:val="22"/>
            <w:szCs w:val="22"/>
            <w:lang w:val="vi-VN"/>
          </w:rPr>
          <w:t xml:space="preserve">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N</w:t>
        </w:r>
        <w:r w:rsidRPr="00F86725">
          <w:rPr>
            <w:rFonts w:ascii="iCiel Avenir LT Std 35 Light" w:hAnsi="iCiel Avenir LT Std 35 Light" w:cs="Avenir LT Std 35 Light"/>
            <w:i/>
            <w:iCs/>
            <w:sz w:val="22"/>
            <w:szCs w:val="22"/>
            <w:lang w:val="vi-VN"/>
          </w:rPr>
          <w:t>â</w:t>
        </w:r>
        <w:r w:rsidRPr="00F86725">
          <w:rPr>
            <w:rFonts w:ascii="iCiel Avenir LT Std 35 Light" w:hAnsi="iCiel Avenir LT Std 35 Light" w:cs="Arial"/>
            <w:i/>
            <w:iCs/>
            <w:sz w:val="22"/>
            <w:szCs w:val="22"/>
            <w:lang w:val="vi-VN"/>
          </w:rPr>
          <w:t>ng Cao N</w:t>
        </w:r>
        <w:r w:rsidRPr="00F86725">
          <w:rPr>
            <w:rFonts w:ascii="iCiel Avenir LT Std 35 Light" w:hAnsi="iCiel Avenir LT Std 35 Light" w:cs="Calibri"/>
            <w:i/>
            <w:iCs/>
            <w:sz w:val="22"/>
            <w:szCs w:val="22"/>
            <w:lang w:val="vi-VN"/>
          </w:rPr>
          <w:t>ă</w:t>
        </w:r>
        <w:r w:rsidRPr="00F86725">
          <w:rPr>
            <w:rFonts w:ascii="iCiel Avenir LT Std 35 Light" w:hAnsi="iCiel Avenir LT Std 35 Light" w:cs="Arial"/>
            <w:i/>
            <w:iCs/>
            <w:sz w:val="22"/>
            <w:szCs w:val="22"/>
            <w:lang w:val="vi-VN"/>
          </w:rPr>
          <w:t>ng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w:t>
        </w:r>
      </w:ins>
    </w:p>
    <w:p w14:paraId="743C5BEB" w14:textId="77777777" w:rsidR="005F5D10" w:rsidRPr="00F86725" w:rsidRDefault="005F5D10" w:rsidP="005F5D10">
      <w:pPr>
        <w:pStyle w:val="ListParagraph"/>
        <w:numPr>
          <w:ilvl w:val="0"/>
          <w:numId w:val="31"/>
        </w:numPr>
        <w:contextualSpacing w:val="0"/>
        <w:rPr>
          <w:ins w:id="7629" w:author="An Tran, ACA (BUV)" w:date="2024-09-12T11:03:00Z" w16du:dateUtc="2024-09-12T04:03:00Z"/>
          <w:rFonts w:ascii="iCiel Avenir LT Std 35 Light" w:hAnsi="iCiel Avenir LT Std 35 Light" w:cs="Arial"/>
          <w:i/>
          <w:iCs/>
          <w:sz w:val="22"/>
          <w:szCs w:val="22"/>
          <w:lang w:val="vi-VN"/>
        </w:rPr>
      </w:pPr>
      <w:ins w:id="7630" w:author="An Tran, ACA (BUV)" w:date="2024-09-12T11:03:00Z" w16du:dateUtc="2024-09-12T04:03:00Z">
        <w:r w:rsidRPr="00F86725">
          <w:rPr>
            <w:rFonts w:ascii="iCiel Avenir LT Std 35 Light" w:hAnsi="iCiel Avenir LT Std 35 Light" w:cs="Arial"/>
            <w:i/>
            <w:iCs/>
            <w:sz w:val="22"/>
            <w:szCs w:val="22"/>
            <w:lang w:val="vi-VN"/>
          </w:rPr>
          <w:t>Hoàn thành m</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t trong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n t</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ch l</w:t>
        </w:r>
        <w:r w:rsidRPr="00F86725">
          <w:rPr>
            <w:rFonts w:ascii="iCiel Avenir LT Std 35 Light" w:hAnsi="iCiel Avenir LT Std 35 Light" w:cs="Calibri"/>
            <w:i/>
            <w:iCs/>
            <w:sz w:val="22"/>
            <w:szCs w:val="22"/>
            <w:lang w:val="vi-VN"/>
          </w:rPr>
          <w:t>ũ</w:t>
        </w:r>
        <w:r w:rsidRPr="00F86725">
          <w:rPr>
            <w:rFonts w:ascii="iCiel Avenir LT Std 35 Light" w:hAnsi="iCiel Avenir LT Std 35 Light" w:cs="Arial"/>
            <w:i/>
            <w:iCs/>
            <w:sz w:val="22"/>
            <w:szCs w:val="22"/>
            <w:lang w:val="vi-VN"/>
          </w:rPr>
          <w:t>y kinh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m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B437C5">
          <w:rPr>
            <w:rFonts w:ascii="iCiel Avenir LT Std 35 Light" w:hAnsi="iCiel Avenir LT Std 35 Light" w:cs="Arial"/>
            <w:i/>
            <w:iCs/>
            <w:sz w:val="22"/>
            <w:szCs w:val="22"/>
            <w:lang w:val="vi-VN"/>
          </w:rPr>
          <w:t>v</w:t>
        </w:r>
        <w:r w:rsidRPr="00F86725">
          <w:rPr>
            <w:rFonts w:ascii="iCiel Avenir LT Std 35 Light" w:hAnsi="iCiel Avenir LT Std 35 Light" w:cs="Arial"/>
            <w:i/>
            <w:iCs/>
            <w:sz w:val="22"/>
            <w:szCs w:val="22"/>
            <w:lang w:val="vi-VN"/>
          </w:rPr>
          <w:t>í d</w:t>
        </w:r>
        <w:r w:rsidRPr="00F86725">
          <w:rPr>
            <w:rFonts w:ascii="iCiel Avenir LT Std 35 Light" w:hAnsi="iCiel Avenir LT Std 35 Light" w:cs="Calibri"/>
            <w:i/>
            <w:iCs/>
            <w:sz w:val="22"/>
            <w:szCs w:val="22"/>
            <w:lang w:val="vi-VN"/>
          </w:rPr>
          <w:t>ụ</w:t>
        </w:r>
        <w:r w:rsidRPr="00F86725">
          <w:rPr>
            <w:rFonts w:ascii="iCiel Avenir LT Std 35 Light" w:hAnsi="iCiel Avenir LT Std 35 Light" w:cs="Arial"/>
            <w:i/>
            <w:iCs/>
            <w:sz w:val="22"/>
            <w:szCs w:val="22"/>
            <w:lang w:val="vi-VN"/>
          </w:rPr>
          <w:t xml:space="preserve"> nh</w:t>
        </w:r>
        <w:r w:rsidRPr="00F86725">
          <w:rPr>
            <w:rFonts w:ascii="iCiel Avenir LT Std 35 Light" w:hAnsi="iCiel Avenir LT Std 35 Light" w:cs="Calibri"/>
            <w:i/>
            <w:iCs/>
            <w:sz w:val="22"/>
            <w:szCs w:val="22"/>
            <w:lang w:val="vi-VN"/>
          </w:rPr>
          <w:t>ư</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 l</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m th</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m b</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th</w:t>
        </w:r>
        <w:r w:rsidRPr="00F86725">
          <w:rPr>
            <w:rFonts w:ascii="iCiel Avenir LT Std 35 Light" w:hAnsi="iCiel Avenir LT Std 35 Light" w:cs="Calibri"/>
            <w:i/>
            <w:iCs/>
            <w:sz w:val="22"/>
            <w:szCs w:val="22"/>
            <w:lang w:val="vi-VN"/>
          </w:rPr>
          <w:t>ờ</w:t>
        </w:r>
        <w:r w:rsidRPr="00F86725">
          <w:rPr>
            <w:rFonts w:ascii="iCiel Avenir LT Std 35 Light" w:hAnsi="iCiel Avenir LT Std 35 Light" w:cs="Arial"/>
            <w:i/>
            <w:iCs/>
            <w:sz w:val="22"/>
            <w:szCs w:val="22"/>
            <w:lang w:val="vi-VN"/>
          </w:rPr>
          <w:t>i gian,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ậ</w:t>
        </w:r>
        <w:r w:rsidRPr="00F86725">
          <w:rPr>
            <w:rFonts w:ascii="iCiel Avenir LT Std 35 Light" w:hAnsi="iCiel Avenir LT Std 35 Light" w:cs="Arial"/>
            <w:i/>
            <w:iCs/>
            <w:sz w:val="22"/>
            <w:szCs w:val="22"/>
            <w:lang w:val="vi-VN"/>
          </w:rPr>
          <w:t>p, th</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c 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d</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ộ</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ng v</w:t>
        </w:r>
        <w:r w:rsidRPr="00F86725">
          <w:rPr>
            <w:rFonts w:ascii="iCiel Avenir LT Std 35 Light" w:hAnsi="iCiel Avenir LT Std 35 Light" w:cs="Calibri"/>
            <w:i/>
            <w:iCs/>
            <w:sz w:val="22"/>
            <w:szCs w:val="22"/>
            <w:lang w:val="vi-VN"/>
          </w:rPr>
          <w:t>ớ</w:t>
        </w:r>
        <w:r w:rsidRPr="00F86725">
          <w:rPr>
            <w:rFonts w:ascii="iCiel Avenir LT Std 35 Light" w:hAnsi="iCiel Avenir LT Std 35 Light" w:cs="Arial"/>
            <w:i/>
            <w:iCs/>
            <w:sz w:val="22"/>
            <w:szCs w:val="22"/>
            <w:lang w:val="vi-VN"/>
          </w:rPr>
          <w:t>i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ổ</w:t>
        </w:r>
        <w:r w:rsidRPr="00F86725">
          <w:rPr>
            <w:rFonts w:ascii="iCiel Avenir LT Std 35 Light" w:hAnsi="iCiel Avenir LT Std 35 Light" w:cs="Arial"/>
            <w:i/>
            <w:iCs/>
            <w:sz w:val="22"/>
            <w:szCs w:val="22"/>
            <w:lang w:val="vi-VN"/>
          </w:rPr>
          <w:t xml:space="preserve"> ch</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c phi ch</w:t>
        </w:r>
        <w:r w:rsidRPr="00F86725">
          <w:rPr>
            <w:rFonts w:ascii="iCiel Avenir LT Std 35 Light" w:hAnsi="iCiel Avenir LT Std 35 Light" w:cs="Avenir LT Std 35 Light"/>
            <w:i/>
            <w:iCs/>
            <w:sz w:val="22"/>
            <w:szCs w:val="22"/>
            <w:lang w:val="vi-VN"/>
          </w:rPr>
          <w:t>í</w:t>
        </w:r>
        <w:r w:rsidRPr="00F86725">
          <w:rPr>
            <w:rFonts w:ascii="iCiel Avenir LT Std 35 Light" w:hAnsi="iCiel Avenir LT Std 35 Light" w:cs="Arial"/>
            <w:i/>
            <w:iCs/>
            <w:sz w:val="22"/>
            <w:szCs w:val="22"/>
            <w:lang w:val="vi-VN"/>
          </w:rPr>
          <w:t>nh ph</w:t>
        </w:r>
        <w:r w:rsidRPr="00F86725">
          <w:rPr>
            <w:rFonts w:ascii="iCiel Avenir LT Std 35 Light" w:hAnsi="iCiel Avenir LT Std 35 Light" w:cs="Calibri"/>
            <w:i/>
            <w:iCs/>
            <w:sz w:val="22"/>
            <w:szCs w:val="22"/>
            <w:lang w:val="vi-VN"/>
          </w:rPr>
          <w:t>ủ</w:t>
        </w:r>
        <w:r w:rsidRPr="00F86725">
          <w:rPr>
            <w:rFonts w:ascii="iCiel Avenir LT Std 35 Light" w:hAnsi="iCiel Avenir LT Std 35 Light" w:cs="Arial"/>
            <w:i/>
            <w:iCs/>
            <w:sz w:val="22"/>
            <w:szCs w:val="22"/>
            <w:lang w:val="vi-VN"/>
          </w:rPr>
          <w:t>, kh</w:t>
        </w:r>
        <w:r w:rsidRPr="00F86725">
          <w:rPr>
            <w:rFonts w:ascii="iCiel Avenir LT Std 35 Light" w:hAnsi="iCiel Avenir LT Std 35 Light" w:cs="Calibri"/>
            <w:i/>
            <w:iCs/>
            <w:sz w:val="22"/>
            <w:szCs w:val="22"/>
            <w:lang w:val="vi-VN"/>
          </w:rPr>
          <w:t>ở</w:t>
        </w:r>
        <w:r w:rsidRPr="00F86725">
          <w:rPr>
            <w:rFonts w:ascii="iCiel Avenir LT Std 35 Light" w:hAnsi="iCiel Avenir LT Std 35 Light" w:cs="Arial"/>
            <w:i/>
            <w:iCs/>
            <w:sz w:val="22"/>
            <w:szCs w:val="22"/>
            <w:lang w:val="vi-VN"/>
          </w:rPr>
          <w:t>i nghi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p,...) ho</w:t>
        </w:r>
        <w:r w:rsidRPr="00F86725">
          <w:rPr>
            <w:rFonts w:ascii="iCiel Avenir LT Std 35 Light" w:hAnsi="iCiel Avenir LT Std 35 Light" w:cs="Calibri"/>
            <w:i/>
            <w:iCs/>
            <w:sz w:val="22"/>
            <w:szCs w:val="22"/>
            <w:lang w:val="vi-VN"/>
          </w:rPr>
          <w:t>ặ</w:t>
        </w:r>
        <w:r w:rsidRPr="00F86725">
          <w:rPr>
            <w:rFonts w:ascii="iCiel Avenir LT Std 35 Light" w:hAnsi="iCiel Avenir LT Std 35 Light" w:cs="Arial"/>
            <w:i/>
            <w:iCs/>
            <w:sz w:val="22"/>
            <w:szCs w:val="22"/>
            <w:lang w:val="vi-VN"/>
          </w:rPr>
          <w:t>c l</w:t>
        </w:r>
        <w:r w:rsidRPr="00F86725">
          <w:rPr>
            <w:rFonts w:ascii="iCiel Avenir LT Std 35 Light" w:hAnsi="iCiel Avenir LT Std 35 Light" w:cs="Calibri"/>
            <w:i/>
            <w:iCs/>
            <w:sz w:val="22"/>
            <w:szCs w:val="22"/>
            <w:lang w:val="vi-VN"/>
          </w:rPr>
          <w:t>ự</w:t>
        </w:r>
        <w:r w:rsidRPr="00F86725">
          <w:rPr>
            <w:rFonts w:ascii="iCiel Avenir LT Std 35 Light" w:hAnsi="iCiel Avenir LT Std 35 Light" w:cs="Arial"/>
            <w:i/>
            <w:iCs/>
            <w:sz w:val="22"/>
            <w:szCs w:val="22"/>
            <w:lang w:val="vi-VN"/>
          </w:rPr>
          <w:t>a ch</w:t>
        </w:r>
        <w:r w:rsidRPr="00F86725">
          <w:rPr>
            <w:rFonts w:ascii="iCiel Avenir LT Std 35 Light" w:hAnsi="iCiel Avenir LT Std 35 Light" w:cs="Calibri"/>
            <w:i/>
            <w:iCs/>
            <w:sz w:val="22"/>
            <w:szCs w:val="22"/>
            <w:lang w:val="vi-VN"/>
          </w:rPr>
          <w:t>ọ</w:t>
        </w:r>
        <w:r w:rsidRPr="00F86725">
          <w:rPr>
            <w:rFonts w:ascii="iCiel Avenir LT Std 35 Light" w:hAnsi="iCiel Avenir LT Std 35 Light" w:cs="Arial"/>
            <w:i/>
            <w:iCs/>
            <w:sz w:val="22"/>
            <w:szCs w:val="22"/>
            <w:lang w:val="vi-VN"/>
          </w:rPr>
          <w:t>n thay th</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 xml:space="preserve">i trao </w:t>
        </w:r>
        <w:r w:rsidRPr="00F86725">
          <w:rPr>
            <w:rFonts w:ascii="iCiel Avenir LT Std 35 Light" w:hAnsi="iCiel Avenir LT Std 35 Light" w:cs="Calibri"/>
            <w:i/>
            <w:iCs/>
            <w:sz w:val="22"/>
            <w:szCs w:val="22"/>
            <w:lang w:val="vi-VN"/>
          </w:rPr>
          <w:t>đổ</w:t>
        </w:r>
        <w:r w:rsidRPr="00F86725">
          <w:rPr>
            <w:rFonts w:ascii="iCiel Avenir LT Std 35 Light" w:hAnsi="iCiel Avenir LT Std 35 Light" w:cs="Arial"/>
            <w:i/>
            <w:iCs/>
            <w:sz w:val="22"/>
            <w:szCs w:val="22"/>
            <w:lang w:val="vi-VN"/>
          </w:rPr>
          <w:t>i qu</w:t>
        </w:r>
        <w:r w:rsidRPr="00F86725">
          <w:rPr>
            <w:rFonts w:ascii="iCiel Avenir LT Std 35 Light" w:hAnsi="iCiel Avenir LT Std 35 Light" w:cs="Calibri"/>
            <w:i/>
            <w:iCs/>
            <w:sz w:val="22"/>
            <w:szCs w:val="22"/>
            <w:lang w:val="vi-VN"/>
          </w:rPr>
          <w:t>ố</w:t>
        </w:r>
        <w:r w:rsidRPr="00F86725">
          <w:rPr>
            <w:rFonts w:ascii="iCiel Avenir LT Std 35 Light" w:hAnsi="iCiel Avenir LT Std 35 Light" w:cs="Arial"/>
            <w:i/>
            <w:iCs/>
            <w:sz w:val="22"/>
            <w:szCs w:val="22"/>
            <w:lang w:val="vi-VN"/>
          </w:rPr>
          <w:t>c t</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 xml:space="preserve">). </w:t>
        </w:r>
      </w:ins>
    </w:p>
    <w:p w14:paraId="4A9F4D04" w14:textId="77777777" w:rsidR="005F5D10" w:rsidRPr="00F86725" w:rsidRDefault="005F5D10" w:rsidP="005F5D10">
      <w:pPr>
        <w:ind w:firstLine="0"/>
        <w:rPr>
          <w:ins w:id="7631" w:author="An Tran, ACA (BUV)" w:date="2024-09-12T11:03:00Z" w16du:dateUtc="2024-09-12T04:03:00Z"/>
          <w:rFonts w:ascii="iCiel Avenir LT Std 35 Light" w:hAnsi="iCiel Avenir LT Std 35 Light" w:cs="Arial"/>
          <w:i/>
          <w:iCs/>
          <w:sz w:val="22"/>
          <w:szCs w:val="22"/>
          <w:lang w:val="vi-VN"/>
        </w:rPr>
      </w:pPr>
      <w:ins w:id="7632" w:author="An Tran, ACA (BUV)" w:date="2024-09-12T11:03:00Z" w16du:dateUtc="2024-09-12T04:03:00Z">
        <w:r w:rsidRPr="00F86725">
          <w:rPr>
            <w:rFonts w:ascii="iCiel Avenir LT Std 35 Light" w:hAnsi="iCiel Avenir LT Std 35 Light" w:cs="Arial"/>
            <w:i/>
            <w:iCs/>
            <w:sz w:val="22"/>
            <w:szCs w:val="22"/>
            <w:lang w:val="vi-VN"/>
          </w:rPr>
          <w:t>Thông tin chi ti</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 xml:space="preserve">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n</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y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venir LT Std 35 Light"/>
            <w:i/>
            <w:iCs/>
            <w:sz w:val="22"/>
            <w:szCs w:val="22"/>
            <w:lang w:val="vi-VN"/>
          </w:rPr>
          <w:t>ã</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đă</w:t>
        </w:r>
        <w:r w:rsidRPr="00F86725">
          <w:rPr>
            <w:rFonts w:ascii="iCiel Avenir LT Std 35 Light" w:hAnsi="iCiel Avenir LT Std 35 Light" w:cs="Arial"/>
            <w:i/>
            <w:iCs/>
            <w:sz w:val="22"/>
            <w:szCs w:val="22"/>
            <w:lang w:val="vi-VN"/>
          </w:rPr>
          <w:t>ng t</w:t>
        </w:r>
        <w:r w:rsidRPr="00F86725">
          <w:rPr>
            <w:rFonts w:ascii="iCiel Avenir LT Std 35 Light" w:hAnsi="iCiel Avenir LT Std 35 Light" w:cs="Calibri"/>
            <w:i/>
            <w:iCs/>
            <w:sz w:val="22"/>
            <w:szCs w:val="22"/>
            <w:lang w:val="vi-VN"/>
          </w:rPr>
          <w:t>ả</w:t>
        </w:r>
        <w:r w:rsidRPr="00F86725">
          <w:rPr>
            <w:rFonts w:ascii="iCiel Avenir LT Std 35 Light" w:hAnsi="iCiel Avenir LT Std 35 Light" w:cs="Arial"/>
            <w:i/>
            <w:iCs/>
            <w:sz w:val="22"/>
            <w:szCs w:val="22"/>
            <w:lang w:val="vi-VN"/>
          </w:rPr>
          <w:t>i tr</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n C</w:t>
        </w:r>
        <w:r w:rsidRPr="00F86725">
          <w:rPr>
            <w:rFonts w:ascii="iCiel Avenir LT Std 35 Light" w:hAnsi="iCiel Avenir LT Std 35 Light" w:cs="Calibri"/>
            <w:i/>
            <w:iCs/>
            <w:sz w:val="22"/>
            <w:szCs w:val="22"/>
            <w:lang w:val="vi-VN"/>
          </w:rPr>
          <w:t>ẩ</w:t>
        </w:r>
        <w:r w:rsidRPr="00F86725">
          <w:rPr>
            <w:rFonts w:ascii="iCiel Avenir LT Std 35 Light" w:hAnsi="iCiel Avenir LT Std 35 Light" w:cs="Arial"/>
            <w:i/>
            <w:iCs/>
            <w:sz w:val="22"/>
            <w:szCs w:val="22"/>
            <w:lang w:val="vi-VN"/>
          </w:rPr>
          <w:t>m nang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PSG t</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i Canvas.</w:t>
        </w:r>
      </w:ins>
    </w:p>
    <w:p w14:paraId="5C5A7C07" w14:textId="77777777" w:rsidR="005F5D10" w:rsidRPr="00F86725" w:rsidRDefault="005F5D10" w:rsidP="005F5D10">
      <w:pPr>
        <w:ind w:firstLine="0"/>
        <w:rPr>
          <w:ins w:id="7633" w:author="An Tran, ACA (BUV)" w:date="2024-09-12T11:03:00Z" w16du:dateUtc="2024-09-12T04:03:00Z"/>
          <w:rFonts w:ascii="iCiel Avenir LT Std 35 Light" w:hAnsi="iCiel Avenir LT Std 35 Light" w:cs="Arial"/>
          <w:i/>
          <w:iCs/>
          <w:sz w:val="22"/>
          <w:szCs w:val="22"/>
          <w:lang w:val="vi-VN"/>
        </w:rPr>
      </w:pPr>
      <w:ins w:id="7634" w:author="An Tran, ACA (BUV)" w:date="2024-09-12T11:03:00Z" w16du:dateUtc="2024-09-12T04:03:00Z">
        <w:r w:rsidRPr="00F86725">
          <w:rPr>
            <w:rFonts w:ascii="iCiel Avenir LT Std 35 Light" w:hAnsi="iCiel Avenir LT Std 35 Light" w:cs="Arial"/>
            <w:i/>
            <w:iCs/>
            <w:sz w:val="22"/>
            <w:szCs w:val="22"/>
            <w:lang w:val="vi-VN"/>
          </w:rPr>
          <w:t>N</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u sinh vi</w:t>
        </w:r>
        <w:r w:rsidRPr="00F86725">
          <w:rPr>
            <w:rFonts w:ascii="iCiel Avenir LT Std 35 Light" w:hAnsi="iCiel Avenir LT Std 35 Light" w:cs="Avenir LT Std 35 Light"/>
            <w:i/>
            <w:iCs/>
            <w:sz w:val="22"/>
            <w:szCs w:val="22"/>
            <w:lang w:val="vi-VN"/>
          </w:rPr>
          <w:t>ê</w:t>
        </w:r>
        <w:r w:rsidRPr="00F86725">
          <w:rPr>
            <w:rFonts w:ascii="iCiel Avenir LT Std 35 Light" w:hAnsi="iCiel Avenir LT Std 35 Light" w:cs="Arial"/>
            <w:i/>
            <w:iCs/>
            <w:sz w:val="22"/>
            <w:szCs w:val="22"/>
            <w:lang w:val="vi-VN"/>
          </w:rPr>
          <w:t xml:space="preserve">n </w:t>
        </w:r>
        <w:r w:rsidRPr="00F86725">
          <w:rPr>
            <w:rFonts w:ascii="iCiel Avenir LT Std 35 Light" w:hAnsi="iCiel Avenir LT Std 35 Light" w:cs="Calibri"/>
            <w:i/>
            <w:iCs/>
            <w:sz w:val="22"/>
            <w:szCs w:val="22"/>
            <w:lang w:val="vi-VN"/>
          </w:rPr>
          <w:t>đạ</w:t>
        </w:r>
        <w:r w:rsidRPr="00F86725">
          <w:rPr>
            <w:rFonts w:ascii="iCiel Avenir LT Std 35 Light" w:hAnsi="iCiel Avenir LT Std 35 Light" w:cs="Arial"/>
            <w:i/>
            <w:iCs/>
            <w:sz w:val="22"/>
            <w:szCs w:val="22"/>
            <w:lang w:val="vi-VN"/>
          </w:rPr>
          <w:t>t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 xu</w:t>
        </w:r>
        <w:r w:rsidRPr="00F86725">
          <w:rPr>
            <w:rFonts w:ascii="iCiel Avenir LT Std 35 Light" w:hAnsi="iCiel Avenir LT Std 35 Light" w:cs="Calibri"/>
            <w:i/>
            <w:iCs/>
            <w:sz w:val="22"/>
            <w:szCs w:val="22"/>
            <w:lang w:val="vi-VN"/>
          </w:rPr>
          <w:t>ấ</w:t>
        </w:r>
        <w:r w:rsidRPr="00F86725">
          <w:rPr>
            <w:rFonts w:ascii="iCiel Avenir LT Std 35 Light" w:hAnsi="iCiel Avenir LT Std 35 Light" w:cs="Arial"/>
            <w:i/>
            <w:iCs/>
            <w:sz w:val="22"/>
            <w:szCs w:val="22"/>
            <w:lang w:val="vi-VN"/>
          </w:rPr>
          <w:t>t s</w:t>
        </w:r>
        <w:r w:rsidRPr="00F86725">
          <w:rPr>
            <w:rFonts w:ascii="iCiel Avenir LT Std 35 Light" w:hAnsi="iCiel Avenir LT Std 35 Light" w:cs="Calibri"/>
            <w:i/>
            <w:iCs/>
            <w:sz w:val="22"/>
            <w:szCs w:val="22"/>
            <w:lang w:val="vi-VN"/>
          </w:rPr>
          <w:t>ắ</w:t>
        </w:r>
        <w:r w:rsidRPr="00F86725">
          <w:rPr>
            <w:rFonts w:ascii="iCiel Avenir LT Std 35 Light" w:hAnsi="iCiel Avenir LT Std 35 Light" w:cs="Arial"/>
            <w:i/>
            <w:iCs/>
            <w:sz w:val="22"/>
            <w:szCs w:val="22"/>
            <w:lang w:val="vi-VN"/>
          </w:rPr>
          <w:t>c v</w:t>
        </w:r>
        <w:r w:rsidRPr="00F86725">
          <w:rPr>
            <w:rFonts w:ascii="iCiel Avenir LT Std 35 Light" w:hAnsi="iCiel Avenir LT Std 35 Light" w:cs="Calibri"/>
            <w:i/>
            <w:iCs/>
            <w:sz w:val="22"/>
            <w:szCs w:val="22"/>
            <w:lang w:val="vi-VN"/>
          </w:rPr>
          <w:t>ượ</w:t>
        </w:r>
        <w:r w:rsidRPr="00F86725">
          <w:rPr>
            <w:rFonts w:ascii="iCiel Avenir LT Std 35 Light" w:hAnsi="iCiel Avenir LT Std 35 Light" w:cs="Arial"/>
            <w:i/>
            <w:iCs/>
            <w:sz w:val="22"/>
            <w:szCs w:val="22"/>
            <w:lang w:val="vi-VN"/>
          </w:rPr>
          <w:t>t c</w:t>
        </w:r>
        <w:r w:rsidRPr="00F86725">
          <w:rPr>
            <w:rFonts w:ascii="iCiel Avenir LT Std 35 Light" w:hAnsi="iCiel Avenir LT Std 35 Light" w:cs="Avenir LT Std 35 Light"/>
            <w:i/>
            <w:iCs/>
            <w:sz w:val="22"/>
            <w:szCs w:val="22"/>
            <w:lang w:val="vi-VN"/>
          </w:rPr>
          <w:t>á</w:t>
        </w:r>
        <w:r w:rsidRPr="00F86725">
          <w:rPr>
            <w:rFonts w:ascii="iCiel Avenir LT Std 35 Light" w:hAnsi="iCiel Avenir LT Std 35 Light" w:cs="Arial"/>
            <w:i/>
            <w:iCs/>
            <w:sz w:val="22"/>
            <w:szCs w:val="22"/>
            <w:lang w:val="vi-VN"/>
          </w:rPr>
          <w:t xml:space="preserve">c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ề</w:t>
        </w:r>
        <w:r w:rsidRPr="00F86725">
          <w:rPr>
            <w:rFonts w:ascii="iCiel Avenir LT Std 35 Light" w:hAnsi="iCiel Avenir LT Std 35 Light" w:cs="Arial"/>
            <w:i/>
            <w:iCs/>
            <w:sz w:val="22"/>
            <w:szCs w:val="22"/>
            <w:lang w:val="vi-VN"/>
          </w:rPr>
          <w:t>u ki</w:t>
        </w:r>
        <w:r w:rsidRPr="00F86725">
          <w:rPr>
            <w:rFonts w:ascii="iCiel Avenir LT Std 35 Light" w:hAnsi="iCiel Avenir LT Std 35 Light" w:cs="Calibri"/>
            <w:i/>
            <w:iCs/>
            <w:sz w:val="22"/>
            <w:szCs w:val="22"/>
            <w:lang w:val="vi-VN"/>
          </w:rPr>
          <w:t>ệ</w:t>
        </w:r>
        <w:r w:rsidRPr="00F86725">
          <w:rPr>
            <w:rFonts w:ascii="iCiel Avenir LT Std 35 Light" w:hAnsi="iCiel Avenir LT Std 35 Light" w:cs="Arial"/>
            <w:i/>
            <w:iCs/>
            <w:sz w:val="22"/>
            <w:szCs w:val="22"/>
            <w:lang w:val="vi-VN"/>
          </w:rPr>
          <w:t>n h</w:t>
        </w:r>
        <w:r w:rsidRPr="00F86725">
          <w:rPr>
            <w:rFonts w:ascii="iCiel Avenir LT Std 35 Light" w:hAnsi="iCiel Avenir LT Std 35 Light" w:cs="Avenir LT Std 35 Light"/>
            <w:i/>
            <w:iCs/>
            <w:sz w:val="22"/>
            <w:szCs w:val="22"/>
            <w:lang w:val="vi-VN"/>
          </w:rPr>
          <w:t>ò</w:t>
        </w:r>
        <w:r w:rsidRPr="00F86725">
          <w:rPr>
            <w:rFonts w:ascii="iCiel Avenir LT Std 35 Light" w:hAnsi="iCiel Avenir LT Std 35 Light" w:cs="Arial"/>
            <w:i/>
            <w:iCs/>
            <w:sz w:val="22"/>
            <w:szCs w:val="22"/>
            <w:lang w:val="vi-VN"/>
          </w:rPr>
          <w:t>an th</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nh ch</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ng tr</w:t>
        </w:r>
        <w:r w:rsidRPr="00F86725">
          <w:rPr>
            <w:rFonts w:ascii="iCiel Avenir LT Std 35 Light" w:hAnsi="iCiel Avenir LT Std 35 Light" w:cs="Avenir LT Std 35 Light"/>
            <w:i/>
            <w:iCs/>
            <w:sz w:val="22"/>
            <w:szCs w:val="22"/>
            <w:lang w:val="vi-VN"/>
          </w:rPr>
          <w:t>ì</w:t>
        </w:r>
        <w:r w:rsidRPr="00F86725">
          <w:rPr>
            <w:rFonts w:ascii="iCiel Avenir LT Std 35 Light" w:hAnsi="iCiel Avenir LT Std 35 Light" w:cs="Arial"/>
            <w:i/>
            <w:iCs/>
            <w:sz w:val="22"/>
            <w:szCs w:val="22"/>
            <w:lang w:val="vi-VN"/>
          </w:rPr>
          <w:t>nh s</w:t>
        </w:r>
        <w:r w:rsidRPr="00F86725">
          <w:rPr>
            <w:rFonts w:ascii="iCiel Avenir LT Std 35 Light" w:hAnsi="iCiel Avenir LT Std 35 Light" w:cs="Calibri"/>
            <w:i/>
            <w:iCs/>
            <w:sz w:val="22"/>
            <w:szCs w:val="22"/>
            <w:lang w:val="vi-VN"/>
          </w:rPr>
          <w:t>ẽ</w:t>
        </w:r>
        <w:r w:rsidRPr="00F86725">
          <w:rPr>
            <w:rFonts w:ascii="iCiel Avenir LT Std 35 Light" w:hAnsi="iCiel Avenir LT Std 35 Light" w:cs="Arial"/>
            <w:i/>
            <w:iCs/>
            <w:sz w:val="22"/>
            <w:szCs w:val="22"/>
            <w:lang w:val="vi-VN"/>
          </w:rPr>
          <w:t xml:space="preserve"> </w:t>
        </w:r>
        <w:r w:rsidRPr="00F86725">
          <w:rPr>
            <w:rFonts w:ascii="iCiel Avenir LT Std 35 Light" w:hAnsi="iCiel Avenir LT Std 35 Light" w:cs="Calibri"/>
            <w:i/>
            <w:iCs/>
            <w:sz w:val="22"/>
            <w:szCs w:val="22"/>
            <w:lang w:val="vi-VN"/>
          </w:rPr>
          <w:t>đượ</w:t>
        </w:r>
        <w:r w:rsidRPr="00F86725">
          <w:rPr>
            <w:rFonts w:ascii="iCiel Avenir LT Std 35 Light" w:hAnsi="iCiel Avenir LT Std 35 Light" w:cs="Arial"/>
            <w:i/>
            <w:iCs/>
            <w:sz w:val="22"/>
            <w:szCs w:val="22"/>
            <w:lang w:val="vi-VN"/>
          </w:rPr>
          <w:t>c x</w:t>
        </w:r>
        <w:r w:rsidRPr="00F86725">
          <w:rPr>
            <w:rFonts w:ascii="iCiel Avenir LT Std 35 Light" w:hAnsi="iCiel Avenir LT Std 35 Light" w:cs="Calibri"/>
            <w:i/>
            <w:iCs/>
            <w:sz w:val="22"/>
            <w:szCs w:val="22"/>
            <w:lang w:val="vi-VN"/>
          </w:rPr>
          <w:t>ế</w:t>
        </w:r>
        <w:r w:rsidRPr="00F86725">
          <w:rPr>
            <w:rFonts w:ascii="iCiel Avenir LT Std 35 Light" w:hAnsi="iCiel Avenir LT Std 35 Light" w:cs="Arial"/>
            <w:i/>
            <w:iCs/>
            <w:sz w:val="22"/>
            <w:szCs w:val="22"/>
            <w:lang w:val="vi-VN"/>
          </w:rPr>
          <w:t>p 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t</w:t>
        </w:r>
        <w:r w:rsidRPr="00F86725">
          <w:rPr>
            <w:rFonts w:ascii="iCiel Avenir LT Std 35 Light" w:hAnsi="iCiel Avenir LT Std 35 Light" w:cs="Calibri"/>
            <w:i/>
            <w:iCs/>
            <w:sz w:val="22"/>
            <w:szCs w:val="22"/>
            <w:lang w:val="vi-VN"/>
          </w:rPr>
          <w:t>ươ</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ứ</w:t>
        </w:r>
        <w:r w:rsidRPr="00F86725">
          <w:rPr>
            <w:rFonts w:ascii="iCiel Avenir LT Std 35 Light" w:hAnsi="iCiel Avenir LT Std 35 Light" w:cs="Arial"/>
            <w:i/>
            <w:iCs/>
            <w:sz w:val="22"/>
            <w:szCs w:val="22"/>
            <w:lang w:val="vi-VN"/>
          </w:rPr>
          <w:t>ng</w:t>
        </w:r>
        <w:r>
          <w:rPr>
            <w:rFonts w:ascii="iCiel Avenir LT Std 35 Light" w:hAnsi="iCiel Avenir LT Std 35 Light" w:cs="Arial"/>
            <w:i/>
            <w:iCs/>
            <w:sz w:val="22"/>
            <w:szCs w:val="22"/>
          </w:rPr>
          <w:t>:</w:t>
        </w:r>
      </w:ins>
    </w:p>
    <w:p w14:paraId="1654EFC3" w14:textId="77777777" w:rsidR="005F5D10" w:rsidRPr="00F86725" w:rsidRDefault="005F5D10" w:rsidP="005F5D10">
      <w:pPr>
        <w:pStyle w:val="ListParagraph"/>
        <w:numPr>
          <w:ilvl w:val="0"/>
          <w:numId w:val="32"/>
        </w:numPr>
        <w:contextualSpacing w:val="0"/>
        <w:rPr>
          <w:ins w:id="7635" w:author="An Tran, ACA (BUV)" w:date="2024-09-12T11:03:00Z" w16du:dateUtc="2024-09-12T04:03:00Z"/>
          <w:rFonts w:ascii="iCiel Avenir LT Std 35 Light" w:hAnsi="iCiel Avenir LT Std 35 Light" w:cs="Arial"/>
          <w:i/>
          <w:iCs/>
          <w:sz w:val="22"/>
          <w:szCs w:val="22"/>
          <w:lang w:val="vi-VN"/>
        </w:rPr>
      </w:pPr>
      <w:ins w:id="7636" w:author="An Tran, ACA (BUV)" w:date="2024-09-12T11:03:00Z" w16du:dateUtc="2024-09-12T04:03:00Z">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ng </w:t>
        </w:r>
        <w:r w:rsidRPr="00F86725">
          <w:rPr>
            <w:rFonts w:ascii="iCiel Avenir LT Std 35 Light" w:hAnsi="iCiel Avenir LT Std 35 Light" w:cs="Calibri"/>
            <w:i/>
            <w:iCs/>
            <w:sz w:val="22"/>
            <w:szCs w:val="22"/>
            <w:lang w:val="vi-VN"/>
          </w:rPr>
          <w:t>đồ</w:t>
        </w:r>
        <w:r w:rsidRPr="00F86725">
          <w:rPr>
            <w:rFonts w:ascii="iCiel Avenir LT Std 35 Light" w:hAnsi="iCiel Avenir LT Std 35 Light" w:cs="Arial"/>
            <w:i/>
            <w:iCs/>
            <w:sz w:val="22"/>
            <w:szCs w:val="22"/>
            <w:lang w:val="vi-VN"/>
          </w:rPr>
          <w:t xml:space="preserve">ng: 500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ins>
    </w:p>
    <w:p w14:paraId="537ECFCD" w14:textId="77777777" w:rsidR="005F5D10" w:rsidRPr="00F86725" w:rsidRDefault="005F5D10" w:rsidP="005F5D10">
      <w:pPr>
        <w:pStyle w:val="ListParagraph"/>
        <w:numPr>
          <w:ilvl w:val="0"/>
          <w:numId w:val="32"/>
        </w:numPr>
        <w:contextualSpacing w:val="0"/>
        <w:rPr>
          <w:ins w:id="7637" w:author="An Tran, ACA (BUV)" w:date="2024-09-12T11:03:00Z" w16du:dateUtc="2024-09-12T04:03:00Z"/>
          <w:rFonts w:ascii="iCiel Avenir LT Std 35 Light" w:hAnsi="iCiel Avenir LT Std 35 Light" w:cs="Arial"/>
          <w:i/>
          <w:iCs/>
          <w:sz w:val="22"/>
          <w:szCs w:val="22"/>
          <w:lang w:val="vi-VN"/>
        </w:rPr>
      </w:pPr>
      <w:ins w:id="7638" w:author="An Tran, ACA (BUV)" w:date="2024-09-12T11:03:00Z" w16du:dateUtc="2024-09-12T04:03:00Z">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b</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 xml:space="preserve">c: 700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ins>
    </w:p>
    <w:p w14:paraId="42F6BBA5" w14:textId="77777777" w:rsidR="005F5D10" w:rsidRPr="005050A2" w:rsidRDefault="005F5D10" w:rsidP="005F5D10">
      <w:pPr>
        <w:pStyle w:val="ListParagraph"/>
        <w:numPr>
          <w:ilvl w:val="0"/>
          <w:numId w:val="32"/>
        </w:numPr>
        <w:contextualSpacing w:val="0"/>
        <w:rPr>
          <w:ins w:id="7639" w:author="An Tran, ACA (BUV)" w:date="2024-09-12T11:03:00Z" w16du:dateUtc="2024-09-12T04:03:00Z"/>
          <w:rFonts w:ascii="iCiel Avenir LT Std 35 Light" w:hAnsi="iCiel Avenir LT Std 35 Light" w:cs="Arial"/>
          <w:i/>
          <w:iCs/>
          <w:sz w:val="22"/>
          <w:szCs w:val="22"/>
          <w:lang w:val="vi-VN"/>
        </w:rPr>
      </w:pPr>
      <w:ins w:id="7640" w:author="An Tran, ACA (BUV)" w:date="2024-09-12T11:03:00Z" w16du:dateUtc="2024-09-12T04:03:00Z">
        <w:r w:rsidRPr="00F86725">
          <w:rPr>
            <w:rFonts w:ascii="iCiel Avenir LT Std 35 Light" w:hAnsi="iCiel Avenir LT Std 35 Light" w:cs="Arial"/>
            <w:i/>
            <w:iCs/>
            <w:sz w:val="22"/>
            <w:szCs w:val="22"/>
            <w:lang w:val="vi-VN"/>
          </w:rPr>
          <w:t>H</w:t>
        </w:r>
        <w:r w:rsidRPr="00F86725">
          <w:rPr>
            <w:rFonts w:ascii="iCiel Avenir LT Std 35 Light" w:hAnsi="iCiel Avenir LT Std 35 Light" w:cs="Calibri"/>
            <w:i/>
            <w:iCs/>
            <w:sz w:val="22"/>
            <w:szCs w:val="22"/>
            <w:lang w:val="vi-VN"/>
          </w:rPr>
          <w:t>ạ</w:t>
        </w:r>
        <w:r w:rsidRPr="00F86725">
          <w:rPr>
            <w:rFonts w:ascii="iCiel Avenir LT Std 35 Light" w:hAnsi="iCiel Avenir LT Std 35 Light" w:cs="Arial"/>
            <w:i/>
            <w:iCs/>
            <w:sz w:val="22"/>
            <w:szCs w:val="22"/>
            <w:lang w:val="vi-VN"/>
          </w:rPr>
          <w:t>ng v</w:t>
        </w:r>
        <w:r w:rsidRPr="00F86725">
          <w:rPr>
            <w:rFonts w:ascii="iCiel Avenir LT Std 35 Light" w:hAnsi="iCiel Avenir LT Std 35 Light" w:cs="Avenir LT Std 35 Light"/>
            <w:i/>
            <w:iCs/>
            <w:sz w:val="22"/>
            <w:szCs w:val="22"/>
            <w:lang w:val="vi-VN"/>
          </w:rPr>
          <w:t>à</w:t>
        </w:r>
        <w:r w:rsidRPr="00F86725">
          <w:rPr>
            <w:rFonts w:ascii="iCiel Avenir LT Std 35 Light" w:hAnsi="iCiel Avenir LT Std 35 Light" w:cs="Arial"/>
            <w:i/>
            <w:iCs/>
            <w:sz w:val="22"/>
            <w:szCs w:val="22"/>
            <w:lang w:val="vi-VN"/>
          </w:rPr>
          <w:t xml:space="preserve">ng: 900 </w:t>
        </w:r>
        <w:r w:rsidRPr="00F86725">
          <w:rPr>
            <w:rFonts w:ascii="iCiel Avenir LT Std 35 Light" w:hAnsi="iCiel Avenir LT Std 35 Light" w:cs="Calibri"/>
            <w:i/>
            <w:iCs/>
            <w:sz w:val="22"/>
            <w:szCs w:val="22"/>
            <w:lang w:val="vi-VN"/>
          </w:rPr>
          <w:t>đ</w:t>
        </w:r>
        <w:r w:rsidRPr="00F86725">
          <w:rPr>
            <w:rFonts w:ascii="iCiel Avenir LT Std 35 Light" w:hAnsi="iCiel Avenir LT Std 35 Light" w:cs="Arial"/>
            <w:i/>
            <w:iCs/>
            <w:sz w:val="22"/>
            <w:szCs w:val="22"/>
            <w:lang w:val="vi-VN"/>
          </w:rPr>
          <w:t>i</w:t>
        </w:r>
        <w:r w:rsidRPr="00F86725">
          <w:rPr>
            <w:rFonts w:ascii="iCiel Avenir LT Std 35 Light" w:hAnsi="iCiel Avenir LT Std 35 Light" w:cs="Calibri"/>
            <w:i/>
            <w:iCs/>
            <w:sz w:val="22"/>
            <w:szCs w:val="22"/>
            <w:lang w:val="vi-VN"/>
          </w:rPr>
          <w:t>ể</w:t>
        </w:r>
        <w:r w:rsidRPr="00F86725">
          <w:rPr>
            <w:rFonts w:ascii="iCiel Avenir LT Std 35 Light" w:hAnsi="iCiel Avenir LT Std 35 Light" w:cs="Arial"/>
            <w:i/>
            <w:iCs/>
            <w:sz w:val="22"/>
            <w:szCs w:val="22"/>
            <w:lang w:val="vi-VN"/>
          </w:rPr>
          <w:t>m</w:t>
        </w:r>
      </w:ins>
    </w:p>
    <w:p w14:paraId="0E89906C" w14:textId="77777777" w:rsidR="005F5D10" w:rsidRPr="00766E73" w:rsidRDefault="005F5D10" w:rsidP="005F5D10">
      <w:pPr>
        <w:pStyle w:val="ListParagraph"/>
        <w:numPr>
          <w:ilvl w:val="0"/>
          <w:numId w:val="32"/>
        </w:numPr>
        <w:contextualSpacing w:val="0"/>
        <w:rPr>
          <w:ins w:id="7641" w:author="An Tran, ACA (BUV)" w:date="2024-09-12T11:03:00Z" w16du:dateUtc="2024-09-12T04:03:00Z"/>
          <w:rFonts w:ascii="iCiel Avenir LT Std 35 Light" w:hAnsi="iCiel Avenir LT Std 35 Light" w:cs="Arial"/>
          <w:i/>
          <w:iCs/>
          <w:sz w:val="22"/>
          <w:szCs w:val="22"/>
          <w:lang w:val="vi-VN"/>
        </w:rPr>
      </w:pPr>
      <w:ins w:id="7642" w:author="An Tran, ACA (BUV)" w:date="2024-09-12T11:03:00Z" w16du:dateUtc="2024-09-12T04:03:00Z">
        <w:r w:rsidRPr="005050A2">
          <w:rPr>
            <w:rFonts w:ascii="iCiel Avenir LT Std 35 Light" w:hAnsi="iCiel Avenir LT Std 35 Light" w:cs="Arial"/>
            <w:i/>
            <w:iCs/>
            <w:sz w:val="22"/>
            <w:szCs w:val="22"/>
            <w:lang w:val="vi-VN"/>
          </w:rPr>
          <w:t>H</w:t>
        </w:r>
        <w:r w:rsidRPr="005050A2">
          <w:rPr>
            <w:rFonts w:ascii="iCiel Avenir LT Std 35 Light" w:hAnsi="iCiel Avenir LT Std 35 Light" w:cs="Calibri"/>
            <w:i/>
            <w:iCs/>
            <w:sz w:val="22"/>
            <w:szCs w:val="22"/>
            <w:lang w:val="vi-VN"/>
          </w:rPr>
          <w:t>ạ</w:t>
        </w:r>
        <w:r w:rsidRPr="005050A2">
          <w:rPr>
            <w:rFonts w:ascii="iCiel Avenir LT Std 35 Light" w:hAnsi="iCiel Avenir LT Std 35 Light" w:cs="Arial"/>
            <w:i/>
            <w:iCs/>
            <w:sz w:val="22"/>
            <w:szCs w:val="22"/>
            <w:lang w:val="vi-VN"/>
          </w:rPr>
          <w:t>ng b</w:t>
        </w:r>
        <w:r w:rsidRPr="005050A2">
          <w:rPr>
            <w:rFonts w:ascii="iCiel Avenir LT Std 35 Light" w:hAnsi="iCiel Avenir LT Std 35 Light" w:cs="Calibri"/>
            <w:i/>
            <w:iCs/>
            <w:sz w:val="22"/>
            <w:szCs w:val="22"/>
            <w:lang w:val="vi-VN"/>
          </w:rPr>
          <w:t>ạ</w:t>
        </w:r>
        <w:r w:rsidRPr="005050A2">
          <w:rPr>
            <w:rFonts w:ascii="iCiel Avenir LT Std 35 Light" w:hAnsi="iCiel Avenir LT Std 35 Light" w:cs="Arial"/>
            <w:i/>
            <w:iCs/>
            <w:sz w:val="22"/>
            <w:szCs w:val="22"/>
            <w:lang w:val="vi-VN"/>
          </w:rPr>
          <w:t xml:space="preserve">ch kim: 1200 </w:t>
        </w:r>
        <w:r w:rsidRPr="005050A2">
          <w:rPr>
            <w:rFonts w:ascii="iCiel Avenir LT Std 35 Light" w:hAnsi="iCiel Avenir LT Std 35 Light" w:cs="Calibri"/>
            <w:i/>
            <w:iCs/>
            <w:sz w:val="22"/>
            <w:szCs w:val="22"/>
            <w:lang w:val="vi-VN"/>
          </w:rPr>
          <w:t>đ</w:t>
        </w:r>
        <w:r w:rsidRPr="005050A2">
          <w:rPr>
            <w:rFonts w:ascii="iCiel Avenir LT Std 35 Light" w:hAnsi="iCiel Avenir LT Std 35 Light" w:cs="Arial"/>
            <w:i/>
            <w:iCs/>
            <w:sz w:val="22"/>
            <w:szCs w:val="22"/>
            <w:lang w:val="vi-VN"/>
          </w:rPr>
          <w:t>i</w:t>
        </w:r>
        <w:r w:rsidRPr="005050A2">
          <w:rPr>
            <w:rFonts w:ascii="iCiel Avenir LT Std 35 Light" w:hAnsi="iCiel Avenir LT Std 35 Light" w:cs="Calibri"/>
            <w:i/>
            <w:iCs/>
            <w:sz w:val="22"/>
            <w:szCs w:val="22"/>
            <w:lang w:val="vi-VN"/>
          </w:rPr>
          <w:t>ể</w:t>
        </w:r>
        <w:r w:rsidRPr="005050A2">
          <w:rPr>
            <w:rFonts w:ascii="iCiel Avenir LT Std 35 Light" w:hAnsi="iCiel Avenir LT Std 35 Light" w:cs="Arial"/>
            <w:i/>
            <w:iCs/>
            <w:sz w:val="22"/>
            <w:szCs w:val="22"/>
            <w:lang w:val="vi-VN"/>
          </w:rPr>
          <w:t>m</w:t>
        </w:r>
      </w:ins>
    </w:p>
    <w:p w14:paraId="4E762CCA" w14:textId="77777777" w:rsidR="005F5D10" w:rsidRPr="00766E73" w:rsidRDefault="005F5D10" w:rsidP="005F5D10">
      <w:pPr>
        <w:pStyle w:val="Question"/>
        <w:numPr>
          <w:ilvl w:val="0"/>
          <w:numId w:val="7"/>
        </w:numPr>
        <w:tabs>
          <w:tab w:val="left" w:pos="630"/>
          <w:tab w:val="left" w:pos="1260"/>
        </w:tabs>
        <w:spacing w:line="400" w:lineRule="exact"/>
        <w:ind w:left="0" w:firstLine="720"/>
        <w:rPr>
          <w:ins w:id="7643" w:author="An Tran, ACA (BUV)" w:date="2024-09-12T11:03:00Z" w16du:dateUtc="2024-09-12T04:03:00Z"/>
          <w:rFonts w:cs="Arial"/>
          <w:szCs w:val="22"/>
          <w:lang w:val="en-GB"/>
        </w:rPr>
      </w:pPr>
      <w:bookmarkStart w:id="7644" w:name="_Toc177025954"/>
      <w:bookmarkStart w:id="7645" w:name="_Toc177077415"/>
      <w:ins w:id="7646" w:author="An Tran, ACA (BUV)" w:date="2024-09-12T11:03:00Z" w16du:dateUtc="2024-09-12T04:03:00Z">
        <w:r w:rsidRPr="00766E73">
          <w:rPr>
            <w:rFonts w:cs="Arial"/>
            <w:szCs w:val="22"/>
            <w:lang w:val="en-GB"/>
          </w:rPr>
          <w:t xml:space="preserve">How can students track my PSG activity records and PSG points? / </w:t>
        </w:r>
        <w:r w:rsidRPr="002D1D27">
          <w:rPr>
            <w:rFonts w:cs="Arial"/>
            <w:i/>
            <w:iCs/>
            <w:szCs w:val="22"/>
            <w:lang w:val="en-GB"/>
          </w:rPr>
          <w:t>Làm thế nào để sinh viên theo dõi lịch sử hoạt động PSG đã tham gia và điểm PSG?</w:t>
        </w:r>
        <w:bookmarkEnd w:id="7644"/>
        <w:bookmarkEnd w:id="7645"/>
      </w:ins>
    </w:p>
    <w:p w14:paraId="26A12C02" w14:textId="77777777" w:rsidR="005F5D10" w:rsidRPr="00766E73" w:rsidRDefault="005F5D10" w:rsidP="005F5D10">
      <w:pPr>
        <w:shd w:val="clear" w:color="auto" w:fill="FFFFFF"/>
        <w:spacing w:before="0" w:beforeAutospacing="0" w:after="0" w:afterAutospacing="0"/>
        <w:ind w:firstLine="0"/>
        <w:jc w:val="left"/>
        <w:textAlignment w:val="baseline"/>
        <w:rPr>
          <w:ins w:id="7647" w:author="An Tran, ACA (BUV)" w:date="2024-09-12T11:03:00Z" w16du:dateUtc="2024-09-12T04:03:00Z"/>
          <w:rFonts w:ascii="iCiel Avenir LT Std 35 Light" w:eastAsia="Aptos" w:hAnsi="iCiel Avenir LT Std 35 Light" w:cs="Calibri"/>
          <w:sz w:val="22"/>
          <w:szCs w:val="22"/>
          <w:lang w:eastAsia="en-US"/>
        </w:rPr>
      </w:pPr>
      <w:ins w:id="7648" w:author="An Tran, ACA (BUV)" w:date="2024-09-12T11:03:00Z" w16du:dateUtc="2024-09-12T04:03:00Z">
        <w:r w:rsidRPr="00766E73">
          <w:rPr>
            <w:rFonts w:ascii="iCiel Avenir LT Std 35 Light" w:eastAsia="Aptos" w:hAnsi="iCiel Avenir LT Std 35 Light" w:cs="Calibri"/>
            <w:color w:val="000000"/>
            <w:sz w:val="22"/>
            <w:szCs w:val="22"/>
            <w:lang w:eastAsia="en-US"/>
          </w:rPr>
          <w:t>Students can easily track their PSG activity records and PSG points tally via the Student Portal:</w:t>
        </w:r>
        <w:r>
          <w:fldChar w:fldCharType="begin"/>
        </w:r>
        <w:r>
          <w:instrText>HYPERLINK "https://student.buv.edu.vn/signin" \t "_blank"</w:instrText>
        </w:r>
        <w:r>
          <w:fldChar w:fldCharType="separate"/>
        </w:r>
        <w:r w:rsidRPr="00766E73">
          <w:rPr>
            <w:rFonts w:ascii="iCiel Avenir LT Std 35 Light" w:eastAsia="Aptos" w:hAnsi="iCiel Avenir LT Std 35 Light" w:cs="Calibri"/>
            <w:color w:val="0000FF"/>
            <w:sz w:val="22"/>
            <w:szCs w:val="22"/>
            <w:u w:val="single"/>
            <w:lang w:eastAsia="en-US"/>
          </w:rPr>
          <w:t xml:space="preserve"> https://student.buv.edu.vn/signin</w:t>
        </w:r>
        <w:r>
          <w:rPr>
            <w:rFonts w:ascii="iCiel Avenir LT Std 35 Light" w:eastAsia="Aptos" w:hAnsi="iCiel Avenir LT Std 35 Light" w:cs="Calibri"/>
            <w:color w:val="0000FF"/>
            <w:sz w:val="22"/>
            <w:szCs w:val="22"/>
            <w:u w:val="single"/>
            <w:lang w:eastAsia="en-US"/>
          </w:rPr>
          <w:fldChar w:fldCharType="end"/>
        </w:r>
      </w:ins>
    </w:p>
    <w:p w14:paraId="10220E6A" w14:textId="77777777" w:rsidR="005F5D10" w:rsidRPr="00766E73" w:rsidRDefault="005F5D10" w:rsidP="005F5D10">
      <w:pPr>
        <w:numPr>
          <w:ilvl w:val="0"/>
          <w:numId w:val="48"/>
        </w:numPr>
        <w:shd w:val="clear" w:color="auto" w:fill="FFFFFF"/>
        <w:spacing w:before="0" w:beforeAutospacing="0" w:after="0" w:afterAutospacing="0"/>
        <w:jc w:val="left"/>
        <w:textAlignment w:val="baseline"/>
        <w:rPr>
          <w:ins w:id="7649" w:author="An Tran, ACA (BUV)" w:date="2024-09-12T11:03:00Z" w16du:dateUtc="2024-09-12T04:03:00Z"/>
          <w:rFonts w:ascii="iCiel Avenir LT Std 35 Light" w:hAnsi="iCiel Avenir LT Std 35 Light" w:cs="Calibri"/>
          <w:sz w:val="22"/>
          <w:szCs w:val="22"/>
          <w:lang w:eastAsia="en-US"/>
          <w14:ligatures w14:val="standardContextual"/>
        </w:rPr>
      </w:pPr>
      <w:ins w:id="7650" w:author="An Tran, ACA (BUV)" w:date="2024-09-12T11:03:00Z" w16du:dateUtc="2024-09-12T04:03:00Z">
        <w:r w:rsidRPr="00766E73">
          <w:rPr>
            <w:rFonts w:ascii="iCiel Avenir LT Std 35 Light" w:hAnsi="iCiel Avenir LT Std 35 Light" w:cs="Calibri"/>
            <w:b/>
            <w:bCs/>
            <w:color w:val="000000"/>
            <w:sz w:val="22"/>
            <w:szCs w:val="22"/>
            <w:lang w:eastAsia="en-US"/>
            <w14:ligatures w14:val="standardContextual"/>
          </w:rPr>
          <w:t>Step 1:</w:t>
        </w:r>
        <w:r w:rsidRPr="00766E73">
          <w:rPr>
            <w:rFonts w:ascii="iCiel Avenir LT Std 35 Light" w:hAnsi="iCiel Avenir LT Std 35 Light" w:cs="Calibri"/>
            <w:color w:val="000000"/>
            <w:sz w:val="22"/>
            <w:szCs w:val="22"/>
            <w:lang w:eastAsia="en-US"/>
            <w14:ligatures w14:val="standardContextual"/>
          </w:rPr>
          <w:t xml:space="preserve"> Sign in with BUV student email</w:t>
        </w:r>
      </w:ins>
    </w:p>
    <w:p w14:paraId="058FA924" w14:textId="77777777" w:rsidR="005F5D10" w:rsidRPr="00766E73" w:rsidRDefault="005F5D10" w:rsidP="005F5D10">
      <w:pPr>
        <w:numPr>
          <w:ilvl w:val="0"/>
          <w:numId w:val="48"/>
        </w:numPr>
        <w:shd w:val="clear" w:color="auto" w:fill="FFFFFF"/>
        <w:spacing w:before="0" w:beforeAutospacing="0" w:after="0" w:afterAutospacing="0"/>
        <w:jc w:val="left"/>
        <w:textAlignment w:val="baseline"/>
        <w:rPr>
          <w:ins w:id="7651" w:author="An Tran, ACA (BUV)" w:date="2024-09-12T11:03:00Z" w16du:dateUtc="2024-09-12T04:03:00Z"/>
          <w:rFonts w:ascii="iCiel Avenir LT Std 35 Light" w:hAnsi="iCiel Avenir LT Std 35 Light" w:cs="Calibri"/>
          <w:sz w:val="22"/>
          <w:szCs w:val="22"/>
          <w:lang w:eastAsia="en-US"/>
          <w14:ligatures w14:val="standardContextual"/>
        </w:rPr>
      </w:pPr>
      <w:ins w:id="7652" w:author="An Tran, ACA (BUV)" w:date="2024-09-12T11:03:00Z" w16du:dateUtc="2024-09-12T04:03:00Z">
        <w:r w:rsidRPr="00766E73">
          <w:rPr>
            <w:rFonts w:ascii="iCiel Avenir LT Std 35 Light" w:hAnsi="iCiel Avenir LT Std 35 Light" w:cs="Calibri"/>
            <w:b/>
            <w:bCs/>
            <w:color w:val="000000"/>
            <w:sz w:val="22"/>
            <w:szCs w:val="22"/>
            <w:lang w:eastAsia="en-US"/>
            <w14:ligatures w14:val="standardContextual"/>
          </w:rPr>
          <w:t>Step 2:</w:t>
        </w:r>
        <w:r w:rsidRPr="00766E73">
          <w:rPr>
            <w:rFonts w:ascii="iCiel Avenir LT Std 35 Light" w:hAnsi="iCiel Avenir LT Std 35 Light" w:cs="Calibri"/>
            <w:color w:val="000000"/>
            <w:sz w:val="22"/>
            <w:szCs w:val="22"/>
            <w:lang w:eastAsia="en-US"/>
            <w14:ligatures w14:val="standardContextual"/>
          </w:rPr>
          <w:t xml:space="preserve"> Access the ‘Student Experience’ tab </w:t>
        </w:r>
      </w:ins>
    </w:p>
    <w:p w14:paraId="73587921" w14:textId="77777777" w:rsidR="005F5D10" w:rsidRPr="00766E73" w:rsidRDefault="005F5D10" w:rsidP="005F5D10">
      <w:pPr>
        <w:numPr>
          <w:ilvl w:val="0"/>
          <w:numId w:val="48"/>
        </w:numPr>
        <w:shd w:val="clear" w:color="auto" w:fill="FFFFFF"/>
        <w:spacing w:before="0" w:beforeAutospacing="0" w:after="0" w:afterAutospacing="0"/>
        <w:jc w:val="left"/>
        <w:textAlignment w:val="baseline"/>
        <w:rPr>
          <w:ins w:id="7653" w:author="An Tran, ACA (BUV)" w:date="2024-09-12T11:03:00Z" w16du:dateUtc="2024-09-12T04:03:00Z"/>
          <w:rFonts w:ascii="iCiel Avenir LT Std 35 Light" w:hAnsi="iCiel Avenir LT Std 35 Light" w:cs="Calibri"/>
          <w:sz w:val="22"/>
          <w:szCs w:val="22"/>
          <w:lang w:eastAsia="en-US"/>
          <w14:ligatures w14:val="standardContextual"/>
        </w:rPr>
      </w:pPr>
      <w:ins w:id="7654" w:author="An Tran, ACA (BUV)" w:date="2024-09-12T11:03:00Z" w16du:dateUtc="2024-09-12T04:03:00Z">
        <w:r w:rsidRPr="00766E73">
          <w:rPr>
            <w:rFonts w:ascii="iCiel Avenir LT Std 35 Light" w:hAnsi="iCiel Avenir LT Std 35 Light" w:cs="Calibri"/>
            <w:b/>
            <w:bCs/>
            <w:color w:val="000000"/>
            <w:sz w:val="22"/>
            <w:szCs w:val="22"/>
            <w:lang w:eastAsia="en-US"/>
            <w14:ligatures w14:val="standardContextual"/>
          </w:rPr>
          <w:t>Step 3:</w:t>
        </w:r>
        <w:r w:rsidRPr="00766E73">
          <w:rPr>
            <w:rFonts w:ascii="iCiel Avenir LT Std 35 Light" w:hAnsi="iCiel Avenir LT Std 35 Light" w:cs="Calibri"/>
            <w:color w:val="000000"/>
            <w:sz w:val="22"/>
            <w:szCs w:val="22"/>
            <w:lang w:eastAsia="en-US"/>
            <w14:ligatures w14:val="standardContextual"/>
          </w:rPr>
          <w:t xml:space="preserve"> Click on ‘Activities Log’. All activities students have participated successfully, and their corresponding accumulated PSG points are displayed there.</w:t>
        </w:r>
        <w:r w:rsidRPr="00766E73">
          <w:rPr>
            <w:rFonts w:ascii="Arial" w:hAnsi="Arial" w:cs="Arial"/>
            <w:color w:val="000000"/>
            <w:sz w:val="22"/>
            <w:szCs w:val="22"/>
            <w:lang w:eastAsia="en-US"/>
            <w14:ligatures w14:val="standardContextual"/>
          </w:rPr>
          <w:t>  </w:t>
        </w:r>
        <w:r w:rsidRPr="00766E73">
          <w:rPr>
            <w:rFonts w:ascii="iCiel Avenir LT Std 35 Light" w:hAnsi="iCiel Avenir LT Std 35 Light" w:cs="iCiel Avenir LT Std 35 Light"/>
            <w:color w:val="000000"/>
            <w:sz w:val="22"/>
            <w:szCs w:val="22"/>
            <w:lang w:eastAsia="en-US"/>
            <w14:ligatures w14:val="standardContextual"/>
          </w:rPr>
          <w:t> </w:t>
        </w:r>
      </w:ins>
    </w:p>
    <w:p w14:paraId="242BE9E4" w14:textId="77777777" w:rsidR="005F5D10" w:rsidRPr="00766E73" w:rsidRDefault="005F5D10" w:rsidP="005F5D10">
      <w:pPr>
        <w:shd w:val="clear" w:color="auto" w:fill="FFFFFF"/>
        <w:spacing w:before="0" w:beforeAutospacing="0" w:after="0" w:afterAutospacing="0"/>
        <w:ind w:firstLine="0"/>
        <w:jc w:val="left"/>
        <w:textAlignment w:val="baseline"/>
        <w:rPr>
          <w:ins w:id="7655" w:author="An Tran, ACA (BUV)" w:date="2024-09-12T11:03:00Z" w16du:dateUtc="2024-09-12T04:03:00Z"/>
          <w:rFonts w:ascii="iCiel Avenir LT Std 35 Light" w:eastAsia="Aptos" w:hAnsi="iCiel Avenir LT Std 35 Light" w:cs="Calibri"/>
          <w:sz w:val="22"/>
          <w:szCs w:val="22"/>
          <w:lang w:eastAsia="en-US"/>
        </w:rPr>
      </w:pPr>
      <w:ins w:id="7656" w:author="An Tran, ACA (BUV)" w:date="2024-09-12T11:03:00Z" w16du:dateUtc="2024-09-12T04:03:00Z">
        <w:r w:rsidRPr="00766E73">
          <w:rPr>
            <w:rFonts w:ascii="iCiel Avenir LT Std 35 Light" w:eastAsia="Aptos" w:hAnsi="iCiel Avenir LT Std 35 Light" w:cs="Calibri"/>
            <w:color w:val="000000"/>
            <w:sz w:val="22"/>
            <w:szCs w:val="22"/>
            <w:lang w:eastAsia="en-US"/>
          </w:rPr>
          <w: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t>
        </w:r>
        <w:r w:rsidRPr="00766E73">
          <w:rPr>
            <w:rFonts w:ascii="iCiel Avenir LT Std 35 Light" w:eastAsia="Aptos" w:hAnsi="iCiel Avenir LT Std 35 Light" w:cs="Calibri"/>
            <w:color w:val="000000"/>
            <w:sz w:val="22"/>
            <w:szCs w:val="22"/>
            <w:u w:val="single"/>
            <w:lang w:eastAsia="en-US"/>
          </w:rPr>
          <w:t>psg@buv.edu.vn</w:t>
        </w:r>
        <w:r w:rsidRPr="00766E73">
          <w:rPr>
            <w:rFonts w:ascii="Arial" w:eastAsia="Aptos" w:hAnsi="Arial" w:cs="Arial"/>
            <w:color w:val="000000"/>
            <w:sz w:val="22"/>
            <w:szCs w:val="22"/>
            <w:lang w:eastAsia="en-US"/>
          </w:rPr>
          <w:t> </w:t>
        </w:r>
        <w:r w:rsidRPr="00766E73">
          <w:rPr>
            <w:rFonts w:ascii="iCiel Avenir LT Std 35 Light" w:eastAsia="Aptos" w:hAnsi="iCiel Avenir LT Std 35 Light" w:cs="Calibri"/>
            <w:color w:val="000000"/>
            <w:sz w:val="22"/>
            <w:szCs w:val="22"/>
            <w:lang w:eastAsia="en-US"/>
          </w:rPr>
          <w:t> </w:t>
        </w:r>
      </w:ins>
    </w:p>
    <w:p w14:paraId="43B88FE4" w14:textId="77777777" w:rsidR="005F5D10" w:rsidRPr="00766E73" w:rsidRDefault="005F5D10" w:rsidP="005F5D10">
      <w:pPr>
        <w:shd w:val="clear" w:color="auto" w:fill="FFFFFF"/>
        <w:spacing w:before="0" w:beforeAutospacing="0" w:after="0" w:afterAutospacing="0"/>
        <w:ind w:firstLine="0"/>
        <w:jc w:val="left"/>
        <w:textAlignment w:val="baseline"/>
        <w:rPr>
          <w:ins w:id="7657" w:author="An Tran, ACA (BUV)" w:date="2024-09-12T11:03:00Z" w16du:dateUtc="2024-09-12T04:03:00Z"/>
          <w:rFonts w:ascii="iCiel Avenir LT Std 35 Light" w:eastAsia="Aptos" w:hAnsi="iCiel Avenir LT Std 35 Light" w:cs="Calibri"/>
          <w:sz w:val="22"/>
          <w:szCs w:val="22"/>
          <w:lang w:eastAsia="en-US"/>
        </w:rPr>
      </w:pPr>
    </w:p>
    <w:p w14:paraId="1A750349" w14:textId="77777777" w:rsidR="005F5D10" w:rsidRPr="00766E73" w:rsidRDefault="005F5D10" w:rsidP="005F5D10">
      <w:pPr>
        <w:spacing w:before="0" w:beforeAutospacing="0" w:after="0" w:afterAutospacing="0"/>
        <w:ind w:firstLine="0"/>
        <w:jc w:val="left"/>
        <w:rPr>
          <w:ins w:id="7658" w:author="An Tran, ACA (BUV)" w:date="2024-09-12T11:03:00Z" w16du:dateUtc="2024-09-12T04:03:00Z"/>
          <w:rFonts w:ascii="iCiel Avenir LT Std 35 Light" w:eastAsia="Aptos" w:hAnsi="iCiel Avenir LT Std 35 Light" w:cs="Calibri"/>
          <w:i/>
          <w:iCs/>
          <w:sz w:val="22"/>
          <w:szCs w:val="22"/>
          <w:lang w:eastAsia="en-US"/>
        </w:rPr>
      </w:pPr>
      <w:ins w:id="7659" w:author="An Tran, ACA (BUV)" w:date="2024-09-12T11:03:00Z" w16du:dateUtc="2024-09-12T04:03:00Z">
        <w:r w:rsidRPr="00766E73">
          <w:rPr>
            <w:rFonts w:ascii="iCiel Avenir LT Std 35 Light" w:eastAsia="Aptos" w:hAnsi="iCiel Avenir LT Std 35 Light" w:cs="Calibri"/>
            <w:i/>
            <w:iCs/>
            <w:sz w:val="22"/>
            <w:szCs w:val="22"/>
            <w:lang w:eastAsia="en-US"/>
          </w:rPr>
          <w:t xml:space="preserve">Sinh viên có thể dễ dàng theo dõi lịch sử hoạt động PSG đã tham gia và số điểm PSG của mình qua Cổng thông tin Sinh viên: </w:t>
        </w:r>
        <w:r>
          <w:fldChar w:fldCharType="begin"/>
        </w:r>
        <w:r>
          <w:instrText>HYPERLINK "https://student.buv.edu.vn/signin"</w:instrText>
        </w:r>
        <w:r>
          <w:fldChar w:fldCharType="separate"/>
        </w:r>
        <w:r w:rsidRPr="00766E73">
          <w:rPr>
            <w:rFonts w:ascii="iCiel Avenir LT Std 35 Light" w:eastAsia="Aptos" w:hAnsi="iCiel Avenir LT Std 35 Light" w:cs="Calibri"/>
            <w:i/>
            <w:iCs/>
            <w:color w:val="0000FF"/>
            <w:sz w:val="22"/>
            <w:szCs w:val="22"/>
            <w:u w:val="single"/>
            <w:lang w:eastAsia="en-US"/>
          </w:rPr>
          <w:t>https://student.buv.edu.vn/signin</w:t>
        </w:r>
        <w:r>
          <w:rPr>
            <w:rFonts w:ascii="iCiel Avenir LT Std 35 Light" w:eastAsia="Aptos" w:hAnsi="iCiel Avenir LT Std 35 Light" w:cs="Calibri"/>
            <w:i/>
            <w:iCs/>
            <w:color w:val="0000FF"/>
            <w:sz w:val="22"/>
            <w:szCs w:val="22"/>
            <w:u w:val="single"/>
            <w:lang w:eastAsia="en-US"/>
          </w:rPr>
          <w:fldChar w:fldCharType="end"/>
        </w:r>
      </w:ins>
    </w:p>
    <w:p w14:paraId="160BB8C0" w14:textId="77777777" w:rsidR="005F5D10" w:rsidRPr="00766E73" w:rsidRDefault="005F5D10" w:rsidP="005F5D10">
      <w:pPr>
        <w:numPr>
          <w:ilvl w:val="0"/>
          <w:numId w:val="49"/>
        </w:numPr>
        <w:spacing w:before="0" w:beforeAutospacing="0" w:after="0" w:afterAutospacing="0"/>
        <w:jc w:val="left"/>
        <w:rPr>
          <w:ins w:id="7660" w:author="An Tran, ACA (BUV)" w:date="2024-09-12T11:03:00Z" w16du:dateUtc="2024-09-12T04:03:00Z"/>
          <w:rFonts w:ascii="iCiel Avenir LT Std 35 Light" w:hAnsi="iCiel Avenir LT Std 35 Light" w:cs="Calibri"/>
          <w:i/>
          <w:iCs/>
          <w:sz w:val="22"/>
          <w:szCs w:val="22"/>
          <w:lang w:eastAsia="en-US"/>
          <w14:ligatures w14:val="standardContextual"/>
        </w:rPr>
      </w:pPr>
      <w:ins w:id="7661" w:author="An Tran, ACA (BUV)" w:date="2024-09-12T11:03:00Z" w16du:dateUtc="2024-09-12T04:03:00Z">
        <w:r w:rsidRPr="00766E73">
          <w:rPr>
            <w:rFonts w:ascii="iCiel Avenir LT Std 35 Light" w:hAnsi="iCiel Avenir LT Std 35 Light" w:cs="Calibri"/>
            <w:b/>
            <w:bCs/>
            <w:i/>
            <w:iCs/>
            <w:sz w:val="22"/>
            <w:szCs w:val="22"/>
            <w:lang w:eastAsia="en-US"/>
            <w14:ligatures w14:val="standardContextual"/>
          </w:rPr>
          <w:t>Bước 1:</w:t>
        </w:r>
        <w:r w:rsidRPr="00766E73">
          <w:rPr>
            <w:rFonts w:ascii="iCiel Avenir LT Std 35 Light" w:hAnsi="iCiel Avenir LT Std 35 Light" w:cs="Calibri"/>
            <w:i/>
            <w:iCs/>
            <w:sz w:val="22"/>
            <w:szCs w:val="22"/>
            <w:lang w:eastAsia="en-US"/>
            <w14:ligatures w14:val="standardContextual"/>
          </w:rPr>
          <w:t xml:space="preserve"> Đăng nhập bằng email sinh viên BUV</w:t>
        </w:r>
      </w:ins>
    </w:p>
    <w:p w14:paraId="5ABB5E30" w14:textId="77777777" w:rsidR="005F5D10" w:rsidRPr="00766E73" w:rsidRDefault="005F5D10" w:rsidP="005F5D10">
      <w:pPr>
        <w:numPr>
          <w:ilvl w:val="0"/>
          <w:numId w:val="49"/>
        </w:numPr>
        <w:spacing w:before="0" w:beforeAutospacing="0" w:after="0" w:afterAutospacing="0"/>
        <w:jc w:val="left"/>
        <w:rPr>
          <w:ins w:id="7662" w:author="An Tran, ACA (BUV)" w:date="2024-09-12T11:03:00Z" w16du:dateUtc="2024-09-12T04:03:00Z"/>
          <w:rFonts w:ascii="iCiel Avenir LT Std 35 Light" w:hAnsi="iCiel Avenir LT Std 35 Light" w:cs="Calibri"/>
          <w:i/>
          <w:iCs/>
          <w:sz w:val="22"/>
          <w:szCs w:val="22"/>
          <w:lang w:eastAsia="en-US"/>
          <w14:ligatures w14:val="standardContextual"/>
        </w:rPr>
      </w:pPr>
      <w:ins w:id="7663" w:author="An Tran, ACA (BUV)" w:date="2024-09-12T11:03:00Z" w16du:dateUtc="2024-09-12T04:03:00Z">
        <w:r w:rsidRPr="00766E73">
          <w:rPr>
            <w:rFonts w:ascii="iCiel Avenir LT Std 35 Light" w:hAnsi="iCiel Avenir LT Std 35 Light" w:cs="Calibri"/>
            <w:b/>
            <w:bCs/>
            <w:i/>
            <w:iCs/>
            <w:sz w:val="22"/>
            <w:szCs w:val="22"/>
            <w:lang w:eastAsia="en-US"/>
            <w14:ligatures w14:val="standardContextual"/>
          </w:rPr>
          <w:t>Bước 2:</w:t>
        </w:r>
        <w:r w:rsidRPr="00766E73">
          <w:rPr>
            <w:rFonts w:ascii="iCiel Avenir LT Std 35 Light" w:hAnsi="iCiel Avenir LT Std 35 Light" w:cs="Calibri"/>
            <w:i/>
            <w:iCs/>
            <w:sz w:val="22"/>
            <w:szCs w:val="22"/>
            <w:lang w:eastAsia="en-US"/>
            <w14:ligatures w14:val="standardContextual"/>
          </w:rPr>
          <w:t xml:space="preserve"> Truy cập vào mục ‘Student Experience’</w:t>
        </w:r>
      </w:ins>
    </w:p>
    <w:p w14:paraId="6119395E" w14:textId="77777777" w:rsidR="005F5D10" w:rsidRPr="00766E73" w:rsidRDefault="005F5D10" w:rsidP="005F5D10">
      <w:pPr>
        <w:numPr>
          <w:ilvl w:val="0"/>
          <w:numId w:val="49"/>
        </w:numPr>
        <w:spacing w:before="0" w:beforeAutospacing="0" w:after="0" w:afterAutospacing="0"/>
        <w:jc w:val="left"/>
        <w:rPr>
          <w:ins w:id="7664" w:author="An Tran, ACA (BUV)" w:date="2024-09-12T11:03:00Z" w16du:dateUtc="2024-09-12T04:03:00Z"/>
          <w:rFonts w:ascii="iCiel Avenir LT Std 35 Light" w:hAnsi="iCiel Avenir LT Std 35 Light" w:cs="Calibri"/>
          <w:i/>
          <w:iCs/>
          <w:sz w:val="22"/>
          <w:szCs w:val="22"/>
          <w:lang w:eastAsia="en-US"/>
          <w14:ligatures w14:val="standardContextual"/>
        </w:rPr>
      </w:pPr>
      <w:ins w:id="7665" w:author="An Tran, ACA (BUV)" w:date="2024-09-12T11:03:00Z" w16du:dateUtc="2024-09-12T04:03:00Z">
        <w:r w:rsidRPr="00766E73">
          <w:rPr>
            <w:rFonts w:ascii="iCiel Avenir LT Std 35 Light" w:hAnsi="iCiel Avenir LT Std 35 Light" w:cs="Calibri"/>
            <w:b/>
            <w:bCs/>
            <w:i/>
            <w:iCs/>
            <w:sz w:val="22"/>
            <w:szCs w:val="22"/>
            <w:lang w:eastAsia="en-US"/>
            <w14:ligatures w14:val="standardContextual"/>
          </w:rPr>
          <w:t>Bước 3:</w:t>
        </w:r>
        <w:r w:rsidRPr="00766E73">
          <w:rPr>
            <w:rFonts w:ascii="iCiel Avenir LT Std 35 Light" w:hAnsi="iCiel Avenir LT Std 35 Light" w:cs="Calibri"/>
            <w:i/>
            <w:iCs/>
            <w:sz w:val="22"/>
            <w:szCs w:val="22"/>
            <w:lang w:eastAsia="en-US"/>
            <w14:ligatures w14:val="standardContextual"/>
          </w:rPr>
          <w:t xml:space="preserve"> Nhấp vào ‘Activities Log’. Tất cả các hoạt động mà sinh viên đã tham gia và số điểm PSG tương ứng sẽ được hiển thị tại đây.</w:t>
        </w:r>
        <w:r w:rsidRPr="00766E73">
          <w:rPr>
            <w:rFonts w:ascii="Arial" w:hAnsi="Arial" w:cs="Arial"/>
            <w:i/>
            <w:iCs/>
            <w:sz w:val="22"/>
            <w:szCs w:val="22"/>
            <w:lang w:eastAsia="en-US"/>
            <w14:ligatures w14:val="standardContextual"/>
          </w:rPr>
          <w:t>  </w:t>
        </w:r>
      </w:ins>
    </w:p>
    <w:p w14:paraId="1FBAB480" w14:textId="77777777" w:rsidR="005F5D10" w:rsidRDefault="005F5D10" w:rsidP="005F5D10">
      <w:pPr>
        <w:ind w:firstLine="0"/>
        <w:rPr>
          <w:ins w:id="7666" w:author="An Tran, ACA (BUV)" w:date="2024-09-12T11:03:00Z" w16du:dateUtc="2024-09-12T04:03:00Z"/>
          <w:rFonts w:ascii="iCiel Avenir LT Std 35 Light" w:eastAsia="Aptos" w:hAnsi="iCiel Avenir LT Std 35 Light" w:cs="Calibri"/>
          <w:i/>
          <w:iCs/>
          <w:sz w:val="22"/>
          <w:szCs w:val="22"/>
          <w:lang w:eastAsia="en-US"/>
        </w:rPr>
      </w:pPr>
      <w:ins w:id="7667" w:author="An Tran, ACA (BUV)" w:date="2024-09-12T11:03:00Z" w16du:dateUtc="2024-09-12T04:03:00Z">
        <w:r w:rsidRPr="00766E73">
          <w:rPr>
            <w:rFonts w:ascii="iCiel Avenir LT Std 35 Light" w:eastAsia="Aptos" w:hAnsi="iCiel Avenir LT Std 35 Light" w:cs="Calibri"/>
            <w:i/>
            <w:iCs/>
            <w:sz w:val="22"/>
            <w:szCs w:val="22"/>
            <w:lang w:eastAsia="en-US"/>
          </w:rPr>
          <w: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t>
        </w:r>
        <w:r>
          <w:fldChar w:fldCharType="begin"/>
        </w:r>
        <w:r>
          <w:instrText>HYPERLINK "mailto:psg@buv.edu.vn"</w:instrText>
        </w:r>
        <w:r>
          <w:fldChar w:fldCharType="separate"/>
        </w:r>
        <w:r w:rsidRPr="00766E73">
          <w:rPr>
            <w:rFonts w:ascii="iCiel Avenir LT Std 35 Light" w:eastAsia="Aptos" w:hAnsi="iCiel Avenir LT Std 35 Light" w:cs="Calibri"/>
            <w:i/>
            <w:iCs/>
            <w:color w:val="0000FF"/>
            <w:sz w:val="22"/>
            <w:szCs w:val="22"/>
            <w:u w:val="single"/>
            <w:lang w:eastAsia="en-US"/>
          </w:rPr>
          <w:t>psg@buv.edu.vn</w:t>
        </w:r>
        <w:r>
          <w:rPr>
            <w:rFonts w:ascii="iCiel Avenir LT Std 35 Light" w:eastAsia="Aptos" w:hAnsi="iCiel Avenir LT Std 35 Light" w:cs="Calibri"/>
            <w:i/>
            <w:iCs/>
            <w:color w:val="0000FF"/>
            <w:sz w:val="22"/>
            <w:szCs w:val="22"/>
            <w:u w:val="single"/>
            <w:lang w:eastAsia="en-US"/>
          </w:rPr>
          <w:fldChar w:fldCharType="end"/>
        </w:r>
        <w:r w:rsidRPr="00766E73">
          <w:rPr>
            <w:rFonts w:ascii="iCiel Avenir LT Std 35 Light" w:eastAsia="Aptos" w:hAnsi="iCiel Avenir LT Std 35 Light" w:cs="Calibri"/>
            <w:i/>
            <w:iCs/>
            <w:sz w:val="22"/>
            <w:szCs w:val="22"/>
            <w:lang w:eastAsia="en-US"/>
          </w:rPr>
          <w:t>.</w:t>
        </w:r>
      </w:ins>
    </w:p>
    <w:p w14:paraId="58AB54CF" w14:textId="77777777" w:rsidR="005F5D10" w:rsidRPr="006C1F59" w:rsidRDefault="005F5D10" w:rsidP="005F5D10">
      <w:pPr>
        <w:pStyle w:val="Question"/>
        <w:numPr>
          <w:ilvl w:val="0"/>
          <w:numId w:val="7"/>
        </w:numPr>
        <w:tabs>
          <w:tab w:val="left" w:pos="1260"/>
        </w:tabs>
        <w:spacing w:before="100" w:line="400" w:lineRule="exact"/>
        <w:ind w:left="0" w:firstLine="810"/>
        <w:rPr>
          <w:ins w:id="7668" w:author="An Tran, ACA (BUV)" w:date="2024-09-12T11:03:00Z" w16du:dateUtc="2024-09-12T04:03:00Z"/>
          <w:bCs/>
          <w:szCs w:val="22"/>
        </w:rPr>
      </w:pPr>
      <w:bookmarkStart w:id="7669" w:name="_Toc177025955"/>
      <w:bookmarkStart w:id="7670" w:name="_Toc177077416"/>
      <w:ins w:id="7671" w:author="An Tran, ACA (BUV)" w:date="2024-09-12T11:03:00Z" w16du:dateUtc="2024-09-12T04:03:00Z">
        <w:r w:rsidRPr="006C1F59">
          <w:rPr>
            <w:bCs/>
            <w:szCs w:val="22"/>
          </w:rPr>
          <w:t xml:space="preserve">What clubs does BUV offer, and how can students join them? / </w:t>
        </w:r>
        <w:r w:rsidRPr="006C1F59">
          <w:rPr>
            <w:bCs/>
            <w:i/>
            <w:iCs/>
            <w:szCs w:val="22"/>
          </w:rPr>
          <w:t xml:space="preserve">BUV </w:t>
        </w:r>
        <w:r w:rsidRPr="006C1F59">
          <w:rPr>
            <w:rFonts w:cs="Calibri"/>
            <w:bCs/>
            <w:i/>
            <w:iCs/>
            <w:szCs w:val="22"/>
          </w:rPr>
          <w:t>đ</w:t>
        </w:r>
        <w:r w:rsidRPr="006C1F59">
          <w:rPr>
            <w:bCs/>
            <w:i/>
            <w:iCs/>
            <w:szCs w:val="22"/>
          </w:rPr>
          <w:t>ang c</w:t>
        </w:r>
        <w:r w:rsidRPr="006C1F59">
          <w:rPr>
            <w:rFonts w:cs="Avenir LT Std 35 Light"/>
            <w:bCs/>
            <w:i/>
            <w:iCs/>
            <w:szCs w:val="22"/>
          </w:rPr>
          <w:t>ó</w:t>
        </w:r>
        <w:r w:rsidRPr="006C1F59">
          <w:rPr>
            <w:bCs/>
            <w:i/>
            <w:iCs/>
            <w:szCs w:val="22"/>
          </w:rPr>
          <w:t xml:space="preserve"> nh</w:t>
        </w:r>
        <w:r w:rsidRPr="006C1F59">
          <w:rPr>
            <w:rFonts w:cs="Calibri"/>
            <w:bCs/>
            <w:i/>
            <w:iCs/>
            <w:szCs w:val="22"/>
          </w:rPr>
          <w:t>ữ</w:t>
        </w:r>
        <w:r w:rsidRPr="006C1F59">
          <w:rPr>
            <w:bCs/>
            <w:i/>
            <w:iCs/>
            <w:szCs w:val="22"/>
          </w:rPr>
          <w:t>ng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nào và làm th</w:t>
        </w:r>
        <w:r w:rsidRPr="006C1F59">
          <w:rPr>
            <w:rFonts w:cs="Calibri"/>
            <w:bCs/>
            <w:i/>
            <w:iCs/>
            <w:szCs w:val="22"/>
          </w:rPr>
          <w:t>ế</w:t>
        </w:r>
        <w:r w:rsidRPr="006C1F59">
          <w:rPr>
            <w:bCs/>
            <w:i/>
            <w:iCs/>
            <w:szCs w:val="22"/>
          </w:rPr>
          <w:t xml:space="preserve"> nào </w:t>
        </w:r>
        <w:r w:rsidRPr="006C1F59">
          <w:rPr>
            <w:rFonts w:cs="Calibri"/>
            <w:bCs/>
            <w:i/>
            <w:iCs/>
            <w:szCs w:val="22"/>
          </w:rPr>
          <w:t>để</w:t>
        </w:r>
        <w:r w:rsidRPr="006C1F59">
          <w:rPr>
            <w:bCs/>
            <w:i/>
            <w:iCs/>
            <w:szCs w:val="22"/>
          </w:rPr>
          <w:t xml:space="preserve"> sinh viên có th</w:t>
        </w:r>
        <w:r w:rsidRPr="006C1F59">
          <w:rPr>
            <w:rFonts w:cs="Calibri"/>
            <w:bCs/>
            <w:i/>
            <w:iCs/>
            <w:szCs w:val="22"/>
          </w:rPr>
          <w:t>ể</w:t>
        </w:r>
        <w:r w:rsidRPr="006C1F59">
          <w:rPr>
            <w:bCs/>
            <w:i/>
            <w:iCs/>
            <w:szCs w:val="22"/>
          </w:rPr>
          <w:t xml:space="preserve"> tham gia vào các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w:t>
        </w:r>
        <w:r w:rsidRPr="006C1F59">
          <w:rPr>
            <w:rFonts w:cs="Calibri"/>
            <w:bCs/>
            <w:i/>
            <w:iCs/>
            <w:szCs w:val="22"/>
          </w:rPr>
          <w:t>đ</w:t>
        </w:r>
        <w:r w:rsidRPr="006C1F59">
          <w:rPr>
            <w:bCs/>
            <w:i/>
            <w:iCs/>
            <w:szCs w:val="22"/>
          </w:rPr>
          <w:t>ó?</w:t>
        </w:r>
        <w:bookmarkEnd w:id="7669"/>
        <w:bookmarkEnd w:id="7670"/>
      </w:ins>
    </w:p>
    <w:p w14:paraId="3FE17FE3" w14:textId="77777777" w:rsidR="005F5D10" w:rsidRPr="00CA65A2" w:rsidRDefault="005F5D10" w:rsidP="005F5D10">
      <w:pPr>
        <w:spacing w:before="0" w:beforeAutospacing="0" w:after="160" w:afterAutospacing="0" w:line="259" w:lineRule="auto"/>
        <w:ind w:firstLine="0"/>
        <w:rPr>
          <w:ins w:id="7672" w:author="An Tran, ACA (BUV)" w:date="2024-09-12T11:03:00Z" w16du:dateUtc="2024-09-12T04:03:00Z"/>
          <w:rFonts w:ascii="iCiel Avenir LT Std 35 Light" w:hAnsi="iCiel Avenir LT Std 35 Light"/>
          <w:sz w:val="22"/>
          <w:szCs w:val="22"/>
        </w:rPr>
      </w:pPr>
      <w:ins w:id="7673" w:author="An Tran, ACA (BUV)" w:date="2024-09-12T11:03:00Z" w16du:dateUtc="2024-09-12T04:03:00Z">
        <w:r w:rsidRPr="00CA65A2">
          <w:rPr>
            <w:rFonts w:ascii="iCiel Avenir LT Std 35 Light" w:hAnsi="iCiel Avenir LT Std 35 Light"/>
            <w:sz w:val="22"/>
            <w:szCs w:val="22"/>
          </w:rPr>
          <w:t>BUV boasts 33 active clubs (excluding those in the probation period), spanning four main categories: Creative &amp; Performing Arts, Sports, Leisure &amp; Special Interest, and Academic. Student can discover more about our clubs here:</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"https://www.facebook.com/media/set/?set=a.344431941221662&amp;type=3"</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6C1F59">
          <w:rPr>
            <w:rStyle w:val="Hyperlink"/>
            <w:rFonts w:ascii="iCiel Avenir LT Std 35 Light" w:hAnsi="iCiel Avenir LT Std 35 Light"/>
            <w:sz w:val="22"/>
            <w:szCs w:val="22"/>
          </w:rPr>
          <w:t>BUV Clubs &amp; Societies</w:t>
        </w:r>
        <w:r>
          <w:rPr>
            <w:rFonts w:ascii="iCiel Avenir LT Std 35 Light" w:hAnsi="iCiel Avenir LT Std 35 Light"/>
            <w:sz w:val="22"/>
            <w:szCs w:val="22"/>
          </w:rPr>
          <w:fldChar w:fldCharType="end"/>
        </w:r>
      </w:ins>
    </w:p>
    <w:p w14:paraId="48F3F684" w14:textId="77777777" w:rsidR="005F5D10" w:rsidRPr="00CA65A2" w:rsidRDefault="005F5D10" w:rsidP="005F5D10">
      <w:pPr>
        <w:ind w:firstLine="0"/>
        <w:rPr>
          <w:ins w:id="7674" w:author="An Tran, ACA (BUV)" w:date="2024-09-12T11:03:00Z" w16du:dateUtc="2024-09-12T04:03:00Z"/>
          <w:rFonts w:ascii="iCiel Avenir LT Std 35 Light" w:hAnsi="iCiel Avenir LT Std 35 Light"/>
          <w:sz w:val="22"/>
          <w:szCs w:val="22"/>
        </w:rPr>
      </w:pPr>
      <w:ins w:id="7675" w:author="An Tran, ACA (BUV)" w:date="2024-09-12T11:03:00Z" w16du:dateUtc="2024-09-12T04:03:00Z">
        <w:r w:rsidRPr="00CA65A2">
          <w:rPr>
            <w:rFonts w:ascii="iCiel Avenir LT Std 35 Light" w:hAnsi="iCiel Avenir LT Std 35 Light"/>
            <w:sz w:val="22"/>
            <w:szCs w:val="22"/>
          </w:rPr>
          <w:t>If a student wants to join any club, simply reach out directly via the club's Facebook page and follow their instructions. For the latest updates on recruitment and events, make sure to follow the Facebook pages of clubs that catch your interest.</w:t>
        </w:r>
      </w:ins>
    </w:p>
    <w:p w14:paraId="5244F1A1" w14:textId="77777777" w:rsidR="005F5D10" w:rsidRPr="00CA65A2" w:rsidRDefault="005F5D10" w:rsidP="005F5D10">
      <w:pPr>
        <w:ind w:firstLine="0"/>
        <w:rPr>
          <w:ins w:id="7676" w:author="An Tran, ACA (BUV)" w:date="2024-09-12T11:03:00Z" w16du:dateUtc="2024-09-12T04:03:00Z"/>
          <w:rFonts w:ascii="iCiel Avenir LT Std 35 Light" w:hAnsi="iCiel Avenir LT Std 35 Light"/>
          <w:i/>
          <w:iCs/>
          <w:sz w:val="22"/>
          <w:szCs w:val="22"/>
        </w:rPr>
      </w:pPr>
      <w:ins w:id="7677" w:author="An Tran, ACA (BUV)" w:date="2024-09-12T11:03:00Z" w16du:dateUtc="2024-09-12T04:03:00Z">
        <w:r w:rsidRPr="00CA65A2">
          <w:rPr>
            <w:rFonts w:ascii="iCiel Avenir LT Std 35 Light" w:hAnsi="iCiel Avenir LT Std 35 Light"/>
            <w:i/>
            <w:iCs/>
            <w:sz w:val="22"/>
            <w:szCs w:val="22"/>
          </w:rPr>
          <w:t>BUV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 33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(kh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trong giai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thu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4 l</w:t>
        </w:r>
        <w:r w:rsidRPr="00CA65A2">
          <w:rPr>
            <w:rFonts w:ascii="iCiel Avenir LT Std 35 Light" w:hAnsi="iCiel Avenir LT Std 35 Light" w:cs="Calibri"/>
            <w:i/>
            <w:iCs/>
            <w:sz w:val="22"/>
            <w:szCs w:val="22"/>
          </w:rPr>
          <w:t>ĩ</w:t>
        </w:r>
        <w:r w:rsidRPr="00CA65A2">
          <w:rPr>
            <w:rFonts w:ascii="iCiel Avenir LT Std 35 Light" w:hAnsi="iCiel Avenir LT Std 35 Light"/>
            <w:i/>
            <w:iCs/>
            <w:sz w:val="22"/>
            <w:szCs w:val="22"/>
          </w:rPr>
          <w:t>nh v</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ch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Ngh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&amp; Bi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thao, Gi</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i tr</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 &amp; S</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ch </w:t>
        </w:r>
        <w:r w:rsidRPr="00CA65A2">
          <w:rPr>
            <w:rFonts w:ascii="iCiel Avenir LT Std 35 Light" w:hAnsi="iCiel Avenir LT Std 35 Light" w:cs="Calibri"/>
            <w:i/>
            <w:iCs/>
            <w:sz w:val="22"/>
            <w:szCs w:val="22"/>
          </w:rPr>
          <w:t>đặ</w:t>
        </w:r>
        <w:r w:rsidRPr="00CA65A2">
          <w:rPr>
            <w:rFonts w:ascii="iCiel Avenir LT Std 35 Light" w:hAnsi="iCiel Avenir LT Std 35 Light"/>
            <w:i/>
            <w:iCs/>
            <w:sz w:val="22"/>
            <w:szCs w:val="22"/>
          </w:rPr>
          <w:t>c bi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m hi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th</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m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y: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"https://www.facebook.com/media/set/?set=a.344431941221662&amp;type=3"</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6C1F59">
          <w:rPr>
            <w:rStyle w:val="Hyperlink"/>
            <w:rFonts w:ascii="iCiel Avenir LT Std 35 Light" w:hAnsi="iCiel Avenir LT Std 35 Light"/>
            <w:i/>
            <w:iCs/>
            <w:sz w:val="22"/>
            <w:szCs w:val="22"/>
          </w:rPr>
          <w:t>Các Câu lạc bộ của BUV</w:t>
        </w:r>
        <w:r>
          <w:rPr>
            <w:rFonts w:ascii="iCiel Avenir LT Std 35 Light" w:hAnsi="iCiel Avenir LT Std 35 Light"/>
            <w:i/>
            <w:iCs/>
            <w:sz w:val="22"/>
            <w:szCs w:val="22"/>
          </w:rPr>
          <w:fldChar w:fldCharType="end"/>
        </w:r>
      </w:ins>
    </w:p>
    <w:p w14:paraId="39F698DC" w14:textId="77777777" w:rsidR="005F5D10" w:rsidRPr="00CA65A2" w:rsidRDefault="005F5D10" w:rsidP="005F5D10">
      <w:pPr>
        <w:spacing w:before="0" w:beforeAutospacing="0" w:after="160" w:afterAutospacing="0" w:line="259" w:lineRule="auto"/>
        <w:ind w:firstLine="0"/>
        <w:rPr>
          <w:ins w:id="7678" w:author="An Tran, ACA (BUV)" w:date="2024-09-12T11:03:00Z" w16du:dateUtc="2024-09-12T04:03:00Z"/>
          <w:rFonts w:ascii="iCiel Avenir LT Std 35 Light" w:hAnsi="iCiel Avenir LT Std 35 Light"/>
          <w:sz w:val="22"/>
          <w:szCs w:val="22"/>
        </w:rPr>
      </w:pPr>
      <w:ins w:id="7679" w:author="An Tran, ACA (BUV)" w:date="2024-09-12T11:03:00Z" w16du:dateUtc="2024-09-12T04:03:00Z">
        <w:r w:rsidRPr="00CA65A2">
          <w:rPr>
            <w:rFonts w:ascii="iCiel Avenir LT Std 35 Light" w:hAnsi="iCiel Avenir LT Std 35 Light"/>
            <w:i/>
            <w:iCs/>
            <w:sz w:val="22"/>
            <w:szCs w:val="22"/>
          </w:rPr>
          <w:t>Khi quan tâm và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tham gia vào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nào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sinh viên hãy 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qua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theo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 Chúng tôi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ch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Pr>
            <w:rFonts w:ascii="iCiel Avenir LT Std 35 Light" w:hAnsi="iCiel Avenir LT Std 35 Light"/>
            <w:i/>
            <w:iCs/>
            <w:sz w:val="22"/>
            <w:szCs w:val="22"/>
          </w:rPr>
          <w:t>mình</w:t>
        </w:r>
        <w:r w:rsidRPr="00CA65A2">
          <w:rPr>
            <w:rFonts w:ascii="iCiel Avenir LT Std 35 Light" w:hAnsi="iCiel Avenir LT Std 35 Light"/>
            <w:i/>
            <w:iCs/>
            <w:sz w:val="22"/>
            <w:szCs w:val="22"/>
          </w:rPr>
          <w:t xml:space="preserve">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m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tuy</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các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ó.</w:t>
        </w:r>
      </w:ins>
    </w:p>
    <w:p w14:paraId="445314ED" w14:textId="77777777" w:rsidR="005F5D10" w:rsidRPr="00D630F2" w:rsidRDefault="005F5D10" w:rsidP="005F5D10">
      <w:pPr>
        <w:pStyle w:val="Question"/>
        <w:numPr>
          <w:ilvl w:val="0"/>
          <w:numId w:val="7"/>
        </w:numPr>
        <w:tabs>
          <w:tab w:val="left" w:pos="1260"/>
        </w:tabs>
        <w:spacing w:before="100" w:line="400" w:lineRule="exact"/>
        <w:ind w:left="0" w:firstLine="810"/>
        <w:rPr>
          <w:ins w:id="7680" w:author="An Tran, ACA (BUV)" w:date="2024-09-12T11:03:00Z" w16du:dateUtc="2024-09-12T04:03:00Z"/>
          <w:szCs w:val="22"/>
        </w:rPr>
      </w:pPr>
      <w:bookmarkStart w:id="7681" w:name="_Toc177025956"/>
      <w:bookmarkStart w:id="7682" w:name="_Toc177077417"/>
      <w:ins w:id="7683" w:author="An Tran, ACA (BUV)" w:date="2024-09-12T11:03:00Z" w16du:dateUtc="2024-09-12T04:03:00Z">
        <w:r w:rsidRPr="00D630F2">
          <w:rPr>
            <w:szCs w:val="22"/>
          </w:rPr>
          <w:t xml:space="preserve">How can students start a new club at BUV? / </w:t>
        </w:r>
        <w:r w:rsidRPr="00D630F2">
          <w:rPr>
            <w:i/>
            <w:iCs/>
            <w:szCs w:val="22"/>
          </w:rPr>
          <w:t>Sinh viên mu</w:t>
        </w:r>
        <w:r w:rsidRPr="00D630F2">
          <w:rPr>
            <w:rFonts w:cs="Calibri"/>
            <w:i/>
            <w:iCs/>
            <w:szCs w:val="22"/>
          </w:rPr>
          <w:t>ố</w:t>
        </w:r>
        <w:r w:rsidRPr="00D630F2">
          <w:rPr>
            <w:i/>
            <w:iCs/>
            <w:szCs w:val="22"/>
          </w:rPr>
          <w:t>n m</w:t>
        </w:r>
        <w:r w:rsidRPr="00D630F2">
          <w:rPr>
            <w:rFonts w:cs="Calibri"/>
            <w:i/>
            <w:iCs/>
            <w:szCs w:val="22"/>
          </w:rPr>
          <w:t>ở</w:t>
        </w:r>
        <w:r w:rsidRPr="00D630F2">
          <w:rPr>
            <w:i/>
            <w:iCs/>
            <w:szCs w:val="22"/>
          </w:rPr>
          <w:t xml:space="preserve"> C</w:t>
        </w:r>
        <w:r w:rsidRPr="00D630F2">
          <w:rPr>
            <w:rFonts w:cs="Avenir LT Std 35 Light"/>
            <w:i/>
            <w:iCs/>
            <w:szCs w:val="22"/>
          </w:rPr>
          <w:t>â</w:t>
        </w:r>
        <w:r w:rsidRPr="00D630F2">
          <w:rPr>
            <w:i/>
            <w:iCs/>
            <w:szCs w:val="22"/>
          </w:rPr>
          <w:t>u l</w:t>
        </w:r>
        <w:r w:rsidRPr="00D630F2">
          <w:rPr>
            <w:rFonts w:cs="Calibri"/>
            <w:i/>
            <w:iCs/>
            <w:szCs w:val="22"/>
          </w:rPr>
          <w:t>ạ</w:t>
        </w:r>
        <w:r w:rsidRPr="00D630F2">
          <w:rPr>
            <w:i/>
            <w:iCs/>
            <w:szCs w:val="22"/>
          </w:rPr>
          <w:t>c b</w:t>
        </w:r>
        <w:r w:rsidRPr="00D630F2">
          <w:rPr>
            <w:rFonts w:cs="Calibri"/>
            <w:i/>
            <w:iCs/>
            <w:szCs w:val="22"/>
          </w:rPr>
          <w:t>ộ</w:t>
        </w:r>
        <w:r w:rsidRPr="00D630F2">
          <w:rPr>
            <w:i/>
            <w:iCs/>
            <w:szCs w:val="22"/>
          </w:rPr>
          <w:t xml:space="preserve"> m</w:t>
        </w:r>
        <w:r w:rsidRPr="00D630F2">
          <w:rPr>
            <w:rFonts w:cs="Calibri"/>
            <w:i/>
            <w:iCs/>
            <w:szCs w:val="22"/>
          </w:rPr>
          <w:t>ớ</w:t>
        </w:r>
        <w:r w:rsidRPr="00D630F2">
          <w:rPr>
            <w:i/>
            <w:iCs/>
            <w:szCs w:val="22"/>
          </w:rPr>
          <w:t>i t</w:t>
        </w:r>
        <w:r w:rsidRPr="00D630F2">
          <w:rPr>
            <w:rFonts w:cs="Calibri"/>
            <w:i/>
            <w:iCs/>
            <w:szCs w:val="22"/>
          </w:rPr>
          <w:t>ạ</w:t>
        </w:r>
        <w:r w:rsidRPr="00D630F2">
          <w:rPr>
            <w:i/>
            <w:iCs/>
            <w:szCs w:val="22"/>
          </w:rPr>
          <w:t>i BUV th</w:t>
        </w:r>
        <w:r w:rsidRPr="00D630F2">
          <w:rPr>
            <w:rFonts w:cs="Avenir LT Std 35 Light"/>
            <w:i/>
            <w:iCs/>
            <w:szCs w:val="22"/>
          </w:rPr>
          <w:t>ì</w:t>
        </w:r>
        <w:r w:rsidRPr="00D630F2">
          <w:rPr>
            <w:i/>
            <w:iCs/>
            <w:szCs w:val="22"/>
          </w:rPr>
          <w:t xml:space="preserve"> ph</w:t>
        </w:r>
        <w:r w:rsidRPr="00D630F2">
          <w:rPr>
            <w:rFonts w:cs="Calibri"/>
            <w:i/>
            <w:iCs/>
            <w:szCs w:val="22"/>
          </w:rPr>
          <w:t>ả</w:t>
        </w:r>
        <w:r w:rsidRPr="00D630F2">
          <w:rPr>
            <w:i/>
            <w:iCs/>
            <w:szCs w:val="22"/>
          </w:rPr>
          <w:t>i l</w:t>
        </w:r>
        <w:r w:rsidRPr="00D630F2">
          <w:rPr>
            <w:rFonts w:cs="Avenir LT Std 35 Light"/>
            <w:i/>
            <w:iCs/>
            <w:szCs w:val="22"/>
          </w:rPr>
          <w:t>à</w:t>
        </w:r>
        <w:r w:rsidRPr="00D630F2">
          <w:rPr>
            <w:i/>
            <w:iCs/>
            <w:szCs w:val="22"/>
          </w:rPr>
          <w:t>m nh</w:t>
        </w:r>
        <w:r w:rsidRPr="00D630F2">
          <w:rPr>
            <w:rFonts w:cs="Calibri"/>
            <w:i/>
            <w:iCs/>
            <w:szCs w:val="22"/>
          </w:rPr>
          <w:t>ư</w:t>
        </w:r>
        <w:r w:rsidRPr="00D630F2">
          <w:rPr>
            <w:i/>
            <w:iCs/>
            <w:szCs w:val="22"/>
          </w:rPr>
          <w:t xml:space="preserve"> nào?</w:t>
        </w:r>
        <w:bookmarkEnd w:id="7681"/>
        <w:bookmarkEnd w:id="7682"/>
      </w:ins>
    </w:p>
    <w:p w14:paraId="42569C3E" w14:textId="77777777" w:rsidR="005F5D10" w:rsidRPr="00CA65A2" w:rsidRDefault="005F5D10" w:rsidP="005F5D10">
      <w:pPr>
        <w:spacing w:before="0" w:beforeAutospacing="0" w:after="160" w:afterAutospacing="0" w:line="259" w:lineRule="auto"/>
        <w:ind w:firstLine="0"/>
        <w:rPr>
          <w:ins w:id="7684" w:author="An Tran, ACA (BUV)" w:date="2024-09-12T11:03:00Z" w16du:dateUtc="2024-09-12T04:03:00Z"/>
          <w:rFonts w:ascii="iCiel Avenir LT Std 35 Light" w:hAnsi="iCiel Avenir LT Std 35 Light"/>
          <w:b/>
          <w:bCs/>
          <w:sz w:val="22"/>
          <w:szCs w:val="22"/>
        </w:rPr>
      </w:pPr>
      <w:ins w:id="7685" w:author="An Tran, ACA (BUV)" w:date="2024-09-12T11:03:00Z" w16du:dateUtc="2024-09-12T04:03:00Z">
        <w:r w:rsidRPr="00CA65A2">
          <w:rPr>
            <w:rFonts w:ascii="iCiel Avenir LT Std 35 Light" w:hAnsi="iCiel Avenir LT Std 35 Light"/>
            <w:sz w:val="22"/>
            <w:szCs w:val="22"/>
          </w:rPr>
          <w:t>If a student got an idea for a new club, here’s how you can make it happen:</w:t>
        </w:r>
      </w:ins>
    </w:p>
    <w:p w14:paraId="0FB4CFB1" w14:textId="77777777" w:rsidR="005F5D10" w:rsidRDefault="005F5D10" w:rsidP="005F5D10">
      <w:pPr>
        <w:pStyle w:val="ListParagraph"/>
        <w:numPr>
          <w:ilvl w:val="0"/>
          <w:numId w:val="94"/>
        </w:numPr>
        <w:spacing w:before="0" w:beforeAutospacing="0" w:after="160" w:afterAutospacing="0" w:line="259" w:lineRule="auto"/>
        <w:jc w:val="left"/>
        <w:rPr>
          <w:ins w:id="7686" w:author="An Tran, ACA (BUV)" w:date="2024-09-12T11:03:00Z" w16du:dateUtc="2024-09-12T04:03:00Z"/>
          <w:rFonts w:ascii="iCiel Avenir LT Std 35 Light" w:hAnsi="iCiel Avenir LT Std 35 Light"/>
          <w:sz w:val="22"/>
          <w:szCs w:val="22"/>
        </w:rPr>
      </w:pPr>
      <w:ins w:id="7687" w:author="An Tran, ACA (BUV)" w:date="2024-09-12T11:03:00Z" w16du:dateUtc="2024-09-12T04:03:00Z">
        <w:r w:rsidRPr="00CA65A2">
          <w:rPr>
            <w:rFonts w:ascii="iCiel Avenir LT Std 35 Light" w:hAnsi="iCiel Avenir LT Std 35 Light"/>
            <w:sz w:val="22"/>
            <w:szCs w:val="22"/>
          </w:rPr>
          <w:t>Reach out to Student Life via email at se-studentlife@buv.edu.vn to express your interest.</w:t>
        </w:r>
      </w:ins>
    </w:p>
    <w:p w14:paraId="2690729F" w14:textId="77777777" w:rsidR="005F5D10" w:rsidRPr="00CA65A2" w:rsidRDefault="005F5D10" w:rsidP="005F5D10">
      <w:pPr>
        <w:pStyle w:val="ListParagraph"/>
        <w:numPr>
          <w:ilvl w:val="0"/>
          <w:numId w:val="94"/>
        </w:numPr>
        <w:spacing w:before="0" w:beforeAutospacing="0" w:after="160" w:afterAutospacing="0" w:line="259" w:lineRule="auto"/>
        <w:jc w:val="left"/>
        <w:rPr>
          <w:ins w:id="7688" w:author="An Tran, ACA (BUV)" w:date="2024-09-12T11:03:00Z" w16du:dateUtc="2024-09-12T04:03:00Z"/>
          <w:rFonts w:ascii="iCiel Avenir LT Std 35 Light" w:hAnsi="iCiel Avenir LT Std 35 Light"/>
          <w:sz w:val="22"/>
          <w:szCs w:val="22"/>
        </w:rPr>
      </w:pPr>
      <w:ins w:id="7689" w:author="An Tran, ACA (BUV)" w:date="2024-09-12T11:03:00Z" w16du:dateUtc="2024-09-12T04:03:00Z">
        <w:r w:rsidRPr="00CA65A2">
          <w:rPr>
            <w:rFonts w:ascii="iCiel Avenir LT Std 35 Light" w:hAnsi="iCiel Avenir LT Std 35 Light"/>
            <w:sz w:val="22"/>
            <w:szCs w:val="22"/>
          </w:rPr>
          <w:t>Our Student Life team will guide you through every step, answering your questions and helping you complete the New Club Proposal Procedure to bring your vision to life.</w:t>
        </w:r>
      </w:ins>
    </w:p>
    <w:p w14:paraId="0E8A15E1" w14:textId="77777777" w:rsidR="005F5D10" w:rsidRPr="00CA65A2" w:rsidRDefault="005F5D10" w:rsidP="005F5D10">
      <w:pPr>
        <w:spacing w:before="0" w:beforeAutospacing="0" w:after="160" w:afterAutospacing="0" w:line="259" w:lineRule="auto"/>
        <w:ind w:firstLine="0"/>
        <w:jc w:val="left"/>
        <w:rPr>
          <w:ins w:id="7690" w:author="An Tran, ACA (BUV)" w:date="2024-09-12T11:03:00Z" w16du:dateUtc="2024-09-12T04:03:00Z"/>
          <w:rFonts w:ascii="iCiel Avenir LT Std 35 Light" w:hAnsi="iCiel Avenir LT Std 35 Light"/>
          <w:sz w:val="22"/>
          <w:szCs w:val="22"/>
        </w:rPr>
      </w:pPr>
      <w:ins w:id="7691" w:author="An Tran, ACA (BUV)" w:date="2024-09-12T11:03:00Z" w16du:dateUtc="2024-09-12T04:03:00Z">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thành l</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các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ây:</w:t>
        </w:r>
      </w:ins>
    </w:p>
    <w:p w14:paraId="62762397" w14:textId="77777777" w:rsidR="005F5D10" w:rsidRDefault="005F5D10" w:rsidP="005F5D10">
      <w:pPr>
        <w:pStyle w:val="ListParagraph"/>
        <w:numPr>
          <w:ilvl w:val="0"/>
          <w:numId w:val="93"/>
        </w:numPr>
        <w:spacing w:before="0" w:beforeAutospacing="0" w:after="160" w:afterAutospacing="0" w:line="259" w:lineRule="auto"/>
        <w:jc w:val="left"/>
        <w:rPr>
          <w:ins w:id="7692" w:author="An Tran, ACA (BUV)" w:date="2024-09-12T11:03:00Z" w16du:dateUtc="2024-09-12T04:03:00Z"/>
          <w:rFonts w:ascii="iCiel Avenir LT Std 35 Light" w:hAnsi="iCiel Avenir LT Std 35 Light"/>
          <w:i/>
          <w:iCs/>
          <w:sz w:val="22"/>
          <w:szCs w:val="22"/>
        </w:rPr>
      </w:pPr>
      <w:ins w:id="7693" w:author="An Tran, ACA (BUV)" w:date="2024-09-12T11:03:00Z" w16du:dateUtc="2024-09-12T04:03:00Z">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y t</w:t>
        </w:r>
        <w:r w:rsidRPr="00CA65A2">
          <w:rPr>
            <w:rFonts w:ascii="iCiel Avenir LT Std 35 Light" w:hAnsi="iCiel Avenir LT Std 35 Light" w:cs="Calibri"/>
            <w:i/>
            <w:iCs/>
            <w:sz w:val="22"/>
            <w:szCs w:val="22"/>
          </w:rPr>
          <w:t>ỏ</w:t>
        </w:r>
        <w:r w:rsidRPr="00CA65A2">
          <w:rPr>
            <w:rFonts w:ascii="iCiel Avenir LT Std 35 Light" w:hAnsi="iCiel Avenir LT Std 35 Light"/>
            <w:i/>
            <w:iCs/>
            <w:sz w:val="22"/>
            <w:szCs w:val="22"/>
          </w:rPr>
          <w:t xml:space="preserve"> mong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6940434D" w14:textId="77777777" w:rsidR="005F5D10" w:rsidRPr="00CA65A2" w:rsidRDefault="005F5D10" w:rsidP="005F5D10">
      <w:pPr>
        <w:pStyle w:val="ListParagraph"/>
        <w:numPr>
          <w:ilvl w:val="0"/>
          <w:numId w:val="93"/>
        </w:numPr>
        <w:spacing w:before="0" w:beforeAutospacing="0" w:after="160" w:afterAutospacing="0" w:line="259" w:lineRule="auto"/>
        <w:jc w:val="left"/>
        <w:rPr>
          <w:ins w:id="7694" w:author="An Tran, ACA (BUV)" w:date="2024-09-12T11:03:00Z" w16du:dateUtc="2024-09-12T04:03:00Z"/>
          <w:rFonts w:ascii="iCiel Avenir LT Std 35 Light" w:hAnsi="iCiel Avenir LT Std 35 Light"/>
          <w:i/>
          <w:iCs/>
          <w:sz w:val="22"/>
          <w:szCs w:val="22"/>
        </w:rPr>
      </w:pPr>
      <w:ins w:id="7695" w:author="An Tran, ACA (BUV)" w:date="2024-09-12T11:03:00Z" w16du:dateUtc="2024-09-12T04:03:00Z">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sinh viên qua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ng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tr</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l</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m</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i th</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m</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ú</w:t>
        </w:r>
        <w:r w:rsidRPr="00CA65A2">
          <w:rPr>
            <w:rFonts w:ascii="iCiel Avenir LT Std 35 Light" w:hAnsi="iCiel Avenir LT Std 35 Light"/>
            <w:i/>
            <w:iCs/>
            <w:sz w:val="22"/>
            <w:szCs w:val="22"/>
          </w:rPr>
          <w:t>p sinh viên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theo Quy trình m</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a </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6162CCF1" w14:textId="77777777" w:rsidR="005F5D10" w:rsidRPr="009B03D3" w:rsidRDefault="005F5D10" w:rsidP="005F5D10">
      <w:pPr>
        <w:pStyle w:val="Question"/>
        <w:numPr>
          <w:ilvl w:val="0"/>
          <w:numId w:val="7"/>
        </w:numPr>
        <w:tabs>
          <w:tab w:val="left" w:pos="1260"/>
        </w:tabs>
        <w:spacing w:before="100" w:line="400" w:lineRule="exact"/>
        <w:ind w:left="0" w:firstLine="810"/>
        <w:rPr>
          <w:ins w:id="7696" w:author="An Tran, ACA (BUV)" w:date="2024-09-12T11:03:00Z" w16du:dateUtc="2024-09-12T04:03:00Z"/>
          <w:i/>
          <w:iCs/>
          <w:szCs w:val="22"/>
        </w:rPr>
      </w:pPr>
      <w:bookmarkStart w:id="7697" w:name="_Toc177025957"/>
      <w:bookmarkStart w:id="7698" w:name="_Toc177077418"/>
      <w:ins w:id="7699" w:author="An Tran, ACA (BUV)" w:date="2024-09-12T11:03:00Z" w16du:dateUtc="2024-09-12T04:03:00Z">
        <w:r w:rsidRPr="00D630F2">
          <w:rPr>
            <w:szCs w:val="22"/>
          </w:rPr>
          <w:t xml:space="preserve">What support is available for students who want to start a new student-led project? / </w:t>
        </w:r>
        <w:r w:rsidRPr="009B03D3">
          <w:rPr>
            <w:i/>
            <w:iCs/>
            <w:szCs w:val="22"/>
          </w:rPr>
          <w:t>Sinh viên s</w:t>
        </w:r>
        <w:r w:rsidRPr="009B03D3">
          <w:rPr>
            <w:rFonts w:cs="Calibri"/>
            <w:i/>
            <w:iCs/>
            <w:szCs w:val="22"/>
          </w:rPr>
          <w:t>ẽ</w:t>
        </w:r>
        <w:r w:rsidRPr="009B03D3">
          <w:rPr>
            <w:i/>
            <w:iCs/>
            <w:szCs w:val="22"/>
          </w:rPr>
          <w:t xml:space="preserve"> </w:t>
        </w:r>
        <w:r w:rsidRPr="009B03D3">
          <w:rPr>
            <w:rFonts w:cs="Calibri"/>
            <w:i/>
            <w:iCs/>
            <w:szCs w:val="22"/>
          </w:rPr>
          <w:t>đượ</w:t>
        </w:r>
        <w:r w:rsidRPr="009B03D3">
          <w:rPr>
            <w:i/>
            <w:iCs/>
            <w:szCs w:val="22"/>
          </w:rPr>
          <w:t>c h</w:t>
        </w:r>
        <w:r w:rsidRPr="009B03D3">
          <w:rPr>
            <w:rFonts w:cs="Calibri"/>
            <w:i/>
            <w:iCs/>
            <w:szCs w:val="22"/>
          </w:rPr>
          <w:t>ỗ</w:t>
        </w:r>
        <w:r w:rsidRPr="009B03D3">
          <w:rPr>
            <w:i/>
            <w:iCs/>
            <w:szCs w:val="22"/>
          </w:rPr>
          <w:t xml:space="preserve"> tr</w:t>
        </w:r>
        <w:r w:rsidRPr="009B03D3">
          <w:rPr>
            <w:rFonts w:cs="Calibri"/>
            <w:i/>
            <w:iCs/>
            <w:szCs w:val="22"/>
          </w:rPr>
          <w:t>ợ</w:t>
        </w:r>
        <w:r w:rsidRPr="009B03D3">
          <w:rPr>
            <w:i/>
            <w:iCs/>
            <w:szCs w:val="22"/>
          </w:rPr>
          <w:t xml:space="preserve"> nh</w:t>
        </w:r>
        <w:r w:rsidRPr="009B03D3">
          <w:rPr>
            <w:rFonts w:cs="Calibri"/>
            <w:i/>
            <w:iCs/>
            <w:szCs w:val="22"/>
          </w:rPr>
          <w:t>ư</w:t>
        </w:r>
        <w:r w:rsidRPr="009B03D3">
          <w:rPr>
            <w:i/>
            <w:iCs/>
            <w:szCs w:val="22"/>
          </w:rPr>
          <w:t xml:space="preserve"> th</w:t>
        </w:r>
        <w:r w:rsidRPr="009B03D3">
          <w:rPr>
            <w:rFonts w:cs="Calibri"/>
            <w:i/>
            <w:iCs/>
            <w:szCs w:val="22"/>
          </w:rPr>
          <w:t>ế</w:t>
        </w:r>
        <w:r w:rsidRPr="009B03D3">
          <w:rPr>
            <w:i/>
            <w:iCs/>
            <w:szCs w:val="22"/>
          </w:rPr>
          <w:t xml:space="preserve"> nào n</w:t>
        </w:r>
        <w:r w:rsidRPr="009B03D3">
          <w:rPr>
            <w:rFonts w:cs="Calibri"/>
            <w:i/>
            <w:iCs/>
            <w:szCs w:val="22"/>
          </w:rPr>
          <w:t>ế</w:t>
        </w:r>
        <w:r w:rsidRPr="009B03D3">
          <w:rPr>
            <w:i/>
            <w:iCs/>
            <w:szCs w:val="22"/>
          </w:rPr>
          <w:t>u mu</w:t>
        </w:r>
        <w:r w:rsidRPr="009B03D3">
          <w:rPr>
            <w:rFonts w:cs="Calibri"/>
            <w:i/>
            <w:iCs/>
            <w:szCs w:val="22"/>
          </w:rPr>
          <w:t>ố</w:t>
        </w:r>
        <w:r w:rsidRPr="009B03D3">
          <w:rPr>
            <w:i/>
            <w:iCs/>
            <w:szCs w:val="22"/>
          </w:rPr>
          <w:t>n b</w:t>
        </w:r>
        <w:r w:rsidRPr="009B03D3">
          <w:rPr>
            <w:rFonts w:cs="Calibri"/>
            <w:i/>
            <w:iCs/>
            <w:szCs w:val="22"/>
          </w:rPr>
          <w:t>ắ</w:t>
        </w:r>
        <w:r w:rsidRPr="009B03D3">
          <w:rPr>
            <w:i/>
            <w:iCs/>
            <w:szCs w:val="22"/>
          </w:rPr>
          <w:t xml:space="preserve">t </w:t>
        </w:r>
        <w:r w:rsidRPr="009B03D3">
          <w:rPr>
            <w:rFonts w:cs="Calibri"/>
            <w:i/>
            <w:iCs/>
            <w:szCs w:val="22"/>
          </w:rPr>
          <w:t>đầ</w:t>
        </w:r>
        <w:r w:rsidRPr="009B03D3">
          <w:rPr>
            <w:i/>
            <w:iCs/>
            <w:szCs w:val="22"/>
          </w:rPr>
          <w:t>u m</w:t>
        </w:r>
        <w:r w:rsidRPr="009B03D3">
          <w:rPr>
            <w:rFonts w:cs="Calibri"/>
            <w:i/>
            <w:iCs/>
            <w:szCs w:val="22"/>
          </w:rPr>
          <w:t>ộ</w:t>
        </w:r>
        <w:r w:rsidRPr="009B03D3">
          <w:rPr>
            <w:i/>
            <w:iCs/>
            <w:szCs w:val="22"/>
          </w:rPr>
          <w:t>t D</w:t>
        </w:r>
        <w:r w:rsidRPr="009B03D3">
          <w:rPr>
            <w:rFonts w:cs="Calibri"/>
            <w:i/>
            <w:iCs/>
            <w:szCs w:val="22"/>
          </w:rPr>
          <w:t>ự</w:t>
        </w:r>
        <w:r w:rsidRPr="009B03D3">
          <w:rPr>
            <w:i/>
            <w:iCs/>
            <w:szCs w:val="22"/>
          </w:rPr>
          <w:t xml:space="preserve"> án m</w:t>
        </w:r>
        <w:r w:rsidRPr="009B03D3">
          <w:rPr>
            <w:rFonts w:cs="Calibri"/>
            <w:i/>
            <w:iCs/>
            <w:szCs w:val="22"/>
          </w:rPr>
          <w:t>ớ</w:t>
        </w:r>
        <w:r w:rsidRPr="009B03D3">
          <w:rPr>
            <w:i/>
            <w:iCs/>
            <w:szCs w:val="22"/>
          </w:rPr>
          <w:t>i?</w:t>
        </w:r>
        <w:bookmarkEnd w:id="7697"/>
        <w:bookmarkEnd w:id="7698"/>
      </w:ins>
    </w:p>
    <w:p w14:paraId="265D2FF0" w14:textId="77777777" w:rsidR="005F5D10" w:rsidRDefault="005F5D10" w:rsidP="005F5D10">
      <w:pPr>
        <w:spacing w:before="0" w:beforeAutospacing="0" w:after="160" w:afterAutospacing="0" w:line="259" w:lineRule="auto"/>
        <w:ind w:firstLine="0"/>
        <w:rPr>
          <w:ins w:id="7700" w:author="An Tran, ACA (BUV)" w:date="2024-09-12T11:03:00Z" w16du:dateUtc="2024-09-12T04:03:00Z"/>
          <w:rFonts w:ascii="iCiel Avenir LT Std 35 Light" w:hAnsi="iCiel Avenir LT Std 35 Light"/>
          <w:sz w:val="22"/>
          <w:szCs w:val="22"/>
        </w:rPr>
      </w:pPr>
      <w:ins w:id="7701" w:author="An Tran, ACA (BUV)" w:date="2024-09-12T11:03:00Z" w16du:dateUtc="2024-09-12T04:03:00Z">
        <w:r w:rsidRPr="00CA65A2">
          <w:rPr>
            <w:rFonts w:ascii="iCiel Avenir LT Std 35 Light" w:hAnsi="iCiel Avenir LT Std 35 Light"/>
            <w:sz w:val="22"/>
            <w:szCs w:val="22"/>
          </w:rPr>
          <w:t>When students want to start a student-led project, students should follow the following steps:</w:t>
        </w:r>
      </w:ins>
    </w:p>
    <w:p w14:paraId="6004E3BA" w14:textId="77777777" w:rsidR="005F5D10" w:rsidRDefault="005F5D10" w:rsidP="005F5D10">
      <w:pPr>
        <w:pStyle w:val="ListParagraph"/>
        <w:numPr>
          <w:ilvl w:val="0"/>
          <w:numId w:val="95"/>
        </w:numPr>
        <w:spacing w:before="0" w:beforeAutospacing="0" w:after="160" w:afterAutospacing="0" w:line="259" w:lineRule="auto"/>
        <w:rPr>
          <w:ins w:id="7702" w:author="An Tran, ACA (BUV)" w:date="2024-09-12T11:03:00Z" w16du:dateUtc="2024-09-12T04:03:00Z"/>
          <w:rFonts w:ascii="iCiel Avenir LT Std 35 Light" w:hAnsi="iCiel Avenir LT Std 35 Light"/>
          <w:sz w:val="22"/>
          <w:szCs w:val="22"/>
        </w:rPr>
      </w:pPr>
      <w:ins w:id="7703" w:author="An Tran, ACA (BUV)" w:date="2024-09-12T11:03:00Z" w16du:dateUtc="2024-09-12T04:03:00Z">
        <w:r w:rsidRPr="00CA65A2">
          <w:rPr>
            <w:rFonts w:ascii="iCiel Avenir LT Std 35 Light" w:hAnsi="iCiel Avenir LT Std 35 Light"/>
            <w:sz w:val="22"/>
            <w:szCs w:val="22"/>
          </w:rPr>
          <w:t xml:space="preserve">Contact Student Life </w:t>
        </w:r>
        <w:r>
          <w:rPr>
            <w:rFonts w:ascii="iCiel Avenir LT Std 35 Light" w:hAnsi="iCiel Avenir LT Std 35 Light"/>
            <w:sz w:val="22"/>
            <w:szCs w:val="22"/>
          </w:rPr>
          <w:t>at</w:t>
        </w:r>
        <w:r w:rsidRPr="00CA65A2">
          <w:rPr>
            <w:rFonts w:ascii="iCiel Avenir LT Std 35 Light" w:hAnsi="iCiel Avenir LT Std 35 Light"/>
            <w:sz w:val="22"/>
            <w:szCs w:val="22"/>
          </w:rPr>
          <w:t xml:space="preserve"> se-studentlife@buv.edu.vn to get started.</w:t>
        </w:r>
      </w:ins>
    </w:p>
    <w:p w14:paraId="36A132BC" w14:textId="77777777" w:rsidR="005F5D10" w:rsidRPr="00CA65A2" w:rsidRDefault="005F5D10" w:rsidP="005F5D10">
      <w:pPr>
        <w:pStyle w:val="ListParagraph"/>
        <w:numPr>
          <w:ilvl w:val="0"/>
          <w:numId w:val="95"/>
        </w:numPr>
        <w:spacing w:before="0" w:beforeAutospacing="0" w:after="160" w:afterAutospacing="0" w:line="259" w:lineRule="auto"/>
        <w:rPr>
          <w:ins w:id="7704" w:author="An Tran, ACA (BUV)" w:date="2024-09-12T11:03:00Z" w16du:dateUtc="2024-09-12T04:03:00Z"/>
          <w:rFonts w:ascii="iCiel Avenir LT Std 35 Light" w:hAnsi="iCiel Avenir LT Std 35 Light"/>
          <w:sz w:val="22"/>
          <w:szCs w:val="22"/>
        </w:rPr>
      </w:pPr>
      <w:ins w:id="7705" w:author="An Tran, ACA (BUV)" w:date="2024-09-12T11:03:00Z" w16du:dateUtc="2024-09-12T04:03:00Z">
        <w:r w:rsidRPr="00CA65A2">
          <w:rPr>
            <w:rFonts w:ascii="iCiel Avenir LT Std 35 Light" w:hAnsi="iCiel Avenir LT Std 35 Light"/>
            <w:sz w:val="22"/>
            <w:szCs w:val="22"/>
          </w:rPr>
          <w:t>Our team will work closely with you, offering guidance and support to complete the proposal and navigate the Event Proposal Procedure.</w:t>
        </w:r>
      </w:ins>
    </w:p>
    <w:p w14:paraId="612419CE" w14:textId="77777777" w:rsidR="005F5D10" w:rsidRDefault="005F5D10" w:rsidP="005F5D10">
      <w:pPr>
        <w:spacing w:before="0" w:beforeAutospacing="0" w:after="160" w:afterAutospacing="0" w:line="259" w:lineRule="auto"/>
        <w:ind w:firstLine="0"/>
        <w:rPr>
          <w:ins w:id="7706" w:author="An Tran, ACA (BUV)" w:date="2024-09-12T11:03:00Z" w16du:dateUtc="2024-09-12T04:03:00Z"/>
          <w:rFonts w:ascii="iCiel Avenir LT Std 35 Light" w:hAnsi="iCiel Avenir LT Std 35 Light"/>
          <w:i/>
          <w:iCs/>
          <w:sz w:val="22"/>
          <w:szCs w:val="22"/>
        </w:rPr>
      </w:pPr>
      <w:ins w:id="7707" w:author="An Tran, ACA (BUV)" w:date="2024-09-12T11:03:00Z" w16du:dateUtc="2024-09-12T04:03:00Z">
        <w:r w:rsidRPr="00CA65A2">
          <w:rPr>
            <w:rFonts w:ascii="iCiel Avenir LT Std 35 Light" w:hAnsi="iCiel Avenir LT Std 35 Light"/>
            <w:i/>
            <w:iCs/>
            <w:sz w:val="22"/>
            <w:szCs w:val="22"/>
          </w:rPr>
          <w:t>Khi sinh viên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kh</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nên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sau:</w:t>
        </w:r>
      </w:ins>
    </w:p>
    <w:p w14:paraId="40FEE6ED" w14:textId="77777777" w:rsidR="005F5D10" w:rsidRDefault="005F5D10" w:rsidP="005F5D10">
      <w:pPr>
        <w:pStyle w:val="ListParagraph"/>
        <w:numPr>
          <w:ilvl w:val="0"/>
          <w:numId w:val="96"/>
        </w:numPr>
        <w:spacing w:before="0" w:beforeAutospacing="0" w:after="160" w:afterAutospacing="0" w:line="259" w:lineRule="auto"/>
        <w:rPr>
          <w:ins w:id="7708" w:author="An Tran, ACA (BUV)" w:date="2024-09-12T11:03:00Z" w16du:dateUtc="2024-09-12T04:03:00Z"/>
          <w:rFonts w:ascii="iCiel Avenir LT Std 35 Light" w:hAnsi="iCiel Avenir LT Std 35 Light"/>
          <w:i/>
          <w:iCs/>
          <w:sz w:val="22"/>
          <w:szCs w:val="22"/>
        </w:rPr>
      </w:pPr>
      <w:ins w:id="7709" w:author="An Tran, ACA (BUV)" w:date="2024-09-12T11:03:00Z" w16du:dateUtc="2024-09-12T04:03:00Z">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 ý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0DEDEBF1" w14:textId="77777777" w:rsidR="005F5D10" w:rsidRPr="00CA65A2" w:rsidRDefault="005F5D10" w:rsidP="005F5D10">
      <w:pPr>
        <w:pStyle w:val="ListParagraph"/>
        <w:numPr>
          <w:ilvl w:val="0"/>
          <w:numId w:val="96"/>
        </w:numPr>
        <w:spacing w:before="0" w:beforeAutospacing="0" w:after="160" w:afterAutospacing="0" w:line="259" w:lineRule="auto"/>
        <w:rPr>
          <w:ins w:id="7710" w:author="An Tran, ACA (BUV)" w:date="2024-09-12T11:03:00Z" w16du:dateUtc="2024-09-12T04:03:00Z"/>
          <w:rFonts w:ascii="iCiel Avenir LT Std 35 Light" w:hAnsi="iCiel Avenir LT Std 35 Light"/>
          <w:i/>
          <w:iCs/>
          <w:sz w:val="22"/>
          <w:szCs w:val="22"/>
        </w:rPr>
      </w:pPr>
      <w:ins w:id="7711" w:author="An Tran, ACA (BUV)" w:date="2024-09-12T11:03:00Z" w16du:dateUtc="2024-09-12T04:03:00Z">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ch</w:t>
        </w:r>
        <w:r w:rsidRPr="00CA65A2">
          <w:rPr>
            <w:rFonts w:ascii="iCiel Avenir LT Std 35 Light" w:hAnsi="iCiel Avenir LT Std 35 Light" w:cs="Calibri"/>
            <w:i/>
            <w:iCs/>
            <w:sz w:val="22"/>
            <w:szCs w:val="22"/>
          </w:rPr>
          <w:t>ặ</w:t>
        </w:r>
        <w:r w:rsidRPr="00CA65A2">
          <w:rPr>
            <w:rFonts w:ascii="iCiel Avenir LT Std 35 Light" w:hAnsi="iCiel Avenir LT Std 35 Light"/>
            <w:i/>
            <w:iCs/>
            <w:sz w:val="22"/>
            <w:szCs w:val="22"/>
          </w:rPr>
          <w:t>t ch</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cung c</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p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hoàn thành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cho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án theo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 xml:space="preserve">úng Quy trình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w:t>
        </w:r>
      </w:ins>
    </w:p>
    <w:p w14:paraId="7B8127DB" w14:textId="77777777" w:rsidR="005F5D10" w:rsidRPr="00D630F2" w:rsidRDefault="005F5D10" w:rsidP="005F5D10">
      <w:pPr>
        <w:pStyle w:val="Question"/>
        <w:numPr>
          <w:ilvl w:val="0"/>
          <w:numId w:val="7"/>
        </w:numPr>
        <w:tabs>
          <w:tab w:val="left" w:pos="1260"/>
        </w:tabs>
        <w:spacing w:before="100" w:line="400" w:lineRule="exact"/>
        <w:ind w:left="0" w:firstLine="810"/>
        <w:rPr>
          <w:ins w:id="7712" w:author="An Tran, ACA (BUV)" w:date="2024-09-12T11:03:00Z" w16du:dateUtc="2024-09-12T04:03:00Z"/>
          <w:szCs w:val="22"/>
        </w:rPr>
      </w:pPr>
      <w:bookmarkStart w:id="7713" w:name="_Toc177025958"/>
      <w:bookmarkStart w:id="7714" w:name="_Toc177077419"/>
      <w:ins w:id="7715" w:author="An Tran, ACA (BUV)" w:date="2024-09-12T11:03:00Z" w16du:dateUtc="2024-09-12T04:03:00Z">
        <w:r w:rsidRPr="00D630F2">
          <w:rPr>
            <w:szCs w:val="22"/>
          </w:rPr>
          <w:t xml:space="preserve">What is the Student Association Committee? How can students join the BUV Student Association Committee? / </w:t>
        </w:r>
        <w:r w:rsidRPr="00D630F2">
          <w:rPr>
            <w:i/>
            <w:iCs/>
            <w:szCs w:val="22"/>
          </w:rPr>
          <w:t>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viên BUV là gì? Sinh viên có th</w:t>
        </w:r>
        <w:r w:rsidRPr="00D630F2">
          <w:rPr>
            <w:rFonts w:cs="Calibri"/>
            <w:i/>
            <w:iCs/>
            <w:szCs w:val="22"/>
          </w:rPr>
          <w:t>ể</w:t>
        </w:r>
        <w:r w:rsidRPr="00D630F2">
          <w:rPr>
            <w:i/>
            <w:iCs/>
            <w:szCs w:val="22"/>
          </w:rPr>
          <w:t xml:space="preserve"> tham gia v</w:t>
        </w:r>
        <w:r w:rsidRPr="00D630F2">
          <w:rPr>
            <w:rFonts w:cs="Avenir LT Std 35 Light"/>
            <w:i/>
            <w:iCs/>
            <w:szCs w:val="22"/>
          </w:rPr>
          <w:t>à</w:t>
        </w:r>
        <w:r w:rsidRPr="00D630F2">
          <w:rPr>
            <w:i/>
            <w:iCs/>
            <w:szCs w:val="22"/>
          </w:rPr>
          <w:t>o 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w:t>
        </w:r>
        <w:r w:rsidRPr="00D630F2">
          <w:rPr>
            <w:rFonts w:cs="Avenir LT Std 35 Light"/>
            <w:i/>
            <w:iCs/>
            <w:szCs w:val="22"/>
          </w:rPr>
          <w:t>ê</w:t>
        </w:r>
        <w:r w:rsidRPr="00D630F2">
          <w:rPr>
            <w:i/>
            <w:iCs/>
            <w:szCs w:val="22"/>
          </w:rPr>
          <w:t>n BUV b</w:t>
        </w:r>
        <w:r w:rsidRPr="00D630F2">
          <w:rPr>
            <w:rFonts w:cs="Calibri"/>
            <w:i/>
            <w:iCs/>
            <w:szCs w:val="22"/>
          </w:rPr>
          <w:t>ằ</w:t>
        </w:r>
        <w:r w:rsidRPr="00D630F2">
          <w:rPr>
            <w:i/>
            <w:iCs/>
            <w:szCs w:val="22"/>
          </w:rPr>
          <w:t>ng cách nào?</w:t>
        </w:r>
        <w:bookmarkEnd w:id="7713"/>
        <w:bookmarkEnd w:id="7714"/>
      </w:ins>
    </w:p>
    <w:p w14:paraId="24E2FC50" w14:textId="77777777" w:rsidR="005F5D10" w:rsidRPr="00CA65A2" w:rsidRDefault="005F5D10" w:rsidP="005F5D10">
      <w:pPr>
        <w:spacing w:before="0" w:beforeAutospacing="0" w:after="160" w:afterAutospacing="0" w:line="259" w:lineRule="auto"/>
        <w:ind w:firstLine="0"/>
        <w:rPr>
          <w:ins w:id="7716" w:author="An Tran, ACA (BUV)" w:date="2024-09-12T11:03:00Z" w16du:dateUtc="2024-09-12T04:03:00Z"/>
          <w:rFonts w:ascii="iCiel Avenir LT Std 35 Light" w:hAnsi="iCiel Avenir LT Std 35 Light"/>
          <w:sz w:val="22"/>
          <w:szCs w:val="22"/>
        </w:rPr>
      </w:pPr>
      <w:ins w:id="7717" w:author="An Tran, ACA (BUV)" w:date="2024-09-12T11:03:00Z" w16du:dateUtc="2024-09-12T04:03:00Z">
        <w:r w:rsidRPr="00CA65A2">
          <w:rPr>
            <w:rFonts w:ascii="iCiel Avenir LT Std 35 Light" w:hAnsi="iCiel Avenir LT Std 35 Light"/>
            <w:sz w:val="22"/>
            <w:szCs w:val="22"/>
          </w:rPr>
          <w:t>The Student Association Committee (SAC) is the voice of BUV’s undergraduate students, representing your interests and concerns to the university administration. We work to ensure transparency, inclusivity, and co-efficiency within the student community. The SAC operates under the guidance of the Student Engagement Department, driven by students, for students.</w:t>
        </w:r>
      </w:ins>
    </w:p>
    <w:p w14:paraId="32F6575D" w14:textId="77777777" w:rsidR="005F5D10" w:rsidRPr="00CA65A2" w:rsidRDefault="005F5D10" w:rsidP="005F5D10">
      <w:pPr>
        <w:ind w:firstLine="0"/>
        <w:rPr>
          <w:ins w:id="7718" w:author="An Tran, ACA (BUV)" w:date="2024-09-12T11:03:00Z" w16du:dateUtc="2024-09-12T04:03:00Z"/>
          <w:rFonts w:ascii="iCiel Avenir LT Std 35 Light" w:hAnsi="iCiel Avenir LT Std 35 Light"/>
          <w:sz w:val="22"/>
          <w:szCs w:val="22"/>
        </w:rPr>
      </w:pPr>
      <w:ins w:id="7719" w:author="An Tran, ACA (BUV)" w:date="2024-09-12T11:03:00Z" w16du:dateUtc="2024-09-12T04:03:00Z">
        <w:r w:rsidRPr="00CA65A2">
          <w:rPr>
            <w:rFonts w:ascii="iCiel Avenir LT Std 35 Light" w:hAnsi="iCiel Avenir LT Std 35 Light"/>
            <w:sz w:val="22"/>
            <w:szCs w:val="22"/>
          </w:rPr>
          <w:t xml:space="preserve">SAC’s mission is: </w:t>
        </w:r>
      </w:ins>
    </w:p>
    <w:p w14:paraId="2F825D82" w14:textId="77777777" w:rsidR="005F5D10" w:rsidRPr="00CA65A2" w:rsidRDefault="005F5D10" w:rsidP="005F5D10">
      <w:pPr>
        <w:pStyle w:val="ListParagraph"/>
        <w:numPr>
          <w:ilvl w:val="0"/>
          <w:numId w:val="97"/>
        </w:numPr>
        <w:spacing w:before="0" w:beforeAutospacing="0" w:after="160" w:afterAutospacing="0" w:line="259" w:lineRule="auto"/>
        <w:jc w:val="left"/>
        <w:rPr>
          <w:ins w:id="7720" w:author="An Tran, ACA (BUV)" w:date="2024-09-12T11:03:00Z" w16du:dateUtc="2024-09-12T04:03:00Z"/>
          <w:rFonts w:ascii="iCiel Avenir LT Std 35 Light" w:hAnsi="iCiel Avenir LT Std 35 Light"/>
          <w:sz w:val="22"/>
          <w:szCs w:val="22"/>
        </w:rPr>
      </w:pPr>
      <w:ins w:id="7721" w:author="An Tran, ACA (BUV)" w:date="2024-09-12T11:03:00Z" w16du:dateUtc="2024-09-12T04:03:00Z">
        <w:r w:rsidRPr="00CA65A2">
          <w:rPr>
            <w:rFonts w:ascii="iCiel Avenir LT Std 35 Light" w:hAnsi="iCiel Avenir LT Std 35 Light"/>
            <w:sz w:val="22"/>
            <w:szCs w:val="22"/>
          </w:rPr>
          <w:t>To represent the undergraduate students at British University Vietnam in communicating with the University and other external stakeholders.</w:t>
        </w:r>
      </w:ins>
    </w:p>
    <w:p w14:paraId="374A0C15" w14:textId="77777777" w:rsidR="005F5D10" w:rsidRPr="00CA65A2" w:rsidRDefault="005F5D10" w:rsidP="005F5D10">
      <w:pPr>
        <w:pStyle w:val="ListParagraph"/>
        <w:numPr>
          <w:ilvl w:val="0"/>
          <w:numId w:val="91"/>
        </w:numPr>
        <w:spacing w:before="0" w:beforeAutospacing="0" w:after="160" w:afterAutospacing="0" w:line="259" w:lineRule="auto"/>
        <w:jc w:val="left"/>
        <w:rPr>
          <w:ins w:id="7722" w:author="An Tran, ACA (BUV)" w:date="2024-09-12T11:03:00Z" w16du:dateUtc="2024-09-12T04:03:00Z"/>
          <w:rFonts w:ascii="iCiel Avenir LT Std 35 Light" w:hAnsi="iCiel Avenir LT Std 35 Light"/>
          <w:sz w:val="22"/>
          <w:szCs w:val="22"/>
        </w:rPr>
      </w:pPr>
      <w:ins w:id="7723" w:author="An Tran, ACA (BUV)" w:date="2024-09-12T11:03:00Z" w16du:dateUtc="2024-09-12T04:03:00Z">
        <w:r w:rsidRPr="00CA65A2">
          <w:rPr>
            <w:rFonts w:ascii="iCiel Avenir LT Std 35 Light" w:hAnsi="iCiel Avenir LT Std 35 Light"/>
            <w:sz w:val="22"/>
            <w:szCs w:val="22"/>
          </w:rPr>
          <w:t>To connect every part of the Student Community by identifying, validating, and serving the needs, the diversity and inclusivity of students as its priority.</w:t>
        </w:r>
      </w:ins>
    </w:p>
    <w:p w14:paraId="2EBE62E3" w14:textId="77777777" w:rsidR="005F5D10" w:rsidRPr="00CA65A2" w:rsidRDefault="005F5D10" w:rsidP="005F5D10">
      <w:pPr>
        <w:pStyle w:val="ListParagraph"/>
        <w:numPr>
          <w:ilvl w:val="0"/>
          <w:numId w:val="91"/>
        </w:numPr>
        <w:spacing w:before="0" w:beforeAutospacing="0" w:after="160" w:afterAutospacing="0" w:line="259" w:lineRule="auto"/>
        <w:jc w:val="left"/>
        <w:rPr>
          <w:ins w:id="7724" w:author="An Tran, ACA (BUV)" w:date="2024-09-12T11:03:00Z" w16du:dateUtc="2024-09-12T04:03:00Z"/>
          <w:rFonts w:ascii="iCiel Avenir LT Std 35 Light" w:hAnsi="iCiel Avenir LT Std 35 Light"/>
          <w:sz w:val="22"/>
          <w:szCs w:val="22"/>
        </w:rPr>
      </w:pPr>
      <w:ins w:id="7725" w:author="An Tran, ACA (BUV)" w:date="2024-09-12T11:03:00Z" w16du:dateUtc="2024-09-12T04:03:00Z">
        <w:r w:rsidRPr="00CA65A2">
          <w:rPr>
            <w:rFonts w:ascii="iCiel Avenir LT Std 35 Light" w:hAnsi="iCiel Avenir LT Std 35 Light"/>
            <w:sz w:val="22"/>
            <w:szCs w:val="22"/>
          </w:rPr>
          <w:t>To support the University in building the University’s culture in terms of its Student Community.</w:t>
        </w:r>
      </w:ins>
    </w:p>
    <w:p w14:paraId="58E46F76" w14:textId="77777777" w:rsidR="005F5D10" w:rsidRPr="00CA65A2" w:rsidRDefault="005F5D10" w:rsidP="005F5D10">
      <w:pPr>
        <w:spacing w:before="0" w:beforeAutospacing="0" w:after="160" w:afterAutospacing="0" w:line="259" w:lineRule="auto"/>
        <w:ind w:firstLine="0"/>
        <w:rPr>
          <w:ins w:id="7726" w:author="An Tran, ACA (BUV)" w:date="2024-09-12T11:03:00Z" w16du:dateUtc="2024-09-12T04:03:00Z"/>
          <w:rFonts w:ascii="iCiel Avenir LT Std 35 Light" w:hAnsi="iCiel Avenir LT Std 35 Light"/>
          <w:sz w:val="22"/>
          <w:szCs w:val="22"/>
        </w:rPr>
      </w:pPr>
      <w:ins w:id="7727" w:author="An Tran, ACA (BUV)" w:date="2024-09-12T11:03:00Z" w16du:dateUtc="2024-09-12T04:03:00Z">
        <w:r w:rsidRPr="00CA65A2">
          <w:rPr>
            <w:rFonts w:ascii="iCiel Avenir LT Std 35 Light" w:hAnsi="iCiel Avenir LT Std 35 Light"/>
            <w:sz w:val="22"/>
            <w:szCs w:val="22"/>
          </w:rPr>
          <w:t>SAC elections normally take place from May to June, with dates and details announced on the SAC Facebook page. To run for a position, candidates should fill out the registration form and follow the election process, which includes registration, group debate, and public presentation rounds. Keep an eye on the SAC Facebook page for updates on rules, regulations, and timelines.</w:t>
        </w:r>
      </w:ins>
    </w:p>
    <w:p w14:paraId="4E94E945" w14:textId="77777777" w:rsidR="005F5D10" w:rsidRPr="00CA65A2" w:rsidRDefault="005F5D10" w:rsidP="005F5D10">
      <w:pPr>
        <w:spacing w:before="0" w:beforeAutospacing="0" w:after="160" w:afterAutospacing="0" w:line="259" w:lineRule="auto"/>
        <w:ind w:firstLine="0"/>
        <w:rPr>
          <w:ins w:id="7728" w:author="An Tran, ACA (BUV)" w:date="2024-09-12T11:03:00Z" w16du:dateUtc="2024-09-12T04:03:00Z"/>
          <w:rFonts w:ascii="iCiel Avenir LT Std 35 Light" w:hAnsi="iCiel Avenir LT Std 35 Light"/>
          <w:i/>
          <w:iCs/>
          <w:sz w:val="22"/>
          <w:szCs w:val="22"/>
        </w:rPr>
      </w:pPr>
      <w:ins w:id="7729" w:author="An Tran, ACA (BUV)" w:date="2024-09-12T11:03:00Z" w16du:dateUtc="2024-09-12T04:03:00Z">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 (SAC) là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ng n</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t Nam,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quy</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l</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i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m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viên tr</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Ban giám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Nhà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đả</w:t>
        </w:r>
        <w:r w:rsidRPr="00CA65A2">
          <w:rPr>
            <w:rFonts w:ascii="iCiel Avenir LT Std 35 Light" w:hAnsi="iCiel Avenir LT Std 35 Light"/>
            <w:i/>
            <w:iCs/>
            <w:sz w:val="22"/>
            <w:szCs w:val="22"/>
          </w:rPr>
          <w:t>m b</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o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minh b</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ch,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qu</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trong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m s</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Student Engagement, do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sinh viên.</w:t>
        </w:r>
      </w:ins>
    </w:p>
    <w:p w14:paraId="41C5C905" w14:textId="77777777" w:rsidR="005F5D10" w:rsidRPr="00CA65A2" w:rsidRDefault="005F5D10" w:rsidP="005F5D10">
      <w:pPr>
        <w:ind w:firstLine="0"/>
        <w:rPr>
          <w:ins w:id="7730" w:author="An Tran, ACA (BUV)" w:date="2024-09-12T11:03:00Z" w16du:dateUtc="2024-09-12T04:03:00Z"/>
          <w:rFonts w:ascii="iCiel Avenir LT Std 35 Light" w:hAnsi="iCiel Avenir LT Std 35 Light"/>
          <w:i/>
          <w:iCs/>
          <w:sz w:val="22"/>
          <w:szCs w:val="22"/>
        </w:rPr>
      </w:pPr>
      <w:ins w:id="7731" w:author="An Tran, ACA (BUV)" w:date="2024-09-12T11:03:00Z" w16du:dateUtc="2024-09-12T04:03:00Z">
        <w:r w:rsidRPr="00CA65A2">
          <w:rPr>
            <w:rFonts w:ascii="iCiel Avenir LT Std 35 Light" w:hAnsi="iCiel Avenir LT Std 35 Light"/>
            <w:i/>
            <w:iCs/>
            <w:sz w:val="22"/>
            <w:szCs w:val="22"/>
          </w:rPr>
          <w:t>S</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nh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là: </w:t>
        </w:r>
      </w:ins>
    </w:p>
    <w:p w14:paraId="5BBD8D32" w14:textId="77777777" w:rsidR="005F5D10" w:rsidRPr="00CA65A2" w:rsidRDefault="005F5D10" w:rsidP="005F5D10">
      <w:pPr>
        <w:pStyle w:val="ListParagraph"/>
        <w:numPr>
          <w:ilvl w:val="0"/>
          <w:numId w:val="92"/>
        </w:numPr>
        <w:spacing w:before="0" w:beforeAutospacing="0" w:after="160" w:afterAutospacing="0" w:line="259" w:lineRule="auto"/>
        <w:jc w:val="left"/>
        <w:rPr>
          <w:ins w:id="7732" w:author="An Tran, ACA (BUV)" w:date="2024-09-12T11:03:00Z" w16du:dateUtc="2024-09-12T04:03:00Z"/>
          <w:rFonts w:ascii="iCiel Avenir LT Std 35 Light" w:hAnsi="iCiel Avenir LT Std 35 Light"/>
          <w:i/>
          <w:iCs/>
          <w:sz w:val="22"/>
          <w:szCs w:val="22"/>
        </w:rPr>
      </w:pPr>
      <w:ins w:id="7733" w:author="An Tran, ACA (BUV)" w:date="2024-09-12T11:03:00Z" w16du:dateUtc="2024-09-12T04:03:00Z">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Nam (BUV)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giao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li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quan.</w:t>
        </w:r>
      </w:ins>
    </w:p>
    <w:p w14:paraId="11DEA2D7" w14:textId="77777777" w:rsidR="005F5D10" w:rsidRPr="00CA65A2" w:rsidRDefault="005F5D10" w:rsidP="005F5D10">
      <w:pPr>
        <w:pStyle w:val="ListParagraph"/>
        <w:numPr>
          <w:ilvl w:val="0"/>
          <w:numId w:val="92"/>
        </w:numPr>
        <w:spacing w:before="0" w:beforeAutospacing="0" w:after="160" w:afterAutospacing="0" w:line="259" w:lineRule="auto"/>
        <w:jc w:val="left"/>
        <w:rPr>
          <w:ins w:id="7734" w:author="An Tran, ACA (BUV)" w:date="2024-09-12T11:03:00Z" w16du:dateUtc="2024-09-12T04:03:00Z"/>
          <w:rFonts w:ascii="iCiel Avenir LT Std 35 Light" w:hAnsi="iCiel Avenir LT Std 35 Light"/>
          <w:i/>
          <w:iCs/>
          <w:sz w:val="22"/>
          <w:szCs w:val="22"/>
        </w:rPr>
      </w:pPr>
      <w:ins w:id="7735" w:author="An Tran, ACA (BUV)" w:date="2024-09-12T11:03:00Z" w16du:dateUtc="2024-09-12T04:03:00Z">
        <w:r w:rsidRPr="00CA65A2">
          <w:rPr>
            <w:rFonts w:ascii="iCiel Avenir LT Std 35 Light" w:hAnsi="iCiel Avenir LT Std 35 Light"/>
            <w:i/>
            <w:iCs/>
            <w:sz w:val="22"/>
            <w:szCs w:val="22"/>
          </w:rPr>
          <w:t>K</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n</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b</w:t>
        </w:r>
        <w:r w:rsidRPr="00CA65A2">
          <w:rPr>
            <w:rFonts w:ascii="iCiel Avenir LT Std 35 Light" w:hAnsi="iCiel Avenir LT Std 35 Light" w:cs="Calibri"/>
            <w:i/>
            <w:iCs/>
            <w:sz w:val="22"/>
            <w:szCs w:val="22"/>
          </w:rPr>
          <w:t>ằ</w:t>
        </w:r>
        <w:r w:rsidRPr="00CA65A2">
          <w:rPr>
            <w:rFonts w:ascii="iCiel Avenir LT Std 35 Light" w:hAnsi="iCiel Avenir LT Std 35 Light"/>
            <w:i/>
            <w:iCs/>
            <w:sz w:val="22"/>
            <w:szCs w:val="22"/>
          </w:rPr>
          <w:t>ng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c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nhu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coi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a d</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u ti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w:t>
        </w:r>
      </w:ins>
    </w:p>
    <w:p w14:paraId="2519C642" w14:textId="77777777" w:rsidR="005F5D10" w:rsidRPr="00CA65A2" w:rsidRDefault="005F5D10" w:rsidP="005F5D10">
      <w:pPr>
        <w:pStyle w:val="ListParagraph"/>
        <w:numPr>
          <w:ilvl w:val="0"/>
          <w:numId w:val="92"/>
        </w:numPr>
        <w:spacing w:before="0" w:beforeAutospacing="0" w:after="160" w:afterAutospacing="0" w:line="259" w:lineRule="auto"/>
        <w:jc w:val="left"/>
        <w:rPr>
          <w:ins w:id="7736" w:author="An Tran, ACA (BUV)" w:date="2024-09-12T11:03:00Z" w16du:dateUtc="2024-09-12T04:03:00Z"/>
          <w:rFonts w:ascii="iCiel Avenir LT Std 35 Light" w:hAnsi="iCiel Avenir LT Std 35 Light"/>
          <w:i/>
          <w:iCs/>
          <w:sz w:val="22"/>
          <w:szCs w:val="22"/>
        </w:rPr>
      </w:pPr>
      <w:ins w:id="7737" w:author="An Tran, ACA (BUV)" w:date="2024-09-12T11:03:00Z" w16du:dateUtc="2024-09-12T04:03:00Z">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x</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y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ng v</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a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BUV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w:t>
        </w:r>
      </w:ins>
    </w:p>
    <w:p w14:paraId="68D795A2" w14:textId="77777777" w:rsidR="005F5D10" w:rsidRPr="00CA65A2" w:rsidRDefault="005F5D10" w:rsidP="005F5D10">
      <w:pPr>
        <w:ind w:firstLine="0"/>
        <w:rPr>
          <w:ins w:id="7738" w:author="An Tran, ACA (BUV)" w:date="2024-09-12T11:03:00Z" w16du:dateUtc="2024-09-12T04:03:00Z"/>
          <w:rFonts w:ascii="iCiel Avenir LT Std 35 Light" w:hAnsi="iCiel Avenir LT Std 35 Light"/>
          <w:sz w:val="22"/>
          <w:szCs w:val="22"/>
        </w:rPr>
      </w:pPr>
      <w:ins w:id="7739" w:author="An Tran, ACA (BUV)" w:date="2024-09-12T11:03:00Z" w16du:dateUtc="2024-09-12T04:03:00Z">
        <w:r w:rsidRPr="00CA65A2">
          <w:rPr>
            <w:rFonts w:ascii="iCiel Avenir LT Std 35 Light" w:hAnsi="iCiel Avenir LT Std 35 Light"/>
            <w:i/>
            <w:iCs/>
            <w:sz w:val="22"/>
            <w:szCs w:val="22"/>
          </w:rPr>
          <w:t>Cu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SAC th</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ra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ng 5 </w:t>
        </w:r>
        <w:r w:rsidRPr="00CA65A2">
          <w:rPr>
            <w:rFonts w:ascii="iCiel Avenir LT Std 35 Light" w:hAnsi="iCiel Avenir LT Std 35 Light" w:cs="Calibri"/>
            <w:i/>
            <w:iCs/>
            <w:sz w:val="22"/>
            <w:szCs w:val="22"/>
          </w:rPr>
          <w:t>đế</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ng 6 hàng n</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m, thông tin chi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o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i</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o m</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 xml:space="preserve">u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quy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ò</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tranh lu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nh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m,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c</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 xml:space="preserve">ng khai.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nên theo dõi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quy t</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c, quy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c</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i vòng tranh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w:t>
        </w:r>
        <w:r w:rsidRPr="00CA65A2">
          <w:rPr>
            <w:rFonts w:ascii="iCiel Avenir LT Std 35 Light" w:hAnsi="iCiel Avenir LT Std 35 Light"/>
            <w:sz w:val="22"/>
            <w:szCs w:val="22"/>
          </w:rPr>
          <w:t xml:space="preserve"> </w:t>
        </w:r>
      </w:ins>
    </w:p>
    <w:p w14:paraId="319468E1" w14:textId="77777777" w:rsidR="005F5D10" w:rsidRPr="00D630F2" w:rsidRDefault="005F5D10" w:rsidP="005F5D10">
      <w:pPr>
        <w:pStyle w:val="Question"/>
        <w:numPr>
          <w:ilvl w:val="0"/>
          <w:numId w:val="7"/>
        </w:numPr>
        <w:tabs>
          <w:tab w:val="left" w:pos="1260"/>
        </w:tabs>
        <w:spacing w:before="100" w:line="400" w:lineRule="exact"/>
        <w:ind w:left="0" w:firstLine="810"/>
        <w:rPr>
          <w:ins w:id="7740" w:author="An Tran, ACA (BUV)" w:date="2024-09-12T11:03:00Z" w16du:dateUtc="2024-09-12T04:03:00Z"/>
          <w:szCs w:val="22"/>
        </w:rPr>
      </w:pPr>
      <w:bookmarkStart w:id="7741" w:name="_Toc177025959"/>
      <w:bookmarkStart w:id="7742" w:name="_Toc177077420"/>
      <w:ins w:id="7743" w:author="An Tran, ACA (BUV)" w:date="2024-09-12T11:03:00Z" w16du:dateUtc="2024-09-12T04:03:00Z">
        <w:r w:rsidRPr="00D630F2">
          <w:rPr>
            <w:szCs w:val="22"/>
          </w:rPr>
          <w:t xml:space="preserve">How can students find out about upcoming activities at the university? / </w:t>
        </w:r>
        <w:r w:rsidRPr="00D630F2">
          <w:rPr>
            <w:i/>
            <w:iCs/>
            <w:szCs w:val="22"/>
          </w:rPr>
          <w:t>Làm th</w:t>
        </w:r>
        <w:r w:rsidRPr="00D630F2">
          <w:rPr>
            <w:rFonts w:cs="Calibri"/>
            <w:i/>
            <w:iCs/>
            <w:szCs w:val="22"/>
          </w:rPr>
          <w:t>ế</w:t>
        </w:r>
        <w:r w:rsidRPr="00D630F2">
          <w:rPr>
            <w:i/>
            <w:iCs/>
            <w:szCs w:val="22"/>
          </w:rPr>
          <w:t xml:space="preserve"> n</w:t>
        </w:r>
        <w:r w:rsidRPr="00D630F2">
          <w:rPr>
            <w:rFonts w:cs="Avenir LT Std 35 Light"/>
            <w:i/>
            <w:iCs/>
            <w:szCs w:val="22"/>
          </w:rPr>
          <w:t>à</w:t>
        </w:r>
        <w:r w:rsidRPr="00D630F2">
          <w:rPr>
            <w:i/>
            <w:iCs/>
            <w:szCs w:val="22"/>
          </w:rPr>
          <w:t xml:space="preserve">o </w:t>
        </w:r>
        <w:r w:rsidRPr="00D630F2">
          <w:rPr>
            <w:rFonts w:cs="Calibri"/>
            <w:i/>
            <w:iCs/>
            <w:szCs w:val="22"/>
          </w:rPr>
          <w:t>để</w:t>
        </w:r>
        <w:r w:rsidRPr="00D630F2">
          <w:rPr>
            <w:i/>
            <w:iCs/>
            <w:szCs w:val="22"/>
          </w:rPr>
          <w:t xml:space="preserve"> Sinh vi</w:t>
        </w:r>
        <w:r w:rsidRPr="00D630F2">
          <w:rPr>
            <w:rFonts w:cs="Avenir LT Std 35 Light"/>
            <w:i/>
            <w:iCs/>
            <w:szCs w:val="22"/>
          </w:rPr>
          <w:t>ê</w:t>
        </w:r>
        <w:r w:rsidRPr="00D630F2">
          <w:rPr>
            <w:i/>
            <w:iCs/>
            <w:szCs w:val="22"/>
          </w:rPr>
          <w:t>n c</w:t>
        </w:r>
        <w:r w:rsidRPr="00D630F2">
          <w:rPr>
            <w:rFonts w:cs="Avenir LT Std 35 Light"/>
            <w:i/>
            <w:iCs/>
            <w:szCs w:val="22"/>
          </w:rPr>
          <w:t>ó</w:t>
        </w:r>
        <w:r w:rsidRPr="00D630F2">
          <w:rPr>
            <w:i/>
            <w:iCs/>
            <w:szCs w:val="22"/>
          </w:rPr>
          <w:t xml:space="preserve"> th</w:t>
        </w:r>
        <w:r w:rsidRPr="00D630F2">
          <w:rPr>
            <w:rFonts w:cs="Calibri"/>
            <w:i/>
            <w:iCs/>
            <w:szCs w:val="22"/>
          </w:rPr>
          <w:t>ể</w:t>
        </w:r>
        <w:r w:rsidRPr="00D630F2">
          <w:rPr>
            <w:i/>
            <w:iCs/>
            <w:szCs w:val="22"/>
          </w:rPr>
          <w:t xml:space="preserve"> bi</w:t>
        </w:r>
        <w:r w:rsidRPr="00D630F2">
          <w:rPr>
            <w:rFonts w:cs="Calibri"/>
            <w:i/>
            <w:iCs/>
            <w:szCs w:val="22"/>
          </w:rPr>
          <w:t>ế</w:t>
        </w:r>
        <w:r w:rsidRPr="00D630F2">
          <w:rPr>
            <w:i/>
            <w:iCs/>
            <w:szCs w:val="22"/>
          </w:rPr>
          <w:t xml:space="preserve">t </w:t>
        </w:r>
        <w:r w:rsidRPr="00D630F2">
          <w:rPr>
            <w:rFonts w:cs="Calibri"/>
            <w:i/>
            <w:iCs/>
            <w:szCs w:val="22"/>
          </w:rPr>
          <w:t>đượ</w:t>
        </w:r>
        <w:r w:rsidRPr="00D630F2">
          <w:rPr>
            <w:i/>
            <w:iCs/>
            <w:szCs w:val="22"/>
          </w:rPr>
          <w:t>c c</w:t>
        </w:r>
        <w:r w:rsidRPr="00D630F2">
          <w:rPr>
            <w:rFonts w:cs="Avenir LT Std 35 Light"/>
            <w:i/>
            <w:iCs/>
            <w:szCs w:val="22"/>
          </w:rPr>
          <w:t>á</w:t>
        </w:r>
        <w:r w:rsidRPr="00D630F2">
          <w:rPr>
            <w:i/>
            <w:iCs/>
            <w:szCs w:val="22"/>
          </w:rPr>
          <w:t>c ho</w:t>
        </w:r>
        <w:r w:rsidRPr="00D630F2">
          <w:rPr>
            <w:rFonts w:cs="Calibri"/>
            <w:i/>
            <w:iCs/>
            <w:szCs w:val="22"/>
          </w:rPr>
          <w:t>ạ</w:t>
        </w:r>
        <w:r w:rsidRPr="00D630F2">
          <w:rPr>
            <w:i/>
            <w:iCs/>
            <w:szCs w:val="22"/>
          </w:rPr>
          <w:t xml:space="preserve">t </w:t>
        </w:r>
        <w:r w:rsidRPr="00D630F2">
          <w:rPr>
            <w:rFonts w:cs="Calibri"/>
            <w:i/>
            <w:iCs/>
            <w:szCs w:val="22"/>
          </w:rPr>
          <w:t>độ</w:t>
        </w:r>
        <w:r w:rsidRPr="00D630F2">
          <w:rPr>
            <w:i/>
            <w:iCs/>
            <w:szCs w:val="22"/>
          </w:rPr>
          <w:t>ng s</w:t>
        </w:r>
        <w:r w:rsidRPr="00D630F2">
          <w:rPr>
            <w:rFonts w:cs="Calibri"/>
            <w:i/>
            <w:iCs/>
            <w:szCs w:val="22"/>
          </w:rPr>
          <w:t>ắ</w:t>
        </w:r>
        <w:r w:rsidRPr="00D630F2">
          <w:rPr>
            <w:i/>
            <w:iCs/>
            <w:szCs w:val="22"/>
          </w:rPr>
          <w:t>p t</w:t>
        </w:r>
        <w:r w:rsidRPr="00D630F2">
          <w:rPr>
            <w:rFonts w:cs="Calibri"/>
            <w:i/>
            <w:iCs/>
            <w:szCs w:val="22"/>
          </w:rPr>
          <w:t>ớ</w:t>
        </w:r>
        <w:r w:rsidRPr="00D630F2">
          <w:rPr>
            <w:i/>
            <w:iCs/>
            <w:szCs w:val="22"/>
          </w:rPr>
          <w:t>i di</w:t>
        </w:r>
        <w:r w:rsidRPr="00D630F2">
          <w:rPr>
            <w:rFonts w:cs="Calibri"/>
            <w:i/>
            <w:iCs/>
            <w:szCs w:val="22"/>
          </w:rPr>
          <w:t>ễ</w:t>
        </w:r>
        <w:r w:rsidRPr="00D630F2">
          <w:rPr>
            <w:i/>
            <w:iCs/>
            <w:szCs w:val="22"/>
          </w:rPr>
          <w:t>n ra t</w:t>
        </w:r>
        <w:r w:rsidRPr="00D630F2">
          <w:rPr>
            <w:rFonts w:cs="Calibri"/>
            <w:i/>
            <w:iCs/>
            <w:szCs w:val="22"/>
          </w:rPr>
          <w:t>ạ</w:t>
        </w:r>
        <w:r w:rsidRPr="00D630F2">
          <w:rPr>
            <w:i/>
            <w:iCs/>
            <w:szCs w:val="22"/>
          </w:rPr>
          <w:t>i tr</w:t>
        </w:r>
        <w:r w:rsidRPr="00D630F2">
          <w:rPr>
            <w:rFonts w:cs="Calibri"/>
            <w:i/>
            <w:iCs/>
            <w:szCs w:val="22"/>
          </w:rPr>
          <w:t>ườ</w:t>
        </w:r>
        <w:r w:rsidRPr="00D630F2">
          <w:rPr>
            <w:i/>
            <w:iCs/>
            <w:szCs w:val="22"/>
          </w:rPr>
          <w:t>ng?</w:t>
        </w:r>
        <w:bookmarkEnd w:id="7741"/>
        <w:bookmarkEnd w:id="7742"/>
      </w:ins>
    </w:p>
    <w:p w14:paraId="25885156" w14:textId="77777777" w:rsidR="005F5D10" w:rsidRPr="00CA65A2" w:rsidRDefault="005F5D10" w:rsidP="005F5D10">
      <w:pPr>
        <w:spacing w:before="0" w:beforeAutospacing="0" w:after="160" w:afterAutospacing="0" w:line="259" w:lineRule="auto"/>
        <w:ind w:firstLine="0"/>
        <w:rPr>
          <w:ins w:id="7744" w:author="An Tran, ACA (BUV)" w:date="2024-09-12T11:03:00Z" w16du:dateUtc="2024-09-12T04:03:00Z"/>
          <w:rFonts w:ascii="iCiel Avenir LT Std 35 Light" w:hAnsi="iCiel Avenir LT Std 35 Light"/>
          <w:sz w:val="22"/>
          <w:szCs w:val="22"/>
        </w:rPr>
      </w:pPr>
      <w:ins w:id="7745" w:author="An Tran, ACA (BUV)" w:date="2024-09-12T11:03:00Z" w16du:dateUtc="2024-09-12T04:03:00Z">
        <w:r w:rsidRPr="00CA65A2">
          <w:rPr>
            <w:rFonts w:ascii="iCiel Avenir LT Std 35 Light" w:hAnsi="iCiel Avenir LT Std 35 Light"/>
            <w:sz w:val="22"/>
            <w:szCs w:val="22"/>
          </w:rPr>
          <w:t>Stay in the loop with all upcoming events and activities by checking the event calendar on Canvas</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"https://buv.instructure.com/courses/334/pages/events?module_item_id=238924"</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6C1F59">
          <w:rPr>
            <w:rStyle w:val="Hyperlink"/>
            <w:rFonts w:ascii="iCiel Avenir LT Std 35 Light" w:hAnsi="iCiel Avenir LT Std 35 Light"/>
            <w:sz w:val="22"/>
            <w:szCs w:val="22"/>
          </w:rPr>
          <w:t>Student Engagement Events</w:t>
        </w:r>
        <w:r>
          <w:rPr>
            <w:rFonts w:ascii="iCiel Avenir LT Std 35 Light" w:hAnsi="iCiel Avenir LT Std 35 Light"/>
            <w:sz w:val="22"/>
            <w:szCs w:val="22"/>
          </w:rPr>
          <w:fldChar w:fldCharType="end"/>
        </w:r>
        <w:r w:rsidRPr="00CA65A2">
          <w:rPr>
            <w:rFonts w:ascii="iCiel Avenir LT Std 35 Light" w:hAnsi="iCiel Avenir LT Std 35 Light"/>
            <w:sz w:val="22"/>
            <w:szCs w:val="22"/>
          </w:rPr>
          <w:t>. Don’t forget to follow the</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"https://www.facebook.com/buvstudentlife"</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Student Life</w:t>
        </w:r>
        <w:r>
          <w:rPr>
            <w:rFonts w:ascii="iCiel Avenir LT Std 35 Light" w:hAnsi="iCiel Avenir LT Std 35 Light"/>
            <w:sz w:val="22"/>
            <w:szCs w:val="22"/>
          </w:rPr>
          <w:fldChar w:fldCharType="end"/>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"https://www.facebook.com/buvstudentcommunity"</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Student Community</w:t>
        </w:r>
        <w:r>
          <w:rPr>
            <w:rFonts w:ascii="iCiel Avenir LT Std 35 Light" w:hAnsi="iCiel Avenir LT Std 35 Light"/>
            <w:sz w:val="22"/>
            <w:szCs w:val="22"/>
          </w:rPr>
          <w:fldChar w:fldCharType="end"/>
        </w:r>
        <w:r>
          <w:rPr>
            <w:rFonts w:ascii="iCiel Avenir LT Std 35 Light" w:hAnsi="iCiel Avenir LT Std 35 Light"/>
            <w:sz w:val="22"/>
            <w:szCs w:val="22"/>
          </w:rPr>
          <w:t>,</w:t>
        </w:r>
        <w:r w:rsidRPr="00CA65A2">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"https://www.facebook.com/media/set/?set=a.344431941221662&amp;type=3"</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Clubs &amp; Societies</w:t>
        </w:r>
        <w:r>
          <w:rPr>
            <w:rFonts w:ascii="iCiel Avenir LT Std 35 Light" w:hAnsi="iCiel Avenir LT Std 35 Light"/>
            <w:sz w:val="22"/>
            <w:szCs w:val="22"/>
          </w:rPr>
          <w:fldChar w:fldCharType="end"/>
        </w:r>
        <w:r>
          <w:rPr>
            <w:rFonts w:ascii="iCiel Avenir LT Std 35 Light" w:hAnsi="iCiel Avenir LT Std 35 Light"/>
            <w:sz w:val="22"/>
            <w:szCs w:val="22"/>
          </w:rPr>
          <w:t xml:space="preserve"> </w:t>
        </w:r>
        <w:r w:rsidRPr="00CA65A2">
          <w:rPr>
            <w:rFonts w:ascii="iCiel Avenir LT Std 35 Light" w:hAnsi="iCiel Avenir LT Std 35 Light"/>
            <w:sz w:val="22"/>
            <w:szCs w:val="22"/>
          </w:rPr>
          <w:t>Facebook pages for the latest updates and announcements.</w:t>
        </w:r>
      </w:ins>
    </w:p>
    <w:p w14:paraId="357F1076" w14:textId="53B4BE96" w:rsidR="00E20BF9" w:rsidRPr="005F5D10" w:rsidDel="005F5D10" w:rsidRDefault="005F5D10">
      <w:pPr>
        <w:pStyle w:val="Question"/>
        <w:numPr>
          <w:ilvl w:val="0"/>
          <w:numId w:val="7"/>
        </w:numPr>
        <w:tabs>
          <w:tab w:val="left" w:pos="630"/>
          <w:tab w:val="left" w:pos="990"/>
        </w:tabs>
        <w:spacing w:before="0" w:beforeAutospacing="0" w:after="160" w:afterAutospacing="0"/>
        <w:ind w:left="0" w:firstLine="720"/>
        <w:rPr>
          <w:del w:id="7746" w:author="An Tran, ACA (BUV)" w:date="2024-09-12T11:03:00Z" w16du:dateUtc="2024-09-12T04:03:00Z"/>
          <w:rFonts w:eastAsiaTheme="minorHAnsi" w:cs="Times New Roman"/>
          <w:b w:val="0"/>
          <w:szCs w:val="22"/>
          <w:rPrChange w:id="7747" w:author="An Tran, ACA (BUV)" w:date="2024-09-12T11:04:00Z" w16du:dateUtc="2024-09-12T04:04:00Z">
            <w:rPr>
              <w:del w:id="7748" w:author="An Tran, ACA (BUV)" w:date="2024-09-12T11:03:00Z" w16du:dateUtc="2024-09-12T04:03:00Z"/>
              <w:rFonts w:cs="Arial"/>
              <w:b w:val="0"/>
              <w:i/>
              <w:iCs/>
              <w:szCs w:val="22"/>
              <w:lang w:val="vi-VN"/>
            </w:rPr>
          </w:rPrChange>
        </w:rPr>
        <w:pPrChange w:id="7749" w:author="An Tran, ACA (BUV)" w:date="2024-09-12T11:04:00Z" w16du:dateUtc="2024-09-12T04:04:00Z">
          <w:pPr>
            <w:pStyle w:val="Question"/>
            <w:numPr>
              <w:numId w:val="7"/>
            </w:numPr>
            <w:tabs>
              <w:tab w:val="left" w:pos="630"/>
              <w:tab w:val="left" w:pos="990"/>
            </w:tabs>
            <w:spacing w:before="100" w:line="400" w:lineRule="exact"/>
            <w:ind w:left="927" w:hanging="360"/>
          </w:pPr>
        </w:pPrChange>
      </w:pPr>
      <w:ins w:id="7750" w:author="An Tran, ACA (BUV)" w:date="2024-09-12T11:03:00Z" w16du:dateUtc="2024-09-12T04:03:00Z">
        <w:r w:rsidRPr="00CA65A2">
          <w:rPr>
            <w:i/>
            <w:iCs/>
            <w:szCs w:val="22"/>
          </w:rPr>
          <w:t xml:space="preserve">Sinh viên </w:t>
        </w:r>
        <w:r w:rsidRPr="00CA65A2">
          <w:rPr>
            <w:rFonts w:cs="Calibri"/>
            <w:i/>
            <w:iCs/>
            <w:szCs w:val="22"/>
          </w:rPr>
          <w:t>đượ</w:t>
        </w:r>
        <w:r w:rsidRPr="00CA65A2">
          <w:rPr>
            <w:i/>
            <w:iCs/>
            <w:szCs w:val="22"/>
          </w:rPr>
          <w:t>c khuy</w:t>
        </w:r>
        <w:r w:rsidRPr="00CA65A2">
          <w:rPr>
            <w:rFonts w:cs="Calibri"/>
            <w:i/>
            <w:iCs/>
            <w:szCs w:val="22"/>
          </w:rPr>
          <w:t>ế</w:t>
        </w:r>
        <w:r w:rsidRPr="00CA65A2">
          <w:rPr>
            <w:i/>
            <w:iCs/>
            <w:szCs w:val="22"/>
          </w:rPr>
          <w:t>n khích ki</w:t>
        </w:r>
        <w:r w:rsidRPr="00CA65A2">
          <w:rPr>
            <w:rFonts w:cs="Calibri"/>
            <w:i/>
            <w:iCs/>
            <w:szCs w:val="22"/>
          </w:rPr>
          <w:t>ể</w:t>
        </w:r>
        <w:r w:rsidRPr="00CA65A2">
          <w:rPr>
            <w:i/>
            <w:iCs/>
            <w:szCs w:val="22"/>
          </w:rPr>
          <w:t>m tra l</w:t>
        </w:r>
        <w:r w:rsidRPr="00CA65A2">
          <w:rPr>
            <w:rFonts w:cs="Calibri"/>
            <w:i/>
            <w:iCs/>
            <w:szCs w:val="22"/>
          </w:rPr>
          <w:t>ị</w:t>
        </w:r>
        <w:r w:rsidRPr="00CA65A2">
          <w:rPr>
            <w:i/>
            <w:iCs/>
            <w:szCs w:val="22"/>
          </w:rPr>
          <w:t>ch s</w:t>
        </w:r>
        <w:r w:rsidRPr="00CA65A2">
          <w:rPr>
            <w:rFonts w:cs="Calibri"/>
            <w:i/>
            <w:iCs/>
            <w:szCs w:val="22"/>
          </w:rPr>
          <w:t>ự</w:t>
        </w:r>
        <w:r w:rsidRPr="00CA65A2">
          <w:rPr>
            <w:i/>
            <w:iCs/>
            <w:szCs w:val="22"/>
          </w:rPr>
          <w:t xml:space="preserve"> ki</w:t>
        </w:r>
        <w:r w:rsidRPr="00CA65A2">
          <w:rPr>
            <w:rFonts w:cs="Calibri"/>
            <w:i/>
            <w:iCs/>
            <w:szCs w:val="22"/>
          </w:rPr>
          <w:t>ệ</w:t>
        </w:r>
        <w:r w:rsidRPr="00CA65A2">
          <w:rPr>
            <w:i/>
            <w:iCs/>
            <w:szCs w:val="22"/>
          </w:rPr>
          <w:t>n tr</w:t>
        </w:r>
        <w:r w:rsidRPr="00CA65A2">
          <w:rPr>
            <w:rFonts w:cs="Avenir LT Std 35 Light"/>
            <w:i/>
            <w:iCs/>
            <w:szCs w:val="22"/>
          </w:rPr>
          <w:t>ê</w:t>
        </w:r>
        <w:r w:rsidRPr="00CA65A2">
          <w:rPr>
            <w:i/>
            <w:iCs/>
            <w:szCs w:val="22"/>
          </w:rPr>
          <w:t>n trang Canvas</w:t>
        </w:r>
        <w:r>
          <w:rPr>
            <w:i/>
            <w:iCs/>
            <w:szCs w:val="22"/>
          </w:rPr>
          <w:t xml:space="preserve">: </w:t>
        </w:r>
        <w:r>
          <w:rPr>
            <w:b w:val="0"/>
            <w:i/>
            <w:iCs/>
            <w:szCs w:val="22"/>
          </w:rPr>
          <w:fldChar w:fldCharType="begin"/>
        </w:r>
        <w:r>
          <w:rPr>
            <w:i/>
            <w:iCs/>
            <w:szCs w:val="22"/>
          </w:rPr>
          <w:instrText>HYPERLINK "https://buv.instructure.com/courses/334/pages/events?module_item_id=238924"</w:instrText>
        </w:r>
        <w:r>
          <w:rPr>
            <w:b w:val="0"/>
            <w:i/>
            <w:iCs/>
            <w:szCs w:val="22"/>
          </w:rPr>
        </w:r>
        <w:r>
          <w:rPr>
            <w:b w:val="0"/>
            <w:i/>
            <w:iCs/>
            <w:szCs w:val="22"/>
          </w:rPr>
          <w:fldChar w:fldCharType="separate"/>
        </w:r>
        <w:r w:rsidRPr="006C1F59">
          <w:rPr>
            <w:rStyle w:val="Hyperlink"/>
            <w:i/>
            <w:iCs/>
            <w:szCs w:val="22"/>
          </w:rPr>
          <w:t>Lịch sự kiện cho sinh viên</w:t>
        </w:r>
        <w:r>
          <w:rPr>
            <w:b w:val="0"/>
            <w:i/>
            <w:iCs/>
            <w:szCs w:val="22"/>
          </w:rPr>
          <w:fldChar w:fldCharType="end"/>
        </w:r>
        <w:r>
          <w:rPr>
            <w:i/>
            <w:iCs/>
            <w:szCs w:val="22"/>
          </w:rPr>
          <w:t xml:space="preserve"> </w:t>
        </w:r>
        <w:r w:rsidRPr="00CA65A2">
          <w:rPr>
            <w:rFonts w:cs="Calibri"/>
            <w:i/>
            <w:iCs/>
            <w:szCs w:val="22"/>
          </w:rPr>
          <w:t>để</w:t>
        </w:r>
        <w:r w:rsidRPr="00CA65A2">
          <w:rPr>
            <w:i/>
            <w:iCs/>
            <w:szCs w:val="22"/>
          </w:rPr>
          <w:t xml:space="preserve"> có thông tin</w:t>
        </w:r>
        <w:r w:rsidRPr="00CA65A2">
          <w:rPr>
            <w:bCs/>
            <w:i/>
            <w:iCs/>
            <w:szCs w:val="22"/>
          </w:rPr>
          <w:t xml:space="preserve"> </w:t>
        </w:r>
        <w:r w:rsidRPr="00CA65A2">
          <w:rPr>
            <w:i/>
            <w:iCs/>
            <w:szCs w:val="22"/>
          </w:rPr>
          <w:t>c</w:t>
        </w:r>
        <w:r w:rsidRPr="00CA65A2">
          <w:rPr>
            <w:rFonts w:cs="Calibri"/>
            <w:i/>
            <w:iCs/>
            <w:szCs w:val="22"/>
          </w:rPr>
          <w:t>ậ</w:t>
        </w:r>
        <w:r w:rsidRPr="00CA65A2">
          <w:rPr>
            <w:i/>
            <w:iCs/>
            <w:szCs w:val="22"/>
          </w:rPr>
          <w:t>p nh</w:t>
        </w:r>
        <w:r w:rsidRPr="00CA65A2">
          <w:rPr>
            <w:rFonts w:cs="Calibri"/>
            <w:i/>
            <w:iCs/>
            <w:szCs w:val="22"/>
          </w:rPr>
          <w:t>ậ</w:t>
        </w:r>
        <w:r w:rsidRPr="00CA65A2">
          <w:rPr>
            <w:i/>
            <w:iCs/>
            <w:szCs w:val="22"/>
          </w:rPr>
          <w:t>t v</w:t>
        </w:r>
        <w:r w:rsidRPr="00CA65A2">
          <w:rPr>
            <w:rFonts w:cs="Calibri"/>
            <w:i/>
            <w:iCs/>
            <w:szCs w:val="22"/>
          </w:rPr>
          <w:t>ề</w:t>
        </w:r>
        <w:r w:rsidRPr="00CA65A2">
          <w:rPr>
            <w:i/>
            <w:iCs/>
            <w:szCs w:val="22"/>
          </w:rPr>
          <w:t xml:space="preserve"> t</w:t>
        </w:r>
        <w:r w:rsidRPr="00CA65A2">
          <w:rPr>
            <w:rFonts w:cs="Calibri"/>
            <w:i/>
            <w:iCs/>
            <w:szCs w:val="22"/>
          </w:rPr>
          <w:t>ấ</w:t>
        </w:r>
        <w:r w:rsidRPr="00CA65A2">
          <w:rPr>
            <w:i/>
            <w:iCs/>
            <w:szCs w:val="22"/>
          </w:rPr>
          <w:t>t c</w:t>
        </w:r>
        <w:r w:rsidRPr="00CA65A2">
          <w:rPr>
            <w:rFonts w:cs="Calibri"/>
            <w:i/>
            <w:iCs/>
            <w:szCs w:val="22"/>
          </w:rPr>
          <w:t>ả</w:t>
        </w:r>
        <w:r w:rsidRPr="00CA65A2">
          <w:rPr>
            <w:i/>
            <w:iCs/>
            <w:szCs w:val="22"/>
          </w:rPr>
          <w:t xml:space="preserve"> c</w:t>
        </w:r>
        <w:r w:rsidRPr="00CA65A2">
          <w:rPr>
            <w:rFonts w:cs="Avenir LT Std 35 Light"/>
            <w:i/>
            <w:iCs/>
            <w:szCs w:val="22"/>
          </w:rPr>
          <w:t>á</w:t>
        </w:r>
        <w:r w:rsidRPr="00CA65A2">
          <w:rPr>
            <w:i/>
            <w:iCs/>
            <w:szCs w:val="22"/>
          </w:rPr>
          <w:t>c s</w:t>
        </w:r>
        <w:r w:rsidRPr="00CA65A2">
          <w:rPr>
            <w:rFonts w:cs="Calibri"/>
            <w:i/>
            <w:iCs/>
            <w:szCs w:val="22"/>
          </w:rPr>
          <w:t>ự</w:t>
        </w:r>
        <w:r w:rsidRPr="00CA65A2">
          <w:rPr>
            <w:i/>
            <w:iCs/>
            <w:szCs w:val="22"/>
          </w:rPr>
          <w:t xml:space="preserve"> ki</w:t>
        </w:r>
        <w:r w:rsidRPr="00CA65A2">
          <w:rPr>
            <w:rFonts w:cs="Calibri"/>
            <w:i/>
            <w:iCs/>
            <w:szCs w:val="22"/>
          </w:rPr>
          <w:t>ệ</w:t>
        </w:r>
        <w:r w:rsidRPr="00CA65A2">
          <w:rPr>
            <w:i/>
            <w:iCs/>
            <w:szCs w:val="22"/>
          </w:rPr>
          <w:t>n v</w:t>
        </w:r>
        <w:r w:rsidRPr="00CA65A2">
          <w:rPr>
            <w:rFonts w:cs="Avenir LT Std 35 Light"/>
            <w:i/>
            <w:iCs/>
            <w:szCs w:val="22"/>
          </w:rPr>
          <w:t>à</w:t>
        </w:r>
        <w:r w:rsidRPr="00CA65A2">
          <w:rPr>
            <w:i/>
            <w:iCs/>
            <w:szCs w:val="22"/>
          </w:rPr>
          <w:t xml:space="preserve"> ho</w:t>
        </w:r>
        <w:r w:rsidRPr="00CA65A2">
          <w:rPr>
            <w:rFonts w:cs="Calibri"/>
            <w:i/>
            <w:iCs/>
            <w:szCs w:val="22"/>
          </w:rPr>
          <w:t>ạ</w:t>
        </w:r>
        <w:r w:rsidRPr="00CA65A2">
          <w:rPr>
            <w:i/>
            <w:iCs/>
            <w:szCs w:val="22"/>
          </w:rPr>
          <w:t xml:space="preserve">t </w:t>
        </w:r>
        <w:r w:rsidRPr="00CA65A2">
          <w:rPr>
            <w:rFonts w:cs="Calibri"/>
            <w:i/>
            <w:iCs/>
            <w:szCs w:val="22"/>
          </w:rPr>
          <w:t>độ</w:t>
        </w:r>
        <w:r w:rsidRPr="00CA65A2">
          <w:rPr>
            <w:i/>
            <w:iCs/>
            <w:szCs w:val="22"/>
          </w:rPr>
          <w:t>ng s</w:t>
        </w:r>
        <w:r w:rsidRPr="00CA65A2">
          <w:rPr>
            <w:rFonts w:cs="Calibri"/>
            <w:i/>
            <w:iCs/>
            <w:szCs w:val="22"/>
          </w:rPr>
          <w:t>ắ</w:t>
        </w:r>
        <w:r w:rsidRPr="00CA65A2">
          <w:rPr>
            <w:i/>
            <w:iCs/>
            <w:szCs w:val="22"/>
          </w:rPr>
          <w:t>p t</w:t>
        </w:r>
        <w:r w:rsidRPr="00CA65A2">
          <w:rPr>
            <w:rFonts w:cs="Calibri"/>
            <w:i/>
            <w:iCs/>
            <w:szCs w:val="22"/>
          </w:rPr>
          <w:t>ớ</w:t>
        </w:r>
        <w:r w:rsidRPr="00CA65A2">
          <w:rPr>
            <w:i/>
            <w:iCs/>
            <w:szCs w:val="22"/>
          </w:rPr>
          <w:t>i c</w:t>
        </w:r>
        <w:r w:rsidRPr="00CA65A2">
          <w:rPr>
            <w:rFonts w:cs="Calibri"/>
            <w:i/>
            <w:iCs/>
            <w:szCs w:val="22"/>
          </w:rPr>
          <w:t>ủ</w:t>
        </w:r>
        <w:r w:rsidRPr="00CA65A2">
          <w:rPr>
            <w:i/>
            <w:iCs/>
            <w:szCs w:val="22"/>
          </w:rPr>
          <w:t xml:space="preserve">a BUV. </w:t>
        </w:r>
        <w:r w:rsidRPr="00CA65A2">
          <w:rPr>
            <w:rFonts w:cs="Calibri"/>
            <w:i/>
            <w:iCs/>
            <w:szCs w:val="22"/>
          </w:rPr>
          <w:t>Đừ</w:t>
        </w:r>
        <w:r w:rsidRPr="00CA65A2">
          <w:rPr>
            <w:i/>
            <w:iCs/>
            <w:szCs w:val="22"/>
          </w:rPr>
          <w:t>ng qu</w:t>
        </w:r>
        <w:r w:rsidRPr="00CA65A2">
          <w:rPr>
            <w:rFonts w:cs="Avenir LT Std 35 Light"/>
            <w:i/>
            <w:iCs/>
            <w:szCs w:val="22"/>
          </w:rPr>
          <w:t>ê</w:t>
        </w:r>
        <w:r w:rsidRPr="00CA65A2">
          <w:rPr>
            <w:i/>
            <w:iCs/>
            <w:szCs w:val="22"/>
          </w:rPr>
          <w:t>n theo d</w:t>
        </w:r>
        <w:r w:rsidRPr="00CA65A2">
          <w:rPr>
            <w:rFonts w:cs="Avenir LT Std 35 Light"/>
            <w:i/>
            <w:iCs/>
            <w:szCs w:val="22"/>
          </w:rPr>
          <w:t>õ</w:t>
        </w:r>
        <w:r w:rsidRPr="00CA65A2">
          <w:rPr>
            <w:i/>
            <w:iCs/>
            <w:szCs w:val="22"/>
          </w:rPr>
          <w:t>i c</w:t>
        </w:r>
        <w:r w:rsidRPr="00CA65A2">
          <w:rPr>
            <w:rFonts w:cs="Avenir LT Std 35 Light"/>
            <w:i/>
            <w:iCs/>
            <w:szCs w:val="22"/>
          </w:rPr>
          <w:t>á</w:t>
        </w:r>
        <w:r w:rsidRPr="00CA65A2">
          <w:rPr>
            <w:i/>
            <w:iCs/>
            <w:szCs w:val="22"/>
          </w:rPr>
          <w:t>c trang Facebook c</w:t>
        </w:r>
        <w:r w:rsidRPr="00CA65A2">
          <w:rPr>
            <w:rFonts w:cs="Calibri"/>
            <w:i/>
            <w:iCs/>
            <w:szCs w:val="22"/>
          </w:rPr>
          <w:t>ủ</w:t>
        </w:r>
        <w:r w:rsidRPr="00CA65A2">
          <w:rPr>
            <w:i/>
            <w:iCs/>
            <w:szCs w:val="22"/>
          </w:rPr>
          <w:t>a</w:t>
        </w:r>
        <w:r>
          <w:rPr>
            <w:i/>
            <w:iCs/>
            <w:szCs w:val="22"/>
          </w:rPr>
          <w:t xml:space="preserve"> BUV </w:t>
        </w:r>
        <w:r>
          <w:rPr>
            <w:b w:val="0"/>
            <w:i/>
            <w:iCs/>
            <w:szCs w:val="22"/>
          </w:rPr>
          <w:fldChar w:fldCharType="begin"/>
        </w:r>
        <w:r>
          <w:rPr>
            <w:i/>
            <w:iCs/>
            <w:szCs w:val="22"/>
          </w:rPr>
          <w:instrText>HYPERLINK "https://www.facebook.com/buvstudentlife"</w:instrText>
        </w:r>
        <w:r>
          <w:rPr>
            <w:b w:val="0"/>
            <w:i/>
            <w:iCs/>
            <w:szCs w:val="22"/>
          </w:rPr>
        </w:r>
        <w:r>
          <w:rPr>
            <w:b w:val="0"/>
            <w:i/>
            <w:iCs/>
            <w:szCs w:val="22"/>
          </w:rPr>
          <w:fldChar w:fldCharType="separate"/>
        </w:r>
        <w:r w:rsidRPr="00F379B1">
          <w:rPr>
            <w:rStyle w:val="Hyperlink"/>
            <w:i/>
            <w:iCs/>
            <w:szCs w:val="22"/>
          </w:rPr>
          <w:t>Student Life</w:t>
        </w:r>
        <w:r>
          <w:rPr>
            <w:b w:val="0"/>
            <w:i/>
            <w:iCs/>
            <w:szCs w:val="22"/>
          </w:rPr>
          <w:fldChar w:fldCharType="end"/>
        </w:r>
        <w:r w:rsidRPr="00CA65A2">
          <w:rPr>
            <w:i/>
            <w:iCs/>
            <w:szCs w:val="22"/>
          </w:rPr>
          <w:t xml:space="preserve">, </w:t>
        </w:r>
        <w:r>
          <w:rPr>
            <w:b w:val="0"/>
            <w:i/>
            <w:iCs/>
            <w:szCs w:val="22"/>
          </w:rPr>
          <w:fldChar w:fldCharType="begin"/>
        </w:r>
        <w:r>
          <w:rPr>
            <w:i/>
            <w:iCs/>
            <w:szCs w:val="22"/>
          </w:rPr>
          <w:instrText>HYPERLINK "https://www.facebook.com/buvstudentcommunity"</w:instrText>
        </w:r>
        <w:r>
          <w:rPr>
            <w:b w:val="0"/>
            <w:i/>
            <w:iCs/>
            <w:szCs w:val="22"/>
          </w:rPr>
        </w:r>
        <w:r>
          <w:rPr>
            <w:b w:val="0"/>
            <w:i/>
            <w:iCs/>
            <w:szCs w:val="22"/>
          </w:rPr>
          <w:fldChar w:fldCharType="separate"/>
        </w:r>
        <w:r w:rsidRPr="00F379B1">
          <w:rPr>
            <w:rStyle w:val="Hyperlink"/>
            <w:i/>
            <w:iCs/>
            <w:szCs w:val="22"/>
          </w:rPr>
          <w:t>BUV Student Community</w:t>
        </w:r>
        <w:r>
          <w:rPr>
            <w:b w:val="0"/>
            <w:i/>
            <w:iCs/>
            <w:szCs w:val="22"/>
          </w:rPr>
          <w:fldChar w:fldCharType="end"/>
        </w:r>
        <w:r>
          <w:rPr>
            <w:i/>
            <w:iCs/>
            <w:szCs w:val="22"/>
          </w:rPr>
          <w:t xml:space="preserve"> </w:t>
        </w:r>
        <w:r w:rsidRPr="00CA65A2">
          <w:rPr>
            <w:i/>
            <w:iCs/>
            <w:szCs w:val="22"/>
          </w:rPr>
          <w:t xml:space="preserve">và các </w:t>
        </w:r>
        <w:r>
          <w:rPr>
            <w:b w:val="0"/>
            <w:i/>
            <w:iCs/>
            <w:szCs w:val="22"/>
          </w:rPr>
          <w:fldChar w:fldCharType="begin"/>
        </w:r>
        <w:r>
          <w:rPr>
            <w:i/>
            <w:iCs/>
            <w:szCs w:val="22"/>
          </w:rPr>
          <w:instrText>HYPERLINK "https://www.facebook.com/media/set/?set=a.344431941221662&amp;type=3"</w:instrText>
        </w:r>
        <w:r>
          <w:rPr>
            <w:b w:val="0"/>
            <w:i/>
            <w:iCs/>
            <w:szCs w:val="22"/>
          </w:rPr>
        </w:r>
        <w:r>
          <w:rPr>
            <w:b w:val="0"/>
            <w:i/>
            <w:iCs/>
            <w:szCs w:val="22"/>
          </w:rPr>
          <w:fldChar w:fldCharType="separate"/>
        </w:r>
        <w:r w:rsidRPr="00F379B1">
          <w:rPr>
            <w:rStyle w:val="Hyperlink"/>
            <w:i/>
            <w:iCs/>
            <w:szCs w:val="22"/>
          </w:rPr>
          <w:t>Câu lạc bộ của BUV</w:t>
        </w:r>
        <w:r>
          <w:rPr>
            <w:b w:val="0"/>
            <w:i/>
            <w:iCs/>
            <w:szCs w:val="22"/>
          </w:rPr>
          <w:fldChar w:fldCharType="end"/>
        </w:r>
        <w:r w:rsidRPr="00CA65A2">
          <w:rPr>
            <w:i/>
            <w:iCs/>
            <w:szCs w:val="22"/>
          </w:rPr>
          <w:t xml:space="preserve"> </w:t>
        </w:r>
        <w:r w:rsidRPr="00CA65A2">
          <w:rPr>
            <w:rFonts w:cs="Calibri"/>
            <w:i/>
            <w:iCs/>
            <w:szCs w:val="22"/>
          </w:rPr>
          <w:t>để</w:t>
        </w:r>
        <w:r w:rsidRPr="00CA65A2">
          <w:rPr>
            <w:i/>
            <w:iCs/>
            <w:szCs w:val="22"/>
          </w:rPr>
          <w:t xml:space="preserve"> nh</w:t>
        </w:r>
        <w:r w:rsidRPr="00CA65A2">
          <w:rPr>
            <w:rFonts w:cs="Calibri"/>
            <w:i/>
            <w:iCs/>
            <w:szCs w:val="22"/>
          </w:rPr>
          <w:t>ậ</w:t>
        </w:r>
        <w:r w:rsidRPr="00CA65A2">
          <w:rPr>
            <w:i/>
            <w:iCs/>
            <w:szCs w:val="22"/>
          </w:rPr>
          <w:t xml:space="preserve">n </w:t>
        </w:r>
        <w:r w:rsidRPr="00CA65A2">
          <w:rPr>
            <w:rFonts w:cs="Calibri"/>
            <w:i/>
            <w:iCs/>
            <w:szCs w:val="22"/>
          </w:rPr>
          <w:t>đượ</w:t>
        </w:r>
        <w:r w:rsidRPr="00CA65A2">
          <w:rPr>
            <w:i/>
            <w:iCs/>
            <w:szCs w:val="22"/>
          </w:rPr>
          <w:t>c nh</w:t>
        </w:r>
        <w:r w:rsidRPr="00CA65A2">
          <w:rPr>
            <w:rFonts w:cs="Calibri"/>
            <w:i/>
            <w:iCs/>
            <w:szCs w:val="22"/>
          </w:rPr>
          <w:t>ữ</w:t>
        </w:r>
        <w:r w:rsidRPr="00CA65A2">
          <w:rPr>
            <w:i/>
            <w:iCs/>
            <w:szCs w:val="22"/>
          </w:rPr>
          <w:t>ng thông tin và thông báo m</w:t>
        </w:r>
        <w:r w:rsidRPr="00CA65A2">
          <w:rPr>
            <w:rFonts w:cs="Calibri"/>
            <w:i/>
            <w:iCs/>
            <w:szCs w:val="22"/>
          </w:rPr>
          <w:t>ớ</w:t>
        </w:r>
        <w:r w:rsidRPr="00CA65A2">
          <w:rPr>
            <w:i/>
            <w:iCs/>
            <w:szCs w:val="22"/>
          </w:rPr>
          <w:t>i nh</w:t>
        </w:r>
        <w:r w:rsidRPr="00CA65A2">
          <w:rPr>
            <w:rFonts w:cs="Calibri"/>
            <w:i/>
            <w:iCs/>
            <w:szCs w:val="22"/>
          </w:rPr>
          <w:t>ấ</w:t>
        </w:r>
        <w:r w:rsidRPr="00CA65A2">
          <w:rPr>
            <w:i/>
            <w:iCs/>
            <w:szCs w:val="22"/>
          </w:rPr>
          <w:t>t v</w:t>
        </w:r>
        <w:r w:rsidRPr="00CA65A2">
          <w:rPr>
            <w:rFonts w:cs="Calibri"/>
            <w:i/>
            <w:iCs/>
            <w:szCs w:val="22"/>
          </w:rPr>
          <w:t>ề</w:t>
        </w:r>
        <w:r w:rsidRPr="00CA65A2">
          <w:rPr>
            <w:i/>
            <w:iCs/>
            <w:szCs w:val="22"/>
          </w:rPr>
          <w:t xml:space="preserve"> các s</w:t>
        </w:r>
        <w:r w:rsidRPr="00CA65A2">
          <w:rPr>
            <w:rFonts w:cs="Calibri"/>
            <w:i/>
            <w:iCs/>
            <w:szCs w:val="22"/>
          </w:rPr>
          <w:t>ự</w:t>
        </w:r>
        <w:r w:rsidRPr="00CA65A2">
          <w:rPr>
            <w:i/>
            <w:iCs/>
            <w:szCs w:val="22"/>
          </w:rPr>
          <w:t xml:space="preserve"> ki</w:t>
        </w:r>
        <w:r w:rsidRPr="00CA65A2">
          <w:rPr>
            <w:rFonts w:cs="Calibri"/>
            <w:i/>
            <w:iCs/>
            <w:szCs w:val="22"/>
          </w:rPr>
          <w:t>ệ</w:t>
        </w:r>
        <w:r w:rsidRPr="00CA65A2">
          <w:rPr>
            <w:i/>
            <w:iCs/>
            <w:szCs w:val="22"/>
          </w:rPr>
          <w:t>n c</w:t>
        </w:r>
        <w:r w:rsidRPr="00CA65A2">
          <w:rPr>
            <w:rFonts w:cs="Calibri"/>
            <w:i/>
            <w:iCs/>
            <w:szCs w:val="22"/>
          </w:rPr>
          <w:t>ũ</w:t>
        </w:r>
        <w:r w:rsidRPr="00CA65A2">
          <w:rPr>
            <w:i/>
            <w:iCs/>
            <w:szCs w:val="22"/>
          </w:rPr>
          <w:t>ng nh</w:t>
        </w:r>
        <w:r w:rsidRPr="00CA65A2">
          <w:rPr>
            <w:rFonts w:cs="Calibri"/>
            <w:i/>
            <w:iCs/>
            <w:szCs w:val="22"/>
          </w:rPr>
          <w:t>ư</w:t>
        </w:r>
        <w:r w:rsidRPr="00CA65A2">
          <w:rPr>
            <w:i/>
            <w:iCs/>
            <w:szCs w:val="22"/>
          </w:rPr>
          <w:t xml:space="preserve"> ho</w:t>
        </w:r>
        <w:r w:rsidRPr="00CA65A2">
          <w:rPr>
            <w:rFonts w:cs="Calibri"/>
            <w:i/>
            <w:iCs/>
            <w:szCs w:val="22"/>
          </w:rPr>
          <w:t>ạ</w:t>
        </w:r>
        <w:r w:rsidRPr="00CA65A2">
          <w:rPr>
            <w:i/>
            <w:iCs/>
            <w:szCs w:val="22"/>
          </w:rPr>
          <w:t xml:space="preserve">t </w:t>
        </w:r>
        <w:r w:rsidRPr="00CA65A2">
          <w:rPr>
            <w:rFonts w:cs="Calibri"/>
            <w:i/>
            <w:iCs/>
            <w:szCs w:val="22"/>
          </w:rPr>
          <w:t>độ</w:t>
        </w:r>
        <w:r w:rsidRPr="00CA65A2">
          <w:rPr>
            <w:i/>
            <w:iCs/>
            <w:szCs w:val="22"/>
          </w:rPr>
          <w:t>ng dành cho C</w:t>
        </w:r>
        <w:r w:rsidRPr="00CA65A2">
          <w:rPr>
            <w:rFonts w:cs="Calibri"/>
            <w:i/>
            <w:iCs/>
            <w:szCs w:val="22"/>
          </w:rPr>
          <w:t>ộ</w:t>
        </w:r>
        <w:r w:rsidRPr="00CA65A2">
          <w:rPr>
            <w:i/>
            <w:iCs/>
            <w:szCs w:val="22"/>
          </w:rPr>
          <w:t xml:space="preserve">ng </w:t>
        </w:r>
        <w:r w:rsidRPr="00CA65A2">
          <w:rPr>
            <w:rFonts w:cs="Calibri"/>
            <w:i/>
            <w:iCs/>
            <w:szCs w:val="22"/>
          </w:rPr>
          <w:t>đồ</w:t>
        </w:r>
        <w:r w:rsidRPr="00CA65A2">
          <w:rPr>
            <w:i/>
            <w:iCs/>
            <w:szCs w:val="22"/>
          </w:rPr>
          <w:t>ng sinh viên BUV.</w:t>
        </w:r>
      </w:ins>
      <w:del w:id="7751" w:author="An Tran, ACA (BUV)" w:date="2024-09-12T11:03:00Z" w16du:dateUtc="2024-09-12T04:03:00Z">
        <w:r w:rsidR="00E20BF9" w:rsidRPr="004373E8" w:rsidDel="005F5D10">
          <w:rPr>
            <w:rFonts w:cs="Arial"/>
            <w:szCs w:val="22"/>
            <w:lang w:val="vi-VN"/>
          </w:rPr>
          <w:delText xml:space="preserve">Is the Internship programme at BUV compulsory to students? / </w:delText>
        </w:r>
        <w:r w:rsidR="00E20BF9" w:rsidRPr="004373E8" w:rsidDel="005F5D10">
          <w:rPr>
            <w:rFonts w:cs="Arial"/>
            <w:i/>
            <w:iCs/>
            <w:szCs w:val="22"/>
            <w:lang w:val="vi-VN"/>
          </w:rPr>
          <w:delText>Ch</w:delText>
        </w:r>
        <w:r w:rsidR="00E20BF9" w:rsidRPr="004373E8" w:rsidDel="005F5D10">
          <w:rPr>
            <w:rFonts w:cs="Calibri"/>
            <w:i/>
            <w:iCs/>
            <w:szCs w:val="22"/>
            <w:lang w:val="vi-VN"/>
          </w:rPr>
          <w:delText>ươ</w:delText>
        </w:r>
        <w:r w:rsidR="00E20BF9" w:rsidRPr="004373E8" w:rsidDel="005F5D10">
          <w:rPr>
            <w:rFonts w:cs="Arial"/>
            <w:i/>
            <w:iCs/>
            <w:szCs w:val="22"/>
            <w:lang w:val="vi-VN"/>
          </w:rPr>
          <w:delText>ng tr</w:delText>
        </w:r>
        <w:r w:rsidR="00E20BF9" w:rsidRPr="004373E8" w:rsidDel="005F5D10">
          <w:rPr>
            <w:rFonts w:cs="Avenir Next LT Pro"/>
            <w:i/>
            <w:iCs/>
            <w:szCs w:val="22"/>
            <w:lang w:val="vi-VN"/>
          </w:rPr>
          <w:delText>ì</w:delText>
        </w:r>
        <w:r w:rsidR="00E20BF9" w:rsidRPr="004373E8" w:rsidDel="005F5D10">
          <w:rPr>
            <w:rFonts w:cs="Arial"/>
            <w:i/>
            <w:iCs/>
            <w:szCs w:val="22"/>
            <w:lang w:val="vi-VN"/>
          </w:rPr>
          <w:delText>nh Th</w:delText>
        </w:r>
        <w:r w:rsidR="00E20BF9" w:rsidRPr="004373E8" w:rsidDel="005F5D10">
          <w:rPr>
            <w:rFonts w:cs="Calibri"/>
            <w:i/>
            <w:iCs/>
            <w:szCs w:val="22"/>
            <w:lang w:val="vi-VN"/>
          </w:rPr>
          <w:delText>ự</w:delText>
        </w:r>
        <w:r w:rsidR="00E20BF9" w:rsidRPr="004373E8" w:rsidDel="005F5D10">
          <w:rPr>
            <w:rFonts w:cs="Arial"/>
            <w:i/>
            <w:iCs/>
            <w:szCs w:val="22"/>
            <w:lang w:val="vi-VN"/>
          </w:rPr>
          <w:delText>c t</w:delText>
        </w:r>
        <w:r w:rsidR="00E20BF9" w:rsidRPr="004373E8" w:rsidDel="005F5D10">
          <w:rPr>
            <w:rFonts w:cs="Calibri"/>
            <w:i/>
            <w:iCs/>
            <w:szCs w:val="22"/>
            <w:lang w:val="vi-VN"/>
          </w:rPr>
          <w:delText>ậ</w:delText>
        </w:r>
        <w:r w:rsidR="00E20BF9" w:rsidRPr="004373E8" w:rsidDel="005F5D10">
          <w:rPr>
            <w:rFonts w:cs="Arial"/>
            <w:i/>
            <w:iCs/>
            <w:szCs w:val="22"/>
            <w:lang w:val="vi-VN"/>
          </w:rPr>
          <w:delText>p t</w:delText>
        </w:r>
        <w:r w:rsidR="00E20BF9" w:rsidRPr="004373E8" w:rsidDel="005F5D10">
          <w:rPr>
            <w:rFonts w:cs="Calibri"/>
            <w:i/>
            <w:iCs/>
            <w:szCs w:val="22"/>
            <w:lang w:val="vi-VN"/>
          </w:rPr>
          <w:delText>ạ</w:delText>
        </w:r>
        <w:r w:rsidR="00E20BF9" w:rsidRPr="004373E8" w:rsidDel="005F5D10">
          <w:rPr>
            <w:rFonts w:cs="Arial"/>
            <w:i/>
            <w:iCs/>
            <w:szCs w:val="22"/>
            <w:lang w:val="vi-VN"/>
          </w:rPr>
          <w:delText>i BUV có b</w:delText>
        </w:r>
        <w:r w:rsidR="00E20BF9" w:rsidRPr="004373E8" w:rsidDel="005F5D10">
          <w:rPr>
            <w:rFonts w:cs="Calibri"/>
            <w:i/>
            <w:iCs/>
            <w:szCs w:val="22"/>
            <w:lang w:val="vi-VN"/>
          </w:rPr>
          <w:delText>ắ</w:delText>
        </w:r>
        <w:r w:rsidR="00E20BF9" w:rsidRPr="004373E8" w:rsidDel="005F5D10">
          <w:rPr>
            <w:rFonts w:cs="Arial"/>
            <w:i/>
            <w:iCs/>
            <w:szCs w:val="22"/>
            <w:lang w:val="vi-VN"/>
          </w:rPr>
          <w:delText>t bu</w:delText>
        </w:r>
        <w:r w:rsidR="00E20BF9" w:rsidRPr="004373E8" w:rsidDel="005F5D10">
          <w:rPr>
            <w:rFonts w:cs="Calibri"/>
            <w:i/>
            <w:iCs/>
            <w:szCs w:val="22"/>
            <w:lang w:val="vi-VN"/>
          </w:rPr>
          <w:delText>ộ</w:delText>
        </w:r>
        <w:r w:rsidR="00E20BF9" w:rsidRPr="004373E8" w:rsidDel="005F5D10">
          <w:rPr>
            <w:rFonts w:cs="Arial"/>
            <w:i/>
            <w:iCs/>
            <w:szCs w:val="22"/>
            <w:lang w:val="vi-VN"/>
          </w:rPr>
          <w:delText>c đ</w:delText>
        </w:r>
        <w:r w:rsidR="00E20BF9" w:rsidRPr="004373E8" w:rsidDel="005F5D10">
          <w:rPr>
            <w:rFonts w:cs="Calibri"/>
            <w:i/>
            <w:iCs/>
            <w:szCs w:val="22"/>
            <w:lang w:val="vi-VN"/>
          </w:rPr>
          <w:delText>ố</w:delText>
        </w:r>
        <w:r w:rsidR="00E20BF9" w:rsidRPr="004373E8" w:rsidDel="005F5D10">
          <w:rPr>
            <w:rFonts w:cs="Arial"/>
            <w:i/>
            <w:iCs/>
            <w:szCs w:val="22"/>
            <w:lang w:val="vi-VN"/>
          </w:rPr>
          <w:delText>i v</w:delText>
        </w:r>
        <w:r w:rsidR="00E20BF9" w:rsidRPr="004373E8" w:rsidDel="005F5D10">
          <w:rPr>
            <w:rFonts w:cs="Calibri"/>
            <w:i/>
            <w:iCs/>
            <w:szCs w:val="22"/>
            <w:lang w:val="vi-VN"/>
          </w:rPr>
          <w:delText>ớ</w:delText>
        </w:r>
        <w:r w:rsidR="00E20BF9" w:rsidRPr="004373E8" w:rsidDel="005F5D10">
          <w:rPr>
            <w:rFonts w:cs="Arial"/>
            <w:i/>
            <w:iCs/>
            <w:szCs w:val="22"/>
            <w:lang w:val="vi-VN"/>
          </w:rPr>
          <w:delText>i sinh viên không?</w:delText>
        </w:r>
        <w:bookmarkEnd w:id="6934"/>
      </w:del>
    </w:p>
    <w:p w14:paraId="66A7581B" w14:textId="51713E05"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752" w:author="An Tran, ACA (BUV)" w:date="2024-09-12T11:03:00Z" w16du:dateUtc="2024-09-12T04:03:00Z"/>
          <w:rFonts w:cs="Arial"/>
          <w:b w:val="0"/>
          <w:bCs/>
          <w:szCs w:val="22"/>
          <w:u w:val="single"/>
          <w:lang w:val="vi-VN"/>
        </w:rPr>
      </w:pPr>
      <w:del w:id="7753"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181C9134" w14:textId="5B13470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54" w:author="An Tran, ACA (BUV)" w:date="2024-09-12T11:03:00Z" w16du:dateUtc="2024-09-12T04:03:00Z"/>
          <w:rFonts w:cs="Arial"/>
          <w:szCs w:val="22"/>
        </w:rPr>
      </w:pPr>
      <w:del w:id="7755" w:author="An Tran, ACA (BUV)" w:date="2024-09-12T11:03:00Z" w16du:dateUtc="2024-09-12T04:03:00Z">
        <w:r w:rsidRPr="0090548D" w:rsidDel="005F5D10">
          <w:rPr>
            <w:rFonts w:cs="Arial"/>
            <w:szCs w:val="22"/>
          </w:rPr>
          <w:delText xml:space="preserve">In today's dynamic labour market, internships are no longer the sole pathway for students to acquire professional experience. The study programmes at BUV encourage and facilitate students to explore a variety of professional opportunities, both during </w:delText>
        </w:r>
        <w:r w:rsidRPr="002D5ADD" w:rsidDel="005F5D10">
          <w:rPr>
            <w:rFonts w:cs="Arial"/>
            <w:szCs w:val="22"/>
          </w:rPr>
          <w:delText>the PSG semesters and academic study semesters.</w:delText>
        </w:r>
      </w:del>
    </w:p>
    <w:p w14:paraId="1AFB33E9" w14:textId="0D2656EB"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56" w:author="An Tran, ACA (BUV)" w:date="2024-09-12T11:03:00Z" w16du:dateUtc="2024-09-12T04:03:00Z"/>
          <w:rFonts w:cs="Arial"/>
          <w:szCs w:val="22"/>
        </w:rPr>
      </w:pPr>
      <w:del w:id="7757" w:author="An Tran, ACA (BUV)" w:date="2024-09-12T11:03:00Z" w16du:dateUtc="2024-09-12T04:03:00Z">
        <w:r w:rsidRPr="002D5ADD" w:rsidDel="005F5D10">
          <w:rPr>
            <w:rFonts w:cs="Arial"/>
            <w:szCs w:val="22"/>
          </w:rPr>
          <w:delTex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a qualified industry professional’s feedback (only for some specific programmes). Alternatively, students may participate in the international study mobility program organized by the BUV International Office.</w:delText>
        </w:r>
      </w:del>
    </w:p>
    <w:p w14:paraId="32033814" w14:textId="6ECE3984"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58" w:author="An Tran, ACA (BUV)" w:date="2024-09-12T11:03:00Z" w16du:dateUtc="2024-09-12T04:03:00Z"/>
          <w:rFonts w:cs="Arial"/>
          <w:szCs w:val="22"/>
        </w:rPr>
      </w:pPr>
      <w:del w:id="7759" w:author="An Tran, ACA (BUV)" w:date="2024-09-12T11:03:00Z" w16du:dateUtc="2024-09-12T04:03:00Z">
        <w:r w:rsidRPr="691BD53B" w:rsidDel="005F5D10">
          <w:rPr>
            <w:rFonts w:cs="Arial"/>
            <w:szCs w:val="22"/>
          </w:rPr>
          <w:delText xml:space="preserve">Certain modules within the Staffordshire University’s academic programme also require the completion of work placements and internships as part of the module’s assessment. These are compulsory and must adhere to specific requirements of the modules, for example the minimum number of working hours, the company’s business/scale etc. Alongside the Module Leader, the BUV Career Services &amp; Industry Relations Team </w:delText>
        </w:r>
        <w:r w:rsidR="005358E3" w:rsidRPr="691BD53B" w:rsidDel="005F5D10">
          <w:rPr>
            <w:rFonts w:cs="Arial"/>
            <w:szCs w:val="22"/>
          </w:rPr>
          <w:delText>supports</w:delText>
        </w:r>
        <w:r w:rsidRPr="691BD53B" w:rsidDel="005F5D10">
          <w:rPr>
            <w:rFonts w:cs="Arial"/>
            <w:szCs w:val="22"/>
          </w:rPr>
          <w:delText xml:space="preserve"> students by assisting with the application documents (such as CV, Cover Letter) </w:delText>
        </w:r>
        <w:r w:rsidR="52F73E77" w:rsidRPr="691BD53B" w:rsidDel="005F5D10">
          <w:rPr>
            <w:rFonts w:cs="Arial"/>
            <w:szCs w:val="22"/>
          </w:rPr>
          <w:delText>and preparing</w:delText>
        </w:r>
        <w:r w:rsidRPr="691BD53B" w:rsidDel="005F5D10">
          <w:rPr>
            <w:rFonts w:cs="Arial"/>
            <w:szCs w:val="22"/>
          </w:rPr>
          <w:delText xml:space="preserve"> for interviews. We also offer consultation on internship selection and how to maximise the placement experience to ensure it aligns with the module’s learning outcomes. Work placement (academic credited) is one of the professional experience options mentioned above. </w:delText>
        </w:r>
      </w:del>
    </w:p>
    <w:p w14:paraId="408B2737" w14:textId="6F62B233" w:rsidR="00C1363F" w:rsidDel="005F5D10" w:rsidRDefault="00C1363F" w:rsidP="005F5D10">
      <w:pPr>
        <w:pStyle w:val="Question"/>
        <w:numPr>
          <w:ilvl w:val="0"/>
          <w:numId w:val="7"/>
        </w:numPr>
        <w:tabs>
          <w:tab w:val="left" w:pos="630"/>
          <w:tab w:val="left" w:pos="990"/>
        </w:tabs>
        <w:spacing w:before="100" w:line="400" w:lineRule="exact"/>
        <w:ind w:left="0" w:firstLine="720"/>
        <w:rPr>
          <w:del w:id="7760" w:author="An Tran, ACA (BUV)" w:date="2024-09-12T11:03:00Z" w16du:dateUtc="2024-09-12T04:03:00Z"/>
          <w:rFonts w:cs="Arial"/>
          <w:szCs w:val="22"/>
        </w:rPr>
      </w:pPr>
      <w:del w:id="7761" w:author="An Tran, ACA (BUV)" w:date="2024-09-12T11:03:00Z" w16du:dateUtc="2024-09-12T04:03:00Z">
        <w:r w:rsidRPr="002D5ADD" w:rsidDel="005F5D10">
          <w:rPr>
            <w:rFonts w:cs="Arial"/>
            <w:szCs w:val="22"/>
          </w:rPr>
          <w:delText xml:space="preserve">All the details of the professional experience options and alternatives, as well as the requirements of each, are fully communicated to all students via </w:delText>
        </w:r>
        <w:r w:rsidRPr="00F43E12" w:rsidDel="005F5D10">
          <w:rPr>
            <w:rFonts w:cs="Arial"/>
            <w:bCs/>
            <w:szCs w:val="22"/>
          </w:rPr>
          <w:delText>Appendix 1. PSG Instructions on professional options and alternatives</w:delText>
        </w:r>
        <w:r w:rsidRPr="002D5ADD" w:rsidDel="005F5D10">
          <w:rPr>
            <w:rFonts w:cs="Arial"/>
            <w:szCs w:val="22"/>
          </w:rPr>
          <w:delText xml:space="preserve">. </w:delText>
        </w:r>
      </w:del>
    </w:p>
    <w:p w14:paraId="356C3B8D" w14:textId="00383051"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7762" w:author="An Tran, ACA (BUV)" w:date="2024-09-12T11:03:00Z" w16du:dateUtc="2024-09-12T04:03:00Z"/>
          <w:rFonts w:cs="Arial"/>
          <w:szCs w:val="22"/>
        </w:rPr>
      </w:pPr>
      <w:del w:id="7763" w:author="An Tran, ACA (BUV)" w:date="2024-09-12T11:03:00Z" w16du:dateUtc="2024-09-12T04:03:00Z">
        <w:r w:rsidDel="005F5D10">
          <w:rPr>
            <w:rFonts w:cs="Arial"/>
            <w:szCs w:val="22"/>
          </w:rPr>
          <w:delText xml:space="preserve">Should you have any question or need any support, feel free to contact </w:delText>
        </w:r>
        <w:r w:rsidRPr="00050F3E"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050F3E"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 xml:space="preserve"> (exclusive to BUV students and alumni). </w:delText>
        </w:r>
      </w:del>
    </w:p>
    <w:p w14:paraId="14357082" w14:textId="19928896"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64" w:author="An Tran, ACA (BUV)" w:date="2024-09-12T11:03:00Z" w16du:dateUtc="2024-09-12T04:03:00Z"/>
          <w:rFonts w:cs="Arial"/>
          <w:i/>
          <w:iCs/>
          <w:szCs w:val="22"/>
        </w:rPr>
      </w:pPr>
      <w:del w:id="7765" w:author="An Tran, ACA (BUV)" w:date="2024-09-12T11:03:00Z" w16du:dateUtc="2024-09-12T04:03:00Z">
        <w:r w:rsidRPr="002D5ADD" w:rsidDel="005F5D10">
          <w:rPr>
            <w:rFonts w:cs="Arial"/>
            <w:i/>
            <w:iCs/>
            <w:szCs w:val="22"/>
          </w:rPr>
          <w:delTex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delText>
        </w:r>
      </w:del>
    </w:p>
    <w:p w14:paraId="6129EE5C" w14:textId="052047D2"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66" w:author="An Tran, ACA (BUV)" w:date="2024-09-12T11:03:00Z" w16du:dateUtc="2024-09-12T04:03:00Z"/>
          <w:rFonts w:cs="Arial"/>
          <w:i/>
          <w:iCs/>
          <w:szCs w:val="22"/>
        </w:rPr>
      </w:pPr>
      <w:del w:id="7767" w:author="An Tran, ACA (BUV)" w:date="2024-09-12T11:03:00Z" w16du:dateUtc="2024-09-12T04:03:00Z">
        <w:r w:rsidRPr="002D5ADD" w:rsidDel="005F5D10">
          <w:rPr>
            <w:rFonts w:cs="Arial"/>
            <w:i/>
            <w:iCs/>
            <w:szCs w:val="22"/>
          </w:rPr>
          <w:delText>T</w:delText>
        </w:r>
        <w:r w:rsidRPr="002D5ADD" w:rsidDel="005F5D10">
          <w:rPr>
            <w:rFonts w:cs="Calibri"/>
            <w:i/>
            <w:iCs/>
            <w:szCs w:val="22"/>
          </w:rPr>
          <w:delText>ừ</w:delText>
        </w:r>
        <w:r w:rsidRPr="002D5ADD" w:rsidDel="005F5D10">
          <w:rPr>
            <w:rFonts w:cs="Arial"/>
            <w:i/>
            <w:iCs/>
            <w:szCs w:val="22"/>
          </w:rPr>
          <w:delText xml:space="preserve"> th</w:delText>
        </w:r>
        <w:r w:rsidRPr="002D5ADD" w:rsidDel="005F5D10">
          <w:rPr>
            <w:rFonts w:cs="Avenir Next LT Pro"/>
            <w:i/>
            <w:iCs/>
            <w:szCs w:val="22"/>
          </w:rPr>
          <w:delText>á</w:delText>
        </w:r>
        <w:r w:rsidRPr="002D5ADD" w:rsidDel="005F5D10">
          <w:rPr>
            <w:rFonts w:cs="Arial"/>
            <w:i/>
            <w:iCs/>
            <w:szCs w:val="22"/>
          </w:rPr>
          <w:delText>ng 10 n</w:delText>
        </w:r>
        <w:r w:rsidRPr="002D5ADD" w:rsidDel="005F5D10">
          <w:rPr>
            <w:rFonts w:cs="Avenir Next LT Pro"/>
            <w:i/>
            <w:iCs/>
            <w:szCs w:val="22"/>
          </w:rPr>
          <w:delText>ă</w:delText>
        </w:r>
        <w:r w:rsidRPr="002D5ADD" w:rsidDel="005F5D10">
          <w:rPr>
            <w:rFonts w:cs="Arial"/>
            <w:i/>
            <w:iCs/>
            <w:szCs w:val="22"/>
          </w:rPr>
          <w:delText xml:space="preserve">m 2021, BUV </w:delText>
        </w:r>
        <w:r w:rsidRPr="002D5ADD" w:rsidDel="005F5D10">
          <w:rPr>
            <w:rFonts w:cs="Avenir Next LT Pro"/>
            <w:i/>
            <w:iCs/>
            <w:szCs w:val="22"/>
          </w:rPr>
          <w:delText>đã</w:delText>
        </w:r>
        <w:r w:rsidRPr="002D5ADD" w:rsidDel="005F5D10">
          <w:rPr>
            <w:rFonts w:cs="Arial"/>
            <w:i/>
            <w:iCs/>
            <w:szCs w:val="22"/>
          </w:rPr>
          <w:delText xml:space="preserve"> tri</w:delText>
        </w:r>
        <w:r w:rsidRPr="002D5ADD" w:rsidDel="005F5D10">
          <w:rPr>
            <w:rFonts w:cs="Calibri"/>
            <w:i/>
            <w:iCs/>
            <w:szCs w:val="22"/>
          </w:rPr>
          <w:delText>ể</w:delText>
        </w:r>
        <w:r w:rsidRPr="002D5ADD" w:rsidDel="005F5D10">
          <w:rPr>
            <w:rFonts w:cs="Arial"/>
            <w:i/>
            <w:iCs/>
            <w:szCs w:val="22"/>
          </w:rPr>
          <w:delText>n khai Ch</w:delText>
        </w:r>
        <w:r w:rsidRPr="002D5ADD" w:rsidDel="005F5D10">
          <w:rPr>
            <w:rFonts w:cs="Calibri"/>
            <w:i/>
            <w:iCs/>
            <w:szCs w:val="22"/>
          </w:rPr>
          <w:delText>ươ</w:delText>
        </w:r>
        <w:r w:rsidRPr="002D5ADD" w:rsidDel="005F5D10">
          <w:rPr>
            <w:rFonts w:cs="Arial"/>
            <w:i/>
            <w:iCs/>
            <w:szCs w:val="22"/>
          </w:rPr>
          <w:delText>ng tr</w:delText>
        </w:r>
        <w:r w:rsidRPr="002D5ADD" w:rsidDel="005F5D10">
          <w:rPr>
            <w:rFonts w:cs="Avenir Next LT Pro"/>
            <w:i/>
            <w:iCs/>
            <w:szCs w:val="22"/>
          </w:rPr>
          <w:delText>ì</w:delText>
        </w:r>
        <w:r w:rsidRPr="002D5ADD" w:rsidDel="005F5D10">
          <w:rPr>
            <w:rFonts w:cs="Arial"/>
            <w:i/>
            <w:iCs/>
            <w:szCs w:val="22"/>
          </w:rPr>
          <w:delText>nh Ph</w:delText>
        </w:r>
        <w:r w:rsidRPr="002D5ADD" w:rsidDel="005F5D10">
          <w:rPr>
            <w:rFonts w:cs="Avenir Next LT Pro"/>
            <w:i/>
            <w:iCs/>
            <w:szCs w:val="22"/>
          </w:rPr>
          <w:delText>á</w:delText>
        </w:r>
        <w:r w:rsidRPr="002D5ADD" w:rsidDel="005F5D10">
          <w:rPr>
            <w:rFonts w:cs="Arial"/>
            <w:i/>
            <w:iCs/>
            <w:szCs w:val="22"/>
          </w:rPr>
          <w:delText>t tri</w:delText>
        </w:r>
        <w:r w:rsidRPr="002D5ADD" w:rsidDel="005F5D10">
          <w:rPr>
            <w:rFonts w:cs="Calibri"/>
            <w:i/>
            <w:iCs/>
            <w:szCs w:val="22"/>
          </w:rPr>
          <w:delText>ể</w:delText>
        </w:r>
        <w:r w:rsidRPr="002D5ADD" w:rsidDel="005F5D10">
          <w:rPr>
            <w:rFonts w:cs="Arial"/>
            <w:i/>
            <w:iCs/>
            <w:szCs w:val="22"/>
          </w:rPr>
          <w:delText>n Năng l</w:delText>
        </w:r>
        <w:r w:rsidRPr="002D5ADD" w:rsidDel="005F5D10">
          <w:rPr>
            <w:rFonts w:cs="Calibri"/>
            <w:i/>
            <w:iCs/>
            <w:szCs w:val="22"/>
          </w:rPr>
          <w:delText>ự</w:delText>
        </w:r>
        <w:r w:rsidRPr="002D5ADD" w:rsidDel="005F5D10">
          <w:rPr>
            <w:rFonts w:cs="Arial"/>
            <w:i/>
            <w:iCs/>
            <w:szCs w:val="22"/>
          </w:rPr>
          <w:delText>c C</w:delText>
        </w:r>
        <w:r w:rsidRPr="002D5ADD" w:rsidDel="005F5D10">
          <w:rPr>
            <w:rFonts w:cs="Avenir Next LT Pro"/>
            <w:i/>
            <w:iCs/>
            <w:szCs w:val="22"/>
          </w:rPr>
          <w:delText>á</w:delText>
        </w:r>
        <w:r w:rsidRPr="002D5ADD" w:rsidDel="005F5D10">
          <w:rPr>
            <w:rFonts w:cs="Arial"/>
            <w:i/>
            <w:iCs/>
            <w:szCs w:val="22"/>
          </w:rPr>
          <w:delText xml:space="preserve"> nh</w:delText>
        </w:r>
        <w:r w:rsidRPr="002D5ADD" w:rsidDel="005F5D10">
          <w:rPr>
            <w:rFonts w:cs="Avenir Next LT Pro"/>
            <w:i/>
            <w:iCs/>
            <w:szCs w:val="22"/>
          </w:rPr>
          <w:delText>â</w:delText>
        </w:r>
        <w:r w:rsidRPr="002D5ADD" w:rsidDel="005F5D10">
          <w:rPr>
            <w:rFonts w:cs="Arial"/>
            <w:i/>
            <w:iCs/>
            <w:szCs w:val="22"/>
          </w:rPr>
          <w:delText xml:space="preserve">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w:delText>
        </w:r>
        <w:r w:rsidDel="005F5D10">
          <w:rPr>
            <w:rFonts w:cs="Arial"/>
            <w:i/>
            <w:iCs/>
            <w:szCs w:val="22"/>
          </w:rPr>
          <w:delText>kinh doanh riêng</w:delText>
        </w:r>
        <w:r w:rsidRPr="002D5ADD" w:rsidDel="005F5D10">
          <w:rPr>
            <w:rFonts w:cs="Arial"/>
            <w:i/>
            <w:iCs/>
            <w:szCs w:val="22"/>
          </w:rPr>
          <w:delText xml:space="preserve">; hoặc nộp một </w:delText>
        </w:r>
        <w:r w:rsidDel="005F5D10">
          <w:rPr>
            <w:rFonts w:cs="Arial"/>
            <w:i/>
            <w:iCs/>
            <w:szCs w:val="22"/>
          </w:rPr>
          <w:delText>hồ sơ năng lực chuyên môn (portfolio)</w:delText>
        </w:r>
        <w:r w:rsidRPr="002D5ADD" w:rsidDel="005F5D10">
          <w:rPr>
            <w:rFonts w:cs="Arial"/>
            <w:i/>
            <w:iCs/>
            <w:szCs w:val="22"/>
          </w:rPr>
          <w:delText xml:space="preserve"> có </w:delText>
        </w:r>
        <w:r w:rsidDel="005F5D10">
          <w:rPr>
            <w:rFonts w:cs="Arial"/>
            <w:i/>
            <w:iCs/>
            <w:szCs w:val="22"/>
          </w:rPr>
          <w:delText>đánh giá</w:delText>
        </w:r>
        <w:r w:rsidRPr="002D5ADD" w:rsidDel="005F5D10">
          <w:rPr>
            <w:rFonts w:cs="Arial"/>
            <w:i/>
            <w:iCs/>
            <w:szCs w:val="22"/>
          </w:rPr>
          <w:delText xml:space="preserve"> từ một chuyên gia ngành đủ điều kiện (chỉ </w:delText>
        </w:r>
        <w:r w:rsidDel="005F5D10">
          <w:rPr>
            <w:rFonts w:cs="Arial"/>
            <w:i/>
            <w:iCs/>
            <w:szCs w:val="22"/>
          </w:rPr>
          <w:delText xml:space="preserve">áp dụng </w:delText>
        </w:r>
        <w:r w:rsidRPr="002D5ADD" w:rsidDel="005F5D10">
          <w:rPr>
            <w:rFonts w:cs="Arial"/>
            <w:i/>
            <w:iCs/>
            <w:szCs w:val="22"/>
          </w:rPr>
          <w:delText xml:space="preserve">với một số </w:delText>
        </w:r>
        <w:r w:rsidDel="005F5D10">
          <w:rPr>
            <w:rFonts w:cs="Arial"/>
            <w:i/>
            <w:iCs/>
            <w:szCs w:val="22"/>
          </w:rPr>
          <w:delText>chuyên ngành</w:delText>
        </w:r>
        <w:r w:rsidRPr="002D5ADD" w:rsidDel="005F5D10">
          <w:rPr>
            <w:rFonts w:cs="Arial"/>
            <w:i/>
            <w:iCs/>
            <w:szCs w:val="22"/>
          </w:rPr>
          <w:delText xml:space="preserve"> cụ thể). Ngoài ra, sinh viên có thể tham gia chương trình học tập quốc tế do </w:delText>
        </w:r>
        <w:r w:rsidDel="005F5D10">
          <w:rPr>
            <w:rFonts w:cs="Arial"/>
            <w:i/>
            <w:iCs/>
            <w:szCs w:val="22"/>
          </w:rPr>
          <w:delText>Phòng Hợp tác</w:delText>
        </w:r>
        <w:r w:rsidRPr="002D5ADD" w:rsidDel="005F5D10">
          <w:rPr>
            <w:rFonts w:cs="Arial"/>
            <w:i/>
            <w:iCs/>
            <w:szCs w:val="22"/>
          </w:rPr>
          <w:delText xml:space="preserve"> Quốc tế của BUV tổ chức.</w:delText>
        </w:r>
      </w:del>
    </w:p>
    <w:p w14:paraId="20AA3609" w14:textId="732C2B07" w:rsidR="00C1363F" w:rsidDel="005F5D10" w:rsidRDefault="00C1363F" w:rsidP="005F5D10">
      <w:pPr>
        <w:pStyle w:val="Question"/>
        <w:numPr>
          <w:ilvl w:val="0"/>
          <w:numId w:val="7"/>
        </w:numPr>
        <w:tabs>
          <w:tab w:val="left" w:pos="630"/>
          <w:tab w:val="left" w:pos="990"/>
        </w:tabs>
        <w:spacing w:before="100" w:line="400" w:lineRule="exact"/>
        <w:ind w:left="0" w:firstLine="720"/>
        <w:rPr>
          <w:del w:id="7768" w:author="An Tran, ACA (BUV)" w:date="2024-09-12T11:03:00Z" w16du:dateUtc="2024-09-12T04:03:00Z"/>
          <w:rFonts w:cs="Arial"/>
          <w:i/>
          <w:iCs/>
          <w:szCs w:val="22"/>
        </w:rPr>
      </w:pPr>
      <w:del w:id="7769" w:author="An Tran, ACA (BUV)" w:date="2024-09-12T11:03:00Z" w16du:dateUtc="2024-09-12T04:03:00Z">
        <w:r w:rsidRPr="002D5ADD" w:rsidDel="005F5D10">
          <w:rPr>
            <w:rFonts w:cs="Arial"/>
            <w:i/>
            <w:iCs/>
            <w:szCs w:val="22"/>
          </w:rPr>
          <w:delText>M</w:delText>
        </w:r>
        <w:r w:rsidRPr="002D5ADD" w:rsidDel="005F5D10">
          <w:rPr>
            <w:rFonts w:cs="Calibri"/>
            <w:i/>
            <w:iCs/>
            <w:szCs w:val="22"/>
          </w:rPr>
          <w:delText>ộ</w:delText>
        </w:r>
        <w:r w:rsidRPr="002D5ADD" w:rsidDel="005F5D10">
          <w:rPr>
            <w:rFonts w:cs="Arial"/>
            <w:i/>
            <w:iCs/>
            <w:szCs w:val="22"/>
          </w:rPr>
          <w:delText>t s</w:delText>
        </w:r>
        <w:r w:rsidRPr="002D5ADD" w:rsidDel="005F5D10">
          <w:rPr>
            <w:rFonts w:cs="Calibri"/>
            <w:i/>
            <w:iCs/>
            <w:szCs w:val="22"/>
          </w:rPr>
          <w:delText>ố</w:delText>
        </w:r>
        <w:r w:rsidRPr="002D5ADD" w:rsidDel="005F5D10">
          <w:rPr>
            <w:rFonts w:cs="Arial"/>
            <w:i/>
            <w:iCs/>
            <w:szCs w:val="22"/>
          </w:rPr>
          <w:delText xml:space="preserve"> m</w:delText>
        </w:r>
        <w:r w:rsidRPr="002D5ADD" w:rsidDel="005F5D10">
          <w:rPr>
            <w:rFonts w:cs="Avenir Next LT Pro"/>
            <w:i/>
            <w:iCs/>
            <w:szCs w:val="22"/>
          </w:rPr>
          <w:delText>ô</w:delText>
        </w:r>
        <w:r w:rsidRPr="002D5ADD" w:rsidDel="005F5D10">
          <w:rPr>
            <w:rFonts w:cs="Arial"/>
            <w:i/>
            <w:iCs/>
            <w:szCs w:val="22"/>
          </w:rPr>
          <w:delText>n h</w:delText>
        </w:r>
        <w:r w:rsidRPr="002D5ADD" w:rsidDel="005F5D10">
          <w:rPr>
            <w:rFonts w:cs="Calibri"/>
            <w:i/>
            <w:iCs/>
            <w:szCs w:val="22"/>
          </w:rPr>
          <w:delText>ọ</w:delText>
        </w:r>
        <w:r w:rsidRPr="002D5ADD" w:rsidDel="005F5D10">
          <w:rPr>
            <w:rFonts w:cs="Arial"/>
            <w:i/>
            <w:iCs/>
            <w:szCs w:val="22"/>
          </w:rPr>
          <w:delText>c trong ch</w:delText>
        </w:r>
        <w:r w:rsidRPr="002D5ADD" w:rsidDel="005F5D10">
          <w:rPr>
            <w:rFonts w:cs="Calibri"/>
            <w:i/>
            <w:iCs/>
            <w:szCs w:val="22"/>
          </w:rPr>
          <w:delText>ươ</w:delText>
        </w:r>
        <w:r w:rsidRPr="002D5ADD" w:rsidDel="005F5D10">
          <w:rPr>
            <w:rFonts w:cs="Arial"/>
            <w:i/>
            <w:iCs/>
            <w:szCs w:val="22"/>
          </w:rPr>
          <w:delText>ng tr</w:delText>
        </w:r>
        <w:r w:rsidRPr="002D5ADD" w:rsidDel="005F5D10">
          <w:rPr>
            <w:rFonts w:cs="Avenir Next LT Pro"/>
            <w:i/>
            <w:iCs/>
            <w:szCs w:val="22"/>
          </w:rPr>
          <w:delText>ì</w:delText>
        </w:r>
        <w:r w:rsidRPr="002D5ADD" w:rsidDel="005F5D10">
          <w:rPr>
            <w:rFonts w:cs="Arial"/>
            <w:i/>
            <w:iCs/>
            <w:szCs w:val="22"/>
          </w:rPr>
          <w:delText>nh h</w:delText>
        </w:r>
        <w:r w:rsidRPr="002D5ADD" w:rsidDel="005F5D10">
          <w:rPr>
            <w:rFonts w:cs="Calibri"/>
            <w:i/>
            <w:iCs/>
            <w:szCs w:val="22"/>
          </w:rPr>
          <w:delText>ọ</w:delText>
        </w:r>
        <w:r w:rsidRPr="002D5ADD" w:rsidDel="005F5D10">
          <w:rPr>
            <w:rFonts w:cs="Arial"/>
            <w:i/>
            <w:iCs/>
            <w:szCs w:val="22"/>
          </w:rPr>
          <w:delText>c thu</w:delText>
        </w:r>
        <w:r w:rsidRPr="002D5ADD" w:rsidDel="005F5D10">
          <w:rPr>
            <w:rFonts w:cs="Calibri"/>
            <w:i/>
            <w:iCs/>
            <w:szCs w:val="22"/>
          </w:rPr>
          <w:delText>ậ</w:delText>
        </w:r>
        <w:r w:rsidRPr="002D5ADD" w:rsidDel="005F5D10">
          <w:rPr>
            <w:rFonts w:cs="Arial"/>
            <w:i/>
            <w:iCs/>
            <w:szCs w:val="22"/>
          </w:rPr>
          <w:delText>t ch</w:delText>
        </w:r>
        <w:r w:rsidRPr="002D5ADD" w:rsidDel="005F5D10">
          <w:rPr>
            <w:rFonts w:cs="Avenir Next LT Pro"/>
            <w:i/>
            <w:iCs/>
            <w:szCs w:val="22"/>
          </w:rPr>
          <w:delText>í</w:delText>
        </w:r>
        <w:r w:rsidRPr="002D5ADD" w:rsidDel="005F5D10">
          <w:rPr>
            <w:rFonts w:cs="Arial"/>
            <w:i/>
            <w:iCs/>
            <w:szCs w:val="22"/>
          </w:rPr>
          <w:delText>nh kh</w:delText>
        </w:r>
        <w:r w:rsidRPr="002D5ADD" w:rsidDel="005F5D10">
          <w:rPr>
            <w:rFonts w:cs="Avenir Next LT Pro"/>
            <w:i/>
            <w:iCs/>
            <w:szCs w:val="22"/>
          </w:rPr>
          <w:delText>ó</w:delText>
        </w:r>
        <w:r w:rsidRPr="002D5ADD" w:rsidDel="005F5D10">
          <w:rPr>
            <w:rFonts w:cs="Arial"/>
            <w:i/>
            <w:iCs/>
            <w:szCs w:val="22"/>
          </w:rPr>
          <w:delText>a c</w:delText>
        </w:r>
        <w:r w:rsidRPr="002D5ADD" w:rsidDel="005F5D10">
          <w:rPr>
            <w:rFonts w:cs="Calibri"/>
            <w:i/>
            <w:iCs/>
            <w:szCs w:val="22"/>
          </w:rPr>
          <w:delText>ủ</w:delText>
        </w:r>
        <w:r w:rsidRPr="002D5ADD" w:rsidDel="005F5D10">
          <w:rPr>
            <w:rFonts w:cs="Arial"/>
            <w:i/>
            <w:iCs/>
            <w:szCs w:val="22"/>
          </w:rPr>
          <w:delText xml:space="preserve">a </w:delText>
        </w:r>
        <w:r w:rsidRPr="002D5ADD" w:rsidDel="005F5D10">
          <w:rPr>
            <w:rFonts w:cs="Avenir Next LT Pro"/>
            <w:i/>
            <w:iCs/>
            <w:szCs w:val="22"/>
          </w:rPr>
          <w:delText>Đ</w:delText>
        </w:r>
        <w:r w:rsidRPr="002D5ADD" w:rsidDel="005F5D10">
          <w:rPr>
            <w:rFonts w:cs="Calibri"/>
            <w:i/>
            <w:iCs/>
            <w:szCs w:val="22"/>
          </w:rPr>
          <w:delText>ạ</w:delText>
        </w:r>
        <w:r w:rsidRPr="002D5ADD" w:rsidDel="005F5D10">
          <w:rPr>
            <w:rFonts w:cs="Arial"/>
            <w:i/>
            <w:iCs/>
            <w:szCs w:val="22"/>
          </w:rPr>
          <w:delText>i h</w:delText>
        </w:r>
        <w:r w:rsidRPr="002D5ADD" w:rsidDel="005F5D10">
          <w:rPr>
            <w:rFonts w:cs="Calibri"/>
            <w:i/>
            <w:iCs/>
            <w:szCs w:val="22"/>
          </w:rPr>
          <w:delText>ọ</w:delText>
        </w:r>
        <w:r w:rsidRPr="002D5ADD" w:rsidDel="005F5D10">
          <w:rPr>
            <w:rFonts w:cs="Arial"/>
            <w:i/>
            <w:iCs/>
            <w:szCs w:val="22"/>
          </w:rPr>
          <w:delText>c Staffordshire c</w:delText>
        </w:r>
        <w:r w:rsidRPr="002D5ADD" w:rsidDel="005F5D10">
          <w:rPr>
            <w:rFonts w:cs="Avenir Next LT Pro"/>
            <w:i/>
            <w:iCs/>
            <w:szCs w:val="22"/>
          </w:rPr>
          <w:delText>ũ</w:delText>
        </w:r>
        <w:r w:rsidRPr="002D5ADD" w:rsidDel="005F5D10">
          <w:rPr>
            <w:rFonts w:cs="Arial"/>
            <w:i/>
            <w:iCs/>
            <w:szCs w:val="22"/>
          </w:rPr>
          <w:delText>ng y</w:delText>
        </w:r>
        <w:r w:rsidRPr="002D5ADD" w:rsidDel="005F5D10">
          <w:rPr>
            <w:rFonts w:cs="Avenir Next LT Pro"/>
            <w:i/>
            <w:iCs/>
            <w:szCs w:val="22"/>
          </w:rPr>
          <w:delText>ê</w:delText>
        </w:r>
        <w:r w:rsidRPr="002D5ADD" w:rsidDel="005F5D10">
          <w:rPr>
            <w:rFonts w:cs="Arial"/>
            <w:i/>
            <w:iCs/>
            <w:szCs w:val="22"/>
          </w:rPr>
          <w:delText>u c</w:delText>
        </w:r>
        <w:r w:rsidRPr="002D5ADD" w:rsidDel="005F5D10">
          <w:rPr>
            <w:rFonts w:cs="Calibri"/>
            <w:i/>
            <w:iCs/>
            <w:szCs w:val="22"/>
          </w:rPr>
          <w:delText>ầ</w:delText>
        </w:r>
        <w:r w:rsidRPr="002D5ADD" w:rsidDel="005F5D10">
          <w:rPr>
            <w:rFonts w:cs="Arial"/>
            <w:i/>
            <w:iCs/>
            <w:szCs w:val="22"/>
          </w:rPr>
          <w:delText>u sinh vi</w:delText>
        </w:r>
        <w:r w:rsidRPr="002D5ADD" w:rsidDel="005F5D10">
          <w:rPr>
            <w:rFonts w:cs="Avenir Next LT Pro"/>
            <w:i/>
            <w:iCs/>
            <w:szCs w:val="22"/>
          </w:rPr>
          <w:delText>ê</w:delText>
        </w:r>
        <w:r w:rsidRPr="002D5ADD" w:rsidDel="005F5D10">
          <w:rPr>
            <w:rFonts w:cs="Arial"/>
            <w:i/>
            <w:iCs/>
            <w:szCs w:val="22"/>
          </w:rPr>
          <w:delText>n ho</w:delText>
        </w:r>
        <w:r w:rsidRPr="002D5ADD" w:rsidDel="005F5D10">
          <w:rPr>
            <w:rFonts w:cs="Avenir Next LT Pro"/>
            <w:i/>
            <w:iCs/>
            <w:szCs w:val="22"/>
          </w:rPr>
          <w:delText>à</w:delText>
        </w:r>
        <w:r w:rsidRPr="002D5ADD" w:rsidDel="005F5D10">
          <w:rPr>
            <w:rFonts w:cs="Arial"/>
            <w:i/>
            <w:iCs/>
            <w:szCs w:val="22"/>
          </w:rPr>
          <w:delText>n th</w:delText>
        </w:r>
        <w:r w:rsidRPr="002D5ADD" w:rsidDel="005F5D10">
          <w:rPr>
            <w:rFonts w:cs="Avenir Next LT Pro"/>
            <w:i/>
            <w:iCs/>
            <w:szCs w:val="22"/>
          </w:rPr>
          <w:delText>à</w:delText>
        </w:r>
        <w:r w:rsidRPr="002D5ADD" w:rsidDel="005F5D10">
          <w:rPr>
            <w:rFonts w:cs="Arial"/>
            <w:i/>
            <w:iCs/>
            <w:szCs w:val="22"/>
          </w:rPr>
          <w:delText>nh m</w:delText>
        </w:r>
        <w:r w:rsidRPr="002D5ADD" w:rsidDel="005F5D10">
          <w:rPr>
            <w:rFonts w:cs="Calibri"/>
            <w:i/>
            <w:iCs/>
            <w:szCs w:val="22"/>
          </w:rPr>
          <w:delText>ộ</w:delText>
        </w:r>
        <w:r w:rsidRPr="002D5ADD" w:rsidDel="005F5D10">
          <w:rPr>
            <w:rFonts w:cs="Arial"/>
            <w:i/>
            <w:iCs/>
            <w:szCs w:val="22"/>
          </w:rPr>
          <w:delText>t s</w:delText>
        </w:r>
        <w:r w:rsidRPr="002D5ADD" w:rsidDel="005F5D10">
          <w:rPr>
            <w:rFonts w:cs="Calibri"/>
            <w:i/>
            <w:iCs/>
            <w:szCs w:val="22"/>
          </w:rPr>
          <w:delText>ố</w:delText>
        </w:r>
        <w:r w:rsidRPr="002D5ADD" w:rsidDel="005F5D10">
          <w:rPr>
            <w:rFonts w:cs="Arial"/>
            <w:i/>
            <w:iCs/>
            <w:szCs w:val="22"/>
          </w:rPr>
          <w:delText xml:space="preserve">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m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v</w:delText>
        </w:r>
        <w:r w:rsidRPr="002D5ADD" w:rsidDel="005F5D10">
          <w:rPr>
            <w:rFonts w:cs="Avenir Next LT Pro"/>
            <w:i/>
            <w:iCs/>
            <w:szCs w:val="22"/>
          </w:rPr>
          <w:delText>à</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ho</w:delText>
        </w:r>
        <w:r w:rsidRPr="002D5ADD" w:rsidDel="005F5D10">
          <w:rPr>
            <w:rFonts w:cs="Avenir Next LT Pro"/>
            <w:i/>
            <w:iCs/>
            <w:szCs w:val="22"/>
          </w:rPr>
          <w:delText>à</w:delText>
        </w:r>
        <w:r w:rsidRPr="002D5ADD" w:rsidDel="005F5D10">
          <w:rPr>
            <w:rFonts w:cs="Arial"/>
            <w:i/>
            <w:iCs/>
            <w:szCs w:val="22"/>
          </w:rPr>
          <w:delText>n th</w:delText>
        </w:r>
        <w:r w:rsidRPr="002D5ADD" w:rsidDel="005F5D10">
          <w:rPr>
            <w:rFonts w:cs="Avenir Next LT Pro"/>
            <w:i/>
            <w:iCs/>
            <w:szCs w:val="22"/>
          </w:rPr>
          <w:delText>à</w:delText>
        </w:r>
        <w:r w:rsidRPr="002D5ADD" w:rsidDel="005F5D10">
          <w:rPr>
            <w:rFonts w:cs="Arial"/>
            <w:i/>
            <w:iCs/>
            <w:szCs w:val="22"/>
          </w:rPr>
          <w:delText>nh b</w:delText>
        </w:r>
        <w:r w:rsidRPr="002D5ADD" w:rsidDel="005F5D10">
          <w:rPr>
            <w:rFonts w:cs="Avenir Next LT Pro"/>
            <w:i/>
            <w:iCs/>
            <w:szCs w:val="22"/>
          </w:rPr>
          <w:delText>à</w:delText>
        </w:r>
        <w:r w:rsidRPr="002D5ADD" w:rsidDel="005F5D10">
          <w:rPr>
            <w:rFonts w:cs="Arial"/>
            <w:i/>
            <w:iCs/>
            <w:szCs w:val="22"/>
          </w:rPr>
          <w:delText>i ki</w:delText>
        </w:r>
        <w:r w:rsidRPr="002D5ADD" w:rsidDel="005F5D10">
          <w:rPr>
            <w:rFonts w:cs="Calibri"/>
            <w:i/>
            <w:iCs/>
            <w:szCs w:val="22"/>
          </w:rPr>
          <w:delText>ể</w:delText>
        </w:r>
        <w:r w:rsidRPr="002D5ADD" w:rsidDel="005F5D10">
          <w:rPr>
            <w:rFonts w:cs="Arial"/>
            <w:i/>
            <w:iCs/>
            <w:szCs w:val="22"/>
          </w:rPr>
          <w:delText xml:space="preserve">m tra </w:delText>
        </w:r>
        <w:r w:rsidRPr="002D5ADD" w:rsidDel="005F5D10">
          <w:rPr>
            <w:rFonts w:cs="Avenir Next LT Pro"/>
            <w:i/>
            <w:iCs/>
            <w:szCs w:val="22"/>
          </w:rPr>
          <w:delText>đá</w:delText>
        </w:r>
        <w:r w:rsidRPr="002D5ADD" w:rsidDel="005F5D10">
          <w:rPr>
            <w:rFonts w:cs="Arial"/>
            <w:i/>
            <w:iCs/>
            <w:szCs w:val="22"/>
          </w:rPr>
          <w:delText>nh gi</w:delText>
        </w:r>
        <w:r w:rsidRPr="002D5ADD" w:rsidDel="005F5D10">
          <w:rPr>
            <w:rFonts w:cs="Avenir Next LT Pro"/>
            <w:i/>
            <w:iCs/>
            <w:szCs w:val="22"/>
          </w:rPr>
          <w:delText>á</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Avenir Next LT Pro"/>
            <w:i/>
            <w:iCs/>
            <w:szCs w:val="22"/>
          </w:rPr>
          <w:delText>ô</w:delText>
        </w:r>
        <w:r w:rsidRPr="002D5ADD" w:rsidDel="005F5D10">
          <w:rPr>
            <w:rFonts w:cs="Arial"/>
            <w:i/>
            <w:iCs/>
            <w:szCs w:val="22"/>
          </w:rPr>
          <w:delText>n h</w:delText>
        </w:r>
        <w:r w:rsidRPr="002D5ADD" w:rsidDel="005F5D10">
          <w:rPr>
            <w:rFonts w:cs="Calibri"/>
            <w:i/>
            <w:iCs/>
            <w:szCs w:val="22"/>
          </w:rPr>
          <w:delText>ọ</w:delText>
        </w:r>
        <w:r w:rsidRPr="002D5ADD" w:rsidDel="005F5D10">
          <w:rPr>
            <w:rFonts w:cs="Arial"/>
            <w:i/>
            <w:iCs/>
            <w:szCs w:val="22"/>
          </w:rPr>
          <w:delText>c. Trong tr</w:delText>
        </w:r>
        <w:r w:rsidRPr="002D5ADD" w:rsidDel="005F5D10">
          <w:rPr>
            <w:rFonts w:cs="Calibri"/>
            <w:i/>
            <w:iCs/>
            <w:szCs w:val="22"/>
          </w:rPr>
          <w:delText>ườ</w:delText>
        </w:r>
        <w:r w:rsidRPr="002D5ADD" w:rsidDel="005F5D10">
          <w:rPr>
            <w:rFonts w:cs="Arial"/>
            <w:i/>
            <w:iCs/>
            <w:szCs w:val="22"/>
          </w:rPr>
          <w:delText>ng h</w:delText>
        </w:r>
        <w:r w:rsidRPr="002D5ADD" w:rsidDel="005F5D10">
          <w:rPr>
            <w:rFonts w:cs="Calibri"/>
            <w:i/>
            <w:iCs/>
            <w:szCs w:val="22"/>
          </w:rPr>
          <w:delText>ợ</w:delText>
        </w:r>
        <w:r w:rsidRPr="002D5ADD" w:rsidDel="005F5D10">
          <w:rPr>
            <w:rFonts w:cs="Arial"/>
            <w:i/>
            <w:iCs/>
            <w:szCs w:val="22"/>
          </w:rPr>
          <w:delText xml:space="preserve">p </w:delText>
        </w:r>
        <w:r w:rsidRPr="002D5ADD" w:rsidDel="005F5D10">
          <w:rPr>
            <w:rFonts w:cs="Avenir Next LT Pro"/>
            <w:i/>
            <w:iCs/>
            <w:szCs w:val="22"/>
          </w:rPr>
          <w:delText>đó</w:delText>
        </w:r>
        <w:r w:rsidRPr="002D5ADD" w:rsidDel="005F5D10">
          <w:rPr>
            <w:rFonts w:cs="Arial"/>
            <w:i/>
            <w:iCs/>
            <w:szCs w:val="22"/>
          </w:rPr>
          <w:delText>, vi</w:delText>
        </w:r>
        <w:r w:rsidRPr="002D5ADD" w:rsidDel="005F5D10">
          <w:rPr>
            <w:rFonts w:cs="Calibri"/>
            <w:i/>
            <w:iCs/>
            <w:szCs w:val="22"/>
          </w:rPr>
          <w:delText>ệ</w:delText>
        </w:r>
        <w:r w:rsidRPr="002D5ADD" w:rsidDel="005F5D10">
          <w:rPr>
            <w:rFonts w:cs="Arial"/>
            <w:i/>
            <w:iCs/>
            <w:szCs w:val="22"/>
          </w:rPr>
          <w:delText>c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m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l</w:delText>
        </w:r>
        <w:r w:rsidRPr="002D5ADD" w:rsidDel="005F5D10">
          <w:rPr>
            <w:rFonts w:cs="Avenir Next LT Pro"/>
            <w:i/>
            <w:iCs/>
            <w:szCs w:val="22"/>
          </w:rPr>
          <w:delText>à</w:delText>
        </w:r>
        <w:r w:rsidRPr="002D5ADD" w:rsidDel="005F5D10">
          <w:rPr>
            <w:rFonts w:cs="Arial"/>
            <w:i/>
            <w:iCs/>
            <w:szCs w:val="22"/>
          </w:rPr>
          <w:delText xml:space="preserve"> b</w:delText>
        </w:r>
        <w:r w:rsidRPr="002D5ADD" w:rsidDel="005F5D10">
          <w:rPr>
            <w:rFonts w:cs="Calibri"/>
            <w:i/>
            <w:iCs/>
            <w:szCs w:val="22"/>
          </w:rPr>
          <w:delText>ắ</w:delText>
        </w:r>
        <w:r w:rsidRPr="002D5ADD" w:rsidDel="005F5D10">
          <w:rPr>
            <w:rFonts w:cs="Arial"/>
            <w:i/>
            <w:iCs/>
            <w:szCs w:val="22"/>
          </w:rPr>
          <w:delText>t bu</w:delText>
        </w:r>
        <w:r w:rsidRPr="002D5ADD" w:rsidDel="005F5D10">
          <w:rPr>
            <w:rFonts w:cs="Calibri"/>
            <w:i/>
            <w:iCs/>
            <w:szCs w:val="22"/>
          </w:rPr>
          <w:delText>ộ</w:delText>
        </w:r>
        <w:r w:rsidRPr="002D5ADD" w:rsidDel="005F5D10">
          <w:rPr>
            <w:rFonts w:cs="Arial"/>
            <w:i/>
            <w:iCs/>
            <w:szCs w:val="22"/>
          </w:rPr>
          <w:delText>c v</w:delText>
        </w:r>
        <w:r w:rsidRPr="002D5ADD" w:rsidDel="005F5D10">
          <w:rPr>
            <w:rFonts w:cs="Avenir Next LT Pro"/>
            <w:i/>
            <w:iCs/>
            <w:szCs w:val="22"/>
          </w:rPr>
          <w:delText>à</w:delText>
        </w:r>
        <w:r w:rsidRPr="002D5ADD" w:rsidDel="005F5D10">
          <w:rPr>
            <w:rFonts w:cs="Arial"/>
            <w:i/>
            <w:iCs/>
            <w:szCs w:val="22"/>
          </w:rPr>
          <w:delText xml:space="preserve"> ph</w:delText>
        </w:r>
        <w:r w:rsidRPr="002D5ADD" w:rsidDel="005F5D10">
          <w:rPr>
            <w:rFonts w:cs="Calibri"/>
            <w:i/>
            <w:iCs/>
            <w:szCs w:val="22"/>
          </w:rPr>
          <w:delText>ả</w:delText>
        </w:r>
        <w:r w:rsidRPr="002D5ADD" w:rsidDel="005F5D10">
          <w:rPr>
            <w:rFonts w:cs="Arial"/>
            <w:i/>
            <w:iCs/>
            <w:szCs w:val="22"/>
          </w:rPr>
          <w:delText>i tu</w:delText>
        </w:r>
        <w:r w:rsidRPr="002D5ADD" w:rsidDel="005F5D10">
          <w:rPr>
            <w:rFonts w:cs="Avenir Next LT Pro"/>
            <w:i/>
            <w:iCs/>
            <w:szCs w:val="22"/>
          </w:rPr>
          <w:delText>â</w:delText>
        </w:r>
        <w:r w:rsidRPr="002D5ADD" w:rsidDel="005F5D10">
          <w:rPr>
            <w:rFonts w:cs="Arial"/>
            <w:i/>
            <w:iCs/>
            <w:szCs w:val="22"/>
          </w:rPr>
          <w:delText>n theo c</w:delText>
        </w:r>
        <w:r w:rsidRPr="002D5ADD" w:rsidDel="005F5D10">
          <w:rPr>
            <w:rFonts w:cs="Avenir Next LT Pro"/>
            <w:i/>
            <w:iCs/>
            <w:szCs w:val="22"/>
          </w:rPr>
          <w:delText>á</w:delText>
        </w:r>
        <w:r w:rsidRPr="002D5ADD" w:rsidDel="005F5D10">
          <w:rPr>
            <w:rFonts w:cs="Arial"/>
            <w:i/>
            <w:iCs/>
            <w:szCs w:val="22"/>
          </w:rPr>
          <w:delText>c y</w:delText>
        </w:r>
        <w:r w:rsidRPr="002D5ADD" w:rsidDel="005F5D10">
          <w:rPr>
            <w:rFonts w:cs="Avenir Next LT Pro"/>
            <w:i/>
            <w:iCs/>
            <w:szCs w:val="22"/>
          </w:rPr>
          <w:delText>ê</w:delText>
        </w:r>
        <w:r w:rsidRPr="002D5ADD" w:rsidDel="005F5D10">
          <w:rPr>
            <w:rFonts w:cs="Arial"/>
            <w:i/>
            <w:iCs/>
            <w:szCs w:val="22"/>
          </w:rPr>
          <w:delText>u c</w:delText>
        </w:r>
        <w:r w:rsidRPr="002D5ADD" w:rsidDel="005F5D10">
          <w:rPr>
            <w:rFonts w:cs="Calibri"/>
            <w:i/>
            <w:iCs/>
            <w:szCs w:val="22"/>
          </w:rPr>
          <w:delText>ầ</w:delText>
        </w:r>
        <w:r w:rsidRPr="002D5ADD" w:rsidDel="005F5D10">
          <w:rPr>
            <w:rFonts w:cs="Arial"/>
            <w:i/>
            <w:iCs/>
            <w:szCs w:val="22"/>
          </w:rPr>
          <w:delText>u c</w:delText>
        </w:r>
        <w:r w:rsidRPr="002D5ADD" w:rsidDel="005F5D10">
          <w:rPr>
            <w:rFonts w:cs="Calibri"/>
            <w:i/>
            <w:iCs/>
            <w:szCs w:val="22"/>
          </w:rPr>
          <w:delText>ụ</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môn h</w:delText>
        </w:r>
        <w:r w:rsidRPr="002D5ADD" w:rsidDel="005F5D10">
          <w:rPr>
            <w:rFonts w:cs="Calibri"/>
            <w:i/>
            <w:iCs/>
            <w:szCs w:val="22"/>
          </w:rPr>
          <w:delText>ọ</w:delText>
        </w:r>
        <w:r w:rsidRPr="002D5ADD" w:rsidDel="005F5D10">
          <w:rPr>
            <w:rFonts w:cs="Arial"/>
            <w:i/>
            <w:iCs/>
            <w:szCs w:val="22"/>
          </w:rPr>
          <w:delText>c, v</w:delText>
        </w:r>
        <w:r w:rsidRPr="002D5ADD" w:rsidDel="005F5D10">
          <w:rPr>
            <w:rFonts w:cs="Avenir Next LT Pro"/>
            <w:i/>
            <w:iCs/>
            <w:szCs w:val="22"/>
          </w:rPr>
          <w:delText>í</w:delText>
        </w:r>
        <w:r w:rsidRPr="002D5ADD" w:rsidDel="005F5D10">
          <w:rPr>
            <w:rFonts w:cs="Arial"/>
            <w:i/>
            <w:iCs/>
            <w:szCs w:val="22"/>
          </w:rPr>
          <w:delText xml:space="preserve"> d</w:delText>
        </w:r>
        <w:r w:rsidRPr="002D5ADD" w:rsidDel="005F5D10">
          <w:rPr>
            <w:rFonts w:cs="Calibri"/>
            <w:i/>
            <w:iCs/>
            <w:szCs w:val="22"/>
          </w:rPr>
          <w:delText>ụ</w:delText>
        </w:r>
        <w:r w:rsidRPr="002D5ADD" w:rsidDel="005F5D10">
          <w:rPr>
            <w:rFonts w:cs="Arial"/>
            <w:i/>
            <w:iCs/>
            <w:szCs w:val="22"/>
          </w:rPr>
          <w:delText xml:space="preserve"> nh</w:delText>
        </w:r>
        <w:r w:rsidRPr="002D5ADD" w:rsidDel="005F5D10">
          <w:rPr>
            <w:rFonts w:cs="Calibri"/>
            <w:i/>
            <w:iCs/>
            <w:szCs w:val="22"/>
          </w:rPr>
          <w:delText>ư</w:delText>
        </w:r>
        <w:r w:rsidRPr="002D5ADD" w:rsidDel="005F5D10">
          <w:rPr>
            <w:rFonts w:cs="Arial"/>
            <w:i/>
            <w:iCs/>
            <w:szCs w:val="22"/>
          </w:rPr>
          <w:delText xml:space="preserve"> s</w:delText>
        </w:r>
        <w:r w:rsidRPr="002D5ADD" w:rsidDel="005F5D10">
          <w:rPr>
            <w:rFonts w:cs="Calibri"/>
            <w:i/>
            <w:iCs/>
            <w:szCs w:val="22"/>
          </w:rPr>
          <w:delText>ố</w:delText>
        </w:r>
        <w:r w:rsidRPr="002D5ADD" w:rsidDel="005F5D10">
          <w:rPr>
            <w:rFonts w:cs="Arial"/>
            <w:i/>
            <w:iCs/>
            <w:szCs w:val="22"/>
          </w:rPr>
          <w:delText xml:space="preserve"> gi</w:delText>
        </w:r>
        <w:r w:rsidRPr="002D5ADD" w:rsidDel="005F5D10">
          <w:rPr>
            <w:rFonts w:cs="Calibri"/>
            <w:i/>
            <w:iCs/>
            <w:szCs w:val="22"/>
          </w:rPr>
          <w:delText>ờ</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t</w:delText>
        </w:r>
        <w:r w:rsidRPr="002D5ADD" w:rsidDel="005F5D10">
          <w:rPr>
            <w:rFonts w:cs="Calibri"/>
            <w:i/>
            <w:iCs/>
            <w:szCs w:val="22"/>
          </w:rPr>
          <w:delText>ố</w:delText>
        </w:r>
        <w:r w:rsidRPr="002D5ADD" w:rsidDel="005F5D10">
          <w:rPr>
            <w:rFonts w:cs="Arial"/>
            <w:i/>
            <w:iCs/>
            <w:szCs w:val="22"/>
          </w:rPr>
          <w:delText>i thi</w:delText>
        </w:r>
        <w:r w:rsidRPr="002D5ADD" w:rsidDel="005F5D10">
          <w:rPr>
            <w:rFonts w:cs="Calibri"/>
            <w:i/>
            <w:iCs/>
            <w:szCs w:val="22"/>
          </w:rPr>
          <w:delText>ể</w:delText>
        </w:r>
        <w:r w:rsidRPr="002D5ADD" w:rsidDel="005F5D10">
          <w:rPr>
            <w:rFonts w:cs="Arial"/>
            <w:i/>
            <w:iCs/>
            <w:szCs w:val="22"/>
          </w:rPr>
          <w:delText>u, quy m</w:delText>
        </w:r>
        <w:r w:rsidRPr="002D5ADD" w:rsidDel="005F5D10">
          <w:rPr>
            <w:rFonts w:cs="Avenir Next LT Pro"/>
            <w:i/>
            <w:iCs/>
            <w:szCs w:val="22"/>
          </w:rPr>
          <w:delText>ô</w:delText>
        </w:r>
        <w:r w:rsidRPr="002D5ADD" w:rsidDel="005F5D10">
          <w:rPr>
            <w:rFonts w:cs="Arial"/>
            <w:i/>
            <w:iCs/>
            <w:szCs w:val="22"/>
          </w:rPr>
          <w:delText xml:space="preserve"> ho</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ng, h</w:delText>
        </w:r>
        <w:r w:rsidRPr="002D5ADD" w:rsidDel="005F5D10">
          <w:rPr>
            <w:rFonts w:cs="Avenir Next LT Pro"/>
            <w:i/>
            <w:iCs/>
            <w:szCs w:val="22"/>
          </w:rPr>
          <w:delText>ì</w:delText>
        </w:r>
        <w:r w:rsidRPr="002D5ADD" w:rsidDel="005F5D10">
          <w:rPr>
            <w:rFonts w:cs="Arial"/>
            <w:i/>
            <w:iCs/>
            <w:szCs w:val="22"/>
          </w:rPr>
          <w:delText>nh th</w:delText>
        </w:r>
        <w:r w:rsidRPr="002D5ADD" w:rsidDel="005F5D10">
          <w:rPr>
            <w:rFonts w:cs="Calibri"/>
            <w:i/>
            <w:iCs/>
            <w:szCs w:val="22"/>
          </w:rPr>
          <w:delText>ứ</w:delText>
        </w:r>
        <w:r w:rsidRPr="002D5ADD" w:rsidDel="005F5D10">
          <w:rPr>
            <w:rFonts w:cs="Arial"/>
            <w:i/>
            <w:iCs/>
            <w:szCs w:val="22"/>
          </w:rPr>
          <w:delText>c kinh doanh c</w:delText>
        </w:r>
        <w:r w:rsidRPr="002D5ADD" w:rsidDel="005F5D10">
          <w:rPr>
            <w:rFonts w:cs="Calibri"/>
            <w:i/>
            <w:iCs/>
            <w:szCs w:val="22"/>
          </w:rPr>
          <w:delText>ủ</w:delText>
        </w:r>
        <w:r w:rsidRPr="002D5ADD" w:rsidDel="005F5D10">
          <w:rPr>
            <w:rFonts w:cs="Arial"/>
            <w:i/>
            <w:iCs/>
            <w:szCs w:val="22"/>
          </w:rPr>
          <w:delText>a c</w:delText>
        </w:r>
        <w:r w:rsidRPr="002D5ADD" w:rsidDel="005F5D10">
          <w:rPr>
            <w:rFonts w:cs="Avenir Next LT Pro"/>
            <w:i/>
            <w:iCs/>
            <w:szCs w:val="22"/>
          </w:rPr>
          <w:delText>ô</w:delText>
        </w:r>
        <w:r w:rsidRPr="002D5ADD" w:rsidDel="005F5D10">
          <w:rPr>
            <w:rFonts w:cs="Arial"/>
            <w:i/>
            <w:iCs/>
            <w:szCs w:val="22"/>
          </w:rPr>
          <w:delText>ng ty… Gi</w:delText>
        </w:r>
        <w:r w:rsidRPr="002D5ADD" w:rsidDel="005F5D10">
          <w:rPr>
            <w:rFonts w:cs="Avenir Next LT Pro"/>
            <w:i/>
            <w:iCs/>
            <w:szCs w:val="22"/>
          </w:rPr>
          <w:delText>á</w:delText>
        </w:r>
        <w:r w:rsidRPr="002D5ADD" w:rsidDel="005F5D10">
          <w:rPr>
            <w:rFonts w:cs="Arial"/>
            <w:i/>
            <w:iCs/>
            <w:szCs w:val="22"/>
          </w:rPr>
          <w:delText>o vi</w:delText>
        </w:r>
        <w:r w:rsidRPr="002D5ADD" w:rsidDel="005F5D10">
          <w:rPr>
            <w:rFonts w:cs="Avenir Next LT Pro"/>
            <w:i/>
            <w:iCs/>
            <w:szCs w:val="22"/>
          </w:rPr>
          <w:delText>ê</w:delText>
        </w:r>
        <w:r w:rsidRPr="002D5ADD" w:rsidDel="005F5D10">
          <w:rPr>
            <w:rFonts w:cs="Arial"/>
            <w:i/>
            <w:iCs/>
            <w:szCs w:val="22"/>
          </w:rPr>
          <w:delText>n ph</w:delText>
        </w:r>
        <w:r w:rsidRPr="002D5ADD" w:rsidDel="005F5D10">
          <w:rPr>
            <w:rFonts w:cs="Calibri"/>
            <w:i/>
            <w:iCs/>
            <w:szCs w:val="22"/>
          </w:rPr>
          <w:delText>ụ</w:delText>
        </w:r>
        <w:r w:rsidRPr="002D5ADD" w:rsidDel="005F5D10">
          <w:rPr>
            <w:rFonts w:cs="Arial"/>
            <w:i/>
            <w:iCs/>
            <w:szCs w:val="22"/>
          </w:rPr>
          <w:delText xml:space="preserve"> tr</w:delText>
        </w:r>
        <w:r w:rsidRPr="002D5ADD" w:rsidDel="005F5D10">
          <w:rPr>
            <w:rFonts w:cs="Avenir Next LT Pro"/>
            <w:i/>
            <w:iCs/>
            <w:szCs w:val="22"/>
          </w:rPr>
          <w:delText>á</w:delText>
        </w:r>
        <w:r w:rsidRPr="002D5ADD" w:rsidDel="005F5D10">
          <w:rPr>
            <w:rFonts w:cs="Arial"/>
            <w:i/>
            <w:iCs/>
            <w:szCs w:val="22"/>
          </w:rPr>
          <w:delText>ch bộ môn c</w:delText>
        </w:r>
        <w:r w:rsidRPr="002D5ADD" w:rsidDel="005F5D10">
          <w:rPr>
            <w:rFonts w:cs="Avenir Next LT Pro"/>
            <w:i/>
            <w:iCs/>
            <w:szCs w:val="22"/>
          </w:rPr>
          <w:delText>ù</w:delText>
        </w:r>
        <w:r w:rsidRPr="002D5ADD" w:rsidDel="005F5D10">
          <w:rPr>
            <w:rFonts w:cs="Arial"/>
            <w:i/>
            <w:iCs/>
            <w:szCs w:val="22"/>
          </w:rPr>
          <w:delText>ng v</w:delText>
        </w:r>
        <w:r w:rsidRPr="002D5ADD" w:rsidDel="005F5D10">
          <w:rPr>
            <w:rFonts w:cs="Calibri"/>
            <w:i/>
            <w:iCs/>
            <w:szCs w:val="22"/>
          </w:rPr>
          <w:delText>ớ</w:delText>
        </w:r>
        <w:r w:rsidRPr="002D5ADD" w:rsidDel="005F5D10">
          <w:rPr>
            <w:rFonts w:cs="Arial"/>
            <w:i/>
            <w:iCs/>
            <w:szCs w:val="22"/>
          </w:rPr>
          <w:delText xml:space="preserve">i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i ng</w:delText>
        </w:r>
        <w:r w:rsidRPr="002D5ADD" w:rsidDel="005F5D10">
          <w:rPr>
            <w:rFonts w:cs="Avenir Next LT Pro"/>
            <w:i/>
            <w:iCs/>
            <w:szCs w:val="22"/>
          </w:rPr>
          <w:delText>ũ Hướng nghiệp</w:delText>
        </w:r>
        <w:r w:rsidRPr="002D5ADD" w:rsidDel="005F5D10">
          <w:rPr>
            <w:rFonts w:cs="Arial"/>
            <w:i/>
            <w:iCs/>
            <w:szCs w:val="22"/>
          </w:rPr>
          <w:delText xml:space="preserve">  s</w:delText>
        </w:r>
        <w:r w:rsidRPr="002D5ADD" w:rsidDel="005F5D10">
          <w:rPr>
            <w:rFonts w:cs="Calibri"/>
            <w:i/>
            <w:iCs/>
            <w:szCs w:val="22"/>
          </w:rPr>
          <w:delText>ẽ</w:delText>
        </w:r>
        <w:r w:rsidRPr="002D5ADD" w:rsidDel="005F5D10">
          <w:rPr>
            <w:rFonts w:cs="Arial"/>
            <w:i/>
            <w:iCs/>
            <w:szCs w:val="22"/>
          </w:rPr>
          <w:delText xml:space="preserve">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w:delText>
        </w:r>
        <w:r w:rsidDel="005F5D10">
          <w:rPr>
            <w:rFonts w:cs="Arial"/>
            <w:i/>
            <w:iCs/>
            <w:szCs w:val="22"/>
          </w:rPr>
          <w:delText xml:space="preserve">Những kỳ thực tập hoặc kiến tập này cũng là một trong số các phương án trải nghiệm làm việc được đề cập bên trên. </w:delText>
        </w:r>
      </w:del>
    </w:p>
    <w:p w14:paraId="3CE7BF5A" w14:textId="26A8FDE8" w:rsidR="00C1363F" w:rsidDel="005F5D10" w:rsidRDefault="00C1363F" w:rsidP="005F5D10">
      <w:pPr>
        <w:pStyle w:val="Question"/>
        <w:numPr>
          <w:ilvl w:val="0"/>
          <w:numId w:val="7"/>
        </w:numPr>
        <w:tabs>
          <w:tab w:val="left" w:pos="630"/>
          <w:tab w:val="left" w:pos="990"/>
        </w:tabs>
        <w:spacing w:before="100" w:line="400" w:lineRule="exact"/>
        <w:ind w:left="0" w:firstLine="720"/>
        <w:rPr>
          <w:del w:id="7770" w:author="An Tran, ACA (BUV)" w:date="2024-09-12T11:03:00Z" w16du:dateUtc="2024-09-12T04:03:00Z"/>
          <w:rFonts w:cs="Arial"/>
          <w:szCs w:val="22"/>
        </w:rPr>
      </w:pPr>
      <w:del w:id="7771" w:author="An Tran, ACA (BUV)" w:date="2024-09-12T11:03:00Z" w16du:dateUtc="2024-09-12T04:03:00Z">
        <w:r w:rsidDel="005F5D10">
          <w:rPr>
            <w:rFonts w:cs="Arial"/>
            <w:i/>
            <w:iCs/>
            <w:szCs w:val="22"/>
          </w:rPr>
          <w:delText xml:space="preserve">Tất cả các thông tin về lựa chọn trải nghiệm làm việc và phương án thay thế, cũng như yêu cầu của từng lựa chọn đều đã được thông báo đầy đủ đến tất cả sinh viên thông qua </w:delText>
        </w:r>
        <w:r w:rsidRPr="00F43E12" w:rsidDel="005F5D10">
          <w:rPr>
            <w:rFonts w:cs="Arial"/>
            <w:bCs/>
            <w:i/>
            <w:iCs/>
            <w:szCs w:val="22"/>
          </w:rPr>
          <w:delText>Phụ lục 1. Hướng dẫn PSG về các lựa chọn trải nghiệm làm việc và phương án thay thế</w:delText>
        </w:r>
        <w:r w:rsidDel="005F5D10">
          <w:rPr>
            <w:rFonts w:cs="Arial"/>
            <w:i/>
            <w:iCs/>
            <w:szCs w:val="22"/>
          </w:rPr>
          <w:delText>.</w:delText>
        </w:r>
        <w:r w:rsidRPr="002D5ADD" w:rsidDel="005F5D10">
          <w:rPr>
            <w:rFonts w:cs="Arial"/>
            <w:i/>
            <w:iCs/>
            <w:szCs w:val="22"/>
          </w:rPr>
          <w:delText xml:space="preserve"> </w:delText>
        </w:r>
      </w:del>
    </w:p>
    <w:p w14:paraId="36C159A8" w14:textId="6EE66C22" w:rsidR="00E20BF9" w:rsidRPr="004373E8" w:rsidDel="005F5D10" w:rsidRDefault="00C1363F" w:rsidP="005F5D10">
      <w:pPr>
        <w:pStyle w:val="Question"/>
        <w:numPr>
          <w:ilvl w:val="0"/>
          <w:numId w:val="7"/>
        </w:numPr>
        <w:tabs>
          <w:tab w:val="left" w:pos="630"/>
          <w:tab w:val="left" w:pos="990"/>
        </w:tabs>
        <w:spacing w:before="100" w:line="400" w:lineRule="exact"/>
        <w:ind w:left="0" w:firstLine="720"/>
        <w:rPr>
          <w:del w:id="7772" w:author="An Tran, ACA (BUV)" w:date="2024-09-12T11:03:00Z" w16du:dateUtc="2024-09-12T04:03:00Z"/>
          <w:rFonts w:cs="Arial"/>
          <w:i/>
          <w:iCs/>
          <w:szCs w:val="22"/>
          <w:lang w:val="vi-VN"/>
        </w:rPr>
      </w:pPr>
      <w:del w:id="7773"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r w:rsidDel="005F5D10">
          <w:rPr>
            <w:rFonts w:cs="Arial"/>
            <w:szCs w:val="22"/>
          </w:rPr>
          <w:delText xml:space="preserve"> </w:delText>
        </w:r>
        <w:r w:rsidR="00E20BF9" w:rsidRPr="004373E8" w:rsidDel="005F5D10">
          <w:rPr>
            <w:rFonts w:cs="Arial"/>
            <w:i/>
            <w:iCs/>
            <w:szCs w:val="22"/>
            <w:lang w:val="vi-VN"/>
          </w:rPr>
          <w:delText xml:space="preserve"> </w:delText>
        </w:r>
      </w:del>
    </w:p>
    <w:p w14:paraId="329962C4" w14:textId="06DB8813"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774" w:author="An Tran, ACA (BUV)" w:date="2024-09-12T11:03:00Z" w16du:dateUtc="2024-09-12T04:03:00Z"/>
          <w:rFonts w:cs="Arial"/>
          <w:b w:val="0"/>
          <w:i/>
          <w:iCs/>
          <w:szCs w:val="22"/>
          <w:lang w:val="vi-VN"/>
        </w:rPr>
      </w:pPr>
      <w:bookmarkStart w:id="7775" w:name="_Toc141433236"/>
      <w:del w:id="7776" w:author="An Tran, ACA (BUV)" w:date="2024-09-12T11:03:00Z" w16du:dateUtc="2024-09-12T04:03:00Z">
        <w:r w:rsidRPr="004373E8" w:rsidDel="005F5D10">
          <w:rPr>
            <w:rFonts w:cs="Arial"/>
            <w:szCs w:val="22"/>
            <w:lang w:val="vi-VN"/>
          </w:rPr>
          <w:delText xml:space="preserve">How does BUV support students with their internships? / </w:delText>
        </w:r>
        <w:r w:rsidRPr="004373E8" w:rsidDel="005F5D10">
          <w:rPr>
            <w:rFonts w:cs="Arial"/>
            <w:i/>
            <w:iCs/>
            <w:szCs w:val="22"/>
            <w:lang w:val="vi-VN"/>
          </w:rPr>
          <w:delText>Sinh viên đ</w:delText>
        </w:r>
        <w:r w:rsidRPr="004373E8" w:rsidDel="005F5D10">
          <w:rPr>
            <w:rFonts w:cs="Calibri"/>
            <w:i/>
            <w:iCs/>
            <w:szCs w:val="22"/>
            <w:lang w:val="vi-VN"/>
          </w:rPr>
          <w:delText>ượ</w:delText>
        </w:r>
        <w:r w:rsidRPr="004373E8" w:rsidDel="005F5D10">
          <w:rPr>
            <w:rFonts w:cs="Arial"/>
            <w:i/>
            <w:iCs/>
            <w:szCs w:val="22"/>
            <w:lang w:val="vi-VN"/>
          </w:rPr>
          <w:delText>c BUV h</w:delText>
        </w:r>
        <w:r w:rsidRPr="004373E8" w:rsidDel="005F5D10">
          <w:rPr>
            <w:rFonts w:cs="Calibri"/>
            <w:i/>
            <w:iCs/>
            <w:szCs w:val="22"/>
            <w:lang w:val="vi-VN"/>
          </w:rPr>
          <w:delText>ỗ</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trong công tác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nh</w:delText>
        </w:r>
        <w:r w:rsidRPr="004373E8" w:rsidDel="005F5D10">
          <w:rPr>
            <w:rFonts w:cs="Calibri"/>
            <w:i/>
            <w:iCs/>
            <w:szCs w:val="22"/>
            <w:lang w:val="vi-VN"/>
          </w:rPr>
          <w:delText>ư</w:delText>
        </w:r>
        <w:r w:rsidRPr="004373E8" w:rsidDel="005F5D10">
          <w:rPr>
            <w:rFonts w:cs="Arial"/>
            <w:i/>
            <w:iCs/>
            <w:szCs w:val="22"/>
            <w:lang w:val="vi-VN"/>
          </w:rPr>
          <w:delText xml:space="preserve"> th</w:delText>
        </w:r>
        <w:r w:rsidRPr="004373E8" w:rsidDel="005F5D10">
          <w:rPr>
            <w:rFonts w:cs="Calibri"/>
            <w:i/>
            <w:iCs/>
            <w:szCs w:val="22"/>
            <w:lang w:val="vi-VN"/>
          </w:rPr>
          <w:delText>ế</w:delText>
        </w:r>
        <w:r w:rsidRPr="004373E8" w:rsidDel="005F5D10">
          <w:rPr>
            <w:rFonts w:cs="Arial"/>
            <w:i/>
            <w:iCs/>
            <w:szCs w:val="22"/>
            <w:lang w:val="vi-VN"/>
          </w:rPr>
          <w:delText xml:space="preserve"> nào?</w:delText>
        </w:r>
        <w:bookmarkEnd w:id="7775"/>
      </w:del>
    </w:p>
    <w:p w14:paraId="416EBFC9" w14:textId="0E51AA38"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777" w:author="An Tran, ACA (BUV)" w:date="2024-09-12T11:03:00Z" w16du:dateUtc="2024-09-12T04:03:00Z"/>
          <w:rFonts w:cs="Arial"/>
          <w:b w:val="0"/>
          <w:bCs/>
          <w:szCs w:val="22"/>
          <w:u w:val="single"/>
          <w:lang w:val="vi-VN"/>
        </w:rPr>
      </w:pPr>
      <w:del w:id="7778"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214B8C37" w14:textId="7BEC1B0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79" w:author="An Tran, ACA (BUV)" w:date="2024-09-12T11:03:00Z" w16du:dateUtc="2024-09-12T04:03:00Z"/>
          <w:rFonts w:cs="Arial"/>
          <w:szCs w:val="22"/>
        </w:rPr>
      </w:pPr>
      <w:del w:id="7780" w:author="An Tran, ACA (BUV)" w:date="2024-09-12T11:03:00Z" w16du:dateUtc="2024-09-12T04:03:00Z">
        <w:r w:rsidDel="005F5D10">
          <w:rPr>
            <w:rFonts w:cs="Arial"/>
            <w:szCs w:val="22"/>
          </w:rPr>
          <w:delText>Throughout</w:delText>
        </w:r>
        <w:r w:rsidRPr="002D5ADD" w:rsidDel="005F5D10">
          <w:rPr>
            <w:rFonts w:cs="Arial"/>
            <w:szCs w:val="22"/>
          </w:rPr>
          <w:delText xml:space="preserve"> the student</w:delText>
        </w:r>
        <w:r w:rsidDel="005F5D10">
          <w:rPr>
            <w:rFonts w:cs="Arial"/>
            <w:szCs w:val="22"/>
          </w:rPr>
          <w:delText>s’</w:delText>
        </w:r>
        <w:r w:rsidRPr="002D5ADD" w:rsidDel="005F5D10">
          <w:rPr>
            <w:rFonts w:cs="Arial"/>
            <w:szCs w:val="22"/>
          </w:rPr>
          <w:delText xml:space="preserve"> journey at BUV, the BUV Careers Services &amp; Industry Relations Team </w:delText>
        </w:r>
        <w:r w:rsidR="005358E3" w:rsidDel="005F5D10">
          <w:rPr>
            <w:rFonts w:cs="Arial"/>
            <w:szCs w:val="22"/>
          </w:rPr>
          <w:delText>offers</w:delText>
        </w:r>
        <w:r w:rsidRPr="002D5ADD" w:rsidDel="005F5D10">
          <w:rPr>
            <w:rFonts w:cs="Arial"/>
            <w:szCs w:val="22"/>
          </w:rPr>
          <w:delText xml:space="preserve"> students </w:delText>
        </w:r>
        <w:r w:rsidDel="005F5D10">
          <w:rPr>
            <w:rFonts w:cs="Arial"/>
            <w:szCs w:val="22"/>
          </w:rPr>
          <w:delText>comprehensive</w:delText>
        </w:r>
        <w:r w:rsidRPr="002D5ADD" w:rsidDel="005F5D10">
          <w:rPr>
            <w:rFonts w:cs="Arial"/>
            <w:szCs w:val="22"/>
          </w:rPr>
          <w:delText xml:space="preserve"> support</w:delText>
        </w:r>
        <w:r w:rsidDel="005F5D10">
          <w:rPr>
            <w:rFonts w:cs="Arial"/>
            <w:szCs w:val="22"/>
          </w:rPr>
          <w:delText>,</w:delText>
        </w:r>
        <w:r w:rsidRPr="002D5ADD" w:rsidDel="005F5D10">
          <w:rPr>
            <w:rFonts w:cs="Arial"/>
            <w:szCs w:val="22"/>
          </w:rPr>
          <w:delText xml:space="preserve"> </w:delText>
        </w:r>
        <w:r w:rsidDel="005F5D10">
          <w:rPr>
            <w:rFonts w:cs="Arial"/>
            <w:szCs w:val="22"/>
          </w:rPr>
          <w:delText>including</w:delText>
        </w:r>
        <w:r w:rsidRPr="002D5ADD" w:rsidDel="005F5D10">
          <w:rPr>
            <w:rFonts w:cs="Arial"/>
            <w:szCs w:val="22"/>
          </w:rPr>
          <w:delText xml:space="preserve"> application preparation, consultation during the internship period, a</w:delText>
        </w:r>
        <w:r w:rsidDel="005F5D10">
          <w:rPr>
            <w:rFonts w:cs="Arial"/>
            <w:szCs w:val="22"/>
          </w:rPr>
          <w:delText>nd</w:delText>
        </w:r>
        <w:r w:rsidRPr="002D5ADD" w:rsidDel="005F5D10">
          <w:rPr>
            <w:rFonts w:cs="Arial"/>
            <w:szCs w:val="22"/>
          </w:rPr>
          <w:delText xml:space="preserve"> guidance upon </w:delText>
        </w:r>
        <w:r w:rsidDel="005F5D10">
          <w:rPr>
            <w:rFonts w:cs="Arial"/>
            <w:szCs w:val="22"/>
          </w:rPr>
          <w:delText xml:space="preserve">its </w:delText>
        </w:r>
        <w:r w:rsidRPr="002D5ADD" w:rsidDel="005F5D10">
          <w:rPr>
            <w:rFonts w:cs="Arial"/>
            <w:szCs w:val="22"/>
          </w:rPr>
          <w:delText>completion.</w:delText>
        </w:r>
      </w:del>
    </w:p>
    <w:p w14:paraId="6A4EDCAA" w14:textId="445E05C8"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81" w:author="An Tran, ACA (BUV)" w:date="2024-09-12T11:03:00Z" w16du:dateUtc="2024-09-12T04:03:00Z"/>
          <w:rFonts w:cs="Arial"/>
          <w:szCs w:val="22"/>
        </w:rPr>
      </w:pPr>
      <w:del w:id="7782" w:author="An Tran, ACA (BUV)" w:date="2024-09-12T11:03:00Z" w16du:dateUtc="2024-09-12T04:03:00Z">
        <w:r w:rsidRPr="002D5ADD" w:rsidDel="005F5D10">
          <w:rPr>
            <w:rFonts w:cs="Arial"/>
            <w:bCs/>
            <w:szCs w:val="22"/>
          </w:rPr>
          <w:delText xml:space="preserve">During preparation, </w:delText>
        </w:r>
        <w:r w:rsidDel="005F5D10">
          <w:rPr>
            <w:rFonts w:cs="Arial"/>
            <w:szCs w:val="22"/>
          </w:rPr>
          <w:delText>we offer all students:</w:delText>
        </w:r>
      </w:del>
    </w:p>
    <w:p w14:paraId="6E7458EC" w14:textId="3C3FFBFB"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83" w:author="An Tran, ACA (BUV)" w:date="2024-09-12T11:03:00Z" w16du:dateUtc="2024-09-12T04:03:00Z"/>
          <w:rFonts w:cs="Arial"/>
          <w:szCs w:val="22"/>
        </w:rPr>
      </w:pPr>
      <w:del w:id="7784" w:author="An Tran, ACA (BUV)" w:date="2024-09-12T11:03:00Z" w16du:dateUtc="2024-09-12T04:03:00Z">
        <w:r w:rsidRPr="002D5ADD" w:rsidDel="005F5D10">
          <w:rPr>
            <w:rFonts w:cs="Arial"/>
            <w:bCs/>
            <w:szCs w:val="22"/>
          </w:rPr>
          <w:delText>A variety of internship opportunities</w:delText>
        </w:r>
        <w:r w:rsidRPr="002D5ADD" w:rsidDel="005F5D10">
          <w:rPr>
            <w:rFonts w:cs="Arial"/>
            <w:szCs w:val="22"/>
          </w:rPr>
          <w:delText xml:space="preserve"> promoted via the Job Portal on the BUV Career Center</w:delText>
        </w:r>
        <w:r w:rsidDel="005F5D10">
          <w:rPr>
            <w:rFonts w:cs="Arial"/>
            <w:szCs w:val="22"/>
          </w:rPr>
          <w:delText xml:space="preserve"> Platform</w:delText>
        </w:r>
        <w:r w:rsidRPr="002D5ADD" w:rsidDel="005F5D10">
          <w:rPr>
            <w:rFonts w:cs="Arial"/>
            <w:szCs w:val="22"/>
          </w:rPr>
          <w:delText>:</w:delText>
        </w:r>
        <w:r w:rsidRPr="002D5ADD" w:rsidDel="005F5D10">
          <w:rPr>
            <w:rFonts w:cs="Arial"/>
            <w:i/>
            <w:iCs/>
            <w:szCs w:val="22"/>
          </w:rPr>
          <w:delText xml:space="preserve"> </w:delText>
        </w:r>
        <w:r w:rsidR="005F5D10" w:rsidDel="005F5D10">
          <w:fldChar w:fldCharType="begin"/>
        </w:r>
        <w:r w:rsidR="005F5D10" w:rsidDel="005F5D10">
          <w:delInstrText>HYPERLINK "https://student.buv.edu.vn/"</w:delInstrText>
        </w:r>
        <w:r w:rsidR="005F5D10" w:rsidDel="005F5D10">
          <w:fldChar w:fldCharType="separate"/>
        </w:r>
        <w:r w:rsidR="005F5D10" w:rsidDel="005F5D10">
          <w:fldChar w:fldCharType="begin"/>
        </w:r>
        <w:r w:rsidR="005F5D10" w:rsidDel="005F5D10">
          <w:delInstrText>HYPERLINK "https://buv.careercentre.me/welcome/British-University-Vietnam"</w:delInstrText>
        </w:r>
        <w:r w:rsidR="005F5D10" w:rsidDel="005F5D10">
          <w:fldChar w:fldCharType="separate"/>
        </w:r>
        <w:r w:rsidRPr="002D5ADD" w:rsidDel="005F5D10">
          <w:rPr>
            <w:rStyle w:val="Hyperlink"/>
            <w:rFonts w:cs="Arial"/>
            <w:szCs w:val="22"/>
          </w:rPr>
          <w:delText>https://buv.careercentre.me/welcome/British-University-Vietnam</w:delText>
        </w:r>
        <w:r w:rsidR="005F5D10" w:rsidDel="005F5D10">
          <w:rPr>
            <w:rStyle w:val="Hyperlink"/>
            <w:rFonts w:cs="Arial"/>
            <w:b w:val="0"/>
            <w:szCs w:val="22"/>
          </w:rPr>
          <w:fldChar w:fldCharType="end"/>
        </w:r>
        <w:r w:rsidRPr="002D5ADD" w:rsidDel="005F5D10">
          <w:rPr>
            <w:rStyle w:val="Hyperlink"/>
            <w:rFonts w:cs="Arial"/>
            <w:i/>
            <w:iCs/>
            <w:szCs w:val="22"/>
          </w:rPr>
          <w:delText>/</w:delText>
        </w:r>
        <w:r w:rsidR="005F5D10" w:rsidDel="005F5D10">
          <w:rPr>
            <w:rStyle w:val="Hyperlink"/>
            <w:rFonts w:cs="Arial"/>
            <w:b w:val="0"/>
            <w:i/>
            <w:iCs/>
            <w:szCs w:val="22"/>
          </w:rPr>
          <w:fldChar w:fldCharType="end"/>
        </w:r>
        <w:r w:rsidR="005F5D10" w:rsidDel="005F5D10">
          <w:fldChar w:fldCharType="begin"/>
        </w:r>
        <w:r w:rsidR="005F5D10" w:rsidDel="005F5D10">
          <w:delInstrText>HYPERLINK "https://student.buv.edu.vn/"</w:delInstrText>
        </w:r>
        <w:r w:rsidR="005F5D10" w:rsidDel="005F5D10">
          <w:fldChar w:fldCharType="separate"/>
        </w:r>
        <w:r w:rsidDel="005F5D10">
          <w:rPr>
            <w:rStyle w:val="Hyperlink"/>
          </w:rPr>
          <w:delText>https://student.buv.edu.vn/</w:delText>
        </w:r>
        <w:r w:rsidR="005F5D10" w:rsidDel="005F5D10">
          <w:rPr>
            <w:rStyle w:val="Hyperlink"/>
            <w:b w:val="0"/>
          </w:rPr>
          <w:fldChar w:fldCharType="end"/>
        </w:r>
        <w:r w:rsidRPr="002D5ADD" w:rsidDel="005F5D10">
          <w:rPr>
            <w:rFonts w:cs="Arial"/>
            <w:szCs w:val="22"/>
          </w:rPr>
          <w:delText xml:space="preserve"> </w:delText>
        </w:r>
        <w:r w:rsidDel="005F5D10">
          <w:rPr>
            <w:rFonts w:cs="Arial"/>
            <w:szCs w:val="22"/>
          </w:rPr>
          <w:delText xml:space="preserve">(exclusive to BUV students and alumni with a BUV student email account) </w:delText>
        </w:r>
        <w:r w:rsidRPr="002D5ADD" w:rsidDel="005F5D10">
          <w:rPr>
            <w:rFonts w:cs="Arial"/>
            <w:szCs w:val="22"/>
          </w:rPr>
          <w:delText xml:space="preserve">and </w:delText>
        </w:r>
        <w:r w:rsidR="005F5D10" w:rsidDel="005F5D10">
          <w:fldChar w:fldCharType="begin"/>
        </w:r>
        <w:r w:rsidR="005F5D10" w:rsidDel="005F5D10">
          <w:delInstrText>HYPERLINK "https://www.facebook.com/buvcareer"</w:delInstrText>
        </w:r>
        <w:r w:rsidR="005F5D10" w:rsidDel="005F5D10">
          <w:fldChar w:fldCharType="separate"/>
        </w:r>
        <w:r w:rsidRPr="002D5ADD" w:rsidDel="005F5D10">
          <w:rPr>
            <w:rStyle w:val="Hyperlink"/>
            <w:rFonts w:ascii="iCiel Avenir LT Std 45 Book" w:eastAsia="Segoe UI" w:hAnsi="iCiel Avenir LT Std 45 Book" w:cs="Segoe UI"/>
            <w:szCs w:val="22"/>
          </w:rPr>
          <w:delText xml:space="preserve"> BUV Career Services</w:delText>
        </w:r>
        <w:r w:rsidR="005F5D10" w:rsidDel="005F5D10">
          <w:rPr>
            <w:rStyle w:val="Hyperlink"/>
            <w:rFonts w:ascii="iCiel Avenir LT Std 45 Book" w:eastAsia="Segoe UI" w:hAnsi="iCiel Avenir LT Std 45 Book" w:cs="Segoe UI"/>
            <w:b w:val="0"/>
            <w:szCs w:val="22"/>
          </w:rPr>
          <w:fldChar w:fldCharType="end"/>
        </w:r>
        <w:r w:rsidDel="005F5D10">
          <w:rPr>
            <w:rStyle w:val="Hyperlink"/>
            <w:rFonts w:ascii="iCiel Avenir LT Std 45 Book" w:eastAsia="Segoe UI" w:hAnsi="iCiel Avenir LT Std 45 Book" w:cs="Segoe UI"/>
            <w:szCs w:val="22"/>
          </w:rPr>
          <w:delText xml:space="preserve"> </w:delText>
        </w:r>
        <w:r w:rsidRPr="00450337" w:rsidDel="005F5D10">
          <w:rPr>
            <w:rStyle w:val="Hyperlink"/>
            <w:rFonts w:ascii="iCiel Avenir LT Std 45 Book" w:eastAsia="Segoe UI" w:hAnsi="iCiel Avenir LT Std 45 Book" w:cs="Segoe UI"/>
            <w:szCs w:val="22"/>
          </w:rPr>
          <w:delText>Facebook Fanpage</w:delText>
        </w:r>
        <w:r w:rsidRPr="002D5ADD" w:rsidDel="005F5D10">
          <w:rPr>
            <w:rFonts w:cs="Arial"/>
            <w:szCs w:val="22"/>
          </w:rPr>
          <w:delText xml:space="preserve">; </w:delText>
        </w:r>
      </w:del>
    </w:p>
    <w:p w14:paraId="0084368C" w14:textId="5A4A54F1"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85" w:author="An Tran, ACA (BUV)" w:date="2024-09-12T11:03:00Z" w16du:dateUtc="2024-09-12T04:03:00Z"/>
          <w:rFonts w:cs="Arial"/>
          <w:szCs w:val="22"/>
        </w:rPr>
      </w:pPr>
      <w:del w:id="7786" w:author="An Tran, ACA (BUV)" w:date="2024-09-12T11:03:00Z" w16du:dateUtc="2024-09-12T04:03:00Z">
        <w:r w:rsidRPr="691BD53B" w:rsidDel="005F5D10">
          <w:rPr>
            <w:rFonts w:cs="Arial"/>
            <w:bCs/>
            <w:szCs w:val="22"/>
          </w:rPr>
          <w:delText>Several workshops, e-learning skill courses, useful materials, and one-on-one consultation sessions</w:delText>
        </w:r>
        <w:r w:rsidRPr="691BD53B" w:rsidDel="005F5D10">
          <w:rPr>
            <w:rFonts w:cs="Arial"/>
            <w:szCs w:val="22"/>
          </w:rPr>
          <w:delText xml:space="preserve"> throughout the semester. These resources cover topics such as selecting internship opportunities; preparing internship application documents (including but not limited to CV and Cover Letter</w:delText>
        </w:r>
        <w:r w:rsidR="6BABE852" w:rsidRPr="691BD53B" w:rsidDel="005F5D10">
          <w:rPr>
            <w:rFonts w:cs="Arial"/>
            <w:szCs w:val="22"/>
          </w:rPr>
          <w:delText>); mock</w:delText>
        </w:r>
        <w:r w:rsidRPr="691BD53B" w:rsidDel="005F5D10">
          <w:rPr>
            <w:rFonts w:cs="Arial"/>
            <w:szCs w:val="22"/>
          </w:rPr>
          <w:delText xml:space="preserve"> interview and interview tips. </w:delText>
        </w:r>
      </w:del>
    </w:p>
    <w:p w14:paraId="6B2D400B" w14:textId="33298331"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87" w:author="An Tran, ACA (BUV)" w:date="2024-09-12T11:03:00Z" w16du:dateUtc="2024-09-12T04:03:00Z"/>
          <w:rFonts w:cs="Arial"/>
          <w:szCs w:val="22"/>
        </w:rPr>
      </w:pPr>
      <w:del w:id="7788" w:author="An Tran, ACA (BUV)" w:date="2024-09-12T11:03:00Z" w16du:dateUtc="2024-09-12T04:03:00Z">
        <w:r w:rsidRPr="002D5ADD" w:rsidDel="005F5D10">
          <w:rPr>
            <w:rFonts w:cs="Arial"/>
            <w:szCs w:val="22"/>
          </w:rPr>
          <w:delText xml:space="preserve">It is </w:delText>
        </w:r>
        <w:r w:rsidDel="005F5D10">
          <w:rPr>
            <w:rFonts w:cs="Arial"/>
            <w:szCs w:val="22"/>
          </w:rPr>
          <w:delText>crucial</w:delText>
        </w:r>
        <w:r w:rsidRPr="002D5ADD" w:rsidDel="005F5D10">
          <w:rPr>
            <w:rFonts w:cs="Arial"/>
            <w:szCs w:val="22"/>
          </w:rPr>
          <w:delText xml:space="preserve"> for students to</w:delText>
        </w:r>
        <w:r w:rsidDel="005F5D10">
          <w:rPr>
            <w:rFonts w:cs="Arial"/>
            <w:szCs w:val="22"/>
          </w:rPr>
          <w:delText xml:space="preserve"> assess the suitability of each opportunity</w:delText>
        </w:r>
        <w:r w:rsidRPr="002D5ADD" w:rsidDel="005F5D10">
          <w:rPr>
            <w:rFonts w:cs="Arial"/>
            <w:szCs w:val="22"/>
          </w:rPr>
          <w:delText xml:space="preserve"> (</w:delText>
        </w:r>
        <w:r w:rsidDel="005F5D10">
          <w:rPr>
            <w:rFonts w:cs="Arial"/>
            <w:szCs w:val="22"/>
          </w:rPr>
          <w:delText xml:space="preserve">e.g., </w:delText>
        </w:r>
        <w:r w:rsidRPr="002D5ADD" w:rsidDel="005F5D10">
          <w:rPr>
            <w:rFonts w:cs="Arial"/>
            <w:szCs w:val="22"/>
          </w:rPr>
          <w:delText xml:space="preserve">job requirements, working time, etc.) and carefully prepare their application materials before submitting the materials through the job portal to </w:delText>
        </w:r>
        <w:r w:rsidDel="005F5D10">
          <w:rPr>
            <w:rFonts w:cs="Arial"/>
            <w:szCs w:val="22"/>
          </w:rPr>
          <w:delText>maximise</w:delText>
        </w:r>
        <w:r w:rsidRPr="002D5ADD" w:rsidDel="005F5D10">
          <w:rPr>
            <w:rFonts w:cs="Arial"/>
            <w:szCs w:val="22"/>
          </w:rPr>
          <w:delText xml:space="preserve"> their chance of employment. </w:delText>
        </w:r>
      </w:del>
    </w:p>
    <w:p w14:paraId="41FEE620" w14:textId="77CFF7B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89" w:author="An Tran, ACA (BUV)" w:date="2024-09-12T11:03:00Z" w16du:dateUtc="2024-09-12T04:03:00Z"/>
          <w:rFonts w:cs="Arial"/>
          <w:b w:val="0"/>
          <w:bCs/>
          <w:szCs w:val="22"/>
        </w:rPr>
      </w:pPr>
      <w:del w:id="7790" w:author="An Tran, ACA (BUV)" w:date="2024-09-12T11:03:00Z" w16du:dateUtc="2024-09-12T04:03:00Z">
        <w:r w:rsidRPr="691BD53B" w:rsidDel="005F5D10">
          <w:rPr>
            <w:rFonts w:cs="Arial"/>
            <w:bCs/>
            <w:szCs w:val="22"/>
          </w:rPr>
          <w:delText>During the internship period</w:delText>
        </w:r>
        <w:r w:rsidRPr="691BD53B" w:rsidDel="005F5D10">
          <w:rPr>
            <w:rFonts w:cs="Arial"/>
            <w:szCs w:val="22"/>
          </w:rPr>
          <w:delText xml:space="preserve">, BUV Career Services &amp; Industry </w:delText>
        </w:r>
        <w:r w:rsidR="160720C0" w:rsidRPr="691BD53B" w:rsidDel="005F5D10">
          <w:rPr>
            <w:rFonts w:cs="Arial"/>
            <w:szCs w:val="22"/>
          </w:rPr>
          <w:delText>Relations Team</w:delText>
        </w:r>
        <w:r w:rsidRPr="691BD53B" w:rsidDel="005F5D10">
          <w:rPr>
            <w:rFonts w:cs="Arial"/>
            <w:szCs w:val="22"/>
          </w:rPr>
          <w:delText xml:space="preserve"> will constantly support students with any issues which may arise and offer guidance to help students </w:delText>
        </w:r>
        <w:r w:rsidR="005358E3" w:rsidRPr="691BD53B" w:rsidDel="005F5D10">
          <w:rPr>
            <w:rFonts w:cs="Arial"/>
            <w:szCs w:val="22"/>
          </w:rPr>
          <w:delText>familiarise themselves</w:delText>
        </w:r>
        <w:r w:rsidRPr="691BD53B" w:rsidDel="005F5D10">
          <w:rPr>
            <w:rFonts w:cs="Arial"/>
            <w:szCs w:val="22"/>
          </w:rPr>
          <w:delText xml:space="preserve"> with the new working environment and business settings. This support aims to </w:delText>
        </w:r>
        <w:r w:rsidR="75BF8526" w:rsidRPr="691BD53B" w:rsidDel="005F5D10">
          <w:rPr>
            <w:rFonts w:cs="Arial"/>
            <w:szCs w:val="22"/>
          </w:rPr>
          <w:delText>ensure students</w:delText>
        </w:r>
        <w:r w:rsidRPr="691BD53B" w:rsidDel="005F5D10">
          <w:rPr>
            <w:rFonts w:cs="Arial"/>
            <w:szCs w:val="22"/>
          </w:rPr>
          <w:delText xml:space="preserve"> successfully complete their internships while presenting a positive ambassador image of BUV students to employers.</w:delText>
        </w:r>
      </w:del>
    </w:p>
    <w:p w14:paraId="6ACF2FDD" w14:textId="6680C1E3"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91" w:author="An Tran, ACA (BUV)" w:date="2024-09-12T11:03:00Z" w16du:dateUtc="2024-09-12T04:03:00Z"/>
          <w:rFonts w:cs="Arial"/>
          <w:szCs w:val="22"/>
        </w:rPr>
      </w:pPr>
      <w:del w:id="7792" w:author="An Tran, ACA (BUV)" w:date="2024-09-12T11:03:00Z" w16du:dateUtc="2024-09-12T04:03:00Z">
        <w:r w:rsidDel="005F5D10">
          <w:rPr>
            <w:rFonts w:cs="Arial"/>
            <w:bCs/>
            <w:szCs w:val="22"/>
          </w:rPr>
          <w:delText>Upon completion of the internship</w:delText>
        </w:r>
        <w:r w:rsidRPr="002D5ADD" w:rsidDel="005F5D10">
          <w:rPr>
            <w:rFonts w:cs="Arial"/>
            <w:bCs/>
            <w:szCs w:val="22"/>
          </w:rPr>
          <w:delText xml:space="preserve">, </w:delText>
        </w:r>
        <w:r w:rsidRPr="002D5ADD" w:rsidDel="005F5D10">
          <w:rPr>
            <w:rFonts w:cs="Arial"/>
            <w:szCs w:val="22"/>
          </w:rPr>
          <w:delText xml:space="preserve">students will </w:delText>
        </w:r>
        <w:r w:rsidDel="005F5D10">
          <w:rPr>
            <w:rFonts w:cs="Arial"/>
            <w:szCs w:val="22"/>
          </w:rPr>
          <w:delText>receive</w:delText>
        </w:r>
        <w:r w:rsidRPr="002D5ADD" w:rsidDel="005F5D10">
          <w:rPr>
            <w:rFonts w:cs="Arial"/>
            <w:szCs w:val="22"/>
          </w:rPr>
          <w:delText xml:space="preserve"> the necessary assistance to </w:delText>
        </w:r>
        <w:r w:rsidDel="005F5D10">
          <w:rPr>
            <w:rFonts w:cs="Arial"/>
            <w:szCs w:val="22"/>
          </w:rPr>
          <w:delText xml:space="preserve">conclude </w:delText>
        </w:r>
        <w:r w:rsidRPr="002D5ADD" w:rsidDel="005F5D10">
          <w:rPr>
            <w:rFonts w:cs="Arial"/>
            <w:szCs w:val="22"/>
          </w:rPr>
          <w:delText>the</w:delText>
        </w:r>
        <w:r w:rsidDel="005F5D10">
          <w:rPr>
            <w:rFonts w:cs="Arial"/>
            <w:szCs w:val="22"/>
          </w:rPr>
          <w:delText>ir</w:delText>
        </w:r>
        <w:r w:rsidRPr="002D5ADD" w:rsidDel="005F5D10">
          <w:rPr>
            <w:rFonts w:cs="Arial"/>
            <w:szCs w:val="22"/>
          </w:rPr>
          <w:delText xml:space="preserve"> internship</w:delText>
        </w:r>
        <w:r w:rsidDel="005F5D10">
          <w:rPr>
            <w:rFonts w:cs="Arial"/>
            <w:szCs w:val="22"/>
          </w:rPr>
          <w:delText>s professionally</w:delText>
        </w:r>
        <w:r w:rsidRPr="002D5ADD" w:rsidDel="005F5D10">
          <w:rPr>
            <w:rFonts w:cs="Arial"/>
            <w:szCs w:val="22"/>
          </w:rPr>
          <w:delText xml:space="preserve"> and guidance o</w:delText>
        </w:r>
        <w:r w:rsidDel="005F5D10">
          <w:rPr>
            <w:rFonts w:cs="Arial"/>
            <w:szCs w:val="22"/>
          </w:rPr>
          <w:delText>n</w:delText>
        </w:r>
        <w:r w:rsidRPr="002D5ADD" w:rsidDel="005F5D10">
          <w:rPr>
            <w:rFonts w:cs="Arial"/>
            <w:szCs w:val="22"/>
          </w:rPr>
          <w:delText xml:space="preserve"> how to </w:delText>
        </w:r>
        <w:r w:rsidDel="005F5D10">
          <w:rPr>
            <w:rFonts w:cs="Arial"/>
            <w:szCs w:val="22"/>
          </w:rPr>
          <w:delText xml:space="preserve">properly document </w:delText>
        </w:r>
        <w:r w:rsidRPr="002D5ADD" w:rsidDel="005F5D10">
          <w:rPr>
            <w:rFonts w:cs="Arial"/>
            <w:szCs w:val="22"/>
          </w:rPr>
          <w:delText xml:space="preserve">their </w:delText>
        </w:r>
        <w:r w:rsidDel="005F5D10">
          <w:rPr>
            <w:rFonts w:cs="Arial"/>
            <w:szCs w:val="22"/>
          </w:rPr>
          <w:delText>experience</w:delText>
        </w:r>
        <w:r w:rsidRPr="002D5ADD" w:rsidDel="005F5D10">
          <w:rPr>
            <w:rFonts w:cs="Arial"/>
            <w:szCs w:val="22"/>
          </w:rPr>
          <w:delText xml:space="preserve"> in the PSG Programme. The Career Services &amp; Industry Relations Team will also receive and review the Professional Experience Evaluation Form</w:delText>
        </w:r>
        <w:r w:rsidDel="005F5D10">
          <w:rPr>
            <w:rFonts w:cs="Arial"/>
            <w:szCs w:val="22"/>
          </w:rPr>
          <w:delText>/ Portfolio Evaluation Form and other relevant evidence</w:delText>
        </w:r>
        <w:r w:rsidRPr="002D5ADD" w:rsidDel="005F5D10">
          <w:rPr>
            <w:rFonts w:cs="Arial"/>
            <w:szCs w:val="22"/>
          </w:rPr>
          <w:delText xml:space="preserve"> to record </w:delText>
        </w:r>
        <w:r w:rsidDel="005F5D10">
          <w:rPr>
            <w:rFonts w:cs="Arial"/>
            <w:szCs w:val="22"/>
          </w:rPr>
          <w:delText>PSG points, noting students’</w:delText>
        </w:r>
        <w:r w:rsidRPr="002D5ADD" w:rsidDel="005F5D10">
          <w:rPr>
            <w:rFonts w:cs="Arial"/>
            <w:szCs w:val="22"/>
          </w:rPr>
          <w:delText xml:space="preserve"> strengths and weaknesses for future support. </w:delText>
        </w:r>
      </w:del>
    </w:p>
    <w:p w14:paraId="296C341D" w14:textId="7C0A9EF9" w:rsidR="00C1363F" w:rsidDel="005F5D10" w:rsidRDefault="00C1363F" w:rsidP="005F5D10">
      <w:pPr>
        <w:pStyle w:val="Question"/>
        <w:numPr>
          <w:ilvl w:val="0"/>
          <w:numId w:val="7"/>
        </w:numPr>
        <w:tabs>
          <w:tab w:val="left" w:pos="630"/>
          <w:tab w:val="left" w:pos="990"/>
        </w:tabs>
        <w:spacing w:before="100" w:line="400" w:lineRule="exact"/>
        <w:ind w:left="0" w:firstLine="720"/>
        <w:rPr>
          <w:del w:id="7793" w:author="An Tran, ACA (BUV)" w:date="2024-09-12T11:03:00Z" w16du:dateUtc="2024-09-12T04:03:00Z"/>
          <w:rFonts w:cs="Arial"/>
          <w:szCs w:val="22"/>
        </w:rPr>
      </w:pPr>
      <w:del w:id="7794" w:author="An Tran, ACA (BUV)" w:date="2024-09-12T11:03:00Z" w16du:dateUtc="2024-09-12T04:03:00Z">
        <w:r w:rsidDel="005F5D10">
          <w:rPr>
            <w:rFonts w:cs="Arial"/>
            <w:szCs w:val="22"/>
          </w:rPr>
          <w:delText>While</w:delText>
        </w:r>
        <w:r w:rsidRPr="002D5ADD" w:rsidDel="005F5D10">
          <w:rPr>
            <w:rFonts w:cs="Arial"/>
            <w:szCs w:val="22"/>
          </w:rPr>
          <w:delText xml:space="preserve"> we </w:delText>
        </w:r>
        <w:r w:rsidDel="005F5D10">
          <w:rPr>
            <w:rFonts w:cs="Arial"/>
            <w:szCs w:val="22"/>
          </w:rPr>
          <w:delText xml:space="preserve">offer comprehensive support </w:delText>
        </w:r>
        <w:r w:rsidRPr="002D5ADD" w:rsidDel="005F5D10">
          <w:rPr>
            <w:rFonts w:cs="Arial"/>
            <w:szCs w:val="22"/>
          </w:rPr>
          <w:delText>for internship placement</w:delText>
        </w:r>
        <w:r w:rsidDel="005F5D10">
          <w:rPr>
            <w:rFonts w:cs="Arial"/>
            <w:szCs w:val="22"/>
          </w:rPr>
          <w:delText>s</w:delText>
        </w:r>
        <w:r w:rsidRPr="002D5ADD" w:rsidDel="005F5D10">
          <w:rPr>
            <w:rFonts w:cs="Arial"/>
            <w:szCs w:val="22"/>
          </w:rPr>
          <w:delText xml:space="preserve">, </w:delText>
        </w:r>
        <w:r w:rsidDel="005F5D10">
          <w:rPr>
            <w:rFonts w:cs="Arial"/>
            <w:szCs w:val="22"/>
          </w:rPr>
          <w:delText>our primary goal is</w:delText>
        </w:r>
        <w:r w:rsidRPr="002D5ADD" w:rsidDel="005F5D10">
          <w:rPr>
            <w:rFonts w:cs="Arial"/>
            <w:szCs w:val="22"/>
          </w:rPr>
          <w:delText xml:space="preserve"> to empower our students to </w:delText>
        </w:r>
        <w:r w:rsidDel="005F5D10">
          <w:rPr>
            <w:rFonts w:cs="Arial"/>
            <w:szCs w:val="22"/>
          </w:rPr>
          <w:delText>take</w:delText>
        </w:r>
        <w:r w:rsidRPr="002D5ADD" w:rsidDel="005F5D10">
          <w:rPr>
            <w:rFonts w:cs="Arial"/>
            <w:szCs w:val="22"/>
          </w:rPr>
          <w:delText xml:space="preserve"> responsib</w:delText>
        </w:r>
        <w:r w:rsidDel="005F5D10">
          <w:rPr>
            <w:rFonts w:cs="Arial"/>
            <w:szCs w:val="22"/>
          </w:rPr>
          <w:delText xml:space="preserve">ility </w:delText>
        </w:r>
        <w:r w:rsidRPr="002D5ADD" w:rsidDel="005F5D10">
          <w:rPr>
            <w:rFonts w:cs="Arial"/>
            <w:szCs w:val="22"/>
          </w:rPr>
          <w:delText xml:space="preserve">for their decisions and actions. We provide professional and dedicated career guidance </w:delText>
        </w:r>
        <w:r w:rsidDel="005F5D10">
          <w:rPr>
            <w:rFonts w:cs="Arial"/>
            <w:szCs w:val="22"/>
          </w:rPr>
          <w:delText>at every</w:delText>
        </w:r>
        <w:r w:rsidRPr="002D5ADD" w:rsidDel="005F5D10">
          <w:rPr>
            <w:rFonts w:cs="Arial"/>
            <w:szCs w:val="22"/>
          </w:rPr>
          <w:delText xml:space="preserve"> step, </w:delText>
        </w:r>
        <w:r w:rsidDel="005F5D10">
          <w:rPr>
            <w:rFonts w:cs="Arial"/>
            <w:szCs w:val="22"/>
          </w:rPr>
          <w:delText>rather than</w:delText>
        </w:r>
        <w:r w:rsidRPr="002D5ADD" w:rsidDel="005F5D10">
          <w:rPr>
            <w:rFonts w:cs="Arial"/>
            <w:szCs w:val="22"/>
          </w:rPr>
          <w:delText xml:space="preserve"> forcing individual students to go for an internship or stepping in to do the job for them. BUV </w:delText>
        </w:r>
        <w:r w:rsidDel="005F5D10">
          <w:rPr>
            <w:rFonts w:cs="Arial"/>
            <w:szCs w:val="22"/>
          </w:rPr>
          <w:delText>strive</w:delText>
        </w:r>
        <w:r w:rsidRPr="002D5ADD" w:rsidDel="005F5D10">
          <w:rPr>
            <w:rFonts w:cs="Arial"/>
            <w:szCs w:val="22"/>
          </w:rPr>
          <w:delText xml:space="preserve">s to </w:delText>
        </w:r>
        <w:r w:rsidDel="005F5D10">
          <w:rPr>
            <w:rFonts w:cs="Arial"/>
            <w:szCs w:val="22"/>
          </w:rPr>
          <w:delText>develop</w:delText>
        </w:r>
        <w:r w:rsidRPr="002D5ADD" w:rsidDel="005F5D10">
          <w:rPr>
            <w:rFonts w:cs="Arial"/>
            <w:szCs w:val="22"/>
          </w:rPr>
          <w:delText xml:space="preserve"> responsible, proactive, and empowered graduates who are </w:delText>
        </w:r>
        <w:r w:rsidDel="005F5D10">
          <w:rPr>
            <w:rFonts w:cs="Arial"/>
            <w:szCs w:val="22"/>
          </w:rPr>
          <w:delText>prepared</w:delText>
        </w:r>
        <w:r w:rsidRPr="002D5ADD" w:rsidDel="005F5D10">
          <w:rPr>
            <w:rFonts w:cs="Arial"/>
            <w:szCs w:val="22"/>
          </w:rPr>
          <w:delText xml:space="preserve"> to </w:delText>
        </w:r>
        <w:r w:rsidDel="005F5D10">
          <w:rPr>
            <w:rFonts w:cs="Arial"/>
            <w:szCs w:val="22"/>
          </w:rPr>
          <w:delText>seize</w:delText>
        </w:r>
        <w:r w:rsidRPr="002D5ADD" w:rsidDel="005F5D10">
          <w:rPr>
            <w:rFonts w:cs="Arial"/>
            <w:szCs w:val="22"/>
          </w:rPr>
          <w:delText xml:space="preserve"> opportunities and ready</w:delText>
        </w:r>
        <w:r w:rsidDel="005F5D10">
          <w:rPr>
            <w:rFonts w:cs="Arial"/>
            <w:szCs w:val="22"/>
          </w:rPr>
          <w:delText xml:space="preserve"> themselves</w:delText>
        </w:r>
        <w:r w:rsidRPr="002D5ADD" w:rsidDel="005F5D10">
          <w:rPr>
            <w:rFonts w:cs="Arial"/>
            <w:szCs w:val="22"/>
          </w:rPr>
          <w:delText xml:space="preserve"> for the future. </w:delText>
        </w:r>
      </w:del>
    </w:p>
    <w:p w14:paraId="2D39EAEF" w14:textId="26BFC44A"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95" w:author="An Tran, ACA (BUV)" w:date="2024-09-12T11:03:00Z" w16du:dateUtc="2024-09-12T04:03:00Z"/>
          <w:rFonts w:cs="Arial"/>
          <w:szCs w:val="22"/>
        </w:rPr>
      </w:pPr>
      <w:bookmarkStart w:id="7796" w:name="_Hlk171286129"/>
      <w:del w:id="7797"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bookmarkEnd w:id="7796"/>
      </w:del>
    </w:p>
    <w:p w14:paraId="21F6A5EC" w14:textId="3511938E"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798" w:author="An Tran, ACA (BUV)" w:date="2024-09-12T11:03:00Z" w16du:dateUtc="2024-09-12T04:03:00Z"/>
          <w:rFonts w:cs="Arial"/>
          <w:i/>
          <w:iCs/>
          <w:szCs w:val="22"/>
        </w:rPr>
      </w:pPr>
      <w:del w:id="7799" w:author="An Tran, ACA (BUV)" w:date="2024-09-12T11:03:00Z" w16du:dateUtc="2024-09-12T04:03:00Z">
        <w:r w:rsidRPr="002D5ADD" w:rsidDel="005F5D10">
          <w:rPr>
            <w:rFonts w:cs="Arial"/>
            <w:i/>
            <w:iCs/>
            <w:szCs w:val="22"/>
          </w:rPr>
          <w:delText>Trong su</w:delText>
        </w:r>
        <w:r w:rsidRPr="002D5ADD" w:rsidDel="005F5D10">
          <w:rPr>
            <w:rFonts w:cs="Calibri"/>
            <w:i/>
            <w:iCs/>
            <w:szCs w:val="22"/>
          </w:rPr>
          <w:delText>ố</w:delText>
        </w:r>
        <w:r w:rsidRPr="002D5ADD" w:rsidDel="005F5D10">
          <w:rPr>
            <w:rFonts w:cs="Arial"/>
            <w:i/>
            <w:iCs/>
            <w:szCs w:val="22"/>
          </w:rPr>
          <w:delText>t h</w:delText>
        </w:r>
        <w:r w:rsidRPr="002D5ADD" w:rsidDel="005F5D10">
          <w:rPr>
            <w:rFonts w:cs="Avenir Next LT Pro"/>
            <w:i/>
            <w:iCs/>
            <w:szCs w:val="22"/>
          </w:rPr>
          <w:delText>à</w:delText>
        </w:r>
        <w:r w:rsidRPr="002D5ADD" w:rsidDel="005F5D10">
          <w:rPr>
            <w:rFonts w:cs="Arial"/>
            <w:i/>
            <w:iCs/>
            <w:szCs w:val="22"/>
          </w:rPr>
          <w:delText>nh tr</w:delText>
        </w:r>
        <w:r w:rsidRPr="002D5ADD" w:rsidDel="005F5D10">
          <w:rPr>
            <w:rFonts w:cs="Avenir Next LT Pro"/>
            <w:i/>
            <w:iCs/>
            <w:szCs w:val="22"/>
          </w:rPr>
          <w:delText>ì</w:delText>
        </w:r>
        <w:r w:rsidRPr="002D5ADD" w:rsidDel="005F5D10">
          <w:rPr>
            <w:rFonts w:cs="Arial"/>
            <w:i/>
            <w:iCs/>
            <w:szCs w:val="22"/>
          </w:rPr>
          <w:delText>nh c</w:delText>
        </w:r>
        <w:r w:rsidRPr="002D5ADD" w:rsidDel="005F5D10">
          <w:rPr>
            <w:rFonts w:cs="Calibri"/>
            <w:i/>
            <w:iCs/>
            <w:szCs w:val="22"/>
          </w:rPr>
          <w:delText>ủ</w:delText>
        </w:r>
        <w:r w:rsidRPr="002D5ADD" w:rsidDel="005F5D10">
          <w:rPr>
            <w:rFonts w:cs="Arial"/>
            <w:i/>
            <w:iCs/>
            <w:szCs w:val="22"/>
          </w:rPr>
          <w:delText>a sinh vi</w:delText>
        </w:r>
        <w:r w:rsidRPr="002D5ADD" w:rsidDel="005F5D10">
          <w:rPr>
            <w:rFonts w:cs="Avenir Next LT Pro"/>
            <w:i/>
            <w:iCs/>
            <w:szCs w:val="22"/>
          </w:rPr>
          <w:delText>ê</w:delText>
        </w:r>
        <w:r w:rsidRPr="002D5ADD" w:rsidDel="005F5D10">
          <w:rPr>
            <w:rFonts w:cs="Arial"/>
            <w:i/>
            <w:iCs/>
            <w:szCs w:val="22"/>
          </w:rPr>
          <w:delText>n t</w:delText>
        </w:r>
        <w:r w:rsidRPr="002D5ADD" w:rsidDel="005F5D10">
          <w:rPr>
            <w:rFonts w:cs="Calibri"/>
            <w:i/>
            <w:iCs/>
            <w:szCs w:val="22"/>
          </w:rPr>
          <w:delText>ạ</w:delText>
        </w:r>
        <w:r w:rsidRPr="002D5ADD" w:rsidDel="005F5D10">
          <w:rPr>
            <w:rFonts w:cs="Arial"/>
            <w:i/>
            <w:iCs/>
            <w:szCs w:val="22"/>
          </w:rPr>
          <w:delText xml:space="preserve">i BUV, </w:delText>
        </w:r>
        <w:r w:rsidDel="005F5D10">
          <w:rPr>
            <w:rFonts w:cs="Arial"/>
            <w:i/>
            <w:iCs/>
            <w:szCs w:val="22"/>
          </w:rPr>
          <w:delText>Phòng</w:delText>
        </w:r>
        <w:r w:rsidRPr="002D5ADD" w:rsidDel="005F5D10">
          <w:rPr>
            <w:rFonts w:cs="Arial"/>
            <w:i/>
            <w:iCs/>
            <w:szCs w:val="22"/>
          </w:rPr>
          <w:delText xml:space="preserve"> Dịch vụ Hướng nghiệp</w:delText>
        </w:r>
        <w:r w:rsidDel="005F5D10">
          <w:rPr>
            <w:rFonts w:cs="Arial"/>
            <w:i/>
            <w:iCs/>
            <w:szCs w:val="22"/>
          </w:rPr>
          <w:delText xml:space="preserve"> và Quan hệ Đối tác</w:delText>
        </w:r>
        <w:r w:rsidRPr="002D5ADD" w:rsidDel="005F5D10">
          <w:rPr>
            <w:rFonts w:cs="Arial"/>
            <w:i/>
            <w:iCs/>
            <w:szCs w:val="22"/>
          </w:rPr>
          <w:delText xml:space="preserve"> cung c</w:delText>
        </w:r>
        <w:r w:rsidRPr="002D5ADD" w:rsidDel="005F5D10">
          <w:rPr>
            <w:rFonts w:cs="Calibri"/>
            <w:i/>
            <w:iCs/>
            <w:szCs w:val="22"/>
          </w:rPr>
          <w:delText>ấ</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Calibri"/>
            <w:i/>
            <w:iCs/>
            <w:szCs w:val="22"/>
          </w:rPr>
          <w:delText>ầ</w:delText>
        </w:r>
        <w:r w:rsidRPr="002D5ADD" w:rsidDel="005F5D10">
          <w:rPr>
            <w:rFonts w:cs="Arial"/>
            <w:i/>
            <w:iCs/>
            <w:szCs w:val="22"/>
          </w:rPr>
          <w:delText xml:space="preserve">y </w:delText>
        </w:r>
        <w:r w:rsidRPr="002D5ADD" w:rsidDel="005F5D10">
          <w:rPr>
            <w:rFonts w:cs="Avenir Next LT Pro"/>
            <w:i/>
            <w:iCs/>
            <w:szCs w:val="22"/>
          </w:rPr>
          <w:delText>đ</w:delText>
        </w:r>
        <w:r w:rsidRPr="002D5ADD" w:rsidDel="005F5D10">
          <w:rPr>
            <w:rFonts w:cs="Calibri"/>
            <w:i/>
            <w:iCs/>
            <w:szCs w:val="22"/>
          </w:rPr>
          <w:delText>ủ</w:delText>
        </w:r>
        <w:r w:rsidRPr="002D5ADD" w:rsidDel="005F5D10">
          <w:rPr>
            <w:rFonts w:cs="Arial"/>
            <w:i/>
            <w:iCs/>
            <w:szCs w:val="22"/>
          </w:rPr>
          <w:delText xml:space="preserve"> s</w:delText>
        </w:r>
        <w:r w:rsidRPr="002D5ADD" w:rsidDel="005F5D10">
          <w:rPr>
            <w:rFonts w:cs="Calibri"/>
            <w:i/>
            <w:iCs/>
            <w:szCs w:val="22"/>
          </w:rPr>
          <w:delText>ự</w:delText>
        </w:r>
        <w:r w:rsidRPr="002D5ADD" w:rsidDel="005F5D10">
          <w:rPr>
            <w:rFonts w:cs="Arial"/>
            <w:i/>
            <w:iCs/>
            <w:szCs w:val="22"/>
          </w:rPr>
          <w:delText xml:space="preserve">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trong vi</w:delText>
        </w:r>
        <w:r w:rsidRPr="002D5ADD" w:rsidDel="005F5D10">
          <w:rPr>
            <w:rFonts w:cs="Calibri"/>
            <w:i/>
            <w:iCs/>
            <w:szCs w:val="22"/>
          </w:rPr>
          <w:delText>ệ</w:delText>
        </w:r>
        <w:r w:rsidRPr="002D5ADD" w:rsidDel="005F5D10">
          <w:rPr>
            <w:rFonts w:cs="Arial"/>
            <w:i/>
            <w:iCs/>
            <w:szCs w:val="22"/>
          </w:rPr>
          <w:delText>c chu</w:delText>
        </w:r>
        <w:r w:rsidRPr="002D5ADD" w:rsidDel="005F5D10">
          <w:rPr>
            <w:rFonts w:cs="Calibri"/>
            <w:i/>
            <w:iCs/>
            <w:szCs w:val="22"/>
          </w:rPr>
          <w:delText>ẩ</w:delText>
        </w:r>
        <w:r w:rsidRPr="002D5ADD" w:rsidDel="005F5D10">
          <w:rPr>
            <w:rFonts w:cs="Arial"/>
            <w:i/>
            <w:iCs/>
            <w:szCs w:val="22"/>
          </w:rPr>
          <w:delText>n b</w:delText>
        </w:r>
        <w:r w:rsidRPr="002D5ADD" w:rsidDel="005F5D10">
          <w:rPr>
            <w:rFonts w:cs="Calibri"/>
            <w:i/>
            <w:iCs/>
            <w:szCs w:val="22"/>
          </w:rPr>
          <w:delText>ị</w:delText>
        </w:r>
        <w:r w:rsidRPr="002D5ADD" w:rsidDel="005F5D10">
          <w:rPr>
            <w:rFonts w:cs="Arial"/>
            <w:i/>
            <w:iCs/>
            <w:szCs w:val="22"/>
          </w:rPr>
          <w:delText xml:space="preserve"> h</w:delText>
        </w:r>
        <w:r w:rsidRPr="002D5ADD" w:rsidDel="005F5D10">
          <w:rPr>
            <w:rFonts w:cs="Calibri"/>
            <w:i/>
            <w:iCs/>
            <w:szCs w:val="22"/>
          </w:rPr>
          <w:delText>ồ</w:delText>
        </w:r>
        <w:r w:rsidRPr="002D5ADD" w:rsidDel="005F5D10">
          <w:rPr>
            <w:rFonts w:cs="Arial"/>
            <w:i/>
            <w:iCs/>
            <w:szCs w:val="22"/>
          </w:rPr>
          <w:delText xml:space="preserve"> s</w:delText>
        </w:r>
        <w:r w:rsidRPr="002D5ADD" w:rsidDel="005F5D10">
          <w:rPr>
            <w:rFonts w:cs="Calibri"/>
            <w:i/>
            <w:iCs/>
            <w:szCs w:val="22"/>
          </w:rPr>
          <w:delText>ơ</w:delText>
        </w:r>
        <w:r w:rsidRPr="002D5ADD" w:rsidDel="005F5D10">
          <w:rPr>
            <w:rFonts w:cs="Arial"/>
            <w:i/>
            <w:iCs/>
            <w:szCs w:val="22"/>
          </w:rPr>
          <w:delText xml:space="preserve"> </w:delText>
        </w:r>
        <w:r w:rsidRPr="002D5ADD" w:rsidDel="005F5D10">
          <w:rPr>
            <w:rFonts w:cs="Calibri"/>
            <w:i/>
            <w:iCs/>
            <w:szCs w:val="22"/>
          </w:rPr>
          <w:delText>ứ</w:delText>
        </w:r>
        <w:r w:rsidRPr="002D5ADD" w:rsidDel="005F5D10">
          <w:rPr>
            <w:rFonts w:cs="Arial"/>
            <w:i/>
            <w:iCs/>
            <w:szCs w:val="22"/>
          </w:rPr>
          <w:delText>ng tuy</w:delText>
        </w:r>
        <w:r w:rsidRPr="002D5ADD" w:rsidDel="005F5D10">
          <w:rPr>
            <w:rFonts w:cs="Calibri"/>
            <w:i/>
            <w:iCs/>
            <w:szCs w:val="22"/>
          </w:rPr>
          <w:delText>ể</w:delText>
        </w:r>
        <w:r w:rsidRPr="002D5ADD" w:rsidDel="005F5D10">
          <w:rPr>
            <w:rFonts w:cs="Arial"/>
            <w:i/>
            <w:iCs/>
            <w:szCs w:val="22"/>
          </w:rPr>
          <w:delText>n, t</w:delText>
        </w:r>
        <w:r w:rsidRPr="002D5ADD" w:rsidDel="005F5D10">
          <w:rPr>
            <w:rFonts w:cs="Calibri"/>
            <w:i/>
            <w:iCs/>
            <w:szCs w:val="22"/>
          </w:rPr>
          <w:delText>ư</w:delText>
        </w:r>
        <w:r w:rsidRPr="002D5ADD" w:rsidDel="005F5D10">
          <w:rPr>
            <w:rFonts w:cs="Arial"/>
            <w:i/>
            <w:iCs/>
            <w:szCs w:val="22"/>
          </w:rPr>
          <w:delText xml:space="preserve"> v</w:delText>
        </w:r>
        <w:r w:rsidRPr="002D5ADD" w:rsidDel="005F5D10">
          <w:rPr>
            <w:rFonts w:cs="Calibri"/>
            <w:i/>
            <w:iCs/>
            <w:szCs w:val="22"/>
          </w:rPr>
          <w:delText>ấ</w:delText>
        </w:r>
        <w:r w:rsidRPr="002D5ADD" w:rsidDel="005F5D10">
          <w:rPr>
            <w:rFonts w:cs="Arial"/>
            <w:i/>
            <w:iCs/>
            <w:szCs w:val="22"/>
          </w:rPr>
          <w:delText>n trong qu</w:delText>
        </w:r>
        <w:r w:rsidRPr="002D5ADD" w:rsidDel="005F5D10">
          <w:rPr>
            <w:rFonts w:cs="Avenir Next LT Pro"/>
            <w:i/>
            <w:iCs/>
            <w:szCs w:val="22"/>
          </w:rPr>
          <w:delText>á</w:delText>
        </w:r>
        <w:r w:rsidRPr="002D5ADD" w:rsidDel="005F5D10">
          <w:rPr>
            <w:rFonts w:cs="Arial"/>
            <w:i/>
            <w:iCs/>
            <w:szCs w:val="22"/>
          </w:rPr>
          <w:delText xml:space="preserve"> tr</w:delText>
        </w:r>
        <w:r w:rsidRPr="002D5ADD" w:rsidDel="005F5D10">
          <w:rPr>
            <w:rFonts w:cs="Avenir Next LT Pro"/>
            <w:i/>
            <w:iCs/>
            <w:szCs w:val="22"/>
          </w:rPr>
          <w:delText>ì</w:delText>
        </w:r>
        <w:r w:rsidRPr="002D5ADD" w:rsidDel="005F5D10">
          <w:rPr>
            <w:rFonts w:cs="Arial"/>
            <w:i/>
            <w:iCs/>
            <w:szCs w:val="22"/>
          </w:rPr>
          <w:delText>nh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c</w:delText>
        </w:r>
        <w:r w:rsidRPr="002D5ADD" w:rsidDel="005F5D10">
          <w:rPr>
            <w:rFonts w:cs="Avenir Next LT Pro"/>
            <w:i/>
            <w:iCs/>
            <w:szCs w:val="22"/>
          </w:rPr>
          <w:delText>ũ</w:delText>
        </w:r>
        <w:r w:rsidRPr="002D5ADD" w:rsidDel="005F5D10">
          <w:rPr>
            <w:rFonts w:cs="Arial"/>
            <w:i/>
            <w:iCs/>
            <w:szCs w:val="22"/>
          </w:rPr>
          <w:delText>ng nh</w:delText>
        </w:r>
        <w:r w:rsidRPr="002D5ADD" w:rsidDel="005F5D10">
          <w:rPr>
            <w:rFonts w:cs="Calibri"/>
            <w:i/>
            <w:iCs/>
            <w:szCs w:val="22"/>
          </w:rPr>
          <w:delText>ư</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s</w:delText>
        </w:r>
        <w:r w:rsidRPr="002D5ADD" w:rsidDel="005F5D10">
          <w:rPr>
            <w:rFonts w:cs="Calibri"/>
            <w:i/>
            <w:iCs/>
            <w:szCs w:val="22"/>
          </w:rPr>
          <w:delText>ự</w:delText>
        </w:r>
        <w:r w:rsidRPr="002D5ADD" w:rsidDel="005F5D10">
          <w:rPr>
            <w:rFonts w:cs="Arial"/>
            <w:i/>
            <w:iCs/>
            <w:szCs w:val="22"/>
          </w:rPr>
          <w:delText xml:space="preserve"> h</w:delText>
        </w:r>
        <w:r w:rsidRPr="002D5ADD" w:rsidDel="005F5D10">
          <w:rPr>
            <w:rFonts w:cs="Calibri"/>
            <w:i/>
            <w:iCs/>
            <w:szCs w:val="22"/>
          </w:rPr>
          <w:delText>ướ</w:delText>
        </w:r>
        <w:r w:rsidRPr="002D5ADD" w:rsidDel="005F5D10">
          <w:rPr>
            <w:rFonts w:cs="Arial"/>
            <w:i/>
            <w:iCs/>
            <w:szCs w:val="22"/>
          </w:rPr>
          <w:delText>ng d</w:delText>
        </w:r>
        <w:r w:rsidRPr="002D5ADD" w:rsidDel="005F5D10">
          <w:rPr>
            <w:rFonts w:cs="Calibri"/>
            <w:i/>
            <w:iCs/>
            <w:szCs w:val="22"/>
          </w:rPr>
          <w:delText>ẫ</w:delText>
        </w:r>
        <w:r w:rsidRPr="002D5ADD" w:rsidDel="005F5D10">
          <w:rPr>
            <w:rFonts w:cs="Arial"/>
            <w:i/>
            <w:iCs/>
            <w:szCs w:val="22"/>
          </w:rPr>
          <w:delText>n c</w:delText>
        </w:r>
        <w:r w:rsidRPr="002D5ADD" w:rsidDel="005F5D10">
          <w:rPr>
            <w:rFonts w:cs="Calibri"/>
            <w:i/>
            <w:iCs/>
            <w:szCs w:val="22"/>
          </w:rPr>
          <w:delText>ầ</w:delText>
        </w:r>
        <w:r w:rsidRPr="002D5ADD" w:rsidDel="005F5D10">
          <w:rPr>
            <w:rFonts w:cs="Arial"/>
            <w:i/>
            <w:iCs/>
            <w:szCs w:val="22"/>
          </w:rPr>
          <w:delText>n thi</w:delText>
        </w:r>
        <w:r w:rsidRPr="002D5ADD" w:rsidDel="005F5D10">
          <w:rPr>
            <w:rFonts w:cs="Calibri"/>
            <w:i/>
            <w:iCs/>
            <w:szCs w:val="22"/>
          </w:rPr>
          <w:delText>ế</w:delText>
        </w:r>
        <w:r w:rsidRPr="002D5ADD" w:rsidDel="005F5D10">
          <w:rPr>
            <w:rFonts w:cs="Arial"/>
            <w:i/>
            <w:iCs/>
            <w:szCs w:val="22"/>
          </w:rPr>
          <w:delText>t khi sinh vi</w:delText>
        </w:r>
        <w:r w:rsidRPr="002D5ADD" w:rsidDel="005F5D10">
          <w:rPr>
            <w:rFonts w:cs="Avenir Next LT Pro"/>
            <w:i/>
            <w:iCs/>
            <w:szCs w:val="22"/>
          </w:rPr>
          <w:delText>ê</w:delText>
        </w:r>
        <w:r w:rsidRPr="002D5ADD" w:rsidDel="005F5D10">
          <w:rPr>
            <w:rFonts w:cs="Arial"/>
            <w:i/>
            <w:iCs/>
            <w:szCs w:val="22"/>
          </w:rPr>
          <w:delText>n k</w:delText>
        </w:r>
        <w:r w:rsidRPr="002D5ADD" w:rsidDel="005F5D10">
          <w:rPr>
            <w:rFonts w:cs="Calibri"/>
            <w:i/>
            <w:iCs/>
            <w:szCs w:val="22"/>
          </w:rPr>
          <w:delText>ế</w:delText>
        </w:r>
        <w:r w:rsidRPr="002D5ADD" w:rsidDel="005F5D10">
          <w:rPr>
            <w:rFonts w:cs="Arial"/>
            <w:i/>
            <w:iCs/>
            <w:szCs w:val="22"/>
          </w:rPr>
          <w:delText>t th</w:delText>
        </w:r>
        <w:r w:rsidRPr="002D5ADD" w:rsidDel="005F5D10">
          <w:rPr>
            <w:rFonts w:cs="Avenir Next LT Pro"/>
            <w:i/>
            <w:iCs/>
            <w:szCs w:val="22"/>
          </w:rPr>
          <w:delText>ú</w:delText>
        </w:r>
        <w:r w:rsidRPr="002D5ADD" w:rsidDel="005F5D10">
          <w:rPr>
            <w:rFonts w:cs="Arial"/>
            <w:i/>
            <w:iCs/>
            <w:szCs w:val="22"/>
          </w:rPr>
          <w:delText>c m</w:delText>
        </w:r>
        <w:r w:rsidRPr="002D5ADD" w:rsidDel="005F5D10">
          <w:rPr>
            <w:rFonts w:cs="Calibri"/>
            <w:i/>
            <w:iCs/>
            <w:szCs w:val="22"/>
          </w:rPr>
          <w:delText>ộ</w:delText>
        </w:r>
        <w:r w:rsidRPr="002D5ADD" w:rsidDel="005F5D10">
          <w:rPr>
            <w:rFonts w:cs="Arial"/>
            <w:i/>
            <w:iCs/>
            <w:szCs w:val="22"/>
          </w:rPr>
          <w:delText>t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w:delText>
        </w:r>
      </w:del>
    </w:p>
    <w:p w14:paraId="0E481313" w14:textId="74201BB1"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00" w:author="An Tran, ACA (BUV)" w:date="2024-09-12T11:03:00Z" w16du:dateUtc="2024-09-12T04:03:00Z"/>
          <w:rFonts w:cs="Arial"/>
          <w:b w:val="0"/>
          <w:bCs/>
          <w:i/>
          <w:iCs/>
          <w:szCs w:val="22"/>
        </w:rPr>
      </w:pPr>
      <w:del w:id="7801" w:author="An Tran, ACA (BUV)" w:date="2024-09-12T11:03:00Z" w16du:dateUtc="2024-09-12T04:03:00Z">
        <w:r w:rsidRPr="002D5ADD" w:rsidDel="005F5D10">
          <w:rPr>
            <w:rFonts w:cs="Arial"/>
            <w:bCs/>
            <w:i/>
            <w:iCs/>
            <w:szCs w:val="22"/>
          </w:rPr>
          <w:delText>Trong quá trình chu</w:delText>
        </w:r>
        <w:r w:rsidRPr="002D5ADD" w:rsidDel="005F5D10">
          <w:rPr>
            <w:rFonts w:cs="Calibri"/>
            <w:bCs/>
            <w:i/>
            <w:iCs/>
            <w:szCs w:val="22"/>
          </w:rPr>
          <w:delText>ẩ</w:delText>
        </w:r>
        <w:r w:rsidRPr="002D5ADD" w:rsidDel="005F5D10">
          <w:rPr>
            <w:rFonts w:cs="Arial"/>
            <w:bCs/>
            <w:i/>
            <w:iCs/>
            <w:szCs w:val="22"/>
          </w:rPr>
          <w:delText>n b</w:delText>
        </w:r>
        <w:r w:rsidRPr="002D5ADD" w:rsidDel="005F5D10">
          <w:rPr>
            <w:rFonts w:cs="Calibri"/>
            <w:bCs/>
            <w:i/>
            <w:iCs/>
            <w:szCs w:val="22"/>
          </w:rPr>
          <w:delText>ị</w:delText>
        </w:r>
        <w:r w:rsidRPr="002D5ADD" w:rsidDel="005F5D10">
          <w:rPr>
            <w:rFonts w:cs="Arial"/>
            <w:i/>
            <w:iCs/>
            <w:szCs w:val="22"/>
          </w:rPr>
          <w:delText>, sinh viên nhận được các hỗ trợ như sau:</w:delText>
        </w:r>
      </w:del>
    </w:p>
    <w:p w14:paraId="7E106630" w14:textId="5FCA3ABF"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02" w:author="An Tran, ACA (BUV)" w:date="2024-09-12T11:03:00Z" w16du:dateUtc="2024-09-12T04:03:00Z"/>
          <w:rFonts w:cs="Arial"/>
          <w:i/>
          <w:iCs/>
          <w:szCs w:val="22"/>
        </w:rPr>
      </w:pPr>
      <w:del w:id="7803" w:author="An Tran, ACA (BUV)" w:date="2024-09-12T11:03:00Z" w16du:dateUtc="2024-09-12T04:03:00Z">
        <w:r w:rsidRPr="002D5ADD" w:rsidDel="005F5D10">
          <w:rPr>
            <w:rFonts w:cs="Arial"/>
            <w:bCs/>
            <w:i/>
            <w:iCs/>
            <w:szCs w:val="22"/>
          </w:rPr>
          <w:delText>Cơ hội thực tập:</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Arial"/>
            <w:i/>
            <w:iCs/>
            <w:szCs w:val="22"/>
          </w:rPr>
          <w:delText>a d</w:delText>
        </w:r>
        <w:r w:rsidRPr="002D5ADD" w:rsidDel="005F5D10">
          <w:rPr>
            <w:rFonts w:cs="Calibri"/>
            <w:i/>
            <w:iCs/>
            <w:szCs w:val="22"/>
          </w:rPr>
          <w:delText>ạ</w:delText>
        </w:r>
        <w:r w:rsidRPr="002D5ADD" w:rsidDel="005F5D10">
          <w:rPr>
            <w:rFonts w:cs="Arial"/>
            <w:i/>
            <w:iCs/>
            <w:szCs w:val="22"/>
          </w:rPr>
          <w:delText>ng s</w:delText>
        </w:r>
        <w:r w:rsidRPr="002D5ADD" w:rsidDel="005F5D10">
          <w:rPr>
            <w:rFonts w:cs="Calibri"/>
            <w:i/>
            <w:iCs/>
            <w:szCs w:val="22"/>
          </w:rPr>
          <w:delText>ẽ</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truy</w:delText>
        </w:r>
        <w:r w:rsidRPr="002D5ADD" w:rsidDel="005F5D10">
          <w:rPr>
            <w:rFonts w:cs="Calibri"/>
            <w:i/>
            <w:iCs/>
            <w:szCs w:val="22"/>
          </w:rPr>
          <w:delText>ề</w:delText>
        </w:r>
        <w:r w:rsidRPr="002D5ADD" w:rsidDel="005F5D10">
          <w:rPr>
            <w:rFonts w:cs="Arial"/>
            <w:i/>
            <w:iCs/>
            <w:szCs w:val="22"/>
          </w:rPr>
          <w:delText>n th</w:delText>
        </w:r>
        <w:r w:rsidRPr="002D5ADD" w:rsidDel="005F5D10">
          <w:rPr>
            <w:rFonts w:cs="Avenir Next LT Pro"/>
            <w:i/>
            <w:iCs/>
            <w:szCs w:val="22"/>
          </w:rPr>
          <w:delText>ô</w:delText>
        </w:r>
        <w:r w:rsidRPr="002D5ADD" w:rsidDel="005F5D10">
          <w:rPr>
            <w:rFonts w:cs="Arial"/>
            <w:i/>
            <w:iCs/>
            <w:szCs w:val="22"/>
          </w:rPr>
          <w:delText>ng t</w:delText>
        </w:r>
        <w:r w:rsidRPr="002D5ADD" w:rsidDel="005F5D10">
          <w:rPr>
            <w:rFonts w:cs="Calibri"/>
            <w:i/>
            <w:iCs/>
            <w:szCs w:val="22"/>
          </w:rPr>
          <w:delText>ớ</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n qua C</w:delText>
        </w:r>
        <w:r w:rsidRPr="002D5ADD" w:rsidDel="005F5D10">
          <w:rPr>
            <w:rFonts w:cs="Calibri"/>
            <w:i/>
            <w:iCs/>
            <w:szCs w:val="22"/>
          </w:rPr>
          <w:delText>ổ</w:delText>
        </w:r>
        <w:r w:rsidRPr="002D5ADD" w:rsidDel="005F5D10">
          <w:rPr>
            <w:rFonts w:cs="Arial"/>
            <w:i/>
            <w:iCs/>
            <w:szCs w:val="22"/>
          </w:rPr>
          <w:delText>ng th</w:delText>
        </w:r>
        <w:r w:rsidRPr="002D5ADD" w:rsidDel="005F5D10">
          <w:rPr>
            <w:rFonts w:cs="Avenir Next LT Pro"/>
            <w:i/>
            <w:iCs/>
            <w:szCs w:val="22"/>
          </w:rPr>
          <w:delText>ô</w:delText>
        </w:r>
        <w:r w:rsidRPr="002D5ADD" w:rsidDel="005F5D10">
          <w:rPr>
            <w:rFonts w:cs="Arial"/>
            <w:i/>
            <w:iCs/>
            <w:szCs w:val="22"/>
          </w:rPr>
          <w:delText>ng tin vi</w:delText>
        </w:r>
        <w:r w:rsidRPr="002D5ADD" w:rsidDel="005F5D10">
          <w:rPr>
            <w:rFonts w:cs="Calibri"/>
            <w:i/>
            <w:iCs/>
            <w:szCs w:val="22"/>
          </w:rPr>
          <w:delText>ệ</w:delText>
        </w:r>
        <w:r w:rsidRPr="002D5ADD" w:rsidDel="005F5D10">
          <w:rPr>
            <w:rFonts w:cs="Arial"/>
            <w:i/>
            <w:iCs/>
            <w:szCs w:val="22"/>
          </w:rPr>
          <w:delText>c l</w:delText>
        </w:r>
        <w:r w:rsidRPr="002D5ADD" w:rsidDel="005F5D10">
          <w:rPr>
            <w:rFonts w:cs="Avenir Next LT Pro"/>
            <w:i/>
            <w:iCs/>
            <w:szCs w:val="22"/>
          </w:rPr>
          <w:delText>à</w:delText>
        </w:r>
        <w:r w:rsidRPr="002D5ADD" w:rsidDel="005F5D10">
          <w:rPr>
            <w:rFonts w:cs="Arial"/>
            <w:i/>
            <w:iCs/>
            <w:szCs w:val="22"/>
          </w:rPr>
          <w:delText>m tr</w:delText>
        </w:r>
        <w:r w:rsidRPr="002D5ADD" w:rsidDel="005F5D10">
          <w:rPr>
            <w:rFonts w:cs="Avenir Next LT Pro"/>
            <w:i/>
            <w:iCs/>
            <w:szCs w:val="22"/>
          </w:rPr>
          <w:delText>ê</w:delText>
        </w:r>
        <w:r w:rsidRPr="002D5ADD" w:rsidDel="005F5D10">
          <w:rPr>
            <w:rFonts w:cs="Arial"/>
            <w:i/>
            <w:iCs/>
            <w:szCs w:val="22"/>
          </w:rPr>
          <w:delText xml:space="preserve">n Trung tâm Phát triển Nghề nghiệp Trực tuyến của nhà trường: </w:delText>
        </w:r>
        <w:r w:rsidR="005F5D10" w:rsidDel="005F5D10">
          <w:fldChar w:fldCharType="begin"/>
        </w:r>
        <w:r w:rsidR="005F5D10" w:rsidDel="005F5D10">
          <w:delInstrText>HYPERLINK "https://buv.careercentre.me/welcome/British-University-Vietnam"</w:delInstrText>
        </w:r>
        <w:r w:rsidR="005F5D10" w:rsidDel="005F5D10">
          <w:fldChar w:fldCharType="separate"/>
        </w:r>
        <w:r w:rsidRPr="002D5ADD" w:rsidDel="005F5D10">
          <w:rPr>
            <w:rStyle w:val="Hyperlink"/>
            <w:rFonts w:cs="Arial"/>
            <w:i/>
            <w:iCs/>
            <w:szCs w:val="22"/>
          </w:rPr>
          <w:delText>https://buv.careercentre.me/welcome/British-University-Vietnam</w:delText>
        </w:r>
        <w:r w:rsidR="005F5D10" w:rsidDel="005F5D10">
          <w:rPr>
            <w:rStyle w:val="Hyperlink"/>
            <w:rFonts w:cs="Arial"/>
            <w:b w:val="0"/>
            <w:i/>
            <w:iCs/>
            <w:szCs w:val="22"/>
          </w:rPr>
          <w:fldChar w:fldCharType="end"/>
        </w:r>
        <w:r w:rsidRPr="002D5ADD" w:rsidDel="005F5D10">
          <w:rPr>
            <w:rFonts w:cs="Arial"/>
            <w:i/>
            <w:iCs/>
            <w:szCs w:val="22"/>
          </w:rPr>
          <w:delText xml:space="preserve"> </w:delText>
        </w:r>
        <w:r w:rsidDel="005F5D10">
          <w:rPr>
            <w:rFonts w:cs="Arial"/>
            <w:i/>
            <w:iCs/>
            <w:szCs w:val="22"/>
          </w:rPr>
          <w:delText xml:space="preserve">(dành riêng cho sinh viên và cựu sinh viên BUV có tài khoản email sinh viên BUV) </w:delText>
        </w:r>
        <w:r w:rsidRPr="002D5ADD" w:rsidDel="005F5D10">
          <w:rPr>
            <w:rFonts w:cs="Arial"/>
            <w:i/>
            <w:iCs/>
            <w:szCs w:val="22"/>
          </w:rPr>
          <w:delText>v</w:delText>
        </w:r>
        <w:r w:rsidRPr="002D5ADD" w:rsidDel="005F5D10">
          <w:rPr>
            <w:rFonts w:cs="Avenir Next LT Pro"/>
            <w:i/>
            <w:iCs/>
            <w:szCs w:val="22"/>
          </w:rPr>
          <w:delText>à</w:delText>
        </w:r>
        <w:r w:rsidRPr="002D5ADD" w:rsidDel="005F5D10">
          <w:rPr>
            <w:rFonts w:cs="Arial"/>
            <w:i/>
            <w:iCs/>
            <w:szCs w:val="22"/>
          </w:rPr>
          <w:delText xml:space="preserve"> k</w:delText>
        </w:r>
        <w:r w:rsidRPr="002D5ADD" w:rsidDel="005F5D10">
          <w:rPr>
            <w:rFonts w:cs="Avenir Next LT Pro"/>
            <w:i/>
            <w:iCs/>
            <w:szCs w:val="22"/>
          </w:rPr>
          <w:delText>ê</w:delText>
        </w:r>
        <w:r w:rsidRPr="002D5ADD" w:rsidDel="005F5D10">
          <w:rPr>
            <w:rFonts w:cs="Arial"/>
            <w:i/>
            <w:iCs/>
            <w:szCs w:val="22"/>
          </w:rPr>
          <w:delText>nh m</w:delText>
        </w:r>
        <w:r w:rsidRPr="002D5ADD" w:rsidDel="005F5D10">
          <w:rPr>
            <w:rFonts w:cs="Calibri"/>
            <w:i/>
            <w:iCs/>
            <w:szCs w:val="22"/>
          </w:rPr>
          <w:delText>ạ</w:delText>
        </w:r>
        <w:r w:rsidRPr="002D5ADD" w:rsidDel="005F5D10">
          <w:rPr>
            <w:rFonts w:cs="Arial"/>
            <w:i/>
            <w:iCs/>
            <w:szCs w:val="22"/>
          </w:rPr>
          <w:delText>ng x</w:delText>
        </w:r>
        <w:r w:rsidRPr="002D5ADD" w:rsidDel="005F5D10">
          <w:rPr>
            <w:rFonts w:cs="Avenir Next LT Pro"/>
            <w:i/>
            <w:iCs/>
            <w:szCs w:val="22"/>
          </w:rPr>
          <w:delText>ã</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 xml:space="preserve">i: </w:delText>
        </w:r>
        <w:r w:rsidR="005F5D10" w:rsidDel="005F5D10">
          <w:fldChar w:fldCharType="begin"/>
        </w:r>
        <w:r w:rsidR="005F5D10" w:rsidDel="005F5D10">
          <w:delInstrText>HYPERLINK "https://www.facebook.com/buvcareer"</w:delInstrText>
        </w:r>
        <w:r w:rsidR="005F5D10" w:rsidDel="005F5D10">
          <w:fldChar w:fldCharType="separate"/>
        </w:r>
        <w:r w:rsidRPr="002D5ADD" w:rsidDel="005F5D10">
          <w:rPr>
            <w:rStyle w:val="Hyperlink"/>
            <w:rFonts w:eastAsia="Segoe UI" w:cs="Segoe UI"/>
            <w:i/>
            <w:iCs/>
            <w:szCs w:val="22"/>
          </w:rPr>
          <w:delText>Facebook Fanpage BUV Career Services</w:delText>
        </w:r>
        <w:r w:rsidR="005F5D10" w:rsidDel="005F5D10">
          <w:rPr>
            <w:rStyle w:val="Hyperlink"/>
            <w:rFonts w:eastAsia="Segoe UI" w:cs="Segoe UI"/>
            <w:b w:val="0"/>
            <w:i/>
            <w:iCs/>
            <w:szCs w:val="22"/>
          </w:rPr>
          <w:fldChar w:fldCharType="end"/>
        </w:r>
        <w:r w:rsidRPr="002D5ADD" w:rsidDel="005F5D10">
          <w:rPr>
            <w:rFonts w:cs="Arial"/>
            <w:i/>
            <w:iCs/>
            <w:color w:val="000000" w:themeColor="text1"/>
            <w:szCs w:val="22"/>
          </w:rPr>
          <w:delText xml:space="preserve">. </w:delText>
        </w:r>
        <w:r w:rsidRPr="002D5ADD" w:rsidDel="005F5D10">
          <w:rPr>
            <w:rFonts w:cs="Arial"/>
            <w:i/>
            <w:iCs/>
            <w:szCs w:val="22"/>
          </w:rPr>
          <w:delText xml:space="preserve"> </w:delText>
        </w:r>
      </w:del>
    </w:p>
    <w:p w14:paraId="562D38AC" w14:textId="0A1FA4A2"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04" w:author="An Tran, ACA (BUV)" w:date="2024-09-12T11:03:00Z" w16du:dateUtc="2024-09-12T04:03:00Z"/>
          <w:rFonts w:cs="Arial"/>
          <w:i/>
          <w:iCs/>
          <w:szCs w:val="22"/>
        </w:rPr>
      </w:pPr>
      <w:del w:id="7805" w:author="An Tran, ACA (BUV)" w:date="2024-09-12T11:03:00Z" w16du:dateUtc="2024-09-12T04:03:00Z">
        <w:r w:rsidRPr="002D5ADD" w:rsidDel="005F5D10">
          <w:rPr>
            <w:rFonts w:cs="Arial"/>
            <w:bCs/>
            <w:i/>
            <w:iCs/>
            <w:szCs w:val="22"/>
          </w:rPr>
          <w:delText>Hoạt động hướng nghiệp &amp; Tư vấn cá nhân:</w:delText>
        </w:r>
        <w:r w:rsidRPr="002D5ADD" w:rsidDel="005F5D10">
          <w:rPr>
            <w:rFonts w:cs="Arial"/>
            <w:i/>
            <w:iCs/>
            <w:szCs w:val="22"/>
          </w:rPr>
          <w:delText xml:space="preserve"> Sinh vi</w:delText>
        </w:r>
        <w:r w:rsidRPr="002D5ADD" w:rsidDel="005F5D10">
          <w:rPr>
            <w:rFonts w:cs="Avenir Next LT Pro"/>
            <w:i/>
            <w:iCs/>
            <w:szCs w:val="22"/>
          </w:rPr>
          <w:delText>ê</w:delText>
        </w:r>
        <w:r w:rsidRPr="002D5ADD" w:rsidDel="005F5D10">
          <w:rPr>
            <w:rFonts w:cs="Arial"/>
            <w:i/>
            <w:iCs/>
            <w:szCs w:val="22"/>
          </w:rPr>
          <w:delText xml:space="preserve">n </w:delText>
        </w:r>
        <w:r w:rsidRPr="002D5ADD" w:rsidDel="005F5D10">
          <w:rPr>
            <w:rFonts w:cs="Calibri"/>
            <w:i/>
            <w:iCs/>
            <w:szCs w:val="22"/>
          </w:rPr>
          <w:delText>có cơ hội tham gia các hoạt động hướng nghiệp, tham gia các khóa học kỹ năng trực tuyến,</w:delText>
        </w:r>
        <w:r w:rsidRPr="002D5ADD" w:rsidDel="005F5D10">
          <w:rPr>
            <w:rFonts w:cs="Arial"/>
            <w:i/>
            <w:iCs/>
            <w:szCs w:val="22"/>
          </w:rPr>
          <w:delText xml:space="preserve"> nh</w:delText>
        </w:r>
        <w:r w:rsidRPr="002D5ADD" w:rsidDel="005F5D10">
          <w:rPr>
            <w:rFonts w:cs="Calibri"/>
            <w:i/>
            <w:iCs/>
            <w:szCs w:val="22"/>
          </w:rPr>
          <w:delText>ậ</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s</w:delText>
        </w:r>
        <w:r w:rsidRPr="002D5ADD" w:rsidDel="005F5D10">
          <w:rPr>
            <w:rFonts w:cs="Calibri"/>
            <w:i/>
            <w:iCs/>
            <w:szCs w:val="22"/>
          </w:rPr>
          <w:delText>ự</w:delText>
        </w:r>
        <w:r w:rsidRPr="002D5ADD" w:rsidDel="005F5D10">
          <w:rPr>
            <w:rFonts w:cs="Arial"/>
            <w:i/>
            <w:iCs/>
            <w:szCs w:val="22"/>
          </w:rPr>
          <w:delText xml:space="preserve"> t</w:delText>
        </w:r>
        <w:r w:rsidRPr="002D5ADD" w:rsidDel="005F5D10">
          <w:rPr>
            <w:rFonts w:cs="Calibri"/>
            <w:i/>
            <w:iCs/>
            <w:szCs w:val="22"/>
          </w:rPr>
          <w:delText>ư</w:delText>
        </w:r>
        <w:r w:rsidRPr="002D5ADD" w:rsidDel="005F5D10">
          <w:rPr>
            <w:rFonts w:cs="Arial"/>
            <w:i/>
            <w:iCs/>
            <w:szCs w:val="22"/>
          </w:rPr>
          <w:delText xml:space="preserve"> v</w:delText>
        </w:r>
        <w:r w:rsidRPr="002D5ADD" w:rsidDel="005F5D10">
          <w:rPr>
            <w:rFonts w:cs="Calibri"/>
            <w:i/>
            <w:iCs/>
            <w:szCs w:val="22"/>
          </w:rPr>
          <w:delText>ấ</w:delText>
        </w:r>
        <w:r w:rsidRPr="002D5ADD" w:rsidDel="005F5D10">
          <w:rPr>
            <w:rFonts w:cs="Arial"/>
            <w:i/>
            <w:iCs/>
            <w:szCs w:val="22"/>
          </w:rPr>
          <w:delText>n v</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l</w:delText>
        </w:r>
        <w:r w:rsidRPr="002D5ADD" w:rsidDel="005F5D10">
          <w:rPr>
            <w:rFonts w:cs="Calibri"/>
            <w:i/>
            <w:iCs/>
            <w:szCs w:val="22"/>
          </w:rPr>
          <w:delText>ự</w:delText>
        </w:r>
        <w:r w:rsidRPr="002D5ADD" w:rsidDel="005F5D10">
          <w:rPr>
            <w:rFonts w:cs="Arial"/>
            <w:i/>
            <w:iCs/>
            <w:szCs w:val="22"/>
          </w:rPr>
          <w:delText>a ch</w:delText>
        </w:r>
        <w:r w:rsidRPr="002D5ADD" w:rsidDel="005F5D10">
          <w:rPr>
            <w:rFonts w:cs="Calibri"/>
            <w:i/>
            <w:iCs/>
            <w:szCs w:val="22"/>
          </w:rPr>
          <w:delText>ọ</w:delText>
        </w:r>
        <w:r w:rsidRPr="002D5ADD" w:rsidDel="005F5D10">
          <w:rPr>
            <w:rFonts w:cs="Arial"/>
            <w:i/>
            <w:iCs/>
            <w:szCs w:val="22"/>
          </w:rPr>
          <w:delText>n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chu</w:delText>
        </w:r>
        <w:r w:rsidRPr="002D5ADD" w:rsidDel="005F5D10">
          <w:rPr>
            <w:rFonts w:cs="Calibri"/>
            <w:i/>
            <w:iCs/>
            <w:szCs w:val="22"/>
          </w:rPr>
          <w:delText>ẩ</w:delText>
        </w:r>
        <w:r w:rsidRPr="002D5ADD" w:rsidDel="005F5D10">
          <w:rPr>
            <w:rFonts w:cs="Arial"/>
            <w:i/>
            <w:iCs/>
            <w:szCs w:val="22"/>
          </w:rPr>
          <w:delText>n b</w:delText>
        </w:r>
        <w:r w:rsidRPr="002D5ADD" w:rsidDel="005F5D10">
          <w:rPr>
            <w:rFonts w:cs="Calibri"/>
            <w:i/>
            <w:iCs/>
            <w:szCs w:val="22"/>
          </w:rPr>
          <w:delText>ị</w:delText>
        </w:r>
        <w:r w:rsidRPr="002D5ADD" w:rsidDel="005F5D10">
          <w:rPr>
            <w:rFonts w:cs="Arial"/>
            <w:i/>
            <w:iCs/>
            <w:szCs w:val="22"/>
          </w:rPr>
          <w:delText xml:space="preserve"> h</w:delText>
        </w:r>
        <w:r w:rsidRPr="002D5ADD" w:rsidDel="005F5D10">
          <w:rPr>
            <w:rFonts w:cs="Calibri"/>
            <w:i/>
            <w:iCs/>
            <w:szCs w:val="22"/>
          </w:rPr>
          <w:delText>ồ</w:delText>
        </w:r>
        <w:r w:rsidRPr="002D5ADD" w:rsidDel="005F5D10">
          <w:rPr>
            <w:rFonts w:cs="Arial"/>
            <w:i/>
            <w:iCs/>
            <w:szCs w:val="22"/>
          </w:rPr>
          <w:delText xml:space="preserve"> s</w:delText>
        </w:r>
        <w:r w:rsidRPr="002D5ADD" w:rsidDel="005F5D10">
          <w:rPr>
            <w:rFonts w:cs="Calibri"/>
            <w:i/>
            <w:iCs/>
            <w:szCs w:val="22"/>
          </w:rPr>
          <w:delText>ơ</w:delText>
        </w:r>
        <w:r w:rsidRPr="002D5ADD" w:rsidDel="005F5D10">
          <w:rPr>
            <w:rFonts w:cs="Arial"/>
            <w:i/>
            <w:iCs/>
            <w:szCs w:val="22"/>
          </w:rPr>
          <w:delText xml:space="preserve"> </w:delText>
        </w:r>
        <w:r w:rsidRPr="002D5ADD" w:rsidDel="005F5D10">
          <w:rPr>
            <w:rFonts w:cs="Calibri"/>
            <w:i/>
            <w:iCs/>
            <w:szCs w:val="22"/>
          </w:rPr>
          <w:delText>ứ</w:delText>
        </w:r>
        <w:r w:rsidRPr="002D5ADD" w:rsidDel="005F5D10">
          <w:rPr>
            <w:rFonts w:cs="Arial"/>
            <w:i/>
            <w:iCs/>
            <w:szCs w:val="22"/>
          </w:rPr>
          <w:delText>ng tuy</w:delText>
        </w:r>
        <w:r w:rsidRPr="002D5ADD" w:rsidDel="005F5D10">
          <w:rPr>
            <w:rFonts w:cs="Calibri"/>
            <w:i/>
            <w:iCs/>
            <w:szCs w:val="22"/>
          </w:rPr>
          <w:delText>ể</w:delText>
        </w:r>
        <w:r w:rsidRPr="002D5ADD" w:rsidDel="005F5D10">
          <w:rPr>
            <w:rFonts w:cs="Arial"/>
            <w:i/>
            <w:iCs/>
            <w:szCs w:val="22"/>
          </w:rPr>
          <w:delText>n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(VD: CV, </w:delText>
        </w:r>
        <w:r w:rsidRPr="002D5ADD" w:rsidDel="005F5D10">
          <w:rPr>
            <w:rFonts w:cs="Avenir Next LT Pro"/>
            <w:i/>
            <w:iCs/>
            <w:szCs w:val="22"/>
          </w:rPr>
          <w:delText>đ</w:delText>
        </w:r>
        <w:r w:rsidRPr="002D5ADD" w:rsidDel="005F5D10">
          <w:rPr>
            <w:rFonts w:cs="Calibri"/>
            <w:i/>
            <w:iCs/>
            <w:szCs w:val="22"/>
          </w:rPr>
          <w:delText>ơ</w:delText>
        </w:r>
        <w:r w:rsidRPr="002D5ADD" w:rsidDel="005F5D10">
          <w:rPr>
            <w:rFonts w:cs="Arial"/>
            <w:i/>
            <w:iCs/>
            <w:szCs w:val="22"/>
          </w:rPr>
          <w:delText xml:space="preserve">n </w:delText>
        </w:r>
        <w:r w:rsidRPr="002D5ADD" w:rsidDel="005F5D10">
          <w:rPr>
            <w:rFonts w:cs="Calibri"/>
            <w:i/>
            <w:iCs/>
            <w:szCs w:val="22"/>
          </w:rPr>
          <w:delText>ứ</w:delText>
        </w:r>
        <w:r w:rsidRPr="002D5ADD" w:rsidDel="005F5D10">
          <w:rPr>
            <w:rFonts w:cs="Arial"/>
            <w:i/>
            <w:iCs/>
            <w:szCs w:val="22"/>
          </w:rPr>
          <w:delText>ng tuy</w:delText>
        </w:r>
        <w:r w:rsidRPr="002D5ADD" w:rsidDel="005F5D10">
          <w:rPr>
            <w:rFonts w:cs="Calibri"/>
            <w:i/>
            <w:iCs/>
            <w:szCs w:val="22"/>
          </w:rPr>
          <w:delText>ể</w:delText>
        </w:r>
        <w:r w:rsidRPr="002D5ADD" w:rsidDel="005F5D10">
          <w:rPr>
            <w:rFonts w:cs="Arial"/>
            <w:i/>
            <w:iCs/>
            <w:szCs w:val="22"/>
          </w:rPr>
          <w:delText>n…), ph</w:delText>
        </w:r>
        <w:r w:rsidRPr="002D5ADD" w:rsidDel="005F5D10">
          <w:rPr>
            <w:rFonts w:cs="Calibri"/>
            <w:i/>
            <w:iCs/>
            <w:szCs w:val="22"/>
          </w:rPr>
          <w:delText>ỏ</w:delText>
        </w:r>
        <w:r w:rsidRPr="002D5ADD" w:rsidDel="005F5D10">
          <w:rPr>
            <w:rFonts w:cs="Arial"/>
            <w:i/>
            <w:iCs/>
            <w:szCs w:val="22"/>
          </w:rPr>
          <w:delText>ng v</w:delText>
        </w:r>
        <w:r w:rsidRPr="002D5ADD" w:rsidDel="005F5D10">
          <w:rPr>
            <w:rFonts w:cs="Calibri"/>
            <w:i/>
            <w:iCs/>
            <w:szCs w:val="22"/>
          </w:rPr>
          <w:delText>ấ</w:delText>
        </w:r>
        <w:r w:rsidRPr="002D5ADD" w:rsidDel="005F5D10">
          <w:rPr>
            <w:rFonts w:cs="Arial"/>
            <w:i/>
            <w:iCs/>
            <w:szCs w:val="22"/>
          </w:rPr>
          <w:delText>n th</w:delText>
        </w:r>
        <w:r w:rsidRPr="002D5ADD" w:rsidDel="005F5D10">
          <w:rPr>
            <w:rFonts w:cs="Calibri"/>
            <w:i/>
            <w:iCs/>
            <w:szCs w:val="22"/>
          </w:rPr>
          <w:delText>ử</w:delText>
        </w:r>
        <w:r w:rsidRPr="002D5ADD" w:rsidDel="005F5D10">
          <w:rPr>
            <w:rFonts w:cs="Arial"/>
            <w:i/>
            <w:iCs/>
            <w:szCs w:val="22"/>
          </w:rPr>
          <w:delText xml:space="preserve">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Avenir Next LT Pro"/>
            <w:i/>
            <w:iCs/>
            <w:szCs w:val="22"/>
          </w:rPr>
          <w:delText>í</w:delText>
        </w:r>
        <w:r w:rsidRPr="002D5ADD" w:rsidDel="005F5D10">
          <w:rPr>
            <w:rFonts w:cs="Arial"/>
            <w:i/>
            <w:iCs/>
            <w:szCs w:val="22"/>
          </w:rPr>
          <w:delText xml:space="preserve"> k</w:delText>
        </w:r>
        <w:r w:rsidRPr="002D5ADD" w:rsidDel="005F5D10">
          <w:rPr>
            <w:rFonts w:cs="Avenir Next LT Pro"/>
            <w:i/>
            <w:iCs/>
            <w:szCs w:val="22"/>
          </w:rPr>
          <w:delText>í</w:delText>
        </w:r>
        <w:r w:rsidRPr="002D5ADD" w:rsidDel="005F5D10">
          <w:rPr>
            <w:rFonts w:cs="Arial"/>
            <w:i/>
            <w:iCs/>
            <w:szCs w:val="22"/>
          </w:rPr>
          <w:delText>p ph</w:delText>
        </w:r>
        <w:r w:rsidRPr="002D5ADD" w:rsidDel="005F5D10">
          <w:rPr>
            <w:rFonts w:cs="Calibri"/>
            <w:i/>
            <w:iCs/>
            <w:szCs w:val="22"/>
          </w:rPr>
          <w:delText>ỏ</w:delText>
        </w:r>
        <w:r w:rsidRPr="002D5ADD" w:rsidDel="005F5D10">
          <w:rPr>
            <w:rFonts w:cs="Arial"/>
            <w:i/>
            <w:iCs/>
            <w:szCs w:val="22"/>
          </w:rPr>
          <w:delText>ng v</w:delText>
        </w:r>
        <w:r w:rsidRPr="002D5ADD" w:rsidDel="005F5D10">
          <w:rPr>
            <w:rFonts w:cs="Calibri"/>
            <w:i/>
            <w:iCs/>
            <w:szCs w:val="22"/>
          </w:rPr>
          <w:delText>ấ</w:delText>
        </w:r>
        <w:r w:rsidRPr="002D5ADD" w:rsidDel="005F5D10">
          <w:rPr>
            <w:rFonts w:cs="Arial"/>
            <w:i/>
            <w:iCs/>
            <w:szCs w:val="22"/>
          </w:rPr>
          <w:delText>n.</w:delText>
        </w:r>
      </w:del>
    </w:p>
    <w:p w14:paraId="1FE3F46E" w14:textId="20B810DF" w:rsidR="00C1363F" w:rsidDel="005F5D10" w:rsidRDefault="00C1363F" w:rsidP="005F5D10">
      <w:pPr>
        <w:pStyle w:val="Question"/>
        <w:numPr>
          <w:ilvl w:val="0"/>
          <w:numId w:val="7"/>
        </w:numPr>
        <w:tabs>
          <w:tab w:val="left" w:pos="630"/>
          <w:tab w:val="left" w:pos="990"/>
        </w:tabs>
        <w:spacing w:before="100" w:line="400" w:lineRule="exact"/>
        <w:ind w:left="0" w:firstLine="720"/>
        <w:rPr>
          <w:del w:id="7806" w:author="An Tran, ACA (BUV)" w:date="2024-09-12T11:03:00Z" w16du:dateUtc="2024-09-12T04:03:00Z"/>
          <w:rFonts w:cs="Arial"/>
          <w:i/>
          <w:iCs/>
          <w:szCs w:val="22"/>
        </w:rPr>
      </w:pPr>
      <w:del w:id="7807" w:author="An Tran, ACA (BUV)" w:date="2024-09-12T11:03:00Z" w16du:dateUtc="2024-09-12T04:03:00Z">
        <w:r w:rsidRPr="002D5ADD" w:rsidDel="005F5D10">
          <w:rPr>
            <w:rFonts w:cs="Arial"/>
            <w:i/>
            <w:iCs/>
            <w:szCs w:val="22"/>
          </w:rPr>
          <w:delTex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delText>
        </w:r>
      </w:del>
    </w:p>
    <w:p w14:paraId="0724E08E" w14:textId="3355EDEB"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08" w:author="An Tran, ACA (BUV)" w:date="2024-09-12T11:03:00Z" w16du:dateUtc="2024-09-12T04:03:00Z"/>
          <w:rFonts w:cs="Arial"/>
          <w:i/>
          <w:iCs/>
          <w:szCs w:val="22"/>
        </w:rPr>
      </w:pPr>
      <w:del w:id="7809" w:author="An Tran, ACA (BUV)" w:date="2024-09-12T11:03:00Z" w16du:dateUtc="2024-09-12T04:03:00Z">
        <w:r w:rsidRPr="002D5ADD" w:rsidDel="005F5D10">
          <w:rPr>
            <w:rFonts w:cs="Arial"/>
            <w:bCs/>
            <w:i/>
            <w:iCs/>
            <w:szCs w:val="22"/>
          </w:rPr>
          <w:delText>Trong th</w:delText>
        </w:r>
        <w:r w:rsidRPr="002D5ADD" w:rsidDel="005F5D10">
          <w:rPr>
            <w:rFonts w:cs="Calibri"/>
            <w:bCs/>
            <w:i/>
            <w:iCs/>
            <w:szCs w:val="22"/>
          </w:rPr>
          <w:delText>ờ</w:delText>
        </w:r>
        <w:r w:rsidRPr="002D5ADD" w:rsidDel="005F5D10">
          <w:rPr>
            <w:rFonts w:cs="Arial"/>
            <w:bCs/>
            <w:i/>
            <w:iCs/>
            <w:szCs w:val="22"/>
          </w:rPr>
          <w:delText>i gian th</w:delText>
        </w:r>
        <w:r w:rsidRPr="002D5ADD" w:rsidDel="005F5D10">
          <w:rPr>
            <w:rFonts w:cs="Calibri"/>
            <w:bCs/>
            <w:i/>
            <w:iCs/>
            <w:szCs w:val="22"/>
          </w:rPr>
          <w:delText>ự</w:delText>
        </w:r>
        <w:r w:rsidRPr="002D5ADD" w:rsidDel="005F5D10">
          <w:rPr>
            <w:rFonts w:cs="Arial"/>
            <w:bCs/>
            <w:i/>
            <w:iCs/>
            <w:szCs w:val="22"/>
          </w:rPr>
          <w:delText>c t</w:delText>
        </w:r>
        <w:r w:rsidRPr="002D5ADD" w:rsidDel="005F5D10">
          <w:rPr>
            <w:rFonts w:cs="Calibri"/>
            <w:bCs/>
            <w:i/>
            <w:iCs/>
            <w:szCs w:val="22"/>
          </w:rPr>
          <w:delText>ậ</w:delText>
        </w:r>
        <w:r w:rsidRPr="002D5ADD" w:rsidDel="005F5D10">
          <w:rPr>
            <w:rFonts w:cs="Arial"/>
            <w:bCs/>
            <w:i/>
            <w:iCs/>
            <w:szCs w:val="22"/>
          </w:rPr>
          <w:delText>p</w:delText>
        </w:r>
        <w:r w:rsidRPr="002D5ADD" w:rsidDel="005F5D10">
          <w:rPr>
            <w:rFonts w:cs="Arial"/>
            <w:i/>
            <w:iCs/>
            <w:szCs w:val="22"/>
          </w:rPr>
          <w:delText xml:space="preserve">, </w:delText>
        </w:r>
        <w:r w:rsidDel="005F5D10">
          <w:rPr>
            <w:rFonts w:cs="Arial"/>
            <w:i/>
            <w:iCs/>
            <w:szCs w:val="22"/>
          </w:rPr>
          <w:delText>Đội ngũ</w:delText>
        </w:r>
        <w:r w:rsidRPr="002D5ADD" w:rsidDel="005F5D10">
          <w:rPr>
            <w:rFonts w:cs="Arial"/>
            <w:i/>
            <w:iCs/>
            <w:szCs w:val="22"/>
          </w:rPr>
          <w:delText xml:space="preserve"> Hướng nghiệp s</w:delText>
        </w:r>
        <w:r w:rsidRPr="002D5ADD" w:rsidDel="005F5D10">
          <w:rPr>
            <w:rFonts w:cs="Calibri"/>
            <w:i/>
            <w:iCs/>
            <w:szCs w:val="22"/>
          </w:rPr>
          <w:delText>ẽ</w:delText>
        </w:r>
        <w:r w:rsidRPr="002D5ADD" w:rsidDel="005F5D10">
          <w:rPr>
            <w:rFonts w:cs="Arial"/>
            <w:i/>
            <w:iCs/>
            <w:szCs w:val="22"/>
          </w:rPr>
          <w:delText xml:space="preserve"> lu</w:delText>
        </w:r>
        <w:r w:rsidRPr="002D5ADD" w:rsidDel="005F5D10">
          <w:rPr>
            <w:rFonts w:cs="Avenir Next LT Pro"/>
            <w:i/>
            <w:iCs/>
            <w:szCs w:val="22"/>
          </w:rPr>
          <w:delText>ô</w:delText>
        </w:r>
        <w:r w:rsidRPr="002D5ADD" w:rsidDel="005F5D10">
          <w:rPr>
            <w:rFonts w:cs="Arial"/>
            <w:i/>
            <w:iCs/>
            <w:szCs w:val="22"/>
          </w:rPr>
          <w:delText>n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sinh vi</w:delText>
        </w:r>
        <w:r w:rsidRPr="002D5ADD" w:rsidDel="005F5D10">
          <w:rPr>
            <w:rFonts w:cs="Avenir Next LT Pro"/>
            <w:i/>
            <w:iCs/>
            <w:szCs w:val="22"/>
          </w:rPr>
          <w:delText>ê</w:delText>
        </w:r>
        <w:r w:rsidRPr="002D5ADD" w:rsidDel="005F5D10">
          <w:rPr>
            <w:rFonts w:cs="Arial"/>
            <w:i/>
            <w:iCs/>
            <w:szCs w:val="22"/>
          </w:rPr>
          <w:delText>n trong các v</w:delText>
        </w:r>
        <w:r w:rsidRPr="002D5ADD" w:rsidDel="005F5D10">
          <w:rPr>
            <w:rFonts w:cs="Calibri"/>
            <w:i/>
            <w:iCs/>
            <w:szCs w:val="22"/>
          </w:rPr>
          <w:delText>ấ</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n</w:delText>
        </w:r>
        <w:r w:rsidRPr="002D5ADD" w:rsidDel="005F5D10">
          <w:rPr>
            <w:rFonts w:cs="Calibri"/>
            <w:i/>
            <w:iCs/>
            <w:szCs w:val="22"/>
          </w:rPr>
          <w:delText>ả</w:delText>
        </w:r>
        <w:r w:rsidRPr="002D5ADD" w:rsidDel="005F5D10">
          <w:rPr>
            <w:rFonts w:cs="Arial"/>
            <w:i/>
            <w:iCs/>
            <w:szCs w:val="22"/>
          </w:rPr>
          <w:delText>y sinh v</w:delText>
        </w:r>
        <w:r w:rsidRPr="002D5ADD" w:rsidDel="005F5D10">
          <w:rPr>
            <w:rFonts w:cs="Avenir Next LT Pro"/>
            <w:i/>
            <w:iCs/>
            <w:szCs w:val="22"/>
          </w:rPr>
          <w:delText>à</w:delText>
        </w:r>
        <w:r w:rsidRPr="002D5ADD" w:rsidDel="005F5D10">
          <w:rPr>
            <w:rFonts w:cs="Arial"/>
            <w:i/>
            <w:iCs/>
            <w:szCs w:val="22"/>
          </w:rPr>
          <w:delText xml:space="preserve"> h</w:delText>
        </w:r>
        <w:r w:rsidRPr="002D5ADD" w:rsidDel="005F5D10">
          <w:rPr>
            <w:rFonts w:cs="Calibri"/>
            <w:i/>
            <w:iCs/>
            <w:szCs w:val="22"/>
          </w:rPr>
          <w:delText>ướ</w:delText>
        </w:r>
        <w:r w:rsidRPr="002D5ADD" w:rsidDel="005F5D10">
          <w:rPr>
            <w:rFonts w:cs="Arial"/>
            <w:i/>
            <w:iCs/>
            <w:szCs w:val="22"/>
          </w:rPr>
          <w:delText>ng d</w:delText>
        </w:r>
        <w:r w:rsidRPr="002D5ADD" w:rsidDel="005F5D10">
          <w:rPr>
            <w:rFonts w:cs="Calibri"/>
            <w:i/>
            <w:iCs/>
            <w:szCs w:val="22"/>
          </w:rPr>
          <w:delText>ẫ</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n l</w:delText>
        </w:r>
        <w:r w:rsidRPr="002D5ADD" w:rsidDel="005F5D10">
          <w:rPr>
            <w:rFonts w:cs="Avenir Next LT Pro"/>
            <w:i/>
            <w:iCs/>
            <w:szCs w:val="22"/>
          </w:rPr>
          <w:delText>à</w:delText>
        </w:r>
        <w:r w:rsidRPr="002D5ADD" w:rsidDel="005F5D10">
          <w:rPr>
            <w:rFonts w:cs="Arial"/>
            <w:i/>
            <w:iCs/>
            <w:szCs w:val="22"/>
          </w:rPr>
          <w:delText>m quen v</w:delText>
        </w:r>
        <w:r w:rsidRPr="002D5ADD" w:rsidDel="005F5D10">
          <w:rPr>
            <w:rFonts w:cs="Calibri"/>
            <w:i/>
            <w:iCs/>
            <w:szCs w:val="22"/>
          </w:rPr>
          <w:delText>ớ</w:delText>
        </w:r>
        <w:r w:rsidRPr="002D5ADD" w:rsidDel="005F5D10">
          <w:rPr>
            <w:rFonts w:cs="Arial"/>
            <w:i/>
            <w:iCs/>
            <w:szCs w:val="22"/>
          </w:rPr>
          <w:delText>i m</w:delText>
        </w:r>
        <w:r w:rsidRPr="002D5ADD" w:rsidDel="005F5D10">
          <w:rPr>
            <w:rFonts w:cs="Avenir Next LT Pro"/>
            <w:i/>
            <w:iCs/>
            <w:szCs w:val="22"/>
          </w:rPr>
          <w:delText>ô</w:delText>
        </w:r>
        <w:r w:rsidRPr="002D5ADD" w:rsidDel="005F5D10">
          <w:rPr>
            <w:rFonts w:cs="Arial"/>
            <w:i/>
            <w:iCs/>
            <w:szCs w:val="22"/>
          </w:rPr>
          <w:delText>i tr</w:delText>
        </w:r>
        <w:r w:rsidRPr="002D5ADD" w:rsidDel="005F5D10">
          <w:rPr>
            <w:rFonts w:cs="Calibri"/>
            <w:i/>
            <w:iCs/>
            <w:szCs w:val="22"/>
          </w:rPr>
          <w:delText>ườ</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m</w:delText>
        </w:r>
        <w:r w:rsidRPr="002D5ADD" w:rsidDel="005F5D10">
          <w:rPr>
            <w:rFonts w:cs="Calibri"/>
            <w:i/>
            <w:iCs/>
            <w:szCs w:val="22"/>
          </w:rPr>
          <w:delText>ớ</w:delText>
        </w:r>
        <w:r w:rsidRPr="002D5ADD" w:rsidDel="005F5D10">
          <w:rPr>
            <w:rFonts w:cs="Arial"/>
            <w:i/>
            <w:iCs/>
            <w:szCs w:val="22"/>
          </w:rPr>
          <w:delText>i, th</w:delText>
        </w:r>
        <w:r w:rsidRPr="002D5ADD" w:rsidDel="005F5D10">
          <w:rPr>
            <w:rFonts w:cs="Avenir Next LT Pro"/>
            <w:i/>
            <w:iCs/>
            <w:szCs w:val="22"/>
          </w:rPr>
          <w:delText>í</w:delText>
        </w:r>
        <w:r w:rsidRPr="002D5ADD" w:rsidDel="005F5D10">
          <w:rPr>
            <w:rFonts w:cs="Arial"/>
            <w:i/>
            <w:iCs/>
            <w:szCs w:val="22"/>
          </w:rPr>
          <w:delText>ch nghi v</w:delText>
        </w:r>
        <w:r w:rsidRPr="002D5ADD" w:rsidDel="005F5D10">
          <w:rPr>
            <w:rFonts w:cs="Calibri"/>
            <w:i/>
            <w:iCs/>
            <w:szCs w:val="22"/>
          </w:rPr>
          <w:delText>ớ</w:delText>
        </w:r>
        <w:r w:rsidRPr="002D5ADD" w:rsidDel="005F5D10">
          <w:rPr>
            <w:rFonts w:cs="Arial"/>
            <w:i/>
            <w:iCs/>
            <w:szCs w:val="22"/>
          </w:rPr>
          <w:delText>i b</w:delText>
        </w:r>
        <w:r w:rsidRPr="002D5ADD" w:rsidDel="005F5D10">
          <w:rPr>
            <w:rFonts w:cs="Calibri"/>
            <w:i/>
            <w:iCs/>
            <w:szCs w:val="22"/>
          </w:rPr>
          <w:delText>ố</w:delText>
        </w:r>
        <w:r w:rsidRPr="002D5ADD" w:rsidDel="005F5D10">
          <w:rPr>
            <w:rFonts w:cs="Arial"/>
            <w:i/>
            <w:iCs/>
            <w:szCs w:val="22"/>
          </w:rPr>
          <w:delText>i c</w:delText>
        </w:r>
        <w:r w:rsidRPr="002D5ADD" w:rsidDel="005F5D10">
          <w:rPr>
            <w:rFonts w:cs="Calibri"/>
            <w:i/>
            <w:iCs/>
            <w:szCs w:val="22"/>
          </w:rPr>
          <w:delText>ả</w:delText>
        </w:r>
        <w:r w:rsidRPr="002D5ADD" w:rsidDel="005F5D10">
          <w:rPr>
            <w:rFonts w:cs="Arial"/>
            <w:i/>
            <w:iCs/>
            <w:szCs w:val="22"/>
          </w:rPr>
          <w:delText>nh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(c</w:delText>
        </w:r>
        <w:r w:rsidRPr="002D5ADD" w:rsidDel="005F5D10">
          <w:rPr>
            <w:rFonts w:cs="Avenir Next LT Pro"/>
            <w:i/>
            <w:iCs/>
            <w:szCs w:val="22"/>
          </w:rPr>
          <w:delText>á</w:delText>
        </w:r>
        <w:r w:rsidRPr="002D5ADD" w:rsidDel="005F5D10">
          <w:rPr>
            <w:rFonts w:cs="Arial"/>
            <w:i/>
            <w:iCs/>
            <w:szCs w:val="22"/>
          </w:rPr>
          <w:delText>c m</w:delText>
        </w:r>
        <w:r w:rsidRPr="002D5ADD" w:rsidDel="005F5D10">
          <w:rPr>
            <w:rFonts w:cs="Avenir Next LT Pro"/>
            <w:i/>
            <w:iCs/>
            <w:szCs w:val="22"/>
          </w:rPr>
          <w:delText>ô</w:delText>
        </w:r>
        <w:r w:rsidRPr="002D5ADD" w:rsidDel="005F5D10">
          <w:rPr>
            <w:rFonts w:cs="Arial"/>
            <w:i/>
            <w:iCs/>
            <w:szCs w:val="22"/>
          </w:rPr>
          <w:delText>i tr</w:delText>
        </w:r>
        <w:r w:rsidRPr="002D5ADD" w:rsidDel="005F5D10">
          <w:rPr>
            <w:rFonts w:cs="Calibri"/>
            <w:i/>
            <w:iCs/>
            <w:szCs w:val="22"/>
          </w:rPr>
          <w:delText>ườ</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ặ</w:delText>
        </w:r>
        <w:r w:rsidRPr="002D5ADD" w:rsidDel="005F5D10">
          <w:rPr>
            <w:rFonts w:cs="Arial"/>
            <w:i/>
            <w:iCs/>
            <w:szCs w:val="22"/>
          </w:rPr>
          <w:delText>c th</w:delText>
        </w:r>
        <w:r w:rsidRPr="002D5ADD" w:rsidDel="005F5D10">
          <w:rPr>
            <w:rFonts w:cs="Avenir Next LT Pro"/>
            <w:i/>
            <w:iCs/>
            <w:szCs w:val="22"/>
          </w:rPr>
          <w:delText>ù</w:delText>
        </w:r>
        <w:r w:rsidRPr="002D5ADD" w:rsidDel="005F5D10">
          <w:rPr>
            <w:rFonts w:cs="Arial"/>
            <w:i/>
            <w:iCs/>
            <w:szCs w:val="22"/>
          </w:rPr>
          <w:delText xml:space="preserve"> kh</w:delText>
        </w:r>
        <w:r w:rsidRPr="002D5ADD" w:rsidDel="005F5D10">
          <w:rPr>
            <w:rFonts w:cs="Avenir Next LT Pro"/>
            <w:i/>
            <w:iCs/>
            <w:szCs w:val="22"/>
          </w:rPr>
          <w:delText>á</w:delText>
        </w:r>
        <w:r w:rsidRPr="002D5ADD" w:rsidDel="005F5D10">
          <w:rPr>
            <w:rFonts w:cs="Arial"/>
            <w:i/>
            <w:iCs/>
            <w:szCs w:val="22"/>
          </w:rPr>
          <w:delText xml:space="preserve">c nhau)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ho</w:delText>
        </w:r>
        <w:r w:rsidRPr="002D5ADD" w:rsidDel="005F5D10">
          <w:rPr>
            <w:rFonts w:cs="Avenir Next LT Pro"/>
            <w:i/>
            <w:iCs/>
            <w:szCs w:val="22"/>
          </w:rPr>
          <w:delText>à</w:delText>
        </w:r>
        <w:r w:rsidRPr="002D5ADD" w:rsidDel="005F5D10">
          <w:rPr>
            <w:rFonts w:cs="Arial"/>
            <w:i/>
            <w:iCs/>
            <w:szCs w:val="22"/>
          </w:rPr>
          <w:delText>n th</w:delText>
        </w:r>
        <w:r w:rsidRPr="002D5ADD" w:rsidDel="005F5D10">
          <w:rPr>
            <w:rFonts w:cs="Avenir Next LT Pro"/>
            <w:i/>
            <w:iCs/>
            <w:szCs w:val="22"/>
          </w:rPr>
          <w:delText>à</w:delText>
        </w:r>
        <w:r w:rsidRPr="002D5ADD" w:rsidDel="005F5D10">
          <w:rPr>
            <w:rFonts w:cs="Arial"/>
            <w:i/>
            <w:iCs/>
            <w:szCs w:val="22"/>
          </w:rPr>
          <w:delText>nh t</w:delText>
        </w:r>
        <w:r w:rsidRPr="002D5ADD" w:rsidDel="005F5D10">
          <w:rPr>
            <w:rFonts w:cs="Calibri"/>
            <w:i/>
            <w:iCs/>
            <w:szCs w:val="22"/>
          </w:rPr>
          <w:delText>ố</w:delText>
        </w:r>
        <w:r w:rsidRPr="002D5ADD" w:rsidDel="005F5D10">
          <w:rPr>
            <w:rFonts w:cs="Arial"/>
            <w:i/>
            <w:iCs/>
            <w:szCs w:val="22"/>
          </w:rPr>
          <w:delText>t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th</w:delText>
        </w:r>
        <w:r w:rsidRPr="002D5ADD" w:rsidDel="005F5D10">
          <w:rPr>
            <w:rFonts w:cs="Calibri"/>
            <w:i/>
            <w:iCs/>
            <w:szCs w:val="22"/>
          </w:rPr>
          <w:delText>ờ</w:delText>
        </w:r>
        <w:r w:rsidRPr="002D5ADD" w:rsidDel="005F5D10">
          <w:rPr>
            <w:rFonts w:cs="Arial"/>
            <w:i/>
            <w:iCs/>
            <w:szCs w:val="22"/>
          </w:rPr>
          <w:delText>i tr</w:delText>
        </w:r>
        <w:r w:rsidRPr="002D5ADD" w:rsidDel="005F5D10">
          <w:rPr>
            <w:rFonts w:cs="Calibri"/>
            <w:i/>
            <w:iCs/>
            <w:szCs w:val="22"/>
          </w:rPr>
          <w:delText>ở</w:delText>
        </w:r>
        <w:r w:rsidRPr="002D5ADD" w:rsidDel="005F5D10">
          <w:rPr>
            <w:rFonts w:cs="Arial"/>
            <w:i/>
            <w:iCs/>
            <w:szCs w:val="22"/>
          </w:rPr>
          <w:delText xml:space="preserve"> th</w:delText>
        </w:r>
        <w:r w:rsidRPr="002D5ADD" w:rsidDel="005F5D10">
          <w:rPr>
            <w:rFonts w:cs="Avenir Next LT Pro"/>
            <w:i/>
            <w:iCs/>
            <w:szCs w:val="22"/>
          </w:rPr>
          <w:delText>à</w:delText>
        </w:r>
        <w:r w:rsidRPr="002D5ADD" w:rsidDel="005F5D10">
          <w:rPr>
            <w:rFonts w:cs="Arial"/>
            <w:i/>
            <w:iCs/>
            <w:szCs w:val="22"/>
          </w:rPr>
          <w:delText>nh m</w:delText>
        </w:r>
        <w:r w:rsidRPr="002D5ADD" w:rsidDel="005F5D10">
          <w:rPr>
            <w:rFonts w:cs="Calibri"/>
            <w:i/>
            <w:iCs/>
            <w:szCs w:val="22"/>
          </w:rPr>
          <w:delText>ộ</w:delText>
        </w:r>
        <w:r w:rsidRPr="002D5ADD" w:rsidDel="005F5D10">
          <w:rPr>
            <w:rFonts w:cs="Arial"/>
            <w:i/>
            <w:iCs/>
            <w:szCs w:val="22"/>
          </w:rPr>
          <w:delText>t h</w:delText>
        </w:r>
        <w:r w:rsidRPr="002D5ADD" w:rsidDel="005F5D10">
          <w:rPr>
            <w:rFonts w:cs="Avenir Next LT Pro"/>
            <w:i/>
            <w:iCs/>
            <w:szCs w:val="22"/>
          </w:rPr>
          <w:delText>ì</w:delText>
        </w:r>
        <w:r w:rsidRPr="002D5ADD" w:rsidDel="005F5D10">
          <w:rPr>
            <w:rFonts w:cs="Arial"/>
            <w:i/>
            <w:iCs/>
            <w:szCs w:val="22"/>
          </w:rPr>
          <w:delText xml:space="preserve">nh </w:delText>
        </w:r>
        <w:r w:rsidRPr="002D5ADD" w:rsidDel="005F5D10">
          <w:rPr>
            <w:rFonts w:cs="Calibri"/>
            <w:i/>
            <w:iCs/>
            <w:szCs w:val="22"/>
          </w:rPr>
          <w:delText>ả</w:delText>
        </w:r>
        <w:r w:rsidRPr="002D5ADD" w:rsidDel="005F5D10">
          <w:rPr>
            <w:rFonts w:cs="Arial"/>
            <w:i/>
            <w:iCs/>
            <w:szCs w:val="22"/>
          </w:rPr>
          <w:delText>nh đ</w:delText>
        </w:r>
        <w:r w:rsidRPr="002D5ADD" w:rsidDel="005F5D10">
          <w:rPr>
            <w:rFonts w:cs="Calibri"/>
            <w:i/>
            <w:iCs/>
            <w:szCs w:val="22"/>
          </w:rPr>
          <w:delText>ạ</w:delText>
        </w:r>
        <w:r w:rsidRPr="002D5ADD" w:rsidDel="005F5D10">
          <w:rPr>
            <w:rFonts w:cs="Arial"/>
            <w:i/>
            <w:iCs/>
            <w:szCs w:val="22"/>
          </w:rPr>
          <w:delText>i di</w:delText>
        </w:r>
        <w:r w:rsidRPr="002D5ADD" w:rsidDel="005F5D10">
          <w:rPr>
            <w:rFonts w:cs="Calibri"/>
            <w:i/>
            <w:iCs/>
            <w:szCs w:val="22"/>
          </w:rPr>
          <w:delText>ệ</w:delText>
        </w:r>
        <w:r w:rsidRPr="002D5ADD" w:rsidDel="005F5D10">
          <w:rPr>
            <w:rFonts w:cs="Arial"/>
            <w:i/>
            <w:iCs/>
            <w:szCs w:val="22"/>
          </w:rPr>
          <w:delText>n t</w:delText>
        </w:r>
        <w:r w:rsidRPr="002D5ADD" w:rsidDel="005F5D10">
          <w:rPr>
            <w:rFonts w:cs="Avenir Next LT Pro"/>
            <w:i/>
            <w:iCs/>
            <w:szCs w:val="22"/>
          </w:rPr>
          <w:delText>í</w:delText>
        </w:r>
        <w:r w:rsidRPr="002D5ADD" w:rsidDel="005F5D10">
          <w:rPr>
            <w:rFonts w:cs="Arial"/>
            <w:i/>
            <w:iCs/>
            <w:szCs w:val="22"/>
          </w:rPr>
          <w:delText>ch c</w:delText>
        </w:r>
        <w:r w:rsidRPr="002D5ADD" w:rsidDel="005F5D10">
          <w:rPr>
            <w:rFonts w:cs="Calibri"/>
            <w:i/>
            <w:iCs/>
            <w:szCs w:val="22"/>
          </w:rPr>
          <w:delText>ự</w:delText>
        </w:r>
        <w:r w:rsidRPr="002D5ADD" w:rsidDel="005F5D10">
          <w:rPr>
            <w:rFonts w:cs="Arial"/>
            <w:i/>
            <w:iCs/>
            <w:szCs w:val="22"/>
          </w:rPr>
          <w:delText>c c</w:delText>
        </w:r>
        <w:r w:rsidRPr="002D5ADD" w:rsidDel="005F5D10">
          <w:rPr>
            <w:rFonts w:cs="Calibri"/>
            <w:i/>
            <w:iCs/>
            <w:szCs w:val="22"/>
          </w:rPr>
          <w:delText>ủ</w:delText>
        </w:r>
        <w:r w:rsidRPr="002D5ADD" w:rsidDel="005F5D10">
          <w:rPr>
            <w:rFonts w:cs="Arial"/>
            <w:i/>
            <w:iCs/>
            <w:szCs w:val="22"/>
          </w:rPr>
          <w:delText>a sinh vi</w:delText>
        </w:r>
        <w:r w:rsidRPr="002D5ADD" w:rsidDel="005F5D10">
          <w:rPr>
            <w:rFonts w:cs="Avenir Next LT Pro"/>
            <w:i/>
            <w:iCs/>
            <w:szCs w:val="22"/>
          </w:rPr>
          <w:delText>ê</w:delText>
        </w:r>
        <w:r w:rsidRPr="002D5ADD" w:rsidDel="005F5D10">
          <w:rPr>
            <w:rFonts w:cs="Arial"/>
            <w:i/>
            <w:iCs/>
            <w:szCs w:val="22"/>
          </w:rPr>
          <w:delText>n BUV trong m</w:delText>
        </w:r>
        <w:r w:rsidRPr="002D5ADD" w:rsidDel="005F5D10">
          <w:rPr>
            <w:rFonts w:cs="Calibri"/>
            <w:i/>
            <w:iCs/>
            <w:szCs w:val="22"/>
          </w:rPr>
          <w:delText>ắ</w:delText>
        </w:r>
        <w:r w:rsidRPr="002D5ADD" w:rsidDel="005F5D10">
          <w:rPr>
            <w:rFonts w:cs="Arial"/>
            <w:i/>
            <w:iCs/>
            <w:szCs w:val="22"/>
          </w:rPr>
          <w:delText>t Nh</w:delText>
        </w:r>
        <w:r w:rsidRPr="002D5ADD" w:rsidDel="005F5D10">
          <w:rPr>
            <w:rFonts w:cs="Avenir Next LT Pro"/>
            <w:i/>
            <w:iCs/>
            <w:szCs w:val="22"/>
          </w:rPr>
          <w:delText>à</w:delText>
        </w:r>
        <w:r w:rsidRPr="002D5ADD" w:rsidDel="005F5D10">
          <w:rPr>
            <w:rFonts w:cs="Arial"/>
            <w:i/>
            <w:iCs/>
            <w:szCs w:val="22"/>
          </w:rPr>
          <w:delText xml:space="preserve"> tuy</w:delText>
        </w:r>
        <w:r w:rsidRPr="002D5ADD" w:rsidDel="005F5D10">
          <w:rPr>
            <w:rFonts w:cs="Calibri"/>
            <w:i/>
            <w:iCs/>
            <w:szCs w:val="22"/>
          </w:rPr>
          <w:delText>ể</w:delText>
        </w:r>
        <w:r w:rsidRPr="002D5ADD" w:rsidDel="005F5D10">
          <w:rPr>
            <w:rFonts w:cs="Arial"/>
            <w:i/>
            <w:iCs/>
            <w:szCs w:val="22"/>
          </w:rPr>
          <w:delText>n d</w:delText>
        </w:r>
        <w:r w:rsidRPr="002D5ADD" w:rsidDel="005F5D10">
          <w:rPr>
            <w:rFonts w:cs="Calibri"/>
            <w:i/>
            <w:iCs/>
            <w:szCs w:val="22"/>
          </w:rPr>
          <w:delText>ụ</w:delText>
        </w:r>
        <w:r w:rsidRPr="002D5ADD" w:rsidDel="005F5D10">
          <w:rPr>
            <w:rFonts w:cs="Arial"/>
            <w:i/>
            <w:iCs/>
            <w:szCs w:val="22"/>
          </w:rPr>
          <w:delText>ng.</w:delText>
        </w:r>
      </w:del>
    </w:p>
    <w:p w14:paraId="2CC74ABB" w14:textId="6FC33FEF"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10" w:author="An Tran, ACA (BUV)" w:date="2024-09-12T11:03:00Z" w16du:dateUtc="2024-09-12T04:03:00Z"/>
          <w:rFonts w:cs="Arial"/>
          <w:i/>
          <w:iCs/>
          <w:szCs w:val="22"/>
        </w:rPr>
      </w:pPr>
      <w:del w:id="7811" w:author="An Tran, ACA (BUV)" w:date="2024-09-12T11:03:00Z" w16du:dateUtc="2024-09-12T04:03:00Z">
        <w:r w:rsidRPr="002D5ADD" w:rsidDel="005F5D10">
          <w:rPr>
            <w:rFonts w:cs="Arial"/>
            <w:bCs/>
            <w:i/>
            <w:iCs/>
            <w:szCs w:val="22"/>
          </w:rPr>
          <w:delText>Sau k</w:delText>
        </w:r>
        <w:r w:rsidRPr="002D5ADD" w:rsidDel="005F5D10">
          <w:rPr>
            <w:rFonts w:cs="Calibri"/>
            <w:bCs/>
            <w:i/>
            <w:iCs/>
            <w:szCs w:val="22"/>
          </w:rPr>
          <w:delText>ỳ</w:delText>
        </w:r>
        <w:r w:rsidRPr="002D5ADD" w:rsidDel="005F5D10">
          <w:rPr>
            <w:rFonts w:cs="Arial"/>
            <w:bCs/>
            <w:i/>
            <w:iCs/>
            <w:szCs w:val="22"/>
          </w:rPr>
          <w:delText xml:space="preserve"> ho</w:delText>
        </w:r>
        <w:r w:rsidRPr="002D5ADD" w:rsidDel="005F5D10">
          <w:rPr>
            <w:rFonts w:cs="Avenir Next LT Pro"/>
            <w:bCs/>
            <w:i/>
            <w:iCs/>
            <w:szCs w:val="22"/>
          </w:rPr>
          <w:delText>à</w:delText>
        </w:r>
        <w:r w:rsidRPr="002D5ADD" w:rsidDel="005F5D10">
          <w:rPr>
            <w:rFonts w:cs="Arial"/>
            <w:bCs/>
            <w:i/>
            <w:iCs/>
            <w:szCs w:val="22"/>
          </w:rPr>
          <w:delText>n th</w:delText>
        </w:r>
        <w:r w:rsidRPr="002D5ADD" w:rsidDel="005F5D10">
          <w:rPr>
            <w:rFonts w:cs="Avenir Next LT Pro"/>
            <w:bCs/>
            <w:i/>
            <w:iCs/>
            <w:szCs w:val="22"/>
          </w:rPr>
          <w:delText>à</w:delText>
        </w:r>
        <w:r w:rsidRPr="002D5ADD" w:rsidDel="005F5D10">
          <w:rPr>
            <w:rFonts w:cs="Arial"/>
            <w:bCs/>
            <w:i/>
            <w:iCs/>
            <w:szCs w:val="22"/>
          </w:rPr>
          <w:delText>nh k</w:delText>
        </w:r>
        <w:r w:rsidRPr="002D5ADD" w:rsidDel="005F5D10">
          <w:rPr>
            <w:rFonts w:cs="Calibri"/>
            <w:bCs/>
            <w:i/>
            <w:iCs/>
            <w:szCs w:val="22"/>
          </w:rPr>
          <w:delText>ỳ</w:delText>
        </w:r>
        <w:r w:rsidRPr="002D5ADD" w:rsidDel="005F5D10">
          <w:rPr>
            <w:rFonts w:cs="Arial"/>
            <w:bCs/>
            <w:i/>
            <w:iCs/>
            <w:szCs w:val="22"/>
          </w:rPr>
          <w:delText xml:space="preserve"> th</w:delText>
        </w:r>
        <w:r w:rsidRPr="002D5ADD" w:rsidDel="005F5D10">
          <w:rPr>
            <w:rFonts w:cs="Calibri"/>
            <w:bCs/>
            <w:i/>
            <w:iCs/>
            <w:szCs w:val="22"/>
          </w:rPr>
          <w:delText>ự</w:delText>
        </w:r>
        <w:r w:rsidRPr="002D5ADD" w:rsidDel="005F5D10">
          <w:rPr>
            <w:rFonts w:cs="Arial"/>
            <w:bCs/>
            <w:i/>
            <w:iCs/>
            <w:szCs w:val="22"/>
          </w:rPr>
          <w:delText>c t</w:delText>
        </w:r>
        <w:r w:rsidRPr="002D5ADD" w:rsidDel="005F5D10">
          <w:rPr>
            <w:rFonts w:cs="Calibri"/>
            <w:bCs/>
            <w:i/>
            <w:iCs/>
            <w:szCs w:val="22"/>
          </w:rPr>
          <w:delText>ậ</w:delText>
        </w:r>
        <w:r w:rsidRPr="002D5ADD" w:rsidDel="005F5D10">
          <w:rPr>
            <w:rFonts w:cs="Arial"/>
            <w:bCs/>
            <w:i/>
            <w:iCs/>
            <w:szCs w:val="22"/>
          </w:rPr>
          <w:delText>p</w:delText>
        </w:r>
        <w:r w:rsidRPr="002D5ADD" w:rsidDel="005F5D10">
          <w:rPr>
            <w:rFonts w:cs="Arial"/>
            <w:i/>
            <w:iCs/>
            <w:szCs w:val="22"/>
          </w:rPr>
          <w:delText>, sinh vi</w:delText>
        </w:r>
        <w:r w:rsidRPr="002D5ADD" w:rsidDel="005F5D10">
          <w:rPr>
            <w:rFonts w:cs="Avenir Next LT Pro"/>
            <w:i/>
            <w:iCs/>
            <w:szCs w:val="22"/>
          </w:rPr>
          <w:delText>ê</w:delText>
        </w:r>
        <w:r w:rsidRPr="002D5ADD" w:rsidDel="005F5D10">
          <w:rPr>
            <w:rFonts w:cs="Arial"/>
            <w:i/>
            <w:iCs/>
            <w:szCs w:val="22"/>
          </w:rPr>
          <w:delText>n s</w:delText>
        </w:r>
        <w:r w:rsidRPr="002D5ADD" w:rsidDel="005F5D10">
          <w:rPr>
            <w:rFonts w:cs="Calibri"/>
            <w:i/>
            <w:iCs/>
            <w:szCs w:val="22"/>
          </w:rPr>
          <w:delText>ẽ</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h</w:delText>
        </w:r>
        <w:r w:rsidRPr="002D5ADD" w:rsidDel="005F5D10">
          <w:rPr>
            <w:rFonts w:cs="Calibri"/>
            <w:i/>
            <w:iCs/>
            <w:szCs w:val="22"/>
          </w:rPr>
          <w:delText>ướ</w:delText>
        </w:r>
        <w:r w:rsidRPr="002D5ADD" w:rsidDel="005F5D10">
          <w:rPr>
            <w:rFonts w:cs="Arial"/>
            <w:i/>
            <w:iCs/>
            <w:szCs w:val="22"/>
          </w:rPr>
          <w:delText>ng d</w:delText>
        </w:r>
        <w:r w:rsidRPr="002D5ADD" w:rsidDel="005F5D10">
          <w:rPr>
            <w:rFonts w:cs="Calibri"/>
            <w:i/>
            <w:iCs/>
            <w:szCs w:val="22"/>
          </w:rPr>
          <w:delText>ẫ</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ch th</w:delText>
        </w:r>
        <w:r w:rsidRPr="002D5ADD" w:rsidDel="005F5D10">
          <w:rPr>
            <w:rFonts w:cs="Calibri"/>
            <w:i/>
            <w:iCs/>
            <w:szCs w:val="22"/>
          </w:rPr>
          <w:delText>ứ</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k</w:delText>
        </w:r>
        <w:r w:rsidRPr="002D5ADD" w:rsidDel="005F5D10">
          <w:rPr>
            <w:rFonts w:cs="Calibri"/>
            <w:i/>
            <w:iCs/>
            <w:szCs w:val="22"/>
          </w:rPr>
          <w:delText>ế</w:delText>
        </w:r>
        <w:r w:rsidRPr="002D5ADD" w:rsidDel="005F5D10">
          <w:rPr>
            <w:rFonts w:cs="Arial"/>
            <w:i/>
            <w:iCs/>
            <w:szCs w:val="22"/>
          </w:rPr>
          <w:delText>t th</w:delText>
        </w:r>
        <w:r w:rsidRPr="002D5ADD" w:rsidDel="005F5D10">
          <w:rPr>
            <w:rFonts w:cs="Avenir Next LT Pro"/>
            <w:i/>
            <w:iCs/>
            <w:szCs w:val="22"/>
          </w:rPr>
          <w:delText>ú</w:delText>
        </w:r>
        <w:r w:rsidRPr="002D5ADD" w:rsidDel="005F5D10">
          <w:rPr>
            <w:rFonts w:cs="Arial"/>
            <w:i/>
            <w:iCs/>
            <w:szCs w:val="22"/>
          </w:rPr>
          <w:delText>c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v</w:delText>
        </w:r>
        <w:r w:rsidRPr="002D5ADD" w:rsidDel="005F5D10">
          <w:rPr>
            <w:rFonts w:cs="Calibri"/>
            <w:i/>
            <w:iCs/>
            <w:szCs w:val="22"/>
          </w:rPr>
          <w:delText>ớ</w:delText>
        </w:r>
        <w:r w:rsidRPr="002D5ADD" w:rsidDel="005F5D10">
          <w:rPr>
            <w:rFonts w:cs="Arial"/>
            <w:i/>
            <w:iCs/>
            <w:szCs w:val="22"/>
          </w:rPr>
          <w:delText>i t</w:delText>
        </w:r>
        <w:r w:rsidRPr="002D5ADD" w:rsidDel="005F5D10">
          <w:rPr>
            <w:rFonts w:cs="Avenir Next LT Pro"/>
            <w:i/>
            <w:iCs/>
            <w:szCs w:val="22"/>
          </w:rPr>
          <w:delText>á</w:delText>
        </w:r>
        <w:r w:rsidRPr="002D5ADD" w:rsidDel="005F5D10">
          <w:rPr>
            <w:rFonts w:cs="Arial"/>
            <w:i/>
            <w:iCs/>
            <w:szCs w:val="22"/>
          </w:rPr>
          <w:delText>c phong chuy</w:delText>
        </w:r>
        <w:r w:rsidRPr="002D5ADD" w:rsidDel="005F5D10">
          <w:rPr>
            <w:rFonts w:cs="Avenir Next LT Pro"/>
            <w:i/>
            <w:iCs/>
            <w:szCs w:val="22"/>
          </w:rPr>
          <w:delText>ê</w:delText>
        </w:r>
        <w:r w:rsidRPr="002D5ADD" w:rsidDel="005F5D10">
          <w:rPr>
            <w:rFonts w:cs="Arial"/>
            <w:i/>
            <w:iCs/>
            <w:szCs w:val="22"/>
          </w:rPr>
          <w:delText>n nghi</w:delText>
        </w:r>
        <w:r w:rsidRPr="002D5ADD" w:rsidDel="005F5D10">
          <w:rPr>
            <w:rFonts w:cs="Calibri"/>
            <w:i/>
            <w:iCs/>
            <w:szCs w:val="22"/>
          </w:rPr>
          <w:delText>ệ</w:delText>
        </w:r>
        <w:r w:rsidRPr="002D5ADD" w:rsidDel="005F5D10">
          <w:rPr>
            <w:rFonts w:cs="Arial"/>
            <w:i/>
            <w:iCs/>
            <w:szCs w:val="22"/>
          </w:rPr>
          <w:delText xml:space="preserve">p và cách thức để được ghi nhận điểm PSG phù hợp. </w:delText>
        </w:r>
        <w:r w:rsidDel="005F5D10">
          <w:rPr>
            <w:rFonts w:cs="Arial"/>
            <w:i/>
            <w:iCs/>
            <w:szCs w:val="22"/>
          </w:rPr>
          <w:delText xml:space="preserve">Phòng </w:delText>
        </w:r>
        <w:r w:rsidRPr="002D5ADD" w:rsidDel="005F5D10">
          <w:rPr>
            <w:rFonts w:cs="Arial"/>
            <w:i/>
            <w:iCs/>
            <w:szCs w:val="22"/>
          </w:rPr>
          <w:delText>Hướng nghiệp c</w:delText>
        </w:r>
        <w:r w:rsidRPr="002D5ADD" w:rsidDel="005F5D10">
          <w:rPr>
            <w:rFonts w:cs="Avenir Next LT Pro"/>
            <w:i/>
            <w:iCs/>
            <w:szCs w:val="22"/>
          </w:rPr>
          <w:delText>ũ</w:delText>
        </w:r>
        <w:r w:rsidRPr="002D5ADD" w:rsidDel="005F5D10">
          <w:rPr>
            <w:rFonts w:cs="Arial"/>
            <w:i/>
            <w:iCs/>
            <w:szCs w:val="22"/>
          </w:rPr>
          <w:delText>ng s</w:delText>
        </w:r>
        <w:r w:rsidRPr="002D5ADD" w:rsidDel="005F5D10">
          <w:rPr>
            <w:rFonts w:cs="Calibri"/>
            <w:i/>
            <w:iCs/>
            <w:szCs w:val="22"/>
          </w:rPr>
          <w:delText>ẽ</w:delText>
        </w:r>
        <w:r w:rsidRPr="002D5ADD" w:rsidDel="005F5D10">
          <w:rPr>
            <w:rFonts w:cs="Arial"/>
            <w:i/>
            <w:iCs/>
            <w:szCs w:val="22"/>
          </w:rPr>
          <w:delText xml:space="preserve"> ti</w:delText>
        </w:r>
        <w:r w:rsidRPr="002D5ADD" w:rsidDel="005F5D10">
          <w:rPr>
            <w:rFonts w:cs="Calibri"/>
            <w:i/>
            <w:iCs/>
            <w:szCs w:val="22"/>
          </w:rPr>
          <w:delText>ế</w:delText>
        </w:r>
        <w:r w:rsidRPr="002D5ADD" w:rsidDel="005F5D10">
          <w:rPr>
            <w:rFonts w:cs="Arial"/>
            <w:i/>
            <w:iCs/>
            <w:szCs w:val="22"/>
          </w:rPr>
          <w:delText>p nh</w:delText>
        </w:r>
        <w:r w:rsidRPr="002D5ADD" w:rsidDel="005F5D10">
          <w:rPr>
            <w:rFonts w:cs="Calibri"/>
            <w:i/>
            <w:iCs/>
            <w:szCs w:val="22"/>
          </w:rPr>
          <w:delText>ậ</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xem Bản Đánh giá Chất lượng Làm việc</w:delText>
        </w:r>
        <w:r w:rsidDel="005F5D10">
          <w:rPr>
            <w:rFonts w:cs="Arial"/>
            <w:i/>
            <w:iCs/>
            <w:szCs w:val="22"/>
          </w:rPr>
          <w:delText>/ Bản đánh giá Hồ sơ Năng lực Chuyên môn</w:delText>
        </w:r>
        <w:r w:rsidRPr="002D5ADD" w:rsidDel="005F5D10">
          <w:rPr>
            <w:rFonts w:cs="Arial"/>
            <w:i/>
            <w:iCs/>
            <w:szCs w:val="22"/>
          </w:rPr>
          <w:delText xml:space="preserve"> </w:delText>
        </w:r>
        <w:r w:rsidDel="005F5D10">
          <w:rPr>
            <w:rFonts w:cs="Arial"/>
            <w:i/>
            <w:iCs/>
            <w:szCs w:val="22"/>
          </w:rPr>
          <w:delText xml:space="preserve">và các tài liệu chứng minh liên quan khác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ghi nh</w:delText>
        </w:r>
        <w:r w:rsidRPr="002D5ADD" w:rsidDel="005F5D10">
          <w:rPr>
            <w:rFonts w:cs="Calibri"/>
            <w:i/>
            <w:iCs/>
            <w:szCs w:val="22"/>
          </w:rPr>
          <w:delText>ậ</w:delText>
        </w:r>
        <w:r w:rsidRPr="002D5ADD" w:rsidDel="005F5D10">
          <w:rPr>
            <w:rFonts w:cs="Arial"/>
            <w:i/>
            <w:iCs/>
            <w:szCs w:val="22"/>
          </w:rPr>
          <w:delText xml:space="preserve">n </w:delText>
        </w:r>
        <w:r w:rsidDel="005F5D10">
          <w:rPr>
            <w:rFonts w:cs="Arial"/>
            <w:i/>
            <w:iCs/>
            <w:szCs w:val="22"/>
          </w:rPr>
          <w:delText xml:space="preserve">điểm PSG, cũng như </w:delText>
        </w:r>
        <w:r w:rsidRPr="002D5ADD" w:rsidDel="005F5D10">
          <w:rPr>
            <w:rFonts w:cs="Arial"/>
            <w:i/>
            <w:iCs/>
            <w:szCs w:val="22"/>
          </w:rPr>
          <w:delText>nh</w:delText>
        </w:r>
        <w:r w:rsidRPr="002D5ADD" w:rsidDel="005F5D10">
          <w:rPr>
            <w:rFonts w:cs="Calibri"/>
            <w:i/>
            <w:iCs/>
            <w:szCs w:val="22"/>
          </w:rPr>
          <w:delText>ữ</w:delText>
        </w:r>
        <w:r w:rsidRPr="002D5ADD" w:rsidDel="005F5D10">
          <w:rPr>
            <w:rFonts w:cs="Arial"/>
            <w:i/>
            <w:iCs/>
            <w:szCs w:val="22"/>
          </w:rPr>
          <w:delText>ng th</w:delText>
        </w:r>
        <w:r w:rsidRPr="002D5ADD" w:rsidDel="005F5D10">
          <w:rPr>
            <w:rFonts w:cs="Calibri"/>
            <w:i/>
            <w:iCs/>
            <w:szCs w:val="22"/>
          </w:rPr>
          <w:delText>ế</w:delText>
        </w:r>
        <w:r w:rsidRPr="002D5ADD" w:rsidDel="005F5D10">
          <w:rPr>
            <w:rFonts w:cs="Arial"/>
            <w:i/>
            <w:iCs/>
            <w:szCs w:val="22"/>
          </w:rPr>
          <w:delText xml:space="preserve"> m</w:delText>
        </w:r>
        <w:r w:rsidRPr="002D5ADD" w:rsidDel="005F5D10">
          <w:rPr>
            <w:rFonts w:cs="Calibri"/>
            <w:i/>
            <w:iCs/>
            <w:szCs w:val="22"/>
          </w:rPr>
          <w:delText>ạ</w:delText>
        </w:r>
        <w:r w:rsidRPr="002D5ADD" w:rsidDel="005F5D10">
          <w:rPr>
            <w:rFonts w:cs="Arial"/>
            <w:i/>
            <w:iCs/>
            <w:szCs w:val="22"/>
          </w:rPr>
          <w:delText>nh v</w:delText>
        </w:r>
        <w:r w:rsidRPr="002D5ADD" w:rsidDel="005F5D10">
          <w:rPr>
            <w:rFonts w:cs="Avenir Next LT Pro"/>
            <w:i/>
            <w:iCs/>
            <w:szCs w:val="22"/>
          </w:rPr>
          <w:delText>à</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ể</w:delText>
        </w:r>
        <w:r w:rsidRPr="002D5ADD" w:rsidDel="005F5D10">
          <w:rPr>
            <w:rFonts w:cs="Arial"/>
            <w:i/>
            <w:iCs/>
            <w:szCs w:val="22"/>
          </w:rPr>
          <w:delText>m c</w:delText>
        </w:r>
        <w:r w:rsidRPr="002D5ADD" w:rsidDel="005F5D10">
          <w:rPr>
            <w:rFonts w:cs="Calibri"/>
            <w:i/>
            <w:iCs/>
            <w:szCs w:val="22"/>
          </w:rPr>
          <w:delText>ầ</w:delText>
        </w:r>
        <w:r w:rsidRPr="002D5ADD" w:rsidDel="005F5D10">
          <w:rPr>
            <w:rFonts w:cs="Arial"/>
            <w:i/>
            <w:iCs/>
            <w:szCs w:val="22"/>
          </w:rPr>
          <w:delText>n c</w:delText>
        </w:r>
        <w:r w:rsidRPr="002D5ADD" w:rsidDel="005F5D10">
          <w:rPr>
            <w:rFonts w:cs="Calibri"/>
            <w:i/>
            <w:iCs/>
            <w:szCs w:val="22"/>
          </w:rPr>
          <w:delText>ả</w:delText>
        </w:r>
        <w:r w:rsidRPr="002D5ADD" w:rsidDel="005F5D10">
          <w:rPr>
            <w:rFonts w:cs="Arial"/>
            <w:i/>
            <w:iCs/>
            <w:szCs w:val="22"/>
          </w:rPr>
          <w:delText>i thi</w:delText>
        </w:r>
        <w:r w:rsidRPr="002D5ADD" w:rsidDel="005F5D10">
          <w:rPr>
            <w:rFonts w:cs="Calibri"/>
            <w:i/>
            <w:iCs/>
            <w:szCs w:val="22"/>
          </w:rPr>
          <w:delText>ệ</w:delText>
        </w:r>
        <w:r w:rsidRPr="002D5ADD" w:rsidDel="005F5D10">
          <w:rPr>
            <w:rFonts w:cs="Arial"/>
            <w:i/>
            <w:iCs/>
            <w:szCs w:val="22"/>
          </w:rPr>
          <w:delText>n c</w:delText>
        </w:r>
        <w:r w:rsidRPr="002D5ADD" w:rsidDel="005F5D10">
          <w:rPr>
            <w:rFonts w:cs="Calibri"/>
            <w:i/>
            <w:iCs/>
            <w:szCs w:val="22"/>
          </w:rPr>
          <w:delText>ủ</w:delText>
        </w:r>
        <w:r w:rsidRPr="002D5ADD" w:rsidDel="005F5D10">
          <w:rPr>
            <w:rFonts w:cs="Arial"/>
            <w:i/>
            <w:iCs/>
            <w:szCs w:val="22"/>
          </w:rPr>
          <w:delText>a t</w:delText>
        </w:r>
        <w:r w:rsidRPr="002D5ADD" w:rsidDel="005F5D10">
          <w:rPr>
            <w:rFonts w:cs="Calibri"/>
            <w:i/>
            <w:iCs/>
            <w:szCs w:val="22"/>
          </w:rPr>
          <w:delText>ừ</w:delText>
        </w:r>
        <w:r w:rsidRPr="002D5ADD" w:rsidDel="005F5D10">
          <w:rPr>
            <w:rFonts w:cs="Arial"/>
            <w:i/>
            <w:iCs/>
            <w:szCs w:val="22"/>
          </w:rPr>
          <w:delText>ng b</w:delText>
        </w:r>
        <w:r w:rsidRPr="002D5ADD" w:rsidDel="005F5D10">
          <w:rPr>
            <w:rFonts w:cs="Calibri"/>
            <w:i/>
            <w:iCs/>
            <w:szCs w:val="22"/>
          </w:rPr>
          <w:delText>ạ</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ph</w:delText>
        </w:r>
        <w:r w:rsidRPr="002D5ADD" w:rsidDel="005F5D10">
          <w:rPr>
            <w:rFonts w:cs="Avenir Next LT Pro"/>
            <w:i/>
            <w:iCs/>
            <w:szCs w:val="22"/>
          </w:rPr>
          <w:delText>ù</w:delText>
        </w:r>
        <w:r w:rsidRPr="002D5ADD" w:rsidDel="005F5D10">
          <w:rPr>
            <w:rFonts w:cs="Arial"/>
            <w:i/>
            <w:iCs/>
            <w:szCs w:val="22"/>
          </w:rPr>
          <w:delText xml:space="preserve"> h</w:delText>
        </w:r>
        <w:r w:rsidRPr="002D5ADD" w:rsidDel="005F5D10">
          <w:rPr>
            <w:rFonts w:cs="Calibri"/>
            <w:i/>
            <w:iCs/>
            <w:szCs w:val="22"/>
          </w:rPr>
          <w:delText>ợ</w:delText>
        </w:r>
        <w:r w:rsidRPr="002D5ADD" w:rsidDel="005F5D10">
          <w:rPr>
            <w:rFonts w:cs="Arial"/>
            <w:i/>
            <w:iCs/>
            <w:szCs w:val="22"/>
          </w:rPr>
          <w:delText>p trong t</w:delText>
        </w:r>
        <w:r w:rsidRPr="002D5ADD" w:rsidDel="005F5D10">
          <w:rPr>
            <w:rFonts w:cs="Calibri"/>
            <w:i/>
            <w:iCs/>
            <w:szCs w:val="22"/>
          </w:rPr>
          <w:delText>ươ</w:delText>
        </w:r>
        <w:r w:rsidRPr="002D5ADD" w:rsidDel="005F5D10">
          <w:rPr>
            <w:rFonts w:cs="Arial"/>
            <w:i/>
            <w:iCs/>
            <w:szCs w:val="22"/>
          </w:rPr>
          <w:delText xml:space="preserve">ng lai. </w:delText>
        </w:r>
      </w:del>
    </w:p>
    <w:p w14:paraId="748AA2AD" w14:textId="6BD6BD21" w:rsidR="00C1363F" w:rsidDel="005F5D10" w:rsidRDefault="00C1363F" w:rsidP="005F5D10">
      <w:pPr>
        <w:pStyle w:val="Question"/>
        <w:numPr>
          <w:ilvl w:val="0"/>
          <w:numId w:val="7"/>
        </w:numPr>
        <w:tabs>
          <w:tab w:val="left" w:pos="630"/>
          <w:tab w:val="left" w:pos="990"/>
        </w:tabs>
        <w:spacing w:before="100" w:line="400" w:lineRule="exact"/>
        <w:ind w:left="0" w:firstLine="720"/>
        <w:rPr>
          <w:del w:id="7812" w:author="An Tran, ACA (BUV)" w:date="2024-09-12T11:03:00Z" w16du:dateUtc="2024-09-12T04:03:00Z"/>
          <w:rFonts w:cs="Arial"/>
          <w:i/>
          <w:iCs/>
          <w:szCs w:val="22"/>
        </w:rPr>
      </w:pPr>
      <w:del w:id="7813" w:author="An Tran, ACA (BUV)" w:date="2024-09-12T11:03:00Z" w16du:dateUtc="2024-09-12T04:03:00Z">
        <w:r w:rsidRPr="002D5ADD" w:rsidDel="005F5D10">
          <w:rPr>
            <w:rFonts w:cs="Arial"/>
            <w:i/>
            <w:iCs/>
            <w:szCs w:val="22"/>
          </w:rPr>
          <w:delText>M</w:delText>
        </w:r>
        <w:r w:rsidRPr="002D5ADD" w:rsidDel="005F5D10">
          <w:rPr>
            <w:rFonts w:cs="Calibri"/>
            <w:i/>
            <w:iCs/>
            <w:szCs w:val="22"/>
          </w:rPr>
          <w:delText>ặ</w:delText>
        </w:r>
        <w:r w:rsidRPr="002D5ADD" w:rsidDel="005F5D10">
          <w:rPr>
            <w:rFonts w:cs="Arial"/>
            <w:i/>
            <w:iCs/>
            <w:szCs w:val="22"/>
          </w:rPr>
          <w:delText>c d</w:delText>
        </w:r>
        <w:r w:rsidRPr="002D5ADD" w:rsidDel="005F5D10">
          <w:rPr>
            <w:rFonts w:cs="Avenir Next LT Pro"/>
            <w:i/>
            <w:iCs/>
            <w:szCs w:val="22"/>
          </w:rPr>
          <w:delText>ù</w:delText>
        </w:r>
        <w:r w:rsidRPr="002D5ADD" w:rsidDel="005F5D10">
          <w:rPr>
            <w:rFonts w:cs="Arial"/>
            <w:i/>
            <w:iCs/>
            <w:szCs w:val="22"/>
          </w:rPr>
          <w:delText xml:space="preserve"> BUV cung c</w:delText>
        </w:r>
        <w:r w:rsidRPr="002D5ADD" w:rsidDel="005F5D10">
          <w:rPr>
            <w:rFonts w:cs="Calibri"/>
            <w:i/>
            <w:iCs/>
            <w:szCs w:val="22"/>
          </w:rPr>
          <w:delText>ấ</w:delText>
        </w:r>
        <w:r w:rsidRPr="002D5ADD" w:rsidDel="005F5D10">
          <w:rPr>
            <w:rFonts w:cs="Arial"/>
            <w:i/>
            <w:iCs/>
            <w:szCs w:val="22"/>
          </w:rPr>
          <w:delText>p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w:delText>
        </w:r>
        <w:r w:rsidDel="005F5D10">
          <w:rPr>
            <w:rFonts w:cs="Arial"/>
            <w:i/>
            <w:iCs/>
            <w:szCs w:val="22"/>
          </w:rPr>
          <w:delText xml:space="preserve">toàn diện </w:delText>
        </w:r>
        <w:r w:rsidRPr="002D5ADD" w:rsidDel="005F5D10">
          <w:rPr>
            <w:rFonts w:cs="Arial"/>
            <w:i/>
            <w:iCs/>
            <w:szCs w:val="22"/>
          </w:rPr>
          <w:delText>li</w:delText>
        </w:r>
        <w:r w:rsidRPr="002D5ADD" w:rsidDel="005F5D10">
          <w:rPr>
            <w:rFonts w:cs="Avenir Next LT Pro"/>
            <w:i/>
            <w:iCs/>
            <w:szCs w:val="22"/>
          </w:rPr>
          <w:delText>ê</w:delText>
        </w:r>
        <w:r w:rsidRPr="002D5ADD" w:rsidDel="005F5D10">
          <w:rPr>
            <w:rFonts w:cs="Arial"/>
            <w:i/>
            <w:iCs/>
            <w:szCs w:val="22"/>
          </w:rPr>
          <w:delText xml:space="preserve">n quan </w:delText>
        </w:r>
        <w:r w:rsidRPr="002D5ADD" w:rsidDel="005F5D10">
          <w:rPr>
            <w:rFonts w:cs="Avenir Next LT Pro"/>
            <w:i/>
            <w:iCs/>
            <w:szCs w:val="22"/>
          </w:rPr>
          <w:delText>đ</w:delText>
        </w:r>
        <w:r w:rsidRPr="002D5ADD" w:rsidDel="005F5D10">
          <w:rPr>
            <w:rFonts w:cs="Calibri"/>
            <w:i/>
            <w:iCs/>
            <w:szCs w:val="22"/>
          </w:rPr>
          <w:delText>ế</w:delText>
        </w:r>
        <w:r w:rsidRPr="002D5ADD" w:rsidDel="005F5D10">
          <w:rPr>
            <w:rFonts w:cs="Arial"/>
            <w:i/>
            <w:iCs/>
            <w:szCs w:val="22"/>
          </w:rPr>
          <w:delText>n c</w:delText>
        </w:r>
        <w:r w:rsidRPr="002D5ADD" w:rsidDel="005F5D10">
          <w:rPr>
            <w:rFonts w:cs="Avenir Next LT Pro"/>
            <w:i/>
            <w:iCs/>
            <w:szCs w:val="22"/>
          </w:rPr>
          <w:delText>ô</w:delText>
        </w:r>
        <w:r w:rsidRPr="002D5ADD" w:rsidDel="005F5D10">
          <w:rPr>
            <w:rFonts w:cs="Arial"/>
            <w:i/>
            <w:iCs/>
            <w:szCs w:val="22"/>
          </w:rPr>
          <w:delText>ng t</w:delText>
        </w:r>
        <w:r w:rsidRPr="002D5ADD" w:rsidDel="005F5D10">
          <w:rPr>
            <w:rFonts w:cs="Avenir Next LT Pro"/>
            <w:i/>
            <w:iCs/>
            <w:szCs w:val="22"/>
          </w:rPr>
          <w:delText>á</w:delText>
        </w:r>
        <w:r w:rsidRPr="002D5ADD" w:rsidDel="005F5D10">
          <w:rPr>
            <w:rFonts w:cs="Arial"/>
            <w:i/>
            <w:iCs/>
            <w:szCs w:val="22"/>
          </w:rPr>
          <w:delText>c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lu</w:delText>
        </w:r>
        <w:r w:rsidRPr="002D5ADD" w:rsidDel="005F5D10">
          <w:rPr>
            <w:rFonts w:cs="Avenir Next LT Pro"/>
            <w:i/>
            <w:iCs/>
            <w:szCs w:val="22"/>
          </w:rPr>
          <w:delText>ô</w:delText>
        </w:r>
        <w:r w:rsidRPr="002D5ADD" w:rsidDel="005F5D10">
          <w:rPr>
            <w:rFonts w:cs="Arial"/>
            <w:i/>
            <w:iCs/>
            <w:szCs w:val="22"/>
          </w:rPr>
          <w:delText>n h</w:delText>
        </w:r>
        <w:r w:rsidRPr="002D5ADD" w:rsidDel="005F5D10">
          <w:rPr>
            <w:rFonts w:cs="Calibri"/>
            <w:i/>
            <w:iCs/>
            <w:szCs w:val="22"/>
          </w:rPr>
          <w:delText>ướ</w:delText>
        </w:r>
        <w:r w:rsidRPr="002D5ADD" w:rsidDel="005F5D10">
          <w:rPr>
            <w:rFonts w:cs="Arial"/>
            <w:i/>
            <w:iCs/>
            <w:szCs w:val="22"/>
          </w:rPr>
          <w:delText>ng t</w:delText>
        </w:r>
        <w:r w:rsidRPr="002D5ADD" w:rsidDel="005F5D10">
          <w:rPr>
            <w:rFonts w:cs="Calibri"/>
            <w:i/>
            <w:iCs/>
            <w:szCs w:val="22"/>
          </w:rPr>
          <w:delText>ớ</w:delText>
        </w:r>
        <w:r w:rsidRPr="002D5ADD" w:rsidDel="005F5D10">
          <w:rPr>
            <w:rFonts w:cs="Arial"/>
            <w:i/>
            <w:iCs/>
            <w:szCs w:val="22"/>
          </w:rPr>
          <w:delText>i vi</w:delText>
        </w:r>
        <w:r w:rsidRPr="002D5ADD" w:rsidDel="005F5D10">
          <w:rPr>
            <w:rFonts w:cs="Calibri"/>
            <w:i/>
            <w:iCs/>
            <w:szCs w:val="22"/>
          </w:rPr>
          <w:delText>ệ</w:delText>
        </w:r>
        <w:r w:rsidRPr="002D5ADD" w:rsidDel="005F5D10">
          <w:rPr>
            <w:rFonts w:cs="Arial"/>
            <w:i/>
            <w:iCs/>
            <w:szCs w:val="22"/>
          </w:rPr>
          <w:delText>c trao quy</w:delText>
        </w:r>
        <w:r w:rsidRPr="002D5ADD" w:rsidDel="005F5D10">
          <w:rPr>
            <w:rFonts w:cs="Calibri"/>
            <w:i/>
            <w:iCs/>
            <w:szCs w:val="22"/>
          </w:rPr>
          <w:delText>ề</w:delText>
        </w:r>
        <w:r w:rsidRPr="002D5ADD" w:rsidDel="005F5D10">
          <w:rPr>
            <w:rFonts w:cs="Arial"/>
            <w:i/>
            <w:iCs/>
            <w:szCs w:val="22"/>
          </w:rPr>
          <w:delText>n cho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n ch</w:delText>
        </w:r>
        <w:r w:rsidRPr="002D5ADD" w:rsidDel="005F5D10">
          <w:rPr>
            <w:rFonts w:cs="Calibri"/>
            <w:i/>
            <w:iCs/>
            <w:szCs w:val="22"/>
          </w:rPr>
          <w:delText>ị</w:delText>
        </w:r>
        <w:r w:rsidRPr="002D5ADD" w:rsidDel="005F5D10">
          <w:rPr>
            <w:rFonts w:cs="Arial"/>
            <w:i/>
            <w:iCs/>
            <w:szCs w:val="22"/>
          </w:rPr>
          <w:delText>u tr</w:delText>
        </w:r>
        <w:r w:rsidRPr="002D5ADD" w:rsidDel="005F5D10">
          <w:rPr>
            <w:rFonts w:cs="Avenir Next LT Pro"/>
            <w:i/>
            <w:iCs/>
            <w:szCs w:val="22"/>
          </w:rPr>
          <w:delText>á</w:delText>
        </w:r>
        <w:r w:rsidRPr="002D5ADD" w:rsidDel="005F5D10">
          <w:rPr>
            <w:rFonts w:cs="Arial"/>
            <w:i/>
            <w:iCs/>
            <w:szCs w:val="22"/>
          </w:rPr>
          <w:delText>ch nhi</w:delText>
        </w:r>
        <w:r w:rsidRPr="002D5ADD" w:rsidDel="005F5D10">
          <w:rPr>
            <w:rFonts w:cs="Calibri"/>
            <w:i/>
            <w:iCs/>
            <w:szCs w:val="22"/>
          </w:rPr>
          <w:delText>ệ</w:delText>
        </w:r>
        <w:r w:rsidRPr="002D5ADD" w:rsidDel="005F5D10">
          <w:rPr>
            <w:rFonts w:cs="Arial"/>
            <w:i/>
            <w:iCs/>
            <w:szCs w:val="22"/>
          </w:rPr>
          <w:delText>m v</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quy</w:delText>
        </w:r>
        <w:r w:rsidRPr="002D5ADD" w:rsidDel="005F5D10">
          <w:rPr>
            <w:rFonts w:cs="Calibri"/>
            <w:i/>
            <w:iCs/>
            <w:szCs w:val="22"/>
          </w:rPr>
          <w:delText>ế</w:delText>
        </w:r>
        <w:r w:rsidRPr="002D5ADD" w:rsidDel="005F5D10">
          <w:rPr>
            <w:rFonts w:cs="Arial"/>
            <w:i/>
            <w:iCs/>
            <w:szCs w:val="22"/>
          </w:rPr>
          <w:delText xml:space="preserve">t </w:delText>
        </w:r>
        <w:r w:rsidRPr="002D5ADD" w:rsidDel="005F5D10">
          <w:rPr>
            <w:rFonts w:cs="Avenir Next LT Pro"/>
            <w:i/>
            <w:iCs/>
            <w:szCs w:val="22"/>
          </w:rPr>
          <w:delText>đ</w:delText>
        </w:r>
        <w:r w:rsidRPr="002D5ADD" w:rsidDel="005F5D10">
          <w:rPr>
            <w:rFonts w:cs="Calibri"/>
            <w:i/>
            <w:iCs/>
            <w:szCs w:val="22"/>
          </w:rPr>
          <w:delText>ị</w:delText>
        </w:r>
        <w:r w:rsidRPr="002D5ADD" w:rsidDel="005F5D10">
          <w:rPr>
            <w:rFonts w:cs="Arial"/>
            <w:i/>
            <w:iCs/>
            <w:szCs w:val="22"/>
          </w:rPr>
          <w:delText>nh v</w:delText>
        </w:r>
        <w:r w:rsidRPr="002D5ADD" w:rsidDel="005F5D10">
          <w:rPr>
            <w:rFonts w:cs="Avenir Next LT Pro"/>
            <w:i/>
            <w:iCs/>
            <w:szCs w:val="22"/>
          </w:rPr>
          <w:delText>à</w:delText>
        </w:r>
        <w:r w:rsidRPr="002D5ADD" w:rsidDel="005F5D10">
          <w:rPr>
            <w:rFonts w:cs="Arial"/>
            <w:i/>
            <w:iCs/>
            <w:szCs w:val="22"/>
          </w:rPr>
          <w:delText xml:space="preserve"> h</w:delText>
        </w:r>
        <w:r w:rsidRPr="002D5ADD" w:rsidDel="005F5D10">
          <w:rPr>
            <w:rFonts w:cs="Avenir Next LT Pro"/>
            <w:i/>
            <w:iCs/>
            <w:szCs w:val="22"/>
          </w:rPr>
          <w:delText>à</w:delText>
        </w:r>
        <w:r w:rsidRPr="002D5ADD" w:rsidDel="005F5D10">
          <w:rPr>
            <w:rFonts w:cs="Arial"/>
            <w:i/>
            <w:iCs/>
            <w:szCs w:val="22"/>
          </w:rPr>
          <w:delText xml:space="preserve">nh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ng c</w:delText>
        </w:r>
        <w:r w:rsidRPr="002D5ADD" w:rsidDel="005F5D10">
          <w:rPr>
            <w:rFonts w:cs="Calibri"/>
            <w:i/>
            <w:iCs/>
            <w:szCs w:val="22"/>
          </w:rPr>
          <w:delText>ủ</w:delText>
        </w:r>
        <w:r w:rsidRPr="002D5ADD" w:rsidDel="005F5D10">
          <w:rPr>
            <w:rFonts w:cs="Arial"/>
            <w:i/>
            <w:iCs/>
            <w:szCs w:val="22"/>
          </w:rPr>
          <w:delText>a ch</w:delText>
        </w:r>
        <w:r w:rsidRPr="002D5ADD" w:rsidDel="005F5D10">
          <w:rPr>
            <w:rFonts w:cs="Avenir Next LT Pro"/>
            <w:i/>
            <w:iCs/>
            <w:szCs w:val="22"/>
          </w:rPr>
          <w:delText>í</w:delText>
        </w:r>
        <w:r w:rsidRPr="002D5ADD" w:rsidDel="005F5D10">
          <w:rPr>
            <w:rFonts w:cs="Arial"/>
            <w:i/>
            <w:iCs/>
            <w:szCs w:val="22"/>
          </w:rPr>
          <w:delText>nh m</w:delText>
        </w:r>
        <w:r w:rsidRPr="002D5ADD" w:rsidDel="005F5D10">
          <w:rPr>
            <w:rFonts w:cs="Avenir Next LT Pro"/>
            <w:i/>
            <w:iCs/>
            <w:szCs w:val="22"/>
          </w:rPr>
          <w:delText>ì</w:delText>
        </w:r>
        <w:r w:rsidRPr="002D5ADD" w:rsidDel="005F5D10">
          <w:rPr>
            <w:rFonts w:cs="Arial"/>
            <w:i/>
            <w:iCs/>
            <w:szCs w:val="22"/>
          </w:rPr>
          <w:delText>nh.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h</w:delText>
        </w:r>
        <w:r w:rsidRPr="002D5ADD" w:rsidDel="005F5D10">
          <w:rPr>
            <w:rFonts w:cs="Calibri"/>
            <w:i/>
            <w:iCs/>
            <w:szCs w:val="22"/>
          </w:rPr>
          <w:delText>ướ</w:delText>
        </w:r>
        <w:r w:rsidRPr="002D5ADD" w:rsidDel="005F5D10">
          <w:rPr>
            <w:rFonts w:cs="Arial"/>
            <w:i/>
            <w:iCs/>
            <w:szCs w:val="22"/>
          </w:rPr>
          <w:delText>ng nghi</w:delText>
        </w:r>
        <w:r w:rsidRPr="002D5ADD" w:rsidDel="005F5D10">
          <w:rPr>
            <w:rFonts w:cs="Calibri"/>
            <w:i/>
            <w:iCs/>
            <w:szCs w:val="22"/>
          </w:rPr>
          <w:delText>ệ</w:delText>
        </w:r>
        <w:r w:rsidRPr="002D5ADD" w:rsidDel="005F5D10">
          <w:rPr>
            <w:rFonts w:cs="Arial"/>
            <w:i/>
            <w:iCs/>
            <w:szCs w:val="22"/>
          </w:rPr>
          <w:delText>p cho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v</w:delText>
        </w:r>
        <w:r w:rsidRPr="002D5ADD" w:rsidDel="005F5D10">
          <w:rPr>
            <w:rFonts w:cs="Calibri"/>
            <w:i/>
            <w:iCs/>
            <w:szCs w:val="22"/>
          </w:rPr>
          <w:delText>ớ</w:delText>
        </w:r>
        <w:r w:rsidRPr="002D5ADD" w:rsidDel="005F5D10">
          <w:rPr>
            <w:rFonts w:cs="Arial"/>
            <w:i/>
            <w:iCs/>
            <w:szCs w:val="22"/>
          </w:rPr>
          <w:delText>i s</w:delText>
        </w:r>
        <w:r w:rsidRPr="002D5ADD" w:rsidDel="005F5D10">
          <w:rPr>
            <w:rFonts w:cs="Calibri"/>
            <w:i/>
            <w:iCs/>
            <w:szCs w:val="22"/>
          </w:rPr>
          <w:delText>ự</w:delText>
        </w:r>
        <w:r w:rsidRPr="002D5ADD" w:rsidDel="005F5D10">
          <w:rPr>
            <w:rFonts w:cs="Arial"/>
            <w:i/>
            <w:iCs/>
            <w:szCs w:val="22"/>
          </w:rPr>
          <w:delText xml:space="preserve"> chuy</w:delText>
        </w:r>
        <w:r w:rsidRPr="002D5ADD" w:rsidDel="005F5D10">
          <w:rPr>
            <w:rFonts w:cs="Avenir Next LT Pro"/>
            <w:i/>
            <w:iCs/>
            <w:szCs w:val="22"/>
          </w:rPr>
          <w:delText>ê</w:delText>
        </w:r>
        <w:r w:rsidRPr="002D5ADD" w:rsidDel="005F5D10">
          <w:rPr>
            <w:rFonts w:cs="Arial"/>
            <w:i/>
            <w:iCs/>
            <w:szCs w:val="22"/>
          </w:rPr>
          <w:delText>n nghi</w:delText>
        </w:r>
        <w:r w:rsidRPr="002D5ADD" w:rsidDel="005F5D10">
          <w:rPr>
            <w:rFonts w:cs="Calibri"/>
            <w:i/>
            <w:iCs/>
            <w:szCs w:val="22"/>
          </w:rPr>
          <w:delText>ệ</w:delText>
        </w:r>
        <w:r w:rsidRPr="002D5ADD" w:rsidDel="005F5D10">
          <w:rPr>
            <w:rFonts w:cs="Arial"/>
            <w:i/>
            <w:iCs/>
            <w:szCs w:val="22"/>
          </w:rPr>
          <w:delText>p v</w:delText>
        </w:r>
        <w:r w:rsidRPr="002D5ADD" w:rsidDel="005F5D10">
          <w:rPr>
            <w:rFonts w:cs="Avenir Next LT Pro"/>
            <w:i/>
            <w:iCs/>
            <w:szCs w:val="22"/>
          </w:rPr>
          <w:delText>à</w:delText>
        </w:r>
        <w:r w:rsidRPr="002D5ADD" w:rsidDel="005F5D10">
          <w:rPr>
            <w:rFonts w:cs="Arial"/>
            <w:i/>
            <w:iCs/>
            <w:szCs w:val="22"/>
          </w:rPr>
          <w:delText xml:space="preserve"> t</w:delText>
        </w:r>
        <w:r w:rsidRPr="002D5ADD" w:rsidDel="005F5D10">
          <w:rPr>
            <w:rFonts w:cs="Calibri"/>
            <w:i/>
            <w:iCs/>
            <w:szCs w:val="22"/>
          </w:rPr>
          <w:delText>ậ</w:delText>
        </w:r>
        <w:r w:rsidRPr="002D5ADD" w:rsidDel="005F5D10">
          <w:rPr>
            <w:rFonts w:cs="Arial"/>
            <w:i/>
            <w:iCs/>
            <w:szCs w:val="22"/>
          </w:rPr>
          <w:delText>n t</w:delText>
        </w:r>
        <w:r w:rsidRPr="002D5ADD" w:rsidDel="005F5D10">
          <w:rPr>
            <w:rFonts w:cs="Avenir Next LT Pro"/>
            <w:i/>
            <w:iCs/>
            <w:szCs w:val="22"/>
          </w:rPr>
          <w:delText>â</w:delText>
        </w:r>
        <w:r w:rsidRPr="002D5ADD" w:rsidDel="005F5D10">
          <w:rPr>
            <w:rFonts w:cs="Arial"/>
            <w:i/>
            <w:iCs/>
            <w:szCs w:val="22"/>
          </w:rPr>
          <w:delText>m trong t</w:delText>
        </w:r>
        <w:r w:rsidRPr="002D5ADD" w:rsidDel="005F5D10">
          <w:rPr>
            <w:rFonts w:cs="Calibri"/>
            <w:i/>
            <w:iCs/>
            <w:szCs w:val="22"/>
          </w:rPr>
          <w:delText>ừ</w:delText>
        </w:r>
        <w:r w:rsidRPr="002D5ADD" w:rsidDel="005F5D10">
          <w:rPr>
            <w:rFonts w:cs="Arial"/>
            <w:i/>
            <w:iCs/>
            <w:szCs w:val="22"/>
          </w:rPr>
          <w:delText>ng b</w:delText>
        </w:r>
        <w:r w:rsidRPr="002D5ADD" w:rsidDel="005F5D10">
          <w:rPr>
            <w:rFonts w:cs="Calibri"/>
            <w:i/>
            <w:iCs/>
            <w:szCs w:val="22"/>
          </w:rPr>
          <w:delText>ướ</w:delText>
        </w:r>
        <w:r w:rsidRPr="002D5ADD" w:rsidDel="005F5D10">
          <w:rPr>
            <w:rFonts w:cs="Arial"/>
            <w:i/>
            <w:iCs/>
            <w:szCs w:val="22"/>
          </w:rPr>
          <w:delText>c, thay v</w:delText>
        </w:r>
        <w:r w:rsidRPr="002D5ADD" w:rsidDel="005F5D10">
          <w:rPr>
            <w:rFonts w:cs="Avenir Next LT Pro"/>
            <w:i/>
            <w:iCs/>
            <w:szCs w:val="22"/>
          </w:rPr>
          <w:delText>ì</w:delText>
        </w:r>
        <w:r w:rsidRPr="002D5ADD" w:rsidDel="005F5D10">
          <w:rPr>
            <w:rFonts w:cs="Arial"/>
            <w:i/>
            <w:iCs/>
            <w:szCs w:val="22"/>
          </w:rPr>
          <w:delText xml:space="preserve"> </w:delText>
        </w:r>
        <w:r w:rsidRPr="002D5ADD" w:rsidDel="005F5D10">
          <w:rPr>
            <w:rFonts w:cs="Avenir Next LT Pro"/>
            <w:i/>
            <w:iCs/>
            <w:szCs w:val="22"/>
          </w:rPr>
          <w:delText>é</w:delText>
        </w:r>
        <w:r w:rsidRPr="002D5ADD" w:rsidDel="005F5D10">
          <w:rPr>
            <w:rFonts w:cs="Arial"/>
            <w:i/>
            <w:iCs/>
            <w:szCs w:val="22"/>
          </w:rPr>
          <w:delText>p bu</w:delText>
        </w:r>
        <w:r w:rsidRPr="002D5ADD" w:rsidDel="005F5D10">
          <w:rPr>
            <w:rFonts w:cs="Calibri"/>
            <w:i/>
            <w:iCs/>
            <w:szCs w:val="22"/>
          </w:rPr>
          <w:delText>ộ</w:delText>
        </w:r>
        <w:r w:rsidRPr="002D5ADD" w:rsidDel="005F5D10">
          <w:rPr>
            <w:rFonts w:cs="Arial"/>
            <w:i/>
            <w:iCs/>
            <w:szCs w:val="22"/>
          </w:rPr>
          <w:delText>c t</w:delText>
        </w:r>
        <w:r w:rsidRPr="002D5ADD" w:rsidDel="005F5D10">
          <w:rPr>
            <w:rFonts w:cs="Calibri"/>
            <w:i/>
            <w:iCs/>
            <w:szCs w:val="22"/>
          </w:rPr>
          <w:delText>ừ</w:delText>
        </w:r>
        <w:r w:rsidRPr="002D5ADD" w:rsidDel="005F5D10">
          <w:rPr>
            <w:rFonts w:cs="Arial"/>
            <w:i/>
            <w:iCs/>
            <w:szCs w:val="22"/>
          </w:rPr>
          <w:delText>ng c</w:delText>
        </w:r>
        <w:r w:rsidRPr="002D5ADD" w:rsidDel="005F5D10">
          <w:rPr>
            <w:rFonts w:cs="Avenir Next LT Pro"/>
            <w:i/>
            <w:iCs/>
            <w:szCs w:val="22"/>
          </w:rPr>
          <w:delText>á</w:delText>
        </w:r>
        <w:r w:rsidRPr="002D5ADD" w:rsidDel="005F5D10">
          <w:rPr>
            <w:rFonts w:cs="Arial"/>
            <w:i/>
            <w:iCs/>
            <w:szCs w:val="22"/>
          </w:rPr>
          <w:delText xml:space="preserve"> nh</w:delText>
        </w:r>
        <w:r w:rsidRPr="002D5ADD" w:rsidDel="005F5D10">
          <w:rPr>
            <w:rFonts w:cs="Avenir Next LT Pro"/>
            <w:i/>
            <w:iCs/>
            <w:szCs w:val="22"/>
          </w:rPr>
          <w:delText>â</w:delText>
        </w:r>
        <w:r w:rsidRPr="002D5ADD" w:rsidDel="005F5D10">
          <w:rPr>
            <w:rFonts w:cs="Arial"/>
            <w:i/>
            <w:iCs/>
            <w:szCs w:val="22"/>
          </w:rPr>
          <w:delText>n sinh viên đi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ho</w:delText>
        </w:r>
        <w:r w:rsidRPr="002D5ADD" w:rsidDel="005F5D10">
          <w:rPr>
            <w:rFonts w:cs="Calibri"/>
            <w:i/>
            <w:iCs/>
            <w:szCs w:val="22"/>
          </w:rPr>
          <w:delText>ặ</w:delText>
        </w:r>
        <w:r w:rsidRPr="002D5ADD" w:rsidDel="005F5D10">
          <w:rPr>
            <w:rFonts w:cs="Arial"/>
            <w:i/>
            <w:iCs/>
            <w:szCs w:val="22"/>
          </w:rPr>
          <w:delText>c ngay l</w:delText>
        </w:r>
        <w:r w:rsidRPr="002D5ADD" w:rsidDel="005F5D10">
          <w:rPr>
            <w:rFonts w:cs="Calibri"/>
            <w:i/>
            <w:iCs/>
            <w:szCs w:val="22"/>
          </w:rPr>
          <w:delText>ậ</w:delText>
        </w:r>
        <w:r w:rsidRPr="002D5ADD" w:rsidDel="005F5D10">
          <w:rPr>
            <w:rFonts w:cs="Arial"/>
            <w:i/>
            <w:iCs/>
            <w:szCs w:val="22"/>
          </w:rPr>
          <w:delText>p t</w:delText>
        </w:r>
        <w:r w:rsidRPr="002D5ADD" w:rsidDel="005F5D10">
          <w:rPr>
            <w:rFonts w:cs="Calibri"/>
            <w:i/>
            <w:iCs/>
            <w:szCs w:val="22"/>
          </w:rPr>
          <w:delText>ứ</w:delText>
        </w:r>
        <w:r w:rsidRPr="002D5ADD" w:rsidDel="005F5D10">
          <w:rPr>
            <w:rFonts w:cs="Arial"/>
            <w:i/>
            <w:iCs/>
            <w:szCs w:val="22"/>
          </w:rPr>
          <w:delText>c can thi</w:delText>
        </w:r>
        <w:r w:rsidRPr="002D5ADD" w:rsidDel="005F5D10">
          <w:rPr>
            <w:rFonts w:cs="Calibri"/>
            <w:i/>
            <w:iCs/>
            <w:szCs w:val="22"/>
          </w:rPr>
          <w:delText>ệ</w:delText>
        </w:r>
        <w:r w:rsidRPr="002D5ADD" w:rsidDel="005F5D10">
          <w:rPr>
            <w:rFonts w:cs="Arial"/>
            <w:i/>
            <w:iCs/>
            <w:szCs w:val="22"/>
          </w:rPr>
          <w:delText xml:space="preserve">p </w:delText>
        </w:r>
        <w:r w:rsidRPr="002D5ADD" w:rsidDel="005F5D10">
          <w:rPr>
            <w:rFonts w:cs="Avenir Next LT Pro"/>
            <w:i/>
            <w:iCs/>
            <w:szCs w:val="22"/>
          </w:rPr>
          <w:delText>“</w:delText>
        </w:r>
        <w:r w:rsidRPr="002D5ADD" w:rsidDel="005F5D10">
          <w:rPr>
            <w:rFonts w:cs="Arial"/>
            <w:i/>
            <w:iCs/>
            <w:szCs w:val="22"/>
          </w:rPr>
          <w:delText>x</w:delText>
        </w:r>
        <w:r w:rsidRPr="002D5ADD" w:rsidDel="005F5D10">
          <w:rPr>
            <w:rFonts w:cs="Calibri"/>
            <w:i/>
            <w:iCs/>
            <w:szCs w:val="22"/>
          </w:rPr>
          <w:delText>ử</w:delText>
        </w:r>
        <w:r w:rsidRPr="002D5ADD" w:rsidDel="005F5D10">
          <w:rPr>
            <w:rFonts w:cs="Arial"/>
            <w:i/>
            <w:iCs/>
            <w:szCs w:val="22"/>
          </w:rPr>
          <w:delText xml:space="preserve"> l</w:delText>
        </w:r>
        <w:r w:rsidRPr="002D5ADD" w:rsidDel="005F5D10">
          <w:rPr>
            <w:rFonts w:cs="Avenir Next LT Pro"/>
            <w:i/>
            <w:iCs/>
            <w:szCs w:val="22"/>
          </w:rPr>
          <w:delText>ý</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venir Next LT Pro"/>
            <w:i/>
            <w:iCs/>
            <w:szCs w:val="22"/>
          </w:rPr>
          <w:delText>”</w:delText>
        </w:r>
        <w:r w:rsidRPr="002D5ADD" w:rsidDel="005F5D10">
          <w:rPr>
            <w:rFonts w:cs="Arial"/>
            <w:i/>
            <w:iCs/>
            <w:szCs w:val="22"/>
          </w:rPr>
          <w:delText xml:space="preserve"> v</w:delText>
        </w:r>
        <w:r w:rsidRPr="002D5ADD" w:rsidDel="005F5D10">
          <w:rPr>
            <w:rFonts w:cs="Calibri"/>
            <w:i/>
            <w:iCs/>
            <w:szCs w:val="22"/>
          </w:rPr>
          <w:delText>ấ</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cho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BUV h</w:delText>
        </w:r>
        <w:r w:rsidRPr="002D5ADD" w:rsidDel="005F5D10">
          <w:rPr>
            <w:rFonts w:cs="Calibri"/>
            <w:i/>
            <w:iCs/>
            <w:szCs w:val="22"/>
          </w:rPr>
          <w:delText>ướ</w:delText>
        </w:r>
        <w:r w:rsidRPr="002D5ADD" w:rsidDel="005F5D10">
          <w:rPr>
            <w:rFonts w:cs="Arial"/>
            <w:i/>
            <w:iCs/>
            <w:szCs w:val="22"/>
          </w:rPr>
          <w:delText>ng t</w:delText>
        </w:r>
        <w:r w:rsidRPr="002D5ADD" w:rsidDel="005F5D10">
          <w:rPr>
            <w:rFonts w:cs="Calibri"/>
            <w:i/>
            <w:iCs/>
            <w:szCs w:val="22"/>
          </w:rPr>
          <w:delText>ớ</w:delText>
        </w:r>
        <w:r w:rsidRPr="002D5ADD" w:rsidDel="005F5D10">
          <w:rPr>
            <w:rFonts w:cs="Arial"/>
            <w:i/>
            <w:iCs/>
            <w:szCs w:val="22"/>
          </w:rPr>
          <w:delText>i vi</w:delText>
        </w:r>
        <w:r w:rsidRPr="002D5ADD" w:rsidDel="005F5D10">
          <w:rPr>
            <w:rFonts w:cs="Calibri"/>
            <w:i/>
            <w:iCs/>
            <w:szCs w:val="22"/>
          </w:rPr>
          <w:delText>ệ</w:delText>
        </w:r>
        <w:r w:rsidRPr="002D5ADD" w:rsidDel="005F5D10">
          <w:rPr>
            <w:rFonts w:cs="Arial"/>
            <w:i/>
            <w:iCs/>
            <w:szCs w:val="22"/>
          </w:rPr>
          <w:delText>c t</w:delText>
        </w:r>
        <w:r w:rsidRPr="002D5ADD" w:rsidDel="005F5D10">
          <w:rPr>
            <w:rFonts w:cs="Calibri"/>
            <w:i/>
            <w:iCs/>
            <w:szCs w:val="22"/>
          </w:rPr>
          <w:delText>ạ</w:delText>
        </w:r>
        <w:r w:rsidRPr="002D5ADD" w:rsidDel="005F5D10">
          <w:rPr>
            <w:rFonts w:cs="Arial"/>
            <w:i/>
            <w:iCs/>
            <w:szCs w:val="22"/>
          </w:rPr>
          <w:delText>o ra nh</w:delText>
        </w:r>
        <w:r w:rsidRPr="002D5ADD" w:rsidDel="005F5D10">
          <w:rPr>
            <w:rFonts w:cs="Calibri"/>
            <w:i/>
            <w:iCs/>
            <w:szCs w:val="22"/>
          </w:rPr>
          <w:delText>ữ</w:delText>
        </w:r>
        <w:r w:rsidRPr="002D5ADD" w:rsidDel="005F5D10">
          <w:rPr>
            <w:rFonts w:cs="Arial"/>
            <w:i/>
            <w:iCs/>
            <w:szCs w:val="22"/>
          </w:rPr>
          <w:delText>ng th</w:delText>
        </w:r>
        <w:r w:rsidRPr="002D5ADD" w:rsidDel="005F5D10">
          <w:rPr>
            <w:rFonts w:cs="Calibri"/>
            <w:i/>
            <w:iCs/>
            <w:szCs w:val="22"/>
          </w:rPr>
          <w:delText>ế</w:delText>
        </w:r>
        <w:r w:rsidRPr="002D5ADD" w:rsidDel="005F5D10">
          <w:rPr>
            <w:rFonts w:cs="Arial"/>
            <w:i/>
            <w:iCs/>
            <w:szCs w:val="22"/>
          </w:rPr>
          <w:delText xml:space="preserve"> h</w:delText>
        </w:r>
        <w:r w:rsidRPr="002D5ADD" w:rsidDel="005F5D10">
          <w:rPr>
            <w:rFonts w:cs="Calibri"/>
            <w:i/>
            <w:iCs/>
            <w:szCs w:val="22"/>
          </w:rPr>
          <w:delText>ệ</w:delText>
        </w:r>
        <w:r w:rsidRPr="002D5ADD" w:rsidDel="005F5D10">
          <w:rPr>
            <w:rFonts w:cs="Arial"/>
            <w:i/>
            <w:iCs/>
            <w:szCs w:val="22"/>
          </w:rPr>
          <w:delText xml:space="preserve">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ó</w:delText>
        </w:r>
        <w:r w:rsidRPr="002D5ADD" w:rsidDel="005F5D10">
          <w:rPr>
            <w:rFonts w:cs="Arial"/>
            <w:i/>
            <w:iCs/>
            <w:szCs w:val="22"/>
          </w:rPr>
          <w:delText xml:space="preserve"> tr</w:delText>
        </w:r>
        <w:r w:rsidRPr="002D5ADD" w:rsidDel="005F5D10">
          <w:rPr>
            <w:rFonts w:cs="Avenir Next LT Pro"/>
            <w:i/>
            <w:iCs/>
            <w:szCs w:val="22"/>
          </w:rPr>
          <w:delText>á</w:delText>
        </w:r>
        <w:r w:rsidRPr="002D5ADD" w:rsidDel="005F5D10">
          <w:rPr>
            <w:rFonts w:cs="Arial"/>
            <w:i/>
            <w:iCs/>
            <w:szCs w:val="22"/>
          </w:rPr>
          <w:delText>ch nhi</w:delText>
        </w:r>
        <w:r w:rsidRPr="002D5ADD" w:rsidDel="005F5D10">
          <w:rPr>
            <w:rFonts w:cs="Calibri"/>
            <w:i/>
            <w:iCs/>
            <w:szCs w:val="22"/>
          </w:rPr>
          <w:delText>ệ</w:delText>
        </w:r>
        <w:r w:rsidRPr="002D5ADD" w:rsidDel="005F5D10">
          <w:rPr>
            <w:rFonts w:cs="Arial"/>
            <w:i/>
            <w:iCs/>
            <w:szCs w:val="22"/>
          </w:rPr>
          <w:delText>m, ch</w:delText>
        </w:r>
        <w:r w:rsidRPr="002D5ADD" w:rsidDel="005F5D10">
          <w:rPr>
            <w:rFonts w:cs="Calibri"/>
            <w:i/>
            <w:iCs/>
            <w:szCs w:val="22"/>
          </w:rPr>
          <w:delText>ủ</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ng, v</w:delText>
        </w:r>
        <w:r w:rsidRPr="002D5ADD" w:rsidDel="005F5D10">
          <w:rPr>
            <w:rFonts w:cs="Avenir Next LT Pro"/>
            <w:i/>
            <w:iCs/>
            <w:szCs w:val="22"/>
          </w:rPr>
          <w:delText>à</w:delText>
        </w:r>
        <w:r w:rsidRPr="002D5ADD" w:rsidDel="005F5D10">
          <w:rPr>
            <w:rFonts w:cs="Arial"/>
            <w:i/>
            <w:iCs/>
            <w:szCs w:val="22"/>
          </w:rPr>
          <w:delText xml:space="preserve"> t</w:delText>
        </w:r>
        <w:r w:rsidRPr="002D5ADD" w:rsidDel="005F5D10">
          <w:rPr>
            <w:rFonts w:cs="Calibri"/>
            <w:i/>
            <w:iCs/>
            <w:szCs w:val="22"/>
          </w:rPr>
          <w:delText>ự</w:delText>
        </w:r>
        <w:r w:rsidRPr="002D5ADD" w:rsidDel="005F5D10">
          <w:rPr>
            <w:rFonts w:cs="Arial"/>
            <w:i/>
            <w:iCs/>
            <w:szCs w:val="22"/>
          </w:rPr>
          <w:delText xml:space="preserve"> ch</w:delText>
        </w:r>
        <w:r w:rsidRPr="002D5ADD" w:rsidDel="005F5D10">
          <w:rPr>
            <w:rFonts w:cs="Calibri"/>
            <w:i/>
            <w:iCs/>
            <w:szCs w:val="22"/>
          </w:rPr>
          <w:delText>ủ</w:delText>
        </w:r>
        <w:r w:rsidRPr="002D5ADD" w:rsidDel="005F5D10">
          <w:rPr>
            <w:rFonts w:cs="Arial"/>
            <w:i/>
            <w:iCs/>
            <w:szCs w:val="22"/>
          </w:rPr>
          <w:delText>, nh</w:delText>
        </w:r>
        <w:r w:rsidRPr="002D5ADD" w:rsidDel="005F5D10">
          <w:rPr>
            <w:rFonts w:cs="Calibri"/>
            <w:i/>
            <w:iCs/>
            <w:szCs w:val="22"/>
          </w:rPr>
          <w:delText>ữ</w:delText>
        </w:r>
        <w:r w:rsidRPr="002D5ADD" w:rsidDel="005F5D10">
          <w:rPr>
            <w:rFonts w:cs="Arial"/>
            <w:i/>
            <w:iCs/>
            <w:szCs w:val="22"/>
          </w:rPr>
          <w:delText>ng con ng</w:delText>
        </w:r>
        <w:r w:rsidRPr="002D5ADD" w:rsidDel="005F5D10">
          <w:rPr>
            <w:rFonts w:cs="Calibri"/>
            <w:i/>
            <w:iCs/>
            <w:szCs w:val="22"/>
          </w:rPr>
          <w:delText>ườ</w:delText>
        </w:r>
        <w:r w:rsidRPr="002D5ADD" w:rsidDel="005F5D10">
          <w:rPr>
            <w:rFonts w:cs="Arial"/>
            <w:i/>
            <w:iCs/>
            <w:szCs w:val="22"/>
          </w:rPr>
          <w:delText>i s</w:delText>
        </w:r>
        <w:r w:rsidRPr="002D5ADD" w:rsidDel="005F5D10">
          <w:rPr>
            <w:rFonts w:cs="Calibri"/>
            <w:i/>
            <w:iCs/>
            <w:szCs w:val="22"/>
          </w:rPr>
          <w:delText>ẵ</w:delText>
        </w:r>
        <w:r w:rsidRPr="002D5ADD" w:rsidDel="005F5D10">
          <w:rPr>
            <w:rFonts w:cs="Arial"/>
            <w:i/>
            <w:iCs/>
            <w:szCs w:val="22"/>
          </w:rPr>
          <w:delText>n s</w:delText>
        </w:r>
        <w:r w:rsidRPr="002D5ADD" w:rsidDel="005F5D10">
          <w:rPr>
            <w:rFonts w:cs="Avenir Next LT Pro"/>
            <w:i/>
            <w:iCs/>
            <w:szCs w:val="22"/>
          </w:rPr>
          <w:delText>à</w:delText>
        </w:r>
        <w:r w:rsidRPr="002D5ADD" w:rsidDel="005F5D10">
          <w:rPr>
            <w:rFonts w:cs="Arial"/>
            <w:i/>
            <w:iCs/>
            <w:szCs w:val="22"/>
          </w:rPr>
          <w:delText xml:space="preserve">ng </w:delText>
        </w:r>
        <w:r w:rsidRPr="002D5ADD" w:rsidDel="005F5D10">
          <w:rPr>
            <w:rFonts w:cs="Avenir Next LT Pro"/>
            <w:i/>
            <w:iCs/>
            <w:szCs w:val="22"/>
          </w:rPr>
          <w:delText>đó</w:delText>
        </w:r>
        <w:r w:rsidRPr="002D5ADD" w:rsidDel="005F5D10">
          <w:rPr>
            <w:rFonts w:cs="Arial"/>
            <w:i/>
            <w:iCs/>
            <w:szCs w:val="22"/>
          </w:rPr>
          <w:delText>n nh</w:delText>
        </w:r>
        <w:r w:rsidRPr="002D5ADD" w:rsidDel="005F5D10">
          <w:rPr>
            <w:rFonts w:cs="Calibri"/>
            <w:i/>
            <w:iCs/>
            <w:szCs w:val="22"/>
          </w:rPr>
          <w:delText>ậ</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v</w:delText>
        </w:r>
        <w:r w:rsidRPr="002D5ADD" w:rsidDel="005F5D10">
          <w:rPr>
            <w:rFonts w:cs="Avenir Next LT Pro"/>
            <w:i/>
            <w:iCs/>
            <w:szCs w:val="22"/>
          </w:rPr>
          <w:delText>à</w:delText>
        </w:r>
        <w:r w:rsidRPr="002D5ADD" w:rsidDel="005F5D10">
          <w:rPr>
            <w:rFonts w:cs="Arial"/>
            <w:i/>
            <w:iCs/>
            <w:szCs w:val="22"/>
          </w:rPr>
          <w:delText xml:space="preserve"> s</w:delText>
        </w:r>
        <w:r w:rsidRPr="002D5ADD" w:rsidDel="005F5D10">
          <w:rPr>
            <w:rFonts w:cs="Calibri"/>
            <w:i/>
            <w:iCs/>
            <w:szCs w:val="22"/>
          </w:rPr>
          <w:delText>ẵ</w:delText>
        </w:r>
        <w:r w:rsidRPr="002D5ADD" w:rsidDel="005F5D10">
          <w:rPr>
            <w:rFonts w:cs="Arial"/>
            <w:i/>
            <w:iCs/>
            <w:szCs w:val="22"/>
          </w:rPr>
          <w:delText>n s</w:delText>
        </w:r>
        <w:r w:rsidRPr="002D5ADD" w:rsidDel="005F5D10">
          <w:rPr>
            <w:rFonts w:cs="Avenir Next LT Pro"/>
            <w:i/>
            <w:iCs/>
            <w:szCs w:val="22"/>
          </w:rPr>
          <w:delText>à</w:delText>
        </w:r>
        <w:r w:rsidRPr="002D5ADD" w:rsidDel="005F5D10">
          <w:rPr>
            <w:rFonts w:cs="Arial"/>
            <w:i/>
            <w:iCs/>
            <w:szCs w:val="22"/>
          </w:rPr>
          <w:delText>ng cho t</w:delText>
        </w:r>
        <w:r w:rsidRPr="002D5ADD" w:rsidDel="005F5D10">
          <w:rPr>
            <w:rFonts w:cs="Calibri"/>
            <w:i/>
            <w:iCs/>
            <w:szCs w:val="22"/>
          </w:rPr>
          <w:delText>ươ</w:delText>
        </w:r>
        <w:r w:rsidRPr="002D5ADD" w:rsidDel="005F5D10">
          <w:rPr>
            <w:rFonts w:cs="Arial"/>
            <w:i/>
            <w:iCs/>
            <w:szCs w:val="22"/>
          </w:rPr>
          <w:delText>ng lai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Avenir Next LT Pro"/>
            <w:i/>
            <w:iCs/>
            <w:szCs w:val="22"/>
          </w:rPr>
          <w:delText>ì</w:delText>
        </w:r>
        <w:r w:rsidRPr="002D5ADD" w:rsidDel="005F5D10">
          <w:rPr>
            <w:rFonts w:cs="Arial"/>
            <w:i/>
            <w:iCs/>
            <w:szCs w:val="22"/>
          </w:rPr>
          <w:delText>nh.</w:delText>
        </w:r>
      </w:del>
    </w:p>
    <w:p w14:paraId="1EEA96E3" w14:textId="60422302" w:rsidR="00E20BF9" w:rsidRPr="004373E8" w:rsidDel="005F5D10" w:rsidRDefault="00C1363F" w:rsidP="005F5D10">
      <w:pPr>
        <w:pStyle w:val="Question"/>
        <w:numPr>
          <w:ilvl w:val="0"/>
          <w:numId w:val="7"/>
        </w:numPr>
        <w:tabs>
          <w:tab w:val="left" w:pos="630"/>
          <w:tab w:val="left" w:pos="990"/>
        </w:tabs>
        <w:spacing w:before="100" w:line="400" w:lineRule="exact"/>
        <w:ind w:left="0" w:firstLine="720"/>
        <w:rPr>
          <w:del w:id="7814" w:author="An Tran, ACA (BUV)" w:date="2024-09-12T11:03:00Z" w16du:dateUtc="2024-09-12T04:03:00Z"/>
          <w:rFonts w:cs="Arial"/>
          <w:i/>
          <w:iCs/>
          <w:szCs w:val="22"/>
          <w:lang w:val="vi-VN"/>
        </w:rPr>
      </w:pPr>
      <w:del w:id="7815"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28AB4E25" w14:textId="3A3CD5D2"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816" w:author="An Tran, ACA (BUV)" w:date="2024-09-12T11:03:00Z" w16du:dateUtc="2024-09-12T04:03:00Z"/>
          <w:rFonts w:cs="Arial"/>
          <w:b w:val="0"/>
          <w:i/>
          <w:iCs/>
          <w:szCs w:val="22"/>
          <w:lang w:val="vi-VN"/>
        </w:rPr>
      </w:pPr>
      <w:bookmarkStart w:id="7817" w:name="_Toc141433237"/>
      <w:del w:id="7818" w:author="An Tran, ACA (BUV)" w:date="2024-09-12T11:03:00Z" w16du:dateUtc="2024-09-12T04:03:00Z">
        <w:r w:rsidRPr="004373E8" w:rsidDel="005F5D10">
          <w:rPr>
            <w:rFonts w:cs="Arial"/>
            <w:szCs w:val="22"/>
            <w:lang w:val="vi-VN"/>
          </w:rPr>
          <w:delText xml:space="preserve">Can first year students go for internships? / </w:delText>
        </w:r>
        <w:r w:rsidRPr="004373E8" w:rsidDel="005F5D10">
          <w:rPr>
            <w:rFonts w:cs="Arial"/>
            <w:i/>
            <w:iCs/>
            <w:szCs w:val="22"/>
            <w:lang w:val="vi-VN"/>
          </w:rPr>
          <w:delText>Sinh viên năm nh</w:delText>
        </w:r>
        <w:r w:rsidRPr="004373E8" w:rsidDel="005F5D10">
          <w:rPr>
            <w:rFonts w:cs="Calibri"/>
            <w:i/>
            <w:iCs/>
            <w:szCs w:val="22"/>
            <w:lang w:val="vi-VN"/>
          </w:rPr>
          <w:delText>ấ</w:delText>
        </w:r>
        <w:r w:rsidRPr="004373E8" w:rsidDel="005F5D10">
          <w:rPr>
            <w:rFonts w:cs="Arial"/>
            <w:i/>
            <w:iCs/>
            <w:szCs w:val="22"/>
            <w:lang w:val="vi-VN"/>
          </w:rPr>
          <w:delText>t có th</w:delText>
        </w:r>
        <w:r w:rsidRPr="004373E8" w:rsidDel="005F5D10">
          <w:rPr>
            <w:rFonts w:cs="Calibri"/>
            <w:i/>
            <w:iCs/>
            <w:szCs w:val="22"/>
            <w:lang w:val="vi-VN"/>
          </w:rPr>
          <w:delText>ể</w:delText>
        </w:r>
        <w:r w:rsidRPr="004373E8" w:rsidDel="005F5D10">
          <w:rPr>
            <w:rFonts w:cs="Arial"/>
            <w:i/>
            <w:iCs/>
            <w:szCs w:val="22"/>
            <w:lang w:val="vi-VN"/>
          </w:rPr>
          <w:delText xml:space="preserve"> đi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đ</w:delText>
        </w:r>
        <w:r w:rsidRPr="004373E8" w:rsidDel="005F5D10">
          <w:rPr>
            <w:rFonts w:cs="Calibri"/>
            <w:i/>
            <w:iCs/>
            <w:szCs w:val="22"/>
            <w:lang w:val="vi-VN"/>
          </w:rPr>
          <w:delText>ượ</w:delText>
        </w:r>
        <w:r w:rsidRPr="004373E8" w:rsidDel="005F5D10">
          <w:rPr>
            <w:rFonts w:cs="Arial"/>
            <w:i/>
            <w:iCs/>
            <w:szCs w:val="22"/>
            <w:lang w:val="vi-VN"/>
          </w:rPr>
          <w:delText>c không?</w:delText>
        </w:r>
        <w:bookmarkEnd w:id="7817"/>
      </w:del>
    </w:p>
    <w:p w14:paraId="4EE1A673" w14:textId="6C59FB06"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819" w:author="An Tran, ACA (BUV)" w:date="2024-09-12T11:03:00Z" w16du:dateUtc="2024-09-12T04:03:00Z"/>
          <w:rFonts w:cs="Arial"/>
          <w:b w:val="0"/>
          <w:bCs/>
          <w:szCs w:val="22"/>
          <w:u w:val="single"/>
          <w:lang w:val="vi-VN"/>
        </w:rPr>
      </w:pPr>
      <w:del w:id="7820"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5EA16DE8" w14:textId="1B178663"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21" w:author="An Tran, ACA (BUV)" w:date="2024-09-12T11:03:00Z" w16du:dateUtc="2024-09-12T04:03:00Z"/>
          <w:rFonts w:cs="Arial"/>
          <w:szCs w:val="22"/>
        </w:rPr>
      </w:pPr>
      <w:del w:id="7822" w:author="An Tran, ACA (BUV)" w:date="2024-09-12T11:03:00Z" w16du:dateUtc="2024-09-12T04:03:00Z">
        <w:r w:rsidRPr="691BD53B" w:rsidDel="005F5D10">
          <w:rPr>
            <w:rFonts w:cs="Arial"/>
            <w:szCs w:val="22"/>
          </w:rPr>
          <w:delTex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w:delText>
        </w:r>
        <w:r w:rsidR="005358E3" w:rsidRPr="691BD53B" w:rsidDel="005F5D10">
          <w:rPr>
            <w:rFonts w:cs="Arial"/>
            <w:szCs w:val="22"/>
          </w:rPr>
          <w:delText>level,</w:delText>
        </w:r>
        <w:r w:rsidRPr="691BD53B" w:rsidDel="005F5D10">
          <w:rPr>
            <w:rFonts w:cs="Arial"/>
            <w:szCs w:val="22"/>
          </w:rPr>
          <w:delText xml:space="preserve"> </w:delText>
        </w:r>
        <w:r w:rsidR="24175036" w:rsidRPr="691BD53B" w:rsidDel="005F5D10">
          <w:rPr>
            <w:rFonts w:cs="Arial"/>
            <w:szCs w:val="22"/>
          </w:rPr>
          <w:delText>and they</w:delText>
        </w:r>
        <w:r w:rsidRPr="691BD53B" w:rsidDel="005F5D10">
          <w:rPr>
            <w:rFonts w:cs="Arial"/>
            <w:szCs w:val="22"/>
          </w:rPr>
          <w:delText xml:space="preserve"> will need time to accumulate and learn new things. </w:delText>
        </w:r>
      </w:del>
    </w:p>
    <w:p w14:paraId="72024009" w14:textId="29FCE327" w:rsidR="00C1363F" w:rsidDel="005F5D10" w:rsidRDefault="00C1363F" w:rsidP="005F5D10">
      <w:pPr>
        <w:pStyle w:val="Question"/>
        <w:numPr>
          <w:ilvl w:val="0"/>
          <w:numId w:val="7"/>
        </w:numPr>
        <w:tabs>
          <w:tab w:val="left" w:pos="630"/>
          <w:tab w:val="left" w:pos="990"/>
        </w:tabs>
        <w:spacing w:before="100" w:line="400" w:lineRule="exact"/>
        <w:ind w:left="0" w:firstLine="720"/>
        <w:rPr>
          <w:del w:id="7823" w:author="An Tran, ACA (BUV)" w:date="2024-09-12T11:03:00Z" w16du:dateUtc="2024-09-12T04:03:00Z"/>
          <w:rFonts w:cs="Arial"/>
          <w:szCs w:val="22"/>
        </w:rPr>
      </w:pPr>
      <w:bookmarkStart w:id="7824" w:name="_Hlk171284136"/>
      <w:del w:id="7825" w:author="An Tran, ACA (BUV)" w:date="2024-09-12T11:03:00Z" w16du:dateUtc="2024-09-12T04:03:00Z">
        <w:r w:rsidRPr="002D5ADD" w:rsidDel="005F5D10">
          <w:rPr>
            <w:rFonts w:cs="Arial"/>
            <w:szCs w:val="22"/>
          </w:rPr>
          <w:delText>Therefore, we highly recommend Year 1 students:</w:delText>
        </w:r>
      </w:del>
    </w:p>
    <w:p w14:paraId="5B5F828B" w14:textId="66A8ECD7"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7826" w:author="An Tran, ACA (BUV)" w:date="2024-09-12T11:03:00Z" w16du:dateUtc="2024-09-12T04:03:00Z"/>
          <w:rFonts w:cs="Arial"/>
          <w:szCs w:val="22"/>
        </w:rPr>
      </w:pPr>
      <w:del w:id="7827" w:author="An Tran, ACA (BUV)" w:date="2024-09-12T11:03:00Z" w16du:dateUtc="2024-09-12T04:03:00Z">
        <w:r w:rsidRPr="00050F3E" w:rsidDel="005F5D10">
          <w:rPr>
            <w:rFonts w:cs="Arial"/>
            <w:szCs w:val="22"/>
            <w:lang w:val="en-GB"/>
          </w:rPr>
          <w:delText>Participate in the compulsory PSG Weeks Programme for first-year students, which spans five weeks and focuses on holistic personal and social growth activities. The programme features five themes</w:delText>
        </w:r>
        <w:r w:rsidRPr="00044208" w:rsidDel="005F5D10">
          <w:rPr>
            <w:rFonts w:cs="Arial"/>
            <w:szCs w:val="22"/>
            <w:lang w:val="vi-VN"/>
          </w:rPr>
          <w:delText>: Trends and Outlook, Self-exploration, Team Players, Value Creators, and Leadership. These themes are designed to equip students with essential social, professional, and life skills, providing a foundation for further personal development in the following years. The programme's duration of five weeks allows students to utilise their semester break for both the PSG Weeks Programme and an early internship.</w:delText>
        </w:r>
      </w:del>
    </w:p>
    <w:p w14:paraId="7A1FF046" w14:textId="1299F011"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28" w:author="An Tran, ACA (BUV)" w:date="2024-09-12T11:03:00Z" w16du:dateUtc="2024-09-12T04:03:00Z"/>
          <w:rFonts w:cs="Arial"/>
          <w:szCs w:val="22"/>
        </w:rPr>
      </w:pPr>
      <w:del w:id="7829" w:author="An Tran, ACA (BUV)" w:date="2024-09-12T11:03:00Z" w16du:dateUtc="2024-09-12T04:03:00Z">
        <w:r w:rsidRPr="002D5ADD" w:rsidDel="005F5D10">
          <w:rPr>
            <w:rFonts w:cs="Arial"/>
            <w:szCs w:val="22"/>
          </w:rPr>
          <w:delText>Not to limit their options within their specialised internships but broaden their opportunities to what they want to learn in any industry and explore the world of work to find out their best interests, strengths, passion, and a career decision after several exciting trials.</w:delText>
        </w:r>
      </w:del>
    </w:p>
    <w:p w14:paraId="3651AF35" w14:textId="1167F89F" w:rsidR="00C1363F" w:rsidDel="005F5D10" w:rsidRDefault="00C1363F" w:rsidP="005F5D10">
      <w:pPr>
        <w:pStyle w:val="Question"/>
        <w:numPr>
          <w:ilvl w:val="0"/>
          <w:numId w:val="7"/>
        </w:numPr>
        <w:tabs>
          <w:tab w:val="left" w:pos="630"/>
          <w:tab w:val="left" w:pos="990"/>
        </w:tabs>
        <w:spacing w:before="100" w:line="400" w:lineRule="exact"/>
        <w:ind w:left="0" w:firstLine="720"/>
        <w:rPr>
          <w:del w:id="7830" w:author="An Tran, ACA (BUV)" w:date="2024-09-12T11:03:00Z" w16du:dateUtc="2024-09-12T04:03:00Z"/>
          <w:rFonts w:cs="Arial"/>
          <w:color w:val="000000" w:themeColor="text1"/>
          <w:szCs w:val="22"/>
        </w:rPr>
      </w:pPr>
      <w:del w:id="7831" w:author="An Tran, ACA (BUV)" w:date="2024-09-12T11:03:00Z" w16du:dateUtc="2024-09-12T04:03:00Z">
        <w:r w:rsidRPr="002D5ADD" w:rsidDel="005F5D10">
          <w:rPr>
            <w:rFonts w:cs="Arial"/>
            <w:szCs w:val="22"/>
          </w:rPr>
          <w:delText xml:space="preserve">Not to feel pressured if they don’t get an internship in Year 1. There are several other approaches to equip more skills and </w:delText>
        </w:r>
        <w:r w:rsidR="005358E3" w:rsidRPr="002D5ADD" w:rsidDel="005F5D10">
          <w:rPr>
            <w:rFonts w:cs="Arial"/>
            <w:szCs w:val="22"/>
          </w:rPr>
          <w:delText>experience and</w:delText>
        </w:r>
        <w:r w:rsidRPr="002D5ADD" w:rsidDel="005F5D10">
          <w:rPr>
            <w:rFonts w:cs="Arial"/>
            <w:szCs w:val="22"/>
          </w:rPr>
          <w:delText xml:space="preserve"> explore self and careers</w:delText>
        </w:r>
        <w:r w:rsidRPr="00050F3E" w:rsidDel="005F5D10">
          <w:rPr>
            <w:rFonts w:cs="Arial"/>
            <w:color w:val="000000" w:themeColor="text1"/>
            <w:szCs w:val="22"/>
          </w:rPr>
          <w:delText xml:space="preserve">. </w:delText>
        </w:r>
        <w:r w:rsidRPr="00050F3E" w:rsidDel="005F5D10">
          <w:rPr>
            <w:rFonts w:cs="Arial"/>
            <w:color w:val="000000" w:themeColor="text1"/>
            <w:szCs w:val="22"/>
            <w:lang w:val="vi-VN"/>
          </w:rPr>
          <w:delText>These include participating in additional PSG activities beyond the PSG Weeks Programme, such as extra</w:delText>
        </w:r>
        <w:r w:rsidRPr="00050F3E" w:rsidDel="005F5D10">
          <w:rPr>
            <w:rFonts w:cs="Arial"/>
            <w:color w:val="000000" w:themeColor="text1"/>
            <w:szCs w:val="22"/>
          </w:rPr>
          <w:delText>-</w:delText>
        </w:r>
        <w:r w:rsidRPr="00050F3E" w:rsidDel="005F5D10">
          <w:rPr>
            <w:rFonts w:cs="Arial"/>
            <w:color w:val="000000" w:themeColor="text1"/>
            <w:szCs w:val="22"/>
            <w:lang w:val="vi-VN"/>
          </w:rPr>
          <w:delText xml:space="preserve">curricular classes, </w:delText>
        </w:r>
        <w:r w:rsidRPr="00050F3E" w:rsidDel="005F5D10">
          <w:rPr>
            <w:rFonts w:cs="Arial"/>
            <w:color w:val="000000" w:themeColor="text1"/>
            <w:szCs w:val="22"/>
          </w:rPr>
          <w:delText xml:space="preserve">career talks, skill </w:delText>
        </w:r>
        <w:r w:rsidRPr="00050F3E" w:rsidDel="005F5D10">
          <w:rPr>
            <w:rFonts w:cs="Arial"/>
            <w:color w:val="000000" w:themeColor="text1"/>
            <w:szCs w:val="22"/>
            <w:lang w:val="vi-VN"/>
          </w:rPr>
          <w:delText>workshops</w:delText>
        </w:r>
        <w:r w:rsidRPr="00050F3E" w:rsidDel="005F5D10">
          <w:rPr>
            <w:rFonts w:cs="Arial"/>
            <w:color w:val="000000" w:themeColor="text1"/>
            <w:szCs w:val="22"/>
          </w:rPr>
          <w:delText xml:space="preserve"> and courses</w:delText>
        </w:r>
        <w:r w:rsidRPr="00050F3E" w:rsidDel="005F5D10">
          <w:rPr>
            <w:rFonts w:cs="Arial"/>
            <w:color w:val="000000" w:themeColor="text1"/>
            <w:szCs w:val="22"/>
            <w:lang w:val="vi-VN"/>
          </w:rPr>
          <w:delText>, student projects, volunteer activities</w:delText>
        </w:r>
        <w:r w:rsidDel="005F5D10">
          <w:rPr>
            <w:rFonts w:cs="Arial"/>
            <w:color w:val="000000" w:themeColor="text1"/>
            <w:szCs w:val="22"/>
          </w:rPr>
          <w:delText>, and so on</w:delText>
        </w:r>
        <w:r w:rsidRPr="00050F3E" w:rsidDel="005F5D10">
          <w:rPr>
            <w:rFonts w:cs="Arial"/>
            <w:color w:val="000000" w:themeColor="text1"/>
            <w:szCs w:val="22"/>
            <w:lang w:val="vi-VN"/>
          </w:rPr>
          <w:delText>.</w:delText>
        </w:r>
        <w:r w:rsidRPr="00050F3E" w:rsidDel="005F5D10">
          <w:rPr>
            <w:rFonts w:cs="Arial"/>
            <w:color w:val="000000" w:themeColor="text1"/>
            <w:szCs w:val="22"/>
          </w:rPr>
          <w:delText xml:space="preserve"> </w:delText>
        </w:r>
      </w:del>
    </w:p>
    <w:p w14:paraId="76BB4ECE" w14:textId="573915B7"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7832" w:author="An Tran, ACA (BUV)" w:date="2024-09-12T11:03:00Z" w16du:dateUtc="2024-09-12T04:03:00Z"/>
          <w:rFonts w:cs="Arial"/>
          <w:szCs w:val="22"/>
        </w:rPr>
      </w:pPr>
      <w:del w:id="7833" w:author="An Tran, ACA (BUV)" w:date="2024-09-12T11:03:00Z" w16du:dateUtc="2024-09-12T04:03:00Z">
        <w:r w:rsidRPr="00050F3E" w:rsidDel="005F5D10">
          <w:rPr>
            <w:rFonts w:cs="Arial"/>
            <w:szCs w:val="22"/>
          </w:rPr>
          <w:delText xml:space="preserve">Should you have any question or need any support, feel free to contact </w:delText>
        </w:r>
        <w:r w:rsidRPr="00050F3E" w:rsidDel="005F5D10">
          <w:rPr>
            <w:rFonts w:cs="Arial"/>
            <w:bCs/>
            <w:szCs w:val="22"/>
          </w:rPr>
          <w:delText>SE Career Services &amp; Industry Relations (CSIR)</w:delText>
        </w:r>
        <w:r w:rsidRPr="00050F3E"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5C3DE3" w:rsidDel="005F5D10">
          <w:rPr>
            <w:rStyle w:val="Hyperlink"/>
            <w:rFonts w:cs="Arial"/>
            <w:szCs w:val="22"/>
          </w:rPr>
          <w:delText>SE-Careers@buv.edu.vn</w:delText>
        </w:r>
        <w:r w:rsidR="005F5D10" w:rsidDel="005F5D10">
          <w:rPr>
            <w:rStyle w:val="Hyperlink"/>
            <w:rFonts w:cs="Arial"/>
            <w:b w:val="0"/>
            <w:szCs w:val="22"/>
          </w:rPr>
          <w:fldChar w:fldCharType="end"/>
        </w:r>
        <w:r w:rsidRPr="00050F3E" w:rsidDel="005F5D10">
          <w:rPr>
            <w:rFonts w:cs="Arial"/>
            <w:szCs w:val="22"/>
          </w:rPr>
          <w:delText>, BUV’s phone number: (+84) (221) 6 250 250 | Ext. 562, or meet us at the SE Lounge (1</w:delText>
        </w:r>
        <w:r w:rsidRPr="00050F3E" w:rsidDel="005F5D10">
          <w:rPr>
            <w:rFonts w:cs="Arial"/>
            <w:szCs w:val="22"/>
            <w:vertAlign w:val="superscript"/>
          </w:rPr>
          <w:delText>st</w:delText>
        </w:r>
        <w:r w:rsidRPr="00050F3E"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5C3DE3" w:rsidDel="005F5D10">
          <w:rPr>
            <w:rStyle w:val="Hyperlink"/>
            <w:rFonts w:cs="Arial"/>
            <w:szCs w:val="22"/>
          </w:rPr>
          <w:delText>BUV SE Booking Portal</w:delText>
        </w:r>
        <w:r w:rsidR="005F5D10" w:rsidDel="005F5D10">
          <w:rPr>
            <w:rStyle w:val="Hyperlink"/>
            <w:rFonts w:cs="Arial"/>
            <w:b w:val="0"/>
            <w:szCs w:val="22"/>
          </w:rPr>
          <w:fldChar w:fldCharType="end"/>
        </w:r>
        <w:r w:rsidRPr="00050F3E" w:rsidDel="005F5D10">
          <w:rPr>
            <w:rFonts w:cs="Arial"/>
            <w:szCs w:val="22"/>
          </w:rPr>
          <w:delText>.</w:delText>
        </w:r>
      </w:del>
    </w:p>
    <w:p w14:paraId="0ACB2AC7" w14:textId="4402F901"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7834" w:author="An Tran, ACA (BUV)" w:date="2024-09-12T11:03:00Z" w16du:dateUtc="2024-09-12T04:03:00Z"/>
          <w:rFonts w:cs="Arial"/>
          <w:color w:val="000000" w:themeColor="text1"/>
          <w:szCs w:val="22"/>
        </w:rPr>
      </w:pPr>
    </w:p>
    <w:p w14:paraId="2F34C42C" w14:textId="4BD679AA"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35" w:author="An Tran, ACA (BUV)" w:date="2024-09-12T11:03:00Z" w16du:dateUtc="2024-09-12T04:03:00Z"/>
          <w:rFonts w:cs="Arial"/>
          <w:i/>
          <w:iCs/>
          <w:szCs w:val="22"/>
        </w:rPr>
      </w:pPr>
      <w:del w:id="7836" w:author="An Tran, ACA (BUV)" w:date="2024-09-12T11:03:00Z" w16du:dateUtc="2024-09-12T04:03:00Z">
        <w:r w:rsidRPr="002D5ADD" w:rsidDel="005F5D10">
          <w:rPr>
            <w:rFonts w:cs="Arial"/>
            <w:i/>
            <w:iCs/>
            <w:szCs w:val="22"/>
          </w:rPr>
          <w:delText xml:space="preserve">Sinh viên BUV có thể </w:delText>
        </w:r>
        <w:r w:rsidRPr="002D5ADD" w:rsidDel="005F5D10">
          <w:rPr>
            <w:rFonts w:cs="Avenir Next LT Pro"/>
            <w:i/>
            <w:iCs/>
            <w:szCs w:val="22"/>
          </w:rPr>
          <w:delText>đ</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ngay t</w:delText>
        </w:r>
        <w:r w:rsidRPr="002D5ADD" w:rsidDel="005F5D10">
          <w:rPr>
            <w:rFonts w:cs="Calibri"/>
            <w:i/>
            <w:iCs/>
            <w:szCs w:val="22"/>
          </w:rPr>
          <w:delText>ừ</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m nh</w:delText>
        </w:r>
        <w:r w:rsidRPr="002D5ADD" w:rsidDel="005F5D10">
          <w:rPr>
            <w:rFonts w:cs="Calibri"/>
            <w:i/>
            <w:iCs/>
            <w:szCs w:val="22"/>
          </w:rPr>
          <w:delText>ấ</w:delText>
        </w:r>
        <w:r w:rsidRPr="002D5ADD" w:rsidDel="005F5D10">
          <w:rPr>
            <w:rFonts w:cs="Arial"/>
            <w:i/>
            <w:iCs/>
            <w:szCs w:val="22"/>
          </w:rPr>
          <w:delText>t nếu các bạn sẵn sàng trải nghiệm và có đủ các kỹ năng mềm cơ bản. R</w:delText>
        </w:r>
        <w:r w:rsidRPr="002D5ADD" w:rsidDel="005F5D10">
          <w:rPr>
            <w:rFonts w:cs="Calibri"/>
            <w:i/>
            <w:iCs/>
            <w:szCs w:val="22"/>
          </w:rPr>
          <w:delText>ấ</w:delText>
        </w:r>
        <w:r w:rsidRPr="002D5ADD" w:rsidDel="005F5D10">
          <w:rPr>
            <w:rFonts w:cs="Arial"/>
            <w:i/>
            <w:iCs/>
            <w:szCs w:val="22"/>
          </w:rPr>
          <w:delText>t nhi</w:delText>
        </w:r>
        <w:r w:rsidRPr="002D5ADD" w:rsidDel="005F5D10">
          <w:rPr>
            <w:rFonts w:cs="Calibri"/>
            <w:i/>
            <w:iCs/>
            <w:szCs w:val="22"/>
          </w:rPr>
          <w:delText>ề</w:delText>
        </w:r>
        <w:r w:rsidRPr="002D5ADD" w:rsidDel="005F5D10">
          <w:rPr>
            <w:rFonts w:cs="Arial"/>
            <w:i/>
            <w:iCs/>
            <w:szCs w:val="22"/>
          </w:rPr>
          <w:delText>u c</w:delText>
        </w:r>
        <w:r w:rsidRPr="002D5ADD" w:rsidDel="005F5D10">
          <w:rPr>
            <w:rFonts w:cs="Avenir Next LT Pro"/>
            <w:i/>
            <w:iCs/>
            <w:szCs w:val="22"/>
          </w:rPr>
          <w:delText>á</w:delText>
        </w:r>
        <w:r w:rsidRPr="002D5ADD" w:rsidDel="005F5D10">
          <w:rPr>
            <w:rFonts w:cs="Arial"/>
            <w:i/>
            <w:iCs/>
            <w:szCs w:val="22"/>
          </w:rPr>
          <w:delText>c em sinh vi</w:delText>
        </w:r>
        <w:r w:rsidRPr="002D5ADD" w:rsidDel="005F5D10">
          <w:rPr>
            <w:rFonts w:cs="Avenir Next LT Pro"/>
            <w:i/>
            <w:iCs/>
            <w:szCs w:val="22"/>
          </w:rPr>
          <w:delText>ê</w:delText>
        </w:r>
        <w:r w:rsidRPr="002D5ADD" w:rsidDel="005F5D10">
          <w:rPr>
            <w:rFonts w:cs="Arial"/>
            <w:i/>
            <w:iCs/>
            <w:szCs w:val="22"/>
          </w:rPr>
          <w:delText xml:space="preserve">n BUV </w:delText>
        </w:r>
        <w:r w:rsidRPr="002D5ADD" w:rsidDel="005F5D10">
          <w:rPr>
            <w:rFonts w:cs="Calibri"/>
            <w:i/>
            <w:iCs/>
            <w:szCs w:val="22"/>
          </w:rPr>
          <w:delText>ở</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th</w:delText>
        </w:r>
        <w:r w:rsidRPr="002D5ADD" w:rsidDel="005F5D10">
          <w:rPr>
            <w:rFonts w:cs="Calibri"/>
            <w:i/>
            <w:iCs/>
            <w:szCs w:val="22"/>
          </w:rPr>
          <w:delText>ế</w:delText>
        </w:r>
        <w:r w:rsidRPr="002D5ADD" w:rsidDel="005F5D10">
          <w:rPr>
            <w:rFonts w:cs="Arial"/>
            <w:i/>
            <w:iCs/>
            <w:szCs w:val="22"/>
          </w:rPr>
          <w:delText xml:space="preserve"> h</w:delText>
        </w:r>
        <w:r w:rsidRPr="002D5ADD" w:rsidDel="005F5D10">
          <w:rPr>
            <w:rFonts w:cs="Calibri"/>
            <w:i/>
            <w:iCs/>
            <w:szCs w:val="22"/>
          </w:rPr>
          <w:delText>ệ</w:delText>
        </w:r>
        <w:r w:rsidRPr="002D5ADD" w:rsidDel="005F5D10">
          <w:rPr>
            <w:rFonts w:cs="Arial"/>
            <w:i/>
            <w:iCs/>
            <w:szCs w:val="22"/>
          </w:rPr>
          <w:delText xml:space="preserve"> kh</w:delText>
        </w:r>
        <w:r w:rsidRPr="002D5ADD" w:rsidDel="005F5D10">
          <w:rPr>
            <w:rFonts w:cs="Avenir Next LT Pro"/>
            <w:i/>
            <w:iCs/>
            <w:szCs w:val="22"/>
          </w:rPr>
          <w:delText>á</w:delText>
        </w:r>
        <w:r w:rsidRPr="002D5ADD" w:rsidDel="005F5D10">
          <w:rPr>
            <w:rFonts w:cs="Arial"/>
            <w:i/>
            <w:iCs/>
            <w:szCs w:val="22"/>
          </w:rPr>
          <w:delText xml:space="preserve">c nhau </w:delText>
        </w:r>
        <w:r w:rsidRPr="002D5ADD" w:rsidDel="005F5D10">
          <w:rPr>
            <w:rFonts w:cs="Avenir Next LT Pro"/>
            <w:i/>
            <w:iCs/>
            <w:szCs w:val="22"/>
          </w:rPr>
          <w:delText>đã</w:delText>
        </w:r>
        <w:r w:rsidRPr="002D5ADD" w:rsidDel="005F5D10">
          <w:rPr>
            <w:rFonts w:cs="Arial"/>
            <w:i/>
            <w:iCs/>
            <w:szCs w:val="22"/>
          </w:rPr>
          <w:delText xml:space="preserve"> gi</w:delText>
        </w:r>
        <w:r w:rsidRPr="002D5ADD" w:rsidDel="005F5D10">
          <w:rPr>
            <w:rFonts w:cs="Avenir Next LT Pro"/>
            <w:i/>
            <w:iCs/>
            <w:szCs w:val="22"/>
          </w:rPr>
          <w:delText>à</w:delText>
        </w:r>
        <w:r w:rsidRPr="002D5ADD" w:rsidDel="005F5D10">
          <w:rPr>
            <w:rFonts w:cs="Arial"/>
            <w:i/>
            <w:iCs/>
            <w:szCs w:val="22"/>
          </w:rPr>
          <w:delText xml:space="preserve">nh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c</w:delText>
        </w:r>
        <w:r w:rsidRPr="002D5ADD" w:rsidDel="005F5D10">
          <w:rPr>
            <w:rFonts w:cs="Avenir Next LT Pro"/>
            <w:i/>
            <w:iCs/>
            <w:szCs w:val="22"/>
          </w:rPr>
          <w:delText>á</w:delText>
        </w:r>
        <w:r w:rsidRPr="002D5ADD" w:rsidDel="005F5D10">
          <w:rPr>
            <w:rFonts w:cs="Arial"/>
            <w:i/>
            <w:iCs/>
            <w:szCs w:val="22"/>
          </w:rPr>
          <w:delText>c su</w:delText>
        </w:r>
        <w:r w:rsidRPr="002D5ADD" w:rsidDel="005F5D10">
          <w:rPr>
            <w:rFonts w:cs="Calibri"/>
            <w:i/>
            <w:iCs/>
            <w:szCs w:val="22"/>
          </w:rPr>
          <w:delText>ấ</w:delText>
        </w:r>
        <w:r w:rsidRPr="002D5ADD" w:rsidDel="005F5D10">
          <w:rPr>
            <w:rFonts w:cs="Arial"/>
            <w:i/>
            <w:iCs/>
            <w:szCs w:val="22"/>
          </w:rPr>
          <w:delText>t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ngay sau 1 t</w:delText>
        </w:r>
        <w:r w:rsidRPr="002D5ADD" w:rsidDel="005F5D10">
          <w:rPr>
            <w:rFonts w:cs="Calibri"/>
            <w:i/>
            <w:iCs/>
            <w:szCs w:val="22"/>
          </w:rPr>
          <w:delText>ớ</w:delText>
        </w:r>
        <w:r w:rsidRPr="002D5ADD" w:rsidDel="005F5D10">
          <w:rPr>
            <w:rFonts w:cs="Arial"/>
            <w:i/>
            <w:iCs/>
            <w:szCs w:val="22"/>
          </w:rPr>
          <w:delText>i 2 k</w:delText>
        </w:r>
        <w:r w:rsidRPr="002D5ADD" w:rsidDel="005F5D10">
          <w:rPr>
            <w:rFonts w:cs="Calibri"/>
            <w:i/>
            <w:iCs/>
            <w:szCs w:val="22"/>
          </w:rPr>
          <w:delText>ỳ</w:delText>
        </w:r>
        <w:r w:rsidRPr="002D5ADD" w:rsidDel="005F5D10">
          <w:rPr>
            <w:rFonts w:cs="Arial"/>
            <w:i/>
            <w:iCs/>
            <w:szCs w:val="22"/>
          </w:rPr>
          <w:delText xml:space="preserve"> ngh</w:delText>
        </w:r>
        <w:r w:rsidRPr="002D5ADD" w:rsidDel="005F5D10">
          <w:rPr>
            <w:rFonts w:cs="Calibri"/>
            <w:i/>
            <w:iCs/>
            <w:szCs w:val="22"/>
          </w:rPr>
          <w:delText>ỉ</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ầ</w:delText>
        </w:r>
        <w:r w:rsidRPr="002D5ADD" w:rsidDel="005F5D10">
          <w:rPr>
            <w:rFonts w:cs="Arial"/>
            <w:i/>
            <w:iCs/>
            <w:szCs w:val="22"/>
          </w:rPr>
          <w:delText>u ti</w:delText>
        </w:r>
        <w:r w:rsidRPr="002D5ADD" w:rsidDel="005F5D10">
          <w:rPr>
            <w:rFonts w:cs="Avenir Next LT Pro"/>
            <w:i/>
            <w:iCs/>
            <w:szCs w:val="22"/>
          </w:rPr>
          <w:delText>ê</w:delText>
        </w:r>
        <w:r w:rsidRPr="002D5ADD" w:rsidDel="005F5D10">
          <w:rPr>
            <w:rFonts w:cs="Arial"/>
            <w:i/>
            <w:iCs/>
            <w:szCs w:val="22"/>
          </w:rPr>
          <w:delText>n t</w:delText>
        </w:r>
        <w:r w:rsidRPr="002D5ADD" w:rsidDel="005F5D10">
          <w:rPr>
            <w:rFonts w:cs="Calibri"/>
            <w:i/>
            <w:iCs/>
            <w:szCs w:val="22"/>
          </w:rPr>
          <w:delText>ạ</w:delText>
        </w:r>
        <w:r w:rsidRPr="002D5ADD" w:rsidDel="005F5D10">
          <w:rPr>
            <w:rFonts w:cs="Arial"/>
            <w:i/>
            <w:iCs/>
            <w:szCs w:val="22"/>
          </w:rPr>
          <w:delText>i BUV. V</w:delText>
        </w:r>
        <w:r w:rsidRPr="002D5ADD" w:rsidDel="005F5D10">
          <w:rPr>
            <w:rFonts w:cs="Calibri"/>
            <w:i/>
            <w:iCs/>
            <w:szCs w:val="22"/>
          </w:rPr>
          <w:delText>ớ</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em sinh vi</w:delText>
        </w:r>
        <w:r w:rsidRPr="002D5ADD" w:rsidDel="005F5D10">
          <w:rPr>
            <w:rFonts w:cs="Avenir Next LT Pro"/>
            <w:i/>
            <w:iCs/>
            <w:szCs w:val="22"/>
          </w:rPr>
          <w:delText>ê</w:delText>
        </w:r>
        <w:r w:rsidRPr="002D5ADD" w:rsidDel="005F5D10">
          <w:rPr>
            <w:rFonts w:cs="Arial"/>
            <w:i/>
            <w:iCs/>
            <w:szCs w:val="22"/>
          </w:rPr>
          <w:delText>n n</w:delText>
        </w:r>
        <w:r w:rsidRPr="002D5ADD" w:rsidDel="005F5D10">
          <w:rPr>
            <w:rFonts w:cs="Avenir Next LT Pro"/>
            <w:i/>
            <w:iCs/>
            <w:szCs w:val="22"/>
          </w:rPr>
          <w:delText>ă</w:delText>
        </w:r>
        <w:r w:rsidRPr="002D5ADD" w:rsidDel="005F5D10">
          <w:rPr>
            <w:rFonts w:cs="Arial"/>
            <w:i/>
            <w:iCs/>
            <w:szCs w:val="22"/>
          </w:rPr>
          <w:delText>m nh</w:delText>
        </w:r>
        <w:r w:rsidRPr="002D5ADD" w:rsidDel="005F5D10">
          <w:rPr>
            <w:rFonts w:cs="Calibri"/>
            <w:i/>
            <w:iCs/>
            <w:szCs w:val="22"/>
          </w:rPr>
          <w:delText>ấ</w:delText>
        </w:r>
        <w:r w:rsidRPr="002D5ADD" w:rsidDel="005F5D10">
          <w:rPr>
            <w:rFonts w:cs="Arial"/>
            <w:i/>
            <w:iCs/>
            <w:szCs w:val="22"/>
          </w:rPr>
          <w:delText>t, vi</w:delText>
        </w:r>
        <w:r w:rsidRPr="002D5ADD" w:rsidDel="005F5D10">
          <w:rPr>
            <w:rFonts w:cs="Calibri"/>
            <w:i/>
            <w:iCs/>
            <w:szCs w:val="22"/>
          </w:rPr>
          <w:delText>ệ</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thi</w:delText>
        </w:r>
        <w:r w:rsidRPr="002D5ADD" w:rsidDel="005F5D10">
          <w:rPr>
            <w:rFonts w:cs="Avenir Next LT Pro"/>
            <w:i/>
            <w:iCs/>
            <w:szCs w:val="22"/>
          </w:rPr>
          <w:delText>ê</w:delText>
        </w:r>
        <w:r w:rsidRPr="002D5ADD" w:rsidDel="005F5D10">
          <w:rPr>
            <w:rFonts w:cs="Arial"/>
            <w:i/>
            <w:iCs/>
            <w:szCs w:val="22"/>
          </w:rPr>
          <w:delText>n v</w:delText>
        </w:r>
        <w:r w:rsidRPr="002D5ADD" w:rsidDel="005F5D10">
          <w:rPr>
            <w:rFonts w:cs="Calibri"/>
            <w:i/>
            <w:iCs/>
            <w:szCs w:val="22"/>
          </w:rPr>
          <w:delText>ề</w:delText>
        </w:r>
        <w:r w:rsidRPr="002D5ADD" w:rsidDel="005F5D10">
          <w:rPr>
            <w:rFonts w:cs="Arial"/>
            <w:i/>
            <w:iCs/>
            <w:szCs w:val="22"/>
          </w:rPr>
          <w:delText xml:space="preserve"> m</w:delText>
        </w:r>
        <w:r w:rsidRPr="002D5ADD" w:rsidDel="005F5D10">
          <w:rPr>
            <w:rFonts w:cs="Calibri"/>
            <w:i/>
            <w:iCs/>
            <w:szCs w:val="22"/>
          </w:rPr>
          <w:delText>ụ</w:delText>
        </w:r>
        <w:r w:rsidRPr="002D5ADD" w:rsidDel="005F5D10">
          <w:rPr>
            <w:rFonts w:cs="Arial"/>
            <w:i/>
            <w:iCs/>
            <w:szCs w:val="22"/>
          </w:rPr>
          <w:delText>c ti</w:delText>
        </w:r>
        <w:r w:rsidRPr="002D5ADD" w:rsidDel="005F5D10">
          <w:rPr>
            <w:rFonts w:cs="Avenir Next LT Pro"/>
            <w:i/>
            <w:iCs/>
            <w:szCs w:val="22"/>
          </w:rPr>
          <w:delText>ê</w:delText>
        </w:r>
        <w:r w:rsidRPr="002D5ADD" w:rsidDel="005F5D10">
          <w:rPr>
            <w:rFonts w:cs="Arial"/>
            <w:i/>
            <w:iCs/>
            <w:szCs w:val="22"/>
          </w:rPr>
          <w:delText>u l</w:delText>
        </w:r>
        <w:r w:rsidRPr="002D5ADD" w:rsidDel="005F5D10">
          <w:rPr>
            <w:rFonts w:cs="Avenir Next LT Pro"/>
            <w:i/>
            <w:iCs/>
            <w:szCs w:val="22"/>
          </w:rPr>
          <w:delText>à</w:delText>
        </w:r>
        <w:r w:rsidRPr="002D5ADD" w:rsidDel="005F5D10">
          <w:rPr>
            <w:rFonts w:cs="Arial"/>
            <w:i/>
            <w:iCs/>
            <w:szCs w:val="22"/>
          </w:rPr>
          <w:delText>m quen v</w:delText>
        </w:r>
        <w:r w:rsidRPr="002D5ADD" w:rsidDel="005F5D10">
          <w:rPr>
            <w:rFonts w:cs="Calibri"/>
            <w:i/>
            <w:iCs/>
            <w:szCs w:val="22"/>
          </w:rPr>
          <w:delText>ớ</w:delText>
        </w:r>
        <w:r w:rsidRPr="002D5ADD" w:rsidDel="005F5D10">
          <w:rPr>
            <w:rFonts w:cs="Arial"/>
            <w:i/>
            <w:iCs/>
            <w:szCs w:val="22"/>
          </w:rPr>
          <w:delText>i cu</w:delText>
        </w:r>
        <w:r w:rsidRPr="002D5ADD" w:rsidDel="005F5D10">
          <w:rPr>
            <w:rFonts w:cs="Calibri"/>
            <w:i/>
            <w:iCs/>
            <w:szCs w:val="22"/>
          </w:rPr>
          <w:delText>ộ</w:delText>
        </w:r>
        <w:r w:rsidRPr="002D5ADD" w:rsidDel="005F5D10">
          <w:rPr>
            <w:rFonts w:cs="Arial"/>
            <w:i/>
            <w:iCs/>
            <w:szCs w:val="22"/>
          </w:rPr>
          <w:delText>c s</w:delText>
        </w:r>
        <w:r w:rsidRPr="002D5ADD" w:rsidDel="005F5D10">
          <w:rPr>
            <w:rFonts w:cs="Calibri"/>
            <w:i/>
            <w:iCs/>
            <w:szCs w:val="22"/>
          </w:rPr>
          <w:delText>ố</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Arial"/>
            <w:i/>
            <w:iCs/>
            <w:szCs w:val="22"/>
          </w:rPr>
          <w:delText>i l</w:delText>
        </w:r>
        <w:r w:rsidRPr="002D5ADD" w:rsidDel="005F5D10">
          <w:rPr>
            <w:rFonts w:cs="Avenir Next LT Pro"/>
            <w:i/>
            <w:iCs/>
            <w:szCs w:val="22"/>
          </w:rPr>
          <w:delText>à</w:delText>
        </w:r>
        <w:r w:rsidRPr="002D5ADD" w:rsidDel="005F5D10">
          <w:rPr>
            <w:rFonts w:cs="Arial"/>
            <w:i/>
            <w:iCs/>
            <w:szCs w:val="22"/>
          </w:rPr>
          <w:delText>m,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nghi th</w:delText>
        </w:r>
        <w:r w:rsidRPr="002D5ADD" w:rsidDel="005F5D10">
          <w:rPr>
            <w:rFonts w:cs="Calibri"/>
            <w:i/>
            <w:iCs/>
            <w:szCs w:val="22"/>
          </w:rPr>
          <w:delText>ứ</w:delText>
        </w:r>
        <w:r w:rsidRPr="002D5ADD" w:rsidDel="005F5D10">
          <w:rPr>
            <w:rFonts w:cs="Arial"/>
            <w:i/>
            <w:iCs/>
            <w:szCs w:val="22"/>
          </w:rPr>
          <w:delText xml:space="preserve">c </w:delText>
        </w:r>
        <w:r w:rsidRPr="002D5ADD" w:rsidDel="005F5D10">
          <w:rPr>
            <w:rFonts w:cs="Calibri"/>
            <w:i/>
            <w:iCs/>
            <w:szCs w:val="22"/>
          </w:rPr>
          <w:delText>ứ</w:delText>
        </w:r>
        <w:r w:rsidRPr="002D5ADD" w:rsidDel="005F5D10">
          <w:rPr>
            <w:rFonts w:cs="Arial"/>
            <w:i/>
            <w:iCs/>
            <w:szCs w:val="22"/>
          </w:rPr>
          <w:delText>ng x</w:delText>
        </w:r>
        <w:r w:rsidRPr="002D5ADD" w:rsidDel="005F5D10">
          <w:rPr>
            <w:rFonts w:cs="Calibri"/>
            <w:i/>
            <w:iCs/>
            <w:szCs w:val="22"/>
          </w:rPr>
          <w:delText>ử</w:delText>
        </w:r>
        <w:r w:rsidRPr="002D5ADD" w:rsidDel="005F5D10">
          <w:rPr>
            <w:rFonts w:cs="Arial"/>
            <w:i/>
            <w:iCs/>
            <w:szCs w:val="22"/>
          </w:rPr>
          <w:delText xml:space="preserve"> t</w:delText>
        </w:r>
        <w:r w:rsidRPr="002D5ADD" w:rsidDel="005F5D10">
          <w:rPr>
            <w:rFonts w:cs="Calibri"/>
            <w:i/>
            <w:iCs/>
            <w:szCs w:val="22"/>
          </w:rPr>
          <w:delText>ạ</w:delText>
        </w:r>
        <w:r w:rsidRPr="002D5ADD" w:rsidDel="005F5D10">
          <w:rPr>
            <w:rFonts w:cs="Arial"/>
            <w:i/>
            <w:iCs/>
            <w:szCs w:val="22"/>
          </w:rPr>
          <w:delText>i n</w:delText>
        </w:r>
        <w:r w:rsidRPr="002D5ADD" w:rsidDel="005F5D10">
          <w:rPr>
            <w:rFonts w:cs="Calibri"/>
            <w:i/>
            <w:iCs/>
            <w:szCs w:val="22"/>
          </w:rPr>
          <w:delText>ơ</w:delText>
        </w:r>
        <w:r w:rsidRPr="002D5ADD" w:rsidDel="005F5D10">
          <w:rPr>
            <w:rFonts w:cs="Arial"/>
            <w:i/>
            <w:iCs/>
            <w:szCs w:val="22"/>
          </w:rPr>
          <w:delText>i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 xml:space="preserve">c </w:delText>
        </w:r>
        <w:r w:rsidRPr="002D5ADD" w:rsidDel="005F5D10">
          <w:rPr>
            <w:rFonts w:cs="Calibri"/>
            <w:i/>
            <w:iCs/>
            <w:szCs w:val="22"/>
          </w:rPr>
          <w:delText>ở</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m</w:delText>
        </w:r>
        <w:r w:rsidRPr="002D5ADD" w:rsidDel="005F5D10">
          <w:rPr>
            <w:rFonts w:cs="Avenir Next LT Pro"/>
            <w:i/>
            <w:iCs/>
            <w:szCs w:val="22"/>
          </w:rPr>
          <w:delText>ô</w:delText>
        </w:r>
        <w:r w:rsidRPr="002D5ADD" w:rsidDel="005F5D10">
          <w:rPr>
            <w:rFonts w:cs="Arial"/>
            <w:i/>
            <w:iCs/>
            <w:szCs w:val="22"/>
          </w:rPr>
          <w:delText>i tr</w:delText>
        </w:r>
        <w:r w:rsidRPr="002D5ADD" w:rsidDel="005F5D10">
          <w:rPr>
            <w:rFonts w:cs="Calibri"/>
            <w:i/>
            <w:iCs/>
            <w:szCs w:val="22"/>
          </w:rPr>
          <w:delText>ườ</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kh</w:delText>
        </w:r>
        <w:r w:rsidRPr="002D5ADD" w:rsidDel="005F5D10">
          <w:rPr>
            <w:rFonts w:cs="Avenir Next LT Pro"/>
            <w:i/>
            <w:iCs/>
            <w:szCs w:val="22"/>
          </w:rPr>
          <w:delText>á</w:delText>
        </w:r>
        <w:r w:rsidRPr="002D5ADD" w:rsidDel="005F5D10">
          <w:rPr>
            <w:rFonts w:cs="Arial"/>
            <w:i/>
            <w:iCs/>
            <w:szCs w:val="22"/>
          </w:rPr>
          <w:delText>c nhau. Ki</w:delText>
        </w:r>
        <w:r w:rsidRPr="002D5ADD" w:rsidDel="005F5D10">
          <w:rPr>
            <w:rFonts w:cs="Calibri"/>
            <w:i/>
            <w:iCs/>
            <w:szCs w:val="22"/>
          </w:rPr>
          <w:delText>ế</w:delText>
        </w:r>
        <w:r w:rsidRPr="002D5ADD" w:rsidDel="005F5D10">
          <w:rPr>
            <w:rFonts w:cs="Arial"/>
            <w:i/>
            <w:iCs/>
            <w:szCs w:val="22"/>
          </w:rPr>
          <w:delText>n th</w:delText>
        </w:r>
        <w:r w:rsidRPr="002D5ADD" w:rsidDel="005F5D10">
          <w:rPr>
            <w:rFonts w:cs="Calibri"/>
            <w:i/>
            <w:iCs/>
            <w:szCs w:val="22"/>
          </w:rPr>
          <w:delText>ứ</w:delText>
        </w:r>
        <w:r w:rsidRPr="002D5ADD" w:rsidDel="005F5D10">
          <w:rPr>
            <w:rFonts w:cs="Arial"/>
            <w:i/>
            <w:iCs/>
            <w:szCs w:val="22"/>
          </w:rPr>
          <w:delText>c v</w:delText>
        </w:r>
        <w:r w:rsidRPr="002D5ADD" w:rsidDel="005F5D10">
          <w:rPr>
            <w:rFonts w:cs="Avenir Next LT Pro"/>
            <w:i/>
            <w:iCs/>
            <w:szCs w:val="22"/>
          </w:rPr>
          <w:delText>à</w:delText>
        </w:r>
        <w:r w:rsidRPr="002D5ADD" w:rsidDel="005F5D10">
          <w:rPr>
            <w:rFonts w:cs="Arial"/>
            <w:i/>
            <w:iCs/>
            <w:szCs w:val="22"/>
          </w:rPr>
          <w:delText xml:space="preserve">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ng chuyên môn, cũng nh</w:delText>
        </w:r>
        <w:r w:rsidRPr="002D5ADD" w:rsidDel="005F5D10">
          <w:rPr>
            <w:rFonts w:cs="Calibri"/>
            <w:i/>
            <w:iCs/>
            <w:szCs w:val="22"/>
          </w:rPr>
          <w:delText>ư</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gi</w:delText>
        </w:r>
        <w:r w:rsidRPr="002D5ADD" w:rsidDel="005F5D10">
          <w:rPr>
            <w:rFonts w:cs="Avenir Next LT Pro"/>
            <w:i/>
            <w:iCs/>
            <w:szCs w:val="22"/>
          </w:rPr>
          <w:delText>á</w:delText>
        </w:r>
        <w:r w:rsidRPr="002D5ADD" w:rsidDel="005F5D10">
          <w:rPr>
            <w:rFonts w:cs="Arial"/>
            <w:i/>
            <w:iCs/>
            <w:szCs w:val="22"/>
          </w:rPr>
          <w:delText xml:space="preserve"> tr</w:delText>
        </w:r>
        <w:r w:rsidRPr="002D5ADD" w:rsidDel="005F5D10">
          <w:rPr>
            <w:rFonts w:cs="Calibri"/>
            <w:i/>
            <w:iCs/>
            <w:szCs w:val="22"/>
          </w:rPr>
          <w:delText>ị</w:delText>
        </w:r>
        <w:r w:rsidRPr="002D5ADD" w:rsidDel="005F5D10">
          <w:rPr>
            <w:rFonts w:cs="Arial"/>
            <w:i/>
            <w:iCs/>
            <w:szCs w:val="22"/>
          </w:rPr>
          <w:delText xml:space="preserve"> chuy</w:delText>
        </w:r>
        <w:r w:rsidRPr="002D5ADD" w:rsidDel="005F5D10">
          <w:rPr>
            <w:rFonts w:cs="Calibri"/>
            <w:i/>
            <w:iCs/>
            <w:szCs w:val="22"/>
          </w:rPr>
          <w:delText>ể</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ổ</w:delText>
        </w:r>
        <w:r w:rsidRPr="002D5ADD" w:rsidDel="005F5D10">
          <w:rPr>
            <w:rFonts w:cs="Arial"/>
            <w:i/>
            <w:iCs/>
            <w:szCs w:val="22"/>
          </w:rPr>
          <w:delText>i c</w:delText>
        </w:r>
        <w:r w:rsidRPr="002D5ADD" w:rsidDel="005F5D10">
          <w:rPr>
            <w:rFonts w:cs="Calibri"/>
            <w:i/>
            <w:iCs/>
            <w:szCs w:val="22"/>
          </w:rPr>
          <w:delText>ủ</w:delText>
        </w:r>
        <w:r w:rsidRPr="002D5ADD" w:rsidDel="005F5D10">
          <w:rPr>
            <w:rFonts w:cs="Arial"/>
            <w:i/>
            <w:iCs/>
            <w:szCs w:val="22"/>
          </w:rPr>
          <w:delText>a sinh vi</w:delText>
        </w:r>
        <w:r w:rsidRPr="002D5ADD" w:rsidDel="005F5D10">
          <w:rPr>
            <w:rFonts w:cs="Avenir Next LT Pro"/>
            <w:i/>
            <w:iCs/>
            <w:szCs w:val="22"/>
          </w:rPr>
          <w:delText>ê</w:delText>
        </w:r>
        <w:r w:rsidRPr="002D5ADD" w:rsidDel="005F5D10">
          <w:rPr>
            <w:rFonts w:cs="Arial"/>
            <w:i/>
            <w:iCs/>
            <w:szCs w:val="22"/>
          </w:rPr>
          <w:delText>n n</w:delText>
        </w:r>
        <w:r w:rsidRPr="002D5ADD" w:rsidDel="005F5D10">
          <w:rPr>
            <w:rFonts w:cs="Avenir Next LT Pro"/>
            <w:i/>
            <w:iCs/>
            <w:szCs w:val="22"/>
          </w:rPr>
          <w:delText>ă</w:delText>
        </w:r>
        <w:r w:rsidRPr="002D5ADD" w:rsidDel="005F5D10">
          <w:rPr>
            <w:rFonts w:cs="Arial"/>
            <w:i/>
            <w:iCs/>
            <w:szCs w:val="22"/>
          </w:rPr>
          <w:delText>m nh</w:delText>
        </w:r>
        <w:r w:rsidRPr="002D5ADD" w:rsidDel="005F5D10">
          <w:rPr>
            <w:rFonts w:cs="Calibri"/>
            <w:i/>
            <w:iCs/>
            <w:szCs w:val="22"/>
          </w:rPr>
          <w:delText>ấ</w:delText>
        </w:r>
        <w:r w:rsidRPr="002D5ADD" w:rsidDel="005F5D10">
          <w:rPr>
            <w:rFonts w:cs="Arial"/>
            <w:i/>
            <w:iCs/>
            <w:szCs w:val="22"/>
          </w:rPr>
          <w:delText>t v</w:delText>
        </w:r>
        <w:r w:rsidRPr="002D5ADD" w:rsidDel="005F5D10">
          <w:rPr>
            <w:rFonts w:cs="Calibri"/>
            <w:i/>
            <w:iCs/>
            <w:szCs w:val="22"/>
          </w:rPr>
          <w:delText>ẫ</w:delText>
        </w:r>
        <w:r w:rsidRPr="002D5ADD" w:rsidDel="005F5D10">
          <w:rPr>
            <w:rFonts w:cs="Arial"/>
            <w:i/>
            <w:iCs/>
            <w:szCs w:val="22"/>
          </w:rPr>
          <w:delText>n c</w:delText>
        </w:r>
        <w:r w:rsidRPr="002D5ADD" w:rsidDel="005F5D10">
          <w:rPr>
            <w:rFonts w:cs="Avenir Next LT Pro"/>
            <w:i/>
            <w:iCs/>
            <w:szCs w:val="22"/>
          </w:rPr>
          <w:delText>ò</w:delText>
        </w:r>
        <w:r w:rsidRPr="002D5ADD" w:rsidDel="005F5D10">
          <w:rPr>
            <w:rFonts w:cs="Arial"/>
            <w:i/>
            <w:iCs/>
            <w:szCs w:val="22"/>
          </w:rPr>
          <w:delText xml:space="preserve">n </w:delText>
        </w:r>
        <w:r w:rsidRPr="002D5ADD" w:rsidDel="005F5D10">
          <w:rPr>
            <w:rFonts w:cs="Calibri"/>
            <w:i/>
            <w:iCs/>
            <w:szCs w:val="22"/>
          </w:rPr>
          <w:delText>ở</w:delText>
        </w:r>
        <w:r w:rsidRPr="002D5ADD" w:rsidDel="005F5D10">
          <w:rPr>
            <w:rFonts w:cs="Arial"/>
            <w:i/>
            <w:iCs/>
            <w:szCs w:val="22"/>
          </w:rPr>
          <w:delText xml:space="preserve"> tr</w:delText>
        </w:r>
        <w:r w:rsidRPr="002D5ADD" w:rsidDel="005F5D10">
          <w:rPr>
            <w:rFonts w:cs="Avenir Next LT Pro"/>
            <w:i/>
            <w:iCs/>
            <w:szCs w:val="22"/>
          </w:rPr>
          <w:delText>ì</w:delText>
        </w:r>
        <w:r w:rsidRPr="002D5ADD" w:rsidDel="005F5D10">
          <w:rPr>
            <w:rFonts w:cs="Arial"/>
            <w:i/>
            <w:iCs/>
            <w:szCs w:val="22"/>
          </w:rPr>
          <w:delText xml:space="preserve">nh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 xml:space="preserve"> c</w:delText>
        </w:r>
        <w:r w:rsidRPr="002D5ADD" w:rsidDel="005F5D10">
          <w:rPr>
            <w:rFonts w:cs="Calibri"/>
            <w:i/>
            <w:iCs/>
            <w:szCs w:val="22"/>
          </w:rPr>
          <w:delText>ơ</w:delText>
        </w:r>
        <w:r w:rsidRPr="002D5ADD" w:rsidDel="005F5D10">
          <w:rPr>
            <w:rFonts w:cs="Arial"/>
            <w:i/>
            <w:iCs/>
            <w:szCs w:val="22"/>
          </w:rPr>
          <w:delText xml:space="preserve"> b</w:delText>
        </w:r>
        <w:r w:rsidRPr="002D5ADD" w:rsidDel="005F5D10">
          <w:rPr>
            <w:rFonts w:cs="Calibri"/>
            <w:i/>
            <w:iCs/>
            <w:szCs w:val="22"/>
          </w:rPr>
          <w:delText>ả</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Calibri"/>
            <w:i/>
            <w:iCs/>
            <w:szCs w:val="22"/>
          </w:rPr>
          <w:delText>ầ</w:delText>
        </w:r>
        <w:r w:rsidRPr="002D5ADD" w:rsidDel="005F5D10">
          <w:rPr>
            <w:rFonts w:cs="Arial"/>
            <w:i/>
            <w:iCs/>
            <w:szCs w:val="22"/>
          </w:rPr>
          <w:delText>n th</w:delText>
        </w:r>
        <w:r w:rsidRPr="002D5ADD" w:rsidDel="005F5D10">
          <w:rPr>
            <w:rFonts w:cs="Calibri"/>
            <w:i/>
            <w:iCs/>
            <w:szCs w:val="22"/>
          </w:rPr>
          <w:delText>ờ</w:delText>
        </w:r>
        <w:r w:rsidRPr="002D5ADD" w:rsidDel="005F5D10">
          <w:rPr>
            <w:rFonts w:cs="Arial"/>
            <w:i/>
            <w:iCs/>
            <w:szCs w:val="22"/>
          </w:rPr>
          <w:delText xml:space="preserve">i gian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trau d</w:delText>
        </w:r>
        <w:r w:rsidRPr="002D5ADD" w:rsidDel="005F5D10">
          <w:rPr>
            <w:rFonts w:cs="Calibri"/>
            <w:i/>
            <w:iCs/>
            <w:szCs w:val="22"/>
          </w:rPr>
          <w:delText>ồ</w:delText>
        </w:r>
        <w:r w:rsidRPr="002D5ADD" w:rsidDel="005F5D10">
          <w:rPr>
            <w:rFonts w:cs="Arial"/>
            <w:i/>
            <w:iCs/>
            <w:szCs w:val="22"/>
          </w:rPr>
          <w:delText>i v</w:delText>
        </w:r>
        <w:r w:rsidRPr="002D5ADD" w:rsidDel="005F5D10">
          <w:rPr>
            <w:rFonts w:cs="Avenir Next LT Pro"/>
            <w:i/>
            <w:iCs/>
            <w:szCs w:val="22"/>
          </w:rPr>
          <w:delText>à</w:delText>
        </w:r>
        <w:r w:rsidRPr="002D5ADD" w:rsidDel="005F5D10">
          <w:rPr>
            <w:rFonts w:cs="Arial"/>
            <w:i/>
            <w:iCs/>
            <w:szCs w:val="22"/>
          </w:rPr>
          <w:delText xml:space="preserve">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th</w:delText>
        </w:r>
        <w:r w:rsidRPr="002D5ADD" w:rsidDel="005F5D10">
          <w:rPr>
            <w:rFonts w:cs="Avenir Next LT Pro"/>
            <w:i/>
            <w:iCs/>
            <w:szCs w:val="22"/>
          </w:rPr>
          <w:delText>ê</w:delText>
        </w:r>
        <w:r w:rsidRPr="002D5ADD" w:rsidDel="005F5D10">
          <w:rPr>
            <w:rFonts w:cs="Arial"/>
            <w:i/>
            <w:iCs/>
            <w:szCs w:val="22"/>
          </w:rPr>
          <w:delText>m nh</w:delText>
        </w:r>
        <w:r w:rsidRPr="002D5ADD" w:rsidDel="005F5D10">
          <w:rPr>
            <w:rFonts w:cs="Calibri"/>
            <w:i/>
            <w:iCs/>
            <w:szCs w:val="22"/>
          </w:rPr>
          <w:delText>ữ</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m</w:delText>
        </w:r>
        <w:r w:rsidRPr="002D5ADD" w:rsidDel="005F5D10">
          <w:rPr>
            <w:rFonts w:cs="Calibri"/>
            <w:i/>
            <w:iCs/>
            <w:szCs w:val="22"/>
          </w:rPr>
          <w:delText>ớ</w:delText>
        </w:r>
        <w:r w:rsidRPr="002D5ADD" w:rsidDel="005F5D10">
          <w:rPr>
            <w:rFonts w:cs="Arial"/>
            <w:i/>
            <w:iCs/>
            <w:szCs w:val="22"/>
          </w:rPr>
          <w:delText xml:space="preserve">i. </w:delText>
        </w:r>
      </w:del>
    </w:p>
    <w:p w14:paraId="1656A873" w14:textId="151FA4A1"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37" w:author="An Tran, ACA (BUV)" w:date="2024-09-12T11:03:00Z" w16du:dateUtc="2024-09-12T04:03:00Z"/>
          <w:rFonts w:cs="Arial"/>
          <w:i/>
          <w:iCs/>
          <w:szCs w:val="22"/>
        </w:rPr>
      </w:pPr>
      <w:del w:id="7838" w:author="An Tran, ACA (BUV)" w:date="2024-09-12T11:03:00Z" w16du:dateUtc="2024-09-12T04:03:00Z">
        <w:r w:rsidRPr="002D5ADD" w:rsidDel="005F5D10">
          <w:rPr>
            <w:rFonts w:cs="Arial"/>
            <w:i/>
            <w:iCs/>
            <w:szCs w:val="22"/>
          </w:rPr>
          <w:delText xml:space="preserve">Do </w:delText>
        </w:r>
        <w:r w:rsidRPr="002D5ADD" w:rsidDel="005F5D10">
          <w:rPr>
            <w:rFonts w:cs="Avenir Next LT Pro"/>
            <w:i/>
            <w:iCs/>
            <w:szCs w:val="22"/>
          </w:rPr>
          <w:delText>đó</w:delText>
        </w:r>
        <w:r w:rsidRPr="002D5ADD" w:rsidDel="005F5D10">
          <w:rPr>
            <w:rFonts w:cs="Arial"/>
            <w:i/>
            <w:iCs/>
            <w:szCs w:val="22"/>
          </w:rPr>
          <w:delText>,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 xml:space="preserve">i </w:delText>
        </w:r>
        <w:r w:rsidRPr="002D5ADD" w:rsidDel="005F5D10">
          <w:rPr>
            <w:rFonts w:cs="Avenir Next LT Pro"/>
            <w:i/>
            <w:iCs/>
            <w:szCs w:val="22"/>
          </w:rPr>
          <w:delText>đ</w:delText>
        </w:r>
        <w:r w:rsidRPr="002D5ADD" w:rsidDel="005F5D10">
          <w:rPr>
            <w:rFonts w:cs="Calibri"/>
            <w:i/>
            <w:iCs/>
            <w:szCs w:val="22"/>
          </w:rPr>
          <w:delText>ặ</w:delText>
        </w:r>
        <w:r w:rsidRPr="002D5ADD" w:rsidDel="005F5D10">
          <w:rPr>
            <w:rFonts w:cs="Arial"/>
            <w:i/>
            <w:iCs/>
            <w:szCs w:val="22"/>
          </w:rPr>
          <w:delText>c bi</w:delText>
        </w:r>
        <w:r w:rsidRPr="002D5ADD" w:rsidDel="005F5D10">
          <w:rPr>
            <w:rFonts w:cs="Calibri"/>
            <w:i/>
            <w:iCs/>
            <w:szCs w:val="22"/>
          </w:rPr>
          <w:delText>ệ</w:delText>
        </w:r>
        <w:r w:rsidRPr="002D5ADD" w:rsidDel="005F5D10">
          <w:rPr>
            <w:rFonts w:cs="Arial"/>
            <w:i/>
            <w:iCs/>
            <w:szCs w:val="22"/>
          </w:rPr>
          <w:delText>t khuy</w:delText>
        </w:r>
        <w:r w:rsidRPr="002D5ADD" w:rsidDel="005F5D10">
          <w:rPr>
            <w:rFonts w:cs="Calibri"/>
            <w:i/>
            <w:iCs/>
            <w:szCs w:val="22"/>
          </w:rPr>
          <w:delText>ế</w:delText>
        </w:r>
        <w:r w:rsidRPr="002D5ADD" w:rsidDel="005F5D10">
          <w:rPr>
            <w:rFonts w:cs="Arial"/>
            <w:i/>
            <w:iCs/>
            <w:szCs w:val="22"/>
          </w:rPr>
          <w:delText>n kh</w:delText>
        </w:r>
        <w:r w:rsidRPr="002D5ADD" w:rsidDel="005F5D10">
          <w:rPr>
            <w:rFonts w:cs="Avenir Next LT Pro"/>
            <w:i/>
            <w:iCs/>
            <w:szCs w:val="22"/>
          </w:rPr>
          <w:delText>í</w:delText>
        </w:r>
        <w:r w:rsidRPr="002D5ADD" w:rsidDel="005F5D10">
          <w:rPr>
            <w:rFonts w:cs="Arial"/>
            <w:i/>
            <w:iCs/>
            <w:szCs w:val="22"/>
          </w:rPr>
          <w:delText>ch c</w:delText>
        </w:r>
        <w:r w:rsidRPr="002D5ADD" w:rsidDel="005F5D10">
          <w:rPr>
            <w:rFonts w:cs="Avenir Next LT Pro"/>
            <w:i/>
            <w:iCs/>
            <w:szCs w:val="22"/>
          </w:rPr>
          <w:delText>á</w:delText>
        </w:r>
        <w:r w:rsidRPr="002D5ADD" w:rsidDel="005F5D10">
          <w:rPr>
            <w:rFonts w:cs="Arial"/>
            <w:i/>
            <w:iCs/>
            <w:szCs w:val="22"/>
          </w:rPr>
          <w:delText>c em sinh vi</w:delText>
        </w:r>
        <w:r w:rsidRPr="002D5ADD" w:rsidDel="005F5D10">
          <w:rPr>
            <w:rFonts w:cs="Avenir Next LT Pro"/>
            <w:i/>
            <w:iCs/>
            <w:szCs w:val="22"/>
          </w:rPr>
          <w:delText>ê</w:delText>
        </w:r>
        <w:r w:rsidRPr="002D5ADD" w:rsidDel="005F5D10">
          <w:rPr>
            <w:rFonts w:cs="Arial"/>
            <w:i/>
            <w:iCs/>
            <w:szCs w:val="22"/>
          </w:rPr>
          <w:delText>n n</w:delText>
        </w:r>
        <w:r w:rsidRPr="002D5ADD" w:rsidDel="005F5D10">
          <w:rPr>
            <w:rFonts w:cs="Avenir Next LT Pro"/>
            <w:i/>
            <w:iCs/>
            <w:szCs w:val="22"/>
          </w:rPr>
          <w:delText>ă</w:delText>
        </w:r>
        <w:r w:rsidRPr="002D5ADD" w:rsidDel="005F5D10">
          <w:rPr>
            <w:rFonts w:cs="Arial"/>
            <w:i/>
            <w:iCs/>
            <w:szCs w:val="22"/>
          </w:rPr>
          <w:delText>m nh</w:delText>
        </w:r>
        <w:r w:rsidRPr="002D5ADD" w:rsidDel="005F5D10">
          <w:rPr>
            <w:rFonts w:cs="Calibri"/>
            <w:i/>
            <w:iCs/>
            <w:szCs w:val="22"/>
          </w:rPr>
          <w:delText>ấ</w:delText>
        </w:r>
        <w:r w:rsidRPr="002D5ADD" w:rsidDel="005F5D10">
          <w:rPr>
            <w:rFonts w:cs="Arial"/>
            <w:i/>
            <w:iCs/>
            <w:szCs w:val="22"/>
          </w:rPr>
          <w:delText>t:</w:delText>
        </w:r>
      </w:del>
    </w:p>
    <w:p w14:paraId="1588FCCD" w14:textId="6B03ABB6" w:rsidR="00C1363F" w:rsidRPr="00EB0ADA" w:rsidDel="005F5D10" w:rsidRDefault="00C1363F" w:rsidP="005F5D10">
      <w:pPr>
        <w:pStyle w:val="Question"/>
        <w:numPr>
          <w:ilvl w:val="0"/>
          <w:numId w:val="7"/>
        </w:numPr>
        <w:tabs>
          <w:tab w:val="left" w:pos="630"/>
          <w:tab w:val="left" w:pos="990"/>
        </w:tabs>
        <w:spacing w:before="100" w:line="400" w:lineRule="exact"/>
        <w:ind w:left="0" w:firstLine="720"/>
        <w:rPr>
          <w:del w:id="7839" w:author="An Tran, ACA (BUV)" w:date="2024-09-12T11:03:00Z" w16du:dateUtc="2024-09-12T04:03:00Z"/>
          <w:rFonts w:cs="Arial"/>
          <w:i/>
          <w:iCs/>
          <w:szCs w:val="22"/>
          <w:lang w:val="vi-VN"/>
        </w:rPr>
      </w:pPr>
      <w:del w:id="7840" w:author="An Tran, ACA (BUV)" w:date="2024-09-12T11:03:00Z" w16du:dateUtc="2024-09-12T04:03:00Z">
        <w:r w:rsidRPr="00EB0ADA" w:rsidDel="005F5D10">
          <w:rPr>
            <w:rFonts w:cs="Arial"/>
            <w:i/>
            <w:iCs/>
            <w:szCs w:val="22"/>
            <w:lang w:val="vi-VN"/>
          </w:rPr>
          <w:delText>Tham gia vào Tuần lễ Nâng cao Năng lực Cá nhân và Kỹ năng Xã hội PSG dành cho sinh viên năm nhất, kéo dài trong vòng 05 tuần, giúp phát triển năng lực toàn diện trên nhiều lĩnh vực. 05 tuần lễ bao hàm 05 chủ đề: Xu hướng tương lai, Khám phá bản thân, Làm việc nhóm, Kiến tạo giá trị, Lãnh đạo. Các chủ đề này được thiết kế giúp trang bị cho sinh viên những kiến thức và kỹ năng xã hội, nghề nghiệp nền tảng, thiết yếu để phát triển năng lực mạnh mẽ trong các năm học tiếp theo. Chương trình kéo dài trong 05 tuần cũng tạo điều kiện cho sinh viên tận dụng kỳ nghỉ của mình, vừa tham gia các tuần lễ, vừa có thể đi thực tập từ sớm.</w:delText>
        </w:r>
      </w:del>
    </w:p>
    <w:p w14:paraId="435700B7" w14:textId="59617E94"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7841" w:author="An Tran, ACA (BUV)" w:date="2024-09-12T11:03:00Z" w16du:dateUtc="2024-09-12T04:03:00Z"/>
          <w:rFonts w:cs="Arial"/>
          <w:i/>
          <w:iCs/>
          <w:szCs w:val="22"/>
          <w:lang w:val="vi-VN"/>
        </w:rPr>
      </w:pPr>
      <w:del w:id="7842" w:author="An Tran, ACA (BUV)" w:date="2024-09-12T11:03:00Z" w16du:dateUtc="2024-09-12T04:03:00Z">
        <w:r w:rsidRPr="00050F3E" w:rsidDel="005F5D10">
          <w:rPr>
            <w:rFonts w:cs="Arial"/>
            <w:i/>
            <w:iCs/>
            <w:szCs w:val="22"/>
            <w:lang w:val="vi-VN"/>
          </w:rPr>
          <w:delText>Kh</w:delText>
        </w:r>
        <w:r w:rsidRPr="00050F3E" w:rsidDel="005F5D10">
          <w:rPr>
            <w:rFonts w:cs="Avenir Next LT Pro"/>
            <w:i/>
            <w:iCs/>
            <w:szCs w:val="22"/>
            <w:lang w:val="vi-VN"/>
          </w:rPr>
          <w:delText>ô</w:delText>
        </w:r>
        <w:r w:rsidRPr="00050F3E" w:rsidDel="005F5D10">
          <w:rPr>
            <w:rFonts w:cs="Arial"/>
            <w:i/>
            <w:iCs/>
            <w:szCs w:val="22"/>
            <w:lang w:val="vi-VN"/>
          </w:rPr>
          <w:delText>ng n</w:delText>
        </w:r>
        <w:r w:rsidRPr="00050F3E" w:rsidDel="005F5D10">
          <w:rPr>
            <w:rFonts w:cs="Avenir Next LT Pro"/>
            <w:i/>
            <w:iCs/>
            <w:szCs w:val="22"/>
            <w:lang w:val="vi-VN"/>
          </w:rPr>
          <w:delText>ê</w:delText>
        </w:r>
        <w:r w:rsidRPr="00050F3E" w:rsidDel="005F5D10">
          <w:rPr>
            <w:rFonts w:cs="Arial"/>
            <w:i/>
            <w:iCs/>
            <w:szCs w:val="22"/>
            <w:lang w:val="vi-VN"/>
          </w:rPr>
          <w:delText>n gi</w:delText>
        </w:r>
        <w:r w:rsidRPr="00050F3E" w:rsidDel="005F5D10">
          <w:rPr>
            <w:rFonts w:cs="Calibri"/>
            <w:i/>
            <w:iCs/>
            <w:szCs w:val="22"/>
            <w:lang w:val="vi-VN"/>
          </w:rPr>
          <w:delText>ớ</w:delText>
        </w:r>
        <w:r w:rsidRPr="00050F3E" w:rsidDel="005F5D10">
          <w:rPr>
            <w:rFonts w:cs="Arial"/>
            <w:i/>
            <w:iCs/>
            <w:szCs w:val="22"/>
            <w:lang w:val="vi-VN"/>
          </w:rPr>
          <w:delText>i h</w:delText>
        </w:r>
        <w:r w:rsidRPr="00050F3E" w:rsidDel="005F5D10">
          <w:rPr>
            <w:rFonts w:cs="Calibri"/>
            <w:i/>
            <w:iCs/>
            <w:szCs w:val="22"/>
            <w:lang w:val="vi-VN"/>
          </w:rPr>
          <w:delText>ạ</w:delText>
        </w:r>
        <w:r w:rsidRPr="00050F3E" w:rsidDel="005F5D10">
          <w:rPr>
            <w:rFonts w:cs="Arial"/>
            <w:i/>
            <w:iCs/>
            <w:szCs w:val="22"/>
            <w:lang w:val="vi-VN"/>
          </w:rPr>
          <w:delText>n s</w:delText>
        </w:r>
        <w:r w:rsidRPr="00050F3E" w:rsidDel="005F5D10">
          <w:rPr>
            <w:rFonts w:cs="Calibri"/>
            <w:i/>
            <w:iCs/>
            <w:szCs w:val="22"/>
            <w:lang w:val="vi-VN"/>
          </w:rPr>
          <w:delText>ự</w:delText>
        </w:r>
        <w:r w:rsidRPr="00050F3E" w:rsidDel="005F5D10">
          <w:rPr>
            <w:rFonts w:cs="Arial"/>
            <w:i/>
            <w:iCs/>
            <w:szCs w:val="22"/>
            <w:lang w:val="vi-VN"/>
          </w:rPr>
          <w:delText xml:space="preserve"> l</w:delText>
        </w:r>
        <w:r w:rsidRPr="00050F3E" w:rsidDel="005F5D10">
          <w:rPr>
            <w:rFonts w:cs="Calibri"/>
            <w:i/>
            <w:iCs/>
            <w:szCs w:val="22"/>
            <w:lang w:val="vi-VN"/>
          </w:rPr>
          <w:delText>ự</w:delText>
        </w:r>
        <w:r w:rsidRPr="00050F3E" w:rsidDel="005F5D10">
          <w:rPr>
            <w:rFonts w:cs="Arial"/>
            <w:i/>
            <w:iCs/>
            <w:szCs w:val="22"/>
            <w:lang w:val="vi-VN"/>
          </w:rPr>
          <w:delText>a ch</w:delText>
        </w:r>
        <w:r w:rsidRPr="00050F3E" w:rsidDel="005F5D10">
          <w:rPr>
            <w:rFonts w:cs="Calibri"/>
            <w:i/>
            <w:iCs/>
            <w:szCs w:val="22"/>
            <w:lang w:val="vi-VN"/>
          </w:rPr>
          <w:delText>ọ</w:delText>
        </w:r>
        <w:r w:rsidRPr="00050F3E" w:rsidDel="005F5D10">
          <w:rPr>
            <w:rFonts w:cs="Arial"/>
            <w:i/>
            <w:iCs/>
            <w:szCs w:val="22"/>
            <w:lang w:val="vi-VN"/>
          </w:rPr>
          <w:delText>n c</w:delText>
        </w:r>
        <w:r w:rsidRPr="00050F3E" w:rsidDel="005F5D10">
          <w:rPr>
            <w:rFonts w:cs="Calibri"/>
            <w:i/>
            <w:iCs/>
            <w:szCs w:val="22"/>
            <w:lang w:val="vi-VN"/>
          </w:rPr>
          <w:delText>ủ</w:delText>
        </w:r>
        <w:r w:rsidRPr="00050F3E" w:rsidDel="005F5D10">
          <w:rPr>
            <w:rFonts w:cs="Arial"/>
            <w:i/>
            <w:iCs/>
            <w:szCs w:val="22"/>
            <w:lang w:val="vi-VN"/>
          </w:rPr>
          <w:delText>a m</w:delText>
        </w:r>
        <w:r w:rsidRPr="00050F3E" w:rsidDel="005F5D10">
          <w:rPr>
            <w:rFonts w:cs="Avenir Next LT Pro"/>
            <w:i/>
            <w:iCs/>
            <w:szCs w:val="22"/>
            <w:lang w:val="vi-VN"/>
          </w:rPr>
          <w:delText>ì</w:delText>
        </w:r>
        <w:r w:rsidRPr="00050F3E" w:rsidDel="005F5D10">
          <w:rPr>
            <w:rFonts w:cs="Arial"/>
            <w:i/>
            <w:iCs/>
            <w:szCs w:val="22"/>
            <w:lang w:val="vi-VN"/>
          </w:rPr>
          <w:delText>nh trong nh</w:delText>
        </w:r>
        <w:r w:rsidRPr="00050F3E" w:rsidDel="005F5D10">
          <w:rPr>
            <w:rFonts w:cs="Calibri"/>
            <w:i/>
            <w:iCs/>
            <w:szCs w:val="22"/>
            <w:lang w:val="vi-VN"/>
          </w:rPr>
          <w:delText>ữ</w:delText>
        </w:r>
        <w:r w:rsidRPr="00050F3E" w:rsidDel="005F5D10">
          <w:rPr>
            <w:rFonts w:cs="Arial"/>
            <w:i/>
            <w:iCs/>
            <w:szCs w:val="22"/>
            <w:lang w:val="vi-VN"/>
          </w:rPr>
          <w:delText>ng c</w:delText>
        </w:r>
        <w:r w:rsidRPr="00050F3E" w:rsidDel="005F5D10">
          <w:rPr>
            <w:rFonts w:cs="Avenir Next LT Pro"/>
            <w:i/>
            <w:iCs/>
            <w:szCs w:val="22"/>
            <w:lang w:val="vi-VN"/>
          </w:rPr>
          <w:delText>ô</w:delText>
        </w:r>
        <w:r w:rsidRPr="00050F3E" w:rsidDel="005F5D10">
          <w:rPr>
            <w:rFonts w:cs="Arial"/>
            <w:i/>
            <w:iCs/>
            <w:szCs w:val="22"/>
            <w:lang w:val="vi-VN"/>
          </w:rPr>
          <w:delText>ng vi</w:delText>
        </w:r>
        <w:r w:rsidRPr="00050F3E" w:rsidDel="005F5D10">
          <w:rPr>
            <w:rFonts w:cs="Calibri"/>
            <w:i/>
            <w:iCs/>
            <w:szCs w:val="22"/>
            <w:lang w:val="vi-VN"/>
          </w:rPr>
          <w:delText>ệ</w:delText>
        </w:r>
        <w:r w:rsidRPr="00050F3E" w:rsidDel="005F5D10">
          <w:rPr>
            <w:rFonts w:cs="Arial"/>
            <w:i/>
            <w:iCs/>
            <w:szCs w:val="22"/>
            <w:lang w:val="vi-VN"/>
          </w:rPr>
          <w:delText>c, ng</w:delText>
        </w:r>
        <w:r w:rsidRPr="00050F3E" w:rsidDel="005F5D10">
          <w:rPr>
            <w:rFonts w:cs="Avenir Next LT Pro"/>
            <w:i/>
            <w:iCs/>
            <w:szCs w:val="22"/>
            <w:lang w:val="vi-VN"/>
          </w:rPr>
          <w:delText>à</w:delText>
        </w:r>
        <w:r w:rsidRPr="00050F3E" w:rsidDel="005F5D10">
          <w:rPr>
            <w:rFonts w:cs="Arial"/>
            <w:i/>
            <w:iCs/>
            <w:szCs w:val="22"/>
            <w:lang w:val="vi-VN"/>
          </w:rPr>
          <w:delText>nh ngh</w:delText>
        </w:r>
        <w:r w:rsidRPr="00050F3E" w:rsidDel="005F5D10">
          <w:rPr>
            <w:rFonts w:cs="Calibri"/>
            <w:i/>
            <w:iCs/>
            <w:szCs w:val="22"/>
            <w:lang w:val="vi-VN"/>
          </w:rPr>
          <w:delText>ề</w:delText>
        </w:r>
        <w:r w:rsidRPr="00050F3E" w:rsidDel="005F5D10">
          <w:rPr>
            <w:rFonts w:cs="Arial"/>
            <w:i/>
            <w:iCs/>
            <w:szCs w:val="22"/>
            <w:lang w:val="vi-VN"/>
          </w:rPr>
          <w:delText xml:space="preserve"> li</w:delText>
        </w:r>
        <w:r w:rsidRPr="00050F3E" w:rsidDel="005F5D10">
          <w:rPr>
            <w:rFonts w:cs="Avenir Next LT Pro"/>
            <w:i/>
            <w:iCs/>
            <w:szCs w:val="22"/>
            <w:lang w:val="vi-VN"/>
          </w:rPr>
          <w:delText>ê</w:delText>
        </w:r>
        <w:r w:rsidRPr="00050F3E" w:rsidDel="005F5D10">
          <w:rPr>
            <w:rFonts w:cs="Arial"/>
            <w:i/>
            <w:iCs/>
            <w:szCs w:val="22"/>
            <w:lang w:val="vi-VN"/>
          </w:rPr>
          <w:delText>n quan tr</w:delText>
        </w:r>
        <w:r w:rsidRPr="00050F3E" w:rsidDel="005F5D10">
          <w:rPr>
            <w:rFonts w:cs="Calibri"/>
            <w:i/>
            <w:iCs/>
            <w:szCs w:val="22"/>
            <w:lang w:val="vi-VN"/>
          </w:rPr>
          <w:delText>ự</w:delText>
        </w:r>
        <w:r w:rsidRPr="00050F3E" w:rsidDel="005F5D10">
          <w:rPr>
            <w:rFonts w:cs="Arial"/>
            <w:i/>
            <w:iCs/>
            <w:szCs w:val="22"/>
            <w:lang w:val="vi-VN"/>
          </w:rPr>
          <w:delText>c ti</w:delText>
        </w:r>
        <w:r w:rsidRPr="00050F3E" w:rsidDel="005F5D10">
          <w:rPr>
            <w:rFonts w:cs="Calibri"/>
            <w:i/>
            <w:iCs/>
            <w:szCs w:val="22"/>
            <w:lang w:val="vi-VN"/>
          </w:rPr>
          <w:delText>ế</w:delText>
        </w:r>
        <w:r w:rsidRPr="00050F3E" w:rsidDel="005F5D10">
          <w:rPr>
            <w:rFonts w:cs="Arial"/>
            <w:i/>
            <w:iCs/>
            <w:szCs w:val="22"/>
            <w:lang w:val="vi-VN"/>
          </w:rPr>
          <w:delText xml:space="preserve">p </w:delText>
        </w:r>
        <w:r w:rsidRPr="00050F3E" w:rsidDel="005F5D10">
          <w:rPr>
            <w:rFonts w:cs="Avenir Next LT Pro"/>
            <w:i/>
            <w:iCs/>
            <w:szCs w:val="22"/>
            <w:lang w:val="vi-VN"/>
          </w:rPr>
          <w:delText>đ</w:delText>
        </w:r>
        <w:r w:rsidRPr="00050F3E" w:rsidDel="005F5D10">
          <w:rPr>
            <w:rFonts w:cs="Calibri"/>
            <w:i/>
            <w:iCs/>
            <w:szCs w:val="22"/>
            <w:lang w:val="vi-VN"/>
          </w:rPr>
          <w:delText>ế</w:delText>
        </w:r>
        <w:r w:rsidRPr="00050F3E" w:rsidDel="005F5D10">
          <w:rPr>
            <w:rFonts w:cs="Arial"/>
            <w:i/>
            <w:iCs/>
            <w:szCs w:val="22"/>
            <w:lang w:val="vi-VN"/>
          </w:rPr>
          <w:delText>n chuy</w:delText>
        </w:r>
        <w:r w:rsidRPr="00050F3E" w:rsidDel="005F5D10">
          <w:rPr>
            <w:rFonts w:cs="Avenir Next LT Pro"/>
            <w:i/>
            <w:iCs/>
            <w:szCs w:val="22"/>
            <w:lang w:val="vi-VN"/>
          </w:rPr>
          <w:delText>ê</w:delText>
        </w:r>
        <w:r w:rsidRPr="00050F3E" w:rsidDel="005F5D10">
          <w:rPr>
            <w:rFonts w:cs="Arial"/>
            <w:i/>
            <w:iCs/>
            <w:szCs w:val="22"/>
            <w:lang w:val="vi-VN"/>
          </w:rPr>
          <w:delText>n ng</w:delText>
        </w:r>
        <w:r w:rsidRPr="00050F3E" w:rsidDel="005F5D10">
          <w:rPr>
            <w:rFonts w:cs="Avenir Next LT Pro"/>
            <w:i/>
            <w:iCs/>
            <w:szCs w:val="22"/>
            <w:lang w:val="vi-VN"/>
          </w:rPr>
          <w:delText>à</w:delText>
        </w:r>
        <w:r w:rsidRPr="00050F3E" w:rsidDel="005F5D10">
          <w:rPr>
            <w:rFonts w:cs="Arial"/>
            <w:i/>
            <w:iCs/>
            <w:szCs w:val="22"/>
            <w:lang w:val="vi-VN"/>
          </w:rPr>
          <w:delText>nh h</w:delText>
        </w:r>
        <w:r w:rsidRPr="00050F3E" w:rsidDel="005F5D10">
          <w:rPr>
            <w:rFonts w:cs="Calibri"/>
            <w:i/>
            <w:iCs/>
            <w:szCs w:val="22"/>
            <w:lang w:val="vi-VN"/>
          </w:rPr>
          <w:delText>ọ</w:delText>
        </w:r>
        <w:r w:rsidRPr="00050F3E" w:rsidDel="005F5D10">
          <w:rPr>
            <w:rFonts w:cs="Arial"/>
            <w:i/>
            <w:iCs/>
            <w:szCs w:val="22"/>
            <w:lang w:val="vi-VN"/>
          </w:rPr>
          <w:delText>c, m</w:delText>
        </w:r>
        <w:r w:rsidRPr="00050F3E" w:rsidDel="005F5D10">
          <w:rPr>
            <w:rFonts w:cs="Avenir Next LT Pro"/>
            <w:i/>
            <w:iCs/>
            <w:szCs w:val="22"/>
            <w:lang w:val="vi-VN"/>
          </w:rPr>
          <w:delText>à</w:delText>
        </w:r>
        <w:r w:rsidRPr="00050F3E" w:rsidDel="005F5D10">
          <w:rPr>
            <w:rFonts w:cs="Arial"/>
            <w:i/>
            <w:iCs/>
            <w:szCs w:val="22"/>
            <w:lang w:val="vi-VN"/>
          </w:rPr>
          <w:delText xml:space="preserve"> h</w:delText>
        </w:r>
        <w:r w:rsidRPr="00050F3E" w:rsidDel="005F5D10">
          <w:rPr>
            <w:rFonts w:cs="Avenir Next LT Pro"/>
            <w:i/>
            <w:iCs/>
            <w:szCs w:val="22"/>
            <w:lang w:val="vi-VN"/>
          </w:rPr>
          <w:delText>ã</w:delText>
        </w:r>
        <w:r w:rsidRPr="00050F3E" w:rsidDel="005F5D10">
          <w:rPr>
            <w:rFonts w:cs="Arial"/>
            <w:i/>
            <w:iCs/>
            <w:szCs w:val="22"/>
            <w:lang w:val="vi-VN"/>
          </w:rPr>
          <w:delText>y n</w:delText>
        </w:r>
        <w:r w:rsidRPr="00050F3E" w:rsidDel="005F5D10">
          <w:rPr>
            <w:rFonts w:cs="Avenir Next LT Pro"/>
            <w:i/>
            <w:iCs/>
            <w:szCs w:val="22"/>
            <w:lang w:val="vi-VN"/>
          </w:rPr>
          <w:delText>ê</w:delText>
        </w:r>
        <w:r w:rsidRPr="00050F3E" w:rsidDel="005F5D10">
          <w:rPr>
            <w:rFonts w:cs="Arial"/>
            <w:i/>
            <w:iCs/>
            <w:szCs w:val="22"/>
            <w:lang w:val="vi-VN"/>
          </w:rPr>
          <w:delText>n m</w:delText>
        </w:r>
        <w:r w:rsidRPr="00050F3E" w:rsidDel="005F5D10">
          <w:rPr>
            <w:rFonts w:cs="Calibri"/>
            <w:i/>
            <w:iCs/>
            <w:szCs w:val="22"/>
            <w:lang w:val="vi-VN"/>
          </w:rPr>
          <w:delText>ở</w:delText>
        </w:r>
        <w:r w:rsidRPr="00050F3E" w:rsidDel="005F5D10">
          <w:rPr>
            <w:rFonts w:cs="Arial"/>
            <w:i/>
            <w:iCs/>
            <w:szCs w:val="22"/>
            <w:lang w:val="vi-VN"/>
          </w:rPr>
          <w:delText xml:space="preserve"> r</w:delText>
        </w:r>
        <w:r w:rsidRPr="00050F3E" w:rsidDel="005F5D10">
          <w:rPr>
            <w:rFonts w:cs="Calibri"/>
            <w:i/>
            <w:iCs/>
            <w:szCs w:val="22"/>
            <w:lang w:val="vi-VN"/>
          </w:rPr>
          <w:delText>ộ</w:delText>
        </w:r>
        <w:r w:rsidRPr="00050F3E" w:rsidDel="005F5D10">
          <w:rPr>
            <w:rFonts w:cs="Arial"/>
            <w:i/>
            <w:iCs/>
            <w:szCs w:val="22"/>
            <w:lang w:val="vi-VN"/>
          </w:rPr>
          <w:delText>ng c</w:delText>
        </w:r>
        <w:r w:rsidRPr="00050F3E" w:rsidDel="005F5D10">
          <w:rPr>
            <w:rFonts w:cs="Calibri"/>
            <w:i/>
            <w:iCs/>
            <w:szCs w:val="22"/>
            <w:lang w:val="vi-VN"/>
          </w:rPr>
          <w:delText>ơ</w:delText>
        </w:r>
        <w:r w:rsidRPr="00050F3E" w:rsidDel="005F5D10">
          <w:rPr>
            <w:rFonts w:cs="Arial"/>
            <w:i/>
            <w:iCs/>
            <w:szCs w:val="22"/>
            <w:lang w:val="vi-VN"/>
          </w:rPr>
          <w:delText xml:space="preserve"> h</w:delText>
        </w:r>
        <w:r w:rsidRPr="00050F3E" w:rsidDel="005F5D10">
          <w:rPr>
            <w:rFonts w:cs="Calibri"/>
            <w:i/>
            <w:iCs/>
            <w:szCs w:val="22"/>
            <w:lang w:val="vi-VN"/>
          </w:rPr>
          <w:delText>ộ</w:delText>
        </w:r>
        <w:r w:rsidRPr="00050F3E" w:rsidDel="005F5D10">
          <w:rPr>
            <w:rFonts w:cs="Arial"/>
            <w:i/>
            <w:iCs/>
            <w:szCs w:val="22"/>
            <w:lang w:val="vi-VN"/>
          </w:rPr>
          <w:delText>i c</w:delText>
        </w:r>
        <w:r w:rsidRPr="00050F3E" w:rsidDel="005F5D10">
          <w:rPr>
            <w:rFonts w:cs="Calibri"/>
            <w:i/>
            <w:iCs/>
            <w:szCs w:val="22"/>
            <w:lang w:val="vi-VN"/>
          </w:rPr>
          <w:delText>ủ</w:delText>
        </w:r>
        <w:r w:rsidRPr="00050F3E" w:rsidDel="005F5D10">
          <w:rPr>
            <w:rFonts w:cs="Arial"/>
            <w:i/>
            <w:iCs/>
            <w:szCs w:val="22"/>
            <w:lang w:val="vi-VN"/>
          </w:rPr>
          <w:delText>a m</w:delText>
        </w:r>
        <w:r w:rsidRPr="00050F3E" w:rsidDel="005F5D10">
          <w:rPr>
            <w:rFonts w:cs="Avenir Next LT Pro"/>
            <w:i/>
            <w:iCs/>
            <w:szCs w:val="22"/>
            <w:lang w:val="vi-VN"/>
          </w:rPr>
          <w:delText>ì</w:delText>
        </w:r>
        <w:r w:rsidRPr="00050F3E" w:rsidDel="005F5D10">
          <w:rPr>
            <w:rFonts w:cs="Arial"/>
            <w:i/>
            <w:iCs/>
            <w:szCs w:val="22"/>
            <w:lang w:val="vi-VN"/>
          </w:rPr>
          <w:delText xml:space="preserve">nh </w:delText>
        </w:r>
        <w:r w:rsidRPr="00050F3E" w:rsidDel="005F5D10">
          <w:rPr>
            <w:rFonts w:cs="Avenir Next LT Pro"/>
            <w:i/>
            <w:iCs/>
            <w:szCs w:val="22"/>
            <w:lang w:val="vi-VN"/>
          </w:rPr>
          <w:delText>đ</w:delText>
        </w:r>
        <w:r w:rsidRPr="00050F3E" w:rsidDel="005F5D10">
          <w:rPr>
            <w:rFonts w:cs="Calibri"/>
            <w:i/>
            <w:iCs/>
            <w:szCs w:val="22"/>
            <w:lang w:val="vi-VN"/>
          </w:rPr>
          <w:delText>ể</w:delText>
        </w:r>
        <w:r w:rsidRPr="00050F3E" w:rsidDel="005F5D10">
          <w:rPr>
            <w:rFonts w:cs="Arial"/>
            <w:i/>
            <w:iCs/>
            <w:szCs w:val="22"/>
            <w:lang w:val="vi-VN"/>
          </w:rPr>
          <w:delText xml:space="preserve"> h</w:delText>
        </w:r>
        <w:r w:rsidRPr="00050F3E" w:rsidDel="005F5D10">
          <w:rPr>
            <w:rFonts w:cs="Calibri"/>
            <w:i/>
            <w:iCs/>
            <w:szCs w:val="22"/>
            <w:lang w:val="vi-VN"/>
          </w:rPr>
          <w:delText>ọ</w:delText>
        </w:r>
        <w:r w:rsidRPr="00050F3E" w:rsidDel="005F5D10">
          <w:rPr>
            <w:rFonts w:cs="Arial"/>
            <w:i/>
            <w:iCs/>
            <w:szCs w:val="22"/>
            <w:lang w:val="vi-VN"/>
          </w:rPr>
          <w:delText>c h</w:delText>
        </w:r>
        <w:r w:rsidRPr="00050F3E" w:rsidDel="005F5D10">
          <w:rPr>
            <w:rFonts w:cs="Calibri"/>
            <w:i/>
            <w:iCs/>
            <w:szCs w:val="22"/>
            <w:lang w:val="vi-VN"/>
          </w:rPr>
          <w:delText>ỏ</w:delText>
        </w:r>
        <w:r w:rsidRPr="00050F3E" w:rsidDel="005F5D10">
          <w:rPr>
            <w:rFonts w:cs="Arial"/>
            <w:i/>
            <w:iCs/>
            <w:szCs w:val="22"/>
            <w:lang w:val="vi-VN"/>
          </w:rPr>
          <w:delText>i nh</w:delText>
        </w:r>
        <w:r w:rsidRPr="00050F3E" w:rsidDel="005F5D10">
          <w:rPr>
            <w:rFonts w:cs="Calibri"/>
            <w:i/>
            <w:iCs/>
            <w:szCs w:val="22"/>
            <w:lang w:val="vi-VN"/>
          </w:rPr>
          <w:delText>ữ</w:delText>
        </w:r>
        <w:r w:rsidRPr="00050F3E" w:rsidDel="005F5D10">
          <w:rPr>
            <w:rFonts w:cs="Arial"/>
            <w:i/>
            <w:iCs/>
            <w:szCs w:val="22"/>
            <w:lang w:val="vi-VN"/>
          </w:rPr>
          <w:delText xml:space="preserve">ng </w:delText>
        </w:r>
        <w:r w:rsidRPr="00050F3E" w:rsidDel="005F5D10">
          <w:rPr>
            <w:rFonts w:cs="Avenir Next LT Pro"/>
            <w:i/>
            <w:iCs/>
            <w:szCs w:val="22"/>
            <w:lang w:val="vi-VN"/>
          </w:rPr>
          <w:delText>đ</w:delText>
        </w:r>
        <w:r w:rsidRPr="00050F3E" w:rsidDel="005F5D10">
          <w:rPr>
            <w:rFonts w:cs="Arial"/>
            <w:i/>
            <w:iCs/>
            <w:szCs w:val="22"/>
            <w:lang w:val="vi-VN"/>
          </w:rPr>
          <w:delText>i</w:delText>
        </w:r>
        <w:r w:rsidRPr="00050F3E" w:rsidDel="005F5D10">
          <w:rPr>
            <w:rFonts w:cs="Calibri"/>
            <w:i/>
            <w:iCs/>
            <w:szCs w:val="22"/>
            <w:lang w:val="vi-VN"/>
          </w:rPr>
          <w:delText>ề</w:delText>
        </w:r>
        <w:r w:rsidRPr="00050F3E" w:rsidDel="005F5D10">
          <w:rPr>
            <w:rFonts w:cs="Arial"/>
            <w:i/>
            <w:iCs/>
            <w:szCs w:val="22"/>
            <w:lang w:val="vi-VN"/>
          </w:rPr>
          <w:delText>u c</w:delText>
        </w:r>
        <w:r w:rsidRPr="00050F3E" w:rsidDel="005F5D10">
          <w:rPr>
            <w:rFonts w:cs="Avenir Next LT Pro"/>
            <w:i/>
            <w:iCs/>
            <w:szCs w:val="22"/>
            <w:lang w:val="vi-VN"/>
          </w:rPr>
          <w:delText>á</w:delText>
        </w:r>
        <w:r w:rsidRPr="00050F3E" w:rsidDel="005F5D10">
          <w:rPr>
            <w:rFonts w:cs="Arial"/>
            <w:i/>
            <w:iCs/>
            <w:szCs w:val="22"/>
            <w:lang w:val="vi-VN"/>
          </w:rPr>
          <w:delText>c em mu</w:delText>
        </w:r>
        <w:r w:rsidRPr="00050F3E" w:rsidDel="005F5D10">
          <w:rPr>
            <w:rFonts w:cs="Calibri"/>
            <w:i/>
            <w:iCs/>
            <w:szCs w:val="22"/>
            <w:lang w:val="vi-VN"/>
          </w:rPr>
          <w:delText>ố</w:delText>
        </w:r>
        <w:r w:rsidRPr="00050F3E" w:rsidDel="005F5D10">
          <w:rPr>
            <w:rFonts w:cs="Arial"/>
            <w:i/>
            <w:iCs/>
            <w:szCs w:val="22"/>
            <w:lang w:val="vi-VN"/>
          </w:rPr>
          <w:delText>n h</w:delText>
        </w:r>
        <w:r w:rsidRPr="00050F3E" w:rsidDel="005F5D10">
          <w:rPr>
            <w:rFonts w:cs="Calibri"/>
            <w:i/>
            <w:iCs/>
            <w:szCs w:val="22"/>
            <w:lang w:val="vi-VN"/>
          </w:rPr>
          <w:delText>ọ</w:delText>
        </w:r>
        <w:r w:rsidRPr="00050F3E" w:rsidDel="005F5D10">
          <w:rPr>
            <w:rFonts w:cs="Arial"/>
            <w:i/>
            <w:iCs/>
            <w:szCs w:val="22"/>
            <w:lang w:val="vi-VN"/>
          </w:rPr>
          <w:delText>c t</w:delText>
        </w:r>
        <w:r w:rsidRPr="00050F3E" w:rsidDel="005F5D10">
          <w:rPr>
            <w:rFonts w:cs="Calibri"/>
            <w:i/>
            <w:iCs/>
            <w:szCs w:val="22"/>
            <w:lang w:val="vi-VN"/>
          </w:rPr>
          <w:delText>ừ</w:delText>
        </w:r>
        <w:r w:rsidRPr="00050F3E" w:rsidDel="005F5D10">
          <w:rPr>
            <w:rFonts w:cs="Arial"/>
            <w:i/>
            <w:iCs/>
            <w:szCs w:val="22"/>
            <w:lang w:val="vi-VN"/>
          </w:rPr>
          <w:delText xml:space="preserve"> b</w:delText>
        </w:r>
        <w:r w:rsidRPr="00050F3E" w:rsidDel="005F5D10">
          <w:rPr>
            <w:rFonts w:cs="Calibri"/>
            <w:i/>
            <w:iCs/>
            <w:szCs w:val="22"/>
            <w:lang w:val="vi-VN"/>
          </w:rPr>
          <w:delText>ấ</w:delText>
        </w:r>
        <w:r w:rsidRPr="00050F3E" w:rsidDel="005F5D10">
          <w:rPr>
            <w:rFonts w:cs="Arial"/>
            <w:i/>
            <w:iCs/>
            <w:szCs w:val="22"/>
            <w:lang w:val="vi-VN"/>
          </w:rPr>
          <w:delText>t c</w:delText>
        </w:r>
        <w:r w:rsidRPr="00050F3E" w:rsidDel="005F5D10">
          <w:rPr>
            <w:rFonts w:cs="Calibri"/>
            <w:i/>
            <w:iCs/>
            <w:szCs w:val="22"/>
            <w:lang w:val="vi-VN"/>
          </w:rPr>
          <w:delText>ứ</w:delText>
        </w:r>
        <w:r w:rsidRPr="00050F3E" w:rsidDel="005F5D10">
          <w:rPr>
            <w:rFonts w:cs="Arial"/>
            <w:i/>
            <w:iCs/>
            <w:szCs w:val="22"/>
            <w:lang w:val="vi-VN"/>
          </w:rPr>
          <w:delText xml:space="preserve"> ng</w:delText>
        </w:r>
        <w:r w:rsidRPr="00050F3E" w:rsidDel="005F5D10">
          <w:rPr>
            <w:rFonts w:cs="Avenir Next LT Pro"/>
            <w:i/>
            <w:iCs/>
            <w:szCs w:val="22"/>
            <w:lang w:val="vi-VN"/>
          </w:rPr>
          <w:delText>à</w:delText>
        </w:r>
        <w:r w:rsidRPr="00050F3E" w:rsidDel="005F5D10">
          <w:rPr>
            <w:rFonts w:cs="Arial"/>
            <w:i/>
            <w:iCs/>
            <w:szCs w:val="22"/>
            <w:lang w:val="vi-VN"/>
          </w:rPr>
          <w:delText>nh ngh</w:delText>
        </w:r>
        <w:r w:rsidRPr="00050F3E" w:rsidDel="005F5D10">
          <w:rPr>
            <w:rFonts w:cs="Calibri"/>
            <w:i/>
            <w:iCs/>
            <w:szCs w:val="22"/>
            <w:lang w:val="vi-VN"/>
          </w:rPr>
          <w:delText>ề</w:delText>
        </w:r>
        <w:r w:rsidRPr="00050F3E" w:rsidDel="005F5D10">
          <w:rPr>
            <w:rFonts w:cs="Arial"/>
            <w:i/>
            <w:iCs/>
            <w:szCs w:val="22"/>
            <w:lang w:val="vi-VN"/>
          </w:rPr>
          <w:delText>, l</w:delText>
        </w:r>
        <w:r w:rsidRPr="00050F3E" w:rsidDel="005F5D10">
          <w:rPr>
            <w:rFonts w:cs="Avenir Next LT Pro"/>
            <w:i/>
            <w:iCs/>
            <w:szCs w:val="22"/>
            <w:lang w:val="vi-VN"/>
          </w:rPr>
          <w:delText>ĩ</w:delText>
        </w:r>
        <w:r w:rsidRPr="00050F3E" w:rsidDel="005F5D10">
          <w:rPr>
            <w:rFonts w:cs="Arial"/>
            <w:i/>
            <w:iCs/>
            <w:szCs w:val="22"/>
            <w:lang w:val="vi-VN"/>
          </w:rPr>
          <w:delText>nh v</w:delText>
        </w:r>
        <w:r w:rsidRPr="00050F3E" w:rsidDel="005F5D10">
          <w:rPr>
            <w:rFonts w:cs="Calibri"/>
            <w:i/>
            <w:iCs/>
            <w:szCs w:val="22"/>
            <w:lang w:val="vi-VN"/>
          </w:rPr>
          <w:delText>ự</w:delText>
        </w:r>
        <w:r w:rsidRPr="00050F3E" w:rsidDel="005F5D10">
          <w:rPr>
            <w:rFonts w:cs="Arial"/>
            <w:i/>
            <w:iCs/>
            <w:szCs w:val="22"/>
            <w:lang w:val="vi-VN"/>
          </w:rPr>
          <w:delText>c n</w:delText>
        </w:r>
        <w:r w:rsidRPr="00050F3E" w:rsidDel="005F5D10">
          <w:rPr>
            <w:rFonts w:cs="Avenir Next LT Pro"/>
            <w:i/>
            <w:iCs/>
            <w:szCs w:val="22"/>
            <w:lang w:val="vi-VN"/>
          </w:rPr>
          <w:delText>à</w:delText>
        </w:r>
        <w:r w:rsidRPr="00050F3E" w:rsidDel="005F5D10">
          <w:rPr>
            <w:rFonts w:cs="Arial"/>
            <w:i/>
            <w:iCs/>
            <w:szCs w:val="22"/>
            <w:lang w:val="vi-VN"/>
          </w:rPr>
          <w:delText xml:space="preserve">o, </w:delText>
        </w:r>
        <w:r w:rsidRPr="00050F3E" w:rsidDel="005F5D10">
          <w:rPr>
            <w:rFonts w:cs="Avenir Next LT Pro"/>
            <w:i/>
            <w:iCs/>
            <w:szCs w:val="22"/>
            <w:lang w:val="vi-VN"/>
          </w:rPr>
          <w:delText>đ</w:delText>
        </w:r>
        <w:r w:rsidRPr="00050F3E" w:rsidDel="005F5D10">
          <w:rPr>
            <w:rFonts w:cs="Calibri"/>
            <w:i/>
            <w:iCs/>
            <w:szCs w:val="22"/>
            <w:lang w:val="vi-VN"/>
          </w:rPr>
          <w:delText>ể</w:delText>
        </w:r>
        <w:r w:rsidRPr="00050F3E" w:rsidDel="005F5D10">
          <w:rPr>
            <w:rFonts w:cs="Arial"/>
            <w:i/>
            <w:iCs/>
            <w:szCs w:val="22"/>
            <w:lang w:val="vi-VN"/>
          </w:rPr>
          <w:delText xml:space="preserve"> t</w:delText>
        </w:r>
        <w:r w:rsidRPr="00050F3E" w:rsidDel="005F5D10">
          <w:rPr>
            <w:rFonts w:cs="Avenir Next LT Pro"/>
            <w:i/>
            <w:iCs/>
            <w:szCs w:val="22"/>
            <w:lang w:val="vi-VN"/>
          </w:rPr>
          <w:delText>ì</w:delText>
        </w:r>
        <w:r w:rsidRPr="00050F3E" w:rsidDel="005F5D10">
          <w:rPr>
            <w:rFonts w:cs="Arial"/>
            <w:i/>
            <w:iCs/>
            <w:szCs w:val="22"/>
            <w:lang w:val="vi-VN"/>
          </w:rPr>
          <w:delText>m ra ni</w:delText>
        </w:r>
        <w:r w:rsidRPr="00050F3E" w:rsidDel="005F5D10">
          <w:rPr>
            <w:rFonts w:cs="Calibri"/>
            <w:i/>
            <w:iCs/>
            <w:szCs w:val="22"/>
            <w:lang w:val="vi-VN"/>
          </w:rPr>
          <w:delText>ề</w:delText>
        </w:r>
        <w:r w:rsidRPr="00050F3E" w:rsidDel="005F5D10">
          <w:rPr>
            <w:rFonts w:cs="Arial"/>
            <w:i/>
            <w:iCs/>
            <w:szCs w:val="22"/>
            <w:lang w:val="vi-VN"/>
          </w:rPr>
          <w:delText>m h</w:delText>
        </w:r>
        <w:r w:rsidRPr="00050F3E" w:rsidDel="005F5D10">
          <w:rPr>
            <w:rFonts w:cs="Calibri"/>
            <w:i/>
            <w:iCs/>
            <w:szCs w:val="22"/>
            <w:lang w:val="vi-VN"/>
          </w:rPr>
          <w:delText>ứ</w:delText>
        </w:r>
        <w:r w:rsidRPr="00050F3E" w:rsidDel="005F5D10">
          <w:rPr>
            <w:rFonts w:cs="Arial"/>
            <w:i/>
            <w:iCs/>
            <w:szCs w:val="22"/>
            <w:lang w:val="vi-VN"/>
          </w:rPr>
          <w:delText>ng th</w:delText>
        </w:r>
        <w:r w:rsidRPr="00050F3E" w:rsidDel="005F5D10">
          <w:rPr>
            <w:rFonts w:cs="Avenir Next LT Pro"/>
            <w:i/>
            <w:iCs/>
            <w:szCs w:val="22"/>
            <w:lang w:val="vi-VN"/>
          </w:rPr>
          <w:delText>ú</w:delText>
        </w:r>
        <w:r w:rsidRPr="00050F3E" w:rsidDel="005F5D10">
          <w:rPr>
            <w:rFonts w:cs="Arial"/>
            <w:i/>
            <w:iCs/>
            <w:szCs w:val="22"/>
            <w:lang w:val="vi-VN"/>
          </w:rPr>
          <w:delText>, th</w:delText>
        </w:r>
        <w:r w:rsidRPr="00050F3E" w:rsidDel="005F5D10">
          <w:rPr>
            <w:rFonts w:cs="Calibri"/>
            <w:i/>
            <w:iCs/>
            <w:szCs w:val="22"/>
            <w:lang w:val="vi-VN"/>
          </w:rPr>
          <w:delText>ế</w:delText>
        </w:r>
        <w:r w:rsidRPr="00050F3E" w:rsidDel="005F5D10">
          <w:rPr>
            <w:rFonts w:cs="Arial"/>
            <w:i/>
            <w:iCs/>
            <w:szCs w:val="22"/>
            <w:lang w:val="vi-VN"/>
          </w:rPr>
          <w:delText xml:space="preserve"> m</w:delText>
        </w:r>
        <w:r w:rsidRPr="00050F3E" w:rsidDel="005F5D10">
          <w:rPr>
            <w:rFonts w:cs="Calibri"/>
            <w:i/>
            <w:iCs/>
            <w:szCs w:val="22"/>
            <w:lang w:val="vi-VN"/>
          </w:rPr>
          <w:delText>ạ</w:delText>
        </w:r>
        <w:r w:rsidRPr="00050F3E" w:rsidDel="005F5D10">
          <w:rPr>
            <w:rFonts w:cs="Arial"/>
            <w:i/>
            <w:iCs/>
            <w:szCs w:val="22"/>
            <w:lang w:val="vi-VN"/>
          </w:rPr>
          <w:delText xml:space="preserve">nh, </w:delText>
        </w:r>
        <w:r w:rsidRPr="00050F3E" w:rsidDel="005F5D10">
          <w:rPr>
            <w:rFonts w:cs="Avenir Next LT Pro"/>
            <w:i/>
            <w:iCs/>
            <w:szCs w:val="22"/>
            <w:lang w:val="vi-VN"/>
          </w:rPr>
          <w:delText>đ</w:delText>
        </w:r>
        <w:r w:rsidRPr="00050F3E" w:rsidDel="005F5D10">
          <w:rPr>
            <w:rFonts w:cs="Arial"/>
            <w:i/>
            <w:iCs/>
            <w:szCs w:val="22"/>
            <w:lang w:val="vi-VN"/>
          </w:rPr>
          <w:delText>am m</w:delText>
        </w:r>
        <w:r w:rsidRPr="00050F3E" w:rsidDel="005F5D10">
          <w:rPr>
            <w:rFonts w:cs="Avenir Next LT Pro"/>
            <w:i/>
            <w:iCs/>
            <w:szCs w:val="22"/>
            <w:lang w:val="vi-VN"/>
          </w:rPr>
          <w:delText>ê</w:delText>
        </w:r>
        <w:r w:rsidRPr="00050F3E" w:rsidDel="005F5D10">
          <w:rPr>
            <w:rFonts w:cs="Arial"/>
            <w:i/>
            <w:iCs/>
            <w:szCs w:val="22"/>
            <w:lang w:val="vi-VN"/>
          </w:rPr>
          <w:delText>, v</w:delText>
        </w:r>
        <w:r w:rsidRPr="00050F3E" w:rsidDel="005F5D10">
          <w:rPr>
            <w:rFonts w:cs="Avenir Next LT Pro"/>
            <w:i/>
            <w:iCs/>
            <w:szCs w:val="22"/>
            <w:lang w:val="vi-VN"/>
          </w:rPr>
          <w:delText>à</w:delText>
        </w:r>
        <w:r w:rsidRPr="00050F3E" w:rsidDel="005F5D10">
          <w:rPr>
            <w:rFonts w:cs="Arial"/>
            <w:i/>
            <w:iCs/>
            <w:szCs w:val="22"/>
            <w:lang w:val="vi-VN"/>
          </w:rPr>
          <w:delText xml:space="preserve"> cu</w:delText>
        </w:r>
        <w:r w:rsidRPr="00050F3E" w:rsidDel="005F5D10">
          <w:rPr>
            <w:rFonts w:cs="Calibri"/>
            <w:i/>
            <w:iCs/>
            <w:szCs w:val="22"/>
            <w:lang w:val="vi-VN"/>
          </w:rPr>
          <w:delText>ố</w:delText>
        </w:r>
        <w:r w:rsidRPr="00050F3E" w:rsidDel="005F5D10">
          <w:rPr>
            <w:rFonts w:cs="Arial"/>
            <w:i/>
            <w:iCs/>
            <w:szCs w:val="22"/>
            <w:lang w:val="vi-VN"/>
          </w:rPr>
          <w:delText>i c</w:delText>
        </w:r>
        <w:r w:rsidRPr="00050F3E" w:rsidDel="005F5D10">
          <w:rPr>
            <w:rFonts w:cs="Avenir Next LT Pro"/>
            <w:i/>
            <w:iCs/>
            <w:szCs w:val="22"/>
            <w:lang w:val="vi-VN"/>
          </w:rPr>
          <w:delText>ù</w:delText>
        </w:r>
        <w:r w:rsidRPr="00050F3E" w:rsidDel="005F5D10">
          <w:rPr>
            <w:rFonts w:cs="Arial"/>
            <w:i/>
            <w:iCs/>
            <w:szCs w:val="22"/>
            <w:lang w:val="vi-VN"/>
          </w:rPr>
          <w:delText>ng l</w:delText>
        </w:r>
        <w:r w:rsidRPr="00050F3E" w:rsidDel="005F5D10">
          <w:rPr>
            <w:rFonts w:cs="Avenir Next LT Pro"/>
            <w:i/>
            <w:iCs/>
            <w:szCs w:val="22"/>
            <w:lang w:val="vi-VN"/>
          </w:rPr>
          <w:delText>à</w:delText>
        </w:r>
        <w:r w:rsidRPr="00050F3E" w:rsidDel="005F5D10">
          <w:rPr>
            <w:rFonts w:cs="Arial"/>
            <w:i/>
            <w:iCs/>
            <w:szCs w:val="22"/>
            <w:lang w:val="vi-VN"/>
          </w:rPr>
          <w:delText xml:space="preserve"> m</w:delText>
        </w:r>
        <w:r w:rsidRPr="00050F3E" w:rsidDel="005F5D10">
          <w:rPr>
            <w:rFonts w:cs="Calibri"/>
            <w:i/>
            <w:iCs/>
            <w:szCs w:val="22"/>
            <w:lang w:val="vi-VN"/>
          </w:rPr>
          <w:delText>ộ</w:delText>
        </w:r>
        <w:r w:rsidRPr="00050F3E" w:rsidDel="005F5D10">
          <w:rPr>
            <w:rFonts w:cs="Arial"/>
            <w:i/>
            <w:iCs/>
            <w:szCs w:val="22"/>
            <w:lang w:val="vi-VN"/>
          </w:rPr>
          <w:delText>t quy</w:delText>
        </w:r>
        <w:r w:rsidRPr="00050F3E" w:rsidDel="005F5D10">
          <w:rPr>
            <w:rFonts w:cs="Calibri"/>
            <w:i/>
            <w:iCs/>
            <w:szCs w:val="22"/>
            <w:lang w:val="vi-VN"/>
          </w:rPr>
          <w:delText>ế</w:delText>
        </w:r>
        <w:r w:rsidRPr="00050F3E" w:rsidDel="005F5D10">
          <w:rPr>
            <w:rFonts w:cs="Arial"/>
            <w:i/>
            <w:iCs/>
            <w:szCs w:val="22"/>
            <w:lang w:val="vi-VN"/>
          </w:rPr>
          <w:delText xml:space="preserve">t </w:delText>
        </w:r>
        <w:r w:rsidRPr="00050F3E" w:rsidDel="005F5D10">
          <w:rPr>
            <w:rFonts w:cs="Avenir Next LT Pro"/>
            <w:i/>
            <w:iCs/>
            <w:szCs w:val="22"/>
            <w:lang w:val="vi-VN"/>
          </w:rPr>
          <w:delText>đ</w:delText>
        </w:r>
        <w:r w:rsidRPr="00050F3E" w:rsidDel="005F5D10">
          <w:rPr>
            <w:rFonts w:cs="Calibri"/>
            <w:i/>
            <w:iCs/>
            <w:szCs w:val="22"/>
            <w:lang w:val="vi-VN"/>
          </w:rPr>
          <w:delText>ị</w:delText>
        </w:r>
        <w:r w:rsidRPr="00050F3E" w:rsidDel="005F5D10">
          <w:rPr>
            <w:rFonts w:cs="Arial"/>
            <w:i/>
            <w:iCs/>
            <w:szCs w:val="22"/>
            <w:lang w:val="vi-VN"/>
          </w:rPr>
          <w:delText>nh ngh</w:delText>
        </w:r>
        <w:r w:rsidRPr="00050F3E" w:rsidDel="005F5D10">
          <w:rPr>
            <w:rFonts w:cs="Calibri"/>
            <w:i/>
            <w:iCs/>
            <w:szCs w:val="22"/>
            <w:lang w:val="vi-VN"/>
          </w:rPr>
          <w:delText>ề</w:delText>
        </w:r>
        <w:r w:rsidRPr="00050F3E" w:rsidDel="005F5D10">
          <w:rPr>
            <w:rFonts w:cs="Arial"/>
            <w:i/>
            <w:iCs/>
            <w:szCs w:val="22"/>
            <w:lang w:val="vi-VN"/>
          </w:rPr>
          <w:delText xml:space="preserve"> nghi</w:delText>
        </w:r>
        <w:r w:rsidRPr="00050F3E" w:rsidDel="005F5D10">
          <w:rPr>
            <w:rFonts w:cs="Calibri"/>
            <w:i/>
            <w:iCs/>
            <w:szCs w:val="22"/>
            <w:lang w:val="vi-VN"/>
          </w:rPr>
          <w:delText>ệ</w:delText>
        </w:r>
        <w:r w:rsidRPr="00050F3E" w:rsidDel="005F5D10">
          <w:rPr>
            <w:rFonts w:cs="Arial"/>
            <w:i/>
            <w:iCs/>
            <w:szCs w:val="22"/>
            <w:lang w:val="vi-VN"/>
          </w:rPr>
          <w:delText>p ph</w:delText>
        </w:r>
        <w:r w:rsidRPr="00050F3E" w:rsidDel="005F5D10">
          <w:rPr>
            <w:rFonts w:cs="Avenir Next LT Pro"/>
            <w:i/>
            <w:iCs/>
            <w:szCs w:val="22"/>
            <w:lang w:val="vi-VN"/>
          </w:rPr>
          <w:delText>ù</w:delText>
        </w:r>
        <w:r w:rsidRPr="00050F3E" w:rsidDel="005F5D10">
          <w:rPr>
            <w:rFonts w:cs="Arial"/>
            <w:i/>
            <w:iCs/>
            <w:szCs w:val="22"/>
            <w:lang w:val="vi-VN"/>
          </w:rPr>
          <w:delText xml:space="preserve"> h</w:delText>
        </w:r>
        <w:r w:rsidRPr="00050F3E" w:rsidDel="005F5D10">
          <w:rPr>
            <w:rFonts w:cs="Calibri"/>
            <w:i/>
            <w:iCs/>
            <w:szCs w:val="22"/>
            <w:lang w:val="vi-VN"/>
          </w:rPr>
          <w:delText>ợ</w:delText>
        </w:r>
        <w:r w:rsidRPr="00050F3E" w:rsidDel="005F5D10">
          <w:rPr>
            <w:rFonts w:cs="Arial"/>
            <w:i/>
            <w:iCs/>
            <w:szCs w:val="22"/>
            <w:lang w:val="vi-VN"/>
          </w:rPr>
          <w:delText>p sau nhi</w:delText>
        </w:r>
        <w:r w:rsidRPr="00050F3E" w:rsidDel="005F5D10">
          <w:rPr>
            <w:rFonts w:cs="Calibri"/>
            <w:i/>
            <w:iCs/>
            <w:szCs w:val="22"/>
            <w:lang w:val="vi-VN"/>
          </w:rPr>
          <w:delText>ề</w:delText>
        </w:r>
        <w:r w:rsidRPr="00050F3E" w:rsidDel="005F5D10">
          <w:rPr>
            <w:rFonts w:cs="Arial"/>
            <w:i/>
            <w:iCs/>
            <w:szCs w:val="22"/>
            <w:lang w:val="vi-VN"/>
          </w:rPr>
          <w:delText>u l</w:delText>
        </w:r>
        <w:r w:rsidRPr="00050F3E" w:rsidDel="005F5D10">
          <w:rPr>
            <w:rFonts w:cs="Calibri"/>
            <w:i/>
            <w:iCs/>
            <w:szCs w:val="22"/>
            <w:lang w:val="vi-VN"/>
          </w:rPr>
          <w:delText>ầ</w:delText>
        </w:r>
        <w:r w:rsidRPr="00050F3E" w:rsidDel="005F5D10">
          <w:rPr>
            <w:rFonts w:cs="Arial"/>
            <w:i/>
            <w:iCs/>
            <w:szCs w:val="22"/>
            <w:lang w:val="vi-VN"/>
          </w:rPr>
          <w:delText>n tr</w:delText>
        </w:r>
        <w:r w:rsidRPr="00050F3E" w:rsidDel="005F5D10">
          <w:rPr>
            <w:rFonts w:cs="Calibri"/>
            <w:i/>
            <w:iCs/>
            <w:szCs w:val="22"/>
            <w:lang w:val="vi-VN"/>
          </w:rPr>
          <w:delText>ả</w:delText>
        </w:r>
        <w:r w:rsidRPr="00050F3E" w:rsidDel="005F5D10">
          <w:rPr>
            <w:rFonts w:cs="Arial"/>
            <w:i/>
            <w:iCs/>
            <w:szCs w:val="22"/>
            <w:lang w:val="vi-VN"/>
          </w:rPr>
          <w:delText>i nghi</w:delText>
        </w:r>
        <w:r w:rsidRPr="00050F3E" w:rsidDel="005F5D10">
          <w:rPr>
            <w:rFonts w:cs="Calibri"/>
            <w:i/>
            <w:iCs/>
            <w:szCs w:val="22"/>
            <w:lang w:val="vi-VN"/>
          </w:rPr>
          <w:delText>ệ</w:delText>
        </w:r>
        <w:r w:rsidRPr="00050F3E" w:rsidDel="005F5D10">
          <w:rPr>
            <w:rFonts w:cs="Arial"/>
            <w:i/>
            <w:iCs/>
            <w:szCs w:val="22"/>
            <w:lang w:val="vi-VN"/>
          </w:rPr>
          <w:delText>m th</w:delText>
        </w:r>
        <w:r w:rsidRPr="00050F3E" w:rsidDel="005F5D10">
          <w:rPr>
            <w:rFonts w:cs="Avenir Next LT Pro"/>
            <w:i/>
            <w:iCs/>
            <w:szCs w:val="22"/>
            <w:lang w:val="vi-VN"/>
          </w:rPr>
          <w:delText>ú</w:delText>
        </w:r>
        <w:r w:rsidRPr="00050F3E" w:rsidDel="005F5D10">
          <w:rPr>
            <w:rFonts w:cs="Arial"/>
            <w:i/>
            <w:iCs/>
            <w:szCs w:val="22"/>
            <w:lang w:val="vi-VN"/>
          </w:rPr>
          <w:delText xml:space="preserve"> v</w:delText>
        </w:r>
        <w:r w:rsidRPr="00050F3E" w:rsidDel="005F5D10">
          <w:rPr>
            <w:rFonts w:cs="Calibri"/>
            <w:i/>
            <w:iCs/>
            <w:szCs w:val="22"/>
            <w:lang w:val="vi-VN"/>
          </w:rPr>
          <w:delText>ị</w:delText>
        </w:r>
        <w:r w:rsidRPr="00050F3E" w:rsidDel="005F5D10">
          <w:rPr>
            <w:rFonts w:cs="Arial"/>
            <w:i/>
            <w:iCs/>
            <w:szCs w:val="22"/>
            <w:lang w:val="vi-VN"/>
          </w:rPr>
          <w:delText>.</w:delText>
        </w:r>
      </w:del>
    </w:p>
    <w:p w14:paraId="7BC347D1" w14:textId="3C9187A0"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7843" w:author="An Tran, ACA (BUV)" w:date="2024-09-12T11:03:00Z" w16du:dateUtc="2024-09-12T04:03:00Z"/>
          <w:rFonts w:cs="Arial"/>
          <w:color w:val="000000" w:themeColor="text1"/>
          <w:szCs w:val="22"/>
          <w:lang w:val="vi-VN"/>
        </w:rPr>
      </w:pPr>
      <w:del w:id="7844" w:author="An Tran, ACA (BUV)" w:date="2024-09-12T11:03:00Z" w16du:dateUtc="2024-09-12T04:03:00Z">
        <w:r w:rsidRPr="00050F3E" w:rsidDel="005F5D10">
          <w:rPr>
            <w:rFonts w:cs="Arial"/>
            <w:i/>
            <w:iCs/>
            <w:szCs w:val="22"/>
            <w:lang w:val="vi-VN"/>
          </w:rPr>
          <w:delText xml:space="preserve">Không nên cảm thấy áp lực khi chưa đi thực tập từ Năm 1. Có rất nhiều cách khác để trang bị thêm kỹ năng và kinh nghiệm, khám phá bản thân và thế </w:delText>
        </w:r>
        <w:r w:rsidRPr="00050F3E" w:rsidDel="005F5D10">
          <w:rPr>
            <w:rFonts w:cs="Arial"/>
            <w:i/>
            <w:iCs/>
            <w:color w:val="000000" w:themeColor="text1"/>
            <w:szCs w:val="22"/>
            <w:lang w:val="vi-VN"/>
          </w:rPr>
          <w:delTex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delText>
        </w:r>
        <w:bookmarkEnd w:id="7824"/>
        <w:r w:rsidRPr="00050F3E" w:rsidDel="005F5D10">
          <w:rPr>
            <w:rFonts w:cs="Arial"/>
            <w:i/>
            <w:iCs/>
            <w:color w:val="000000" w:themeColor="text1"/>
            <w:szCs w:val="22"/>
            <w:lang w:val="vi-VN"/>
          </w:rPr>
          <w:delText>.</w:delText>
        </w:r>
      </w:del>
    </w:p>
    <w:p w14:paraId="5F2CC0E8" w14:textId="6CBF3426" w:rsidR="00E20BF9" w:rsidRPr="00C1363F" w:rsidDel="005F5D10" w:rsidRDefault="00C1363F" w:rsidP="005F5D10">
      <w:pPr>
        <w:pStyle w:val="Question"/>
        <w:numPr>
          <w:ilvl w:val="0"/>
          <w:numId w:val="7"/>
        </w:numPr>
        <w:tabs>
          <w:tab w:val="left" w:pos="630"/>
          <w:tab w:val="left" w:pos="990"/>
        </w:tabs>
        <w:spacing w:before="100" w:line="400" w:lineRule="exact"/>
        <w:ind w:left="0" w:firstLine="720"/>
        <w:rPr>
          <w:del w:id="7845" w:author="An Tran, ACA (BUV)" w:date="2024-09-12T11:03:00Z" w16du:dateUtc="2024-09-12T04:03:00Z"/>
          <w:rFonts w:cs="Arial"/>
          <w:szCs w:val="22"/>
          <w:lang w:val="vi-VN"/>
        </w:rPr>
      </w:pPr>
      <w:del w:id="7846" w:author="An Tran, ACA (BUV)" w:date="2024-09-12T11:03:00Z" w16du:dateUtc="2024-09-12T04:03:00Z">
        <w:r w:rsidRPr="00C1363F" w:rsidDel="005F5D10">
          <w:rPr>
            <w:rFonts w:cs="Arial"/>
            <w:i/>
            <w:iCs/>
            <w:szCs w:val="22"/>
            <w:lang w:val="vi-VN"/>
          </w:rPr>
          <w:delText xml:space="preserve">Nếu có bất cứ câu hỏi hoặc cần hỗ trợ thêm, vui lòng liên hệ </w:delText>
        </w:r>
        <w:r w:rsidRPr="00C1363F" w:rsidDel="005F5D10">
          <w:rPr>
            <w:rFonts w:cs="Arial"/>
            <w:bCs/>
            <w:i/>
            <w:iCs/>
            <w:szCs w:val="22"/>
            <w:lang w:val="vi-VN"/>
          </w:rPr>
          <w:delText>với Phòng DV Hướng nghiệp và QH Đối tác</w:delText>
        </w:r>
        <w:r w:rsidRPr="00C1363F" w:rsidDel="005F5D10">
          <w:rPr>
            <w:rFonts w:cs="Arial"/>
            <w:i/>
            <w:iCs/>
            <w:szCs w:val="22"/>
            <w:lang w:val="vi-VN"/>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C1363F" w:rsidDel="005F5D10">
          <w:rPr>
            <w:rStyle w:val="Hyperlink"/>
            <w:rFonts w:cs="Arial"/>
            <w:i/>
            <w:iCs/>
            <w:szCs w:val="22"/>
            <w:lang w:val="vi-VN"/>
          </w:rPr>
          <w:delText>SE-Careers@buv.edu.vn</w:delText>
        </w:r>
        <w:r w:rsidR="005F5D10" w:rsidDel="005F5D10">
          <w:rPr>
            <w:rStyle w:val="Hyperlink"/>
            <w:rFonts w:cs="Arial"/>
            <w:b w:val="0"/>
            <w:i/>
            <w:iCs/>
            <w:szCs w:val="22"/>
            <w:lang w:val="vi-VN"/>
          </w:rPr>
          <w:fldChar w:fldCharType="end"/>
        </w:r>
        <w:r w:rsidRPr="00C1363F" w:rsidDel="005F5D10">
          <w:rPr>
            <w:rFonts w:cs="Arial"/>
            <w:i/>
            <w:iCs/>
            <w:szCs w:val="22"/>
            <w:lang w:val="vi-VN"/>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5F5D10" w:rsidDel="005F5D10">
          <w:fldChar w:fldCharType="begin"/>
        </w:r>
        <w:r w:rsidR="005F5D10" w:rsidDel="005F5D10">
          <w:delInstrText>HYPERLINK "https://buvse.simplybook.asia/v2/"</w:delInstrText>
        </w:r>
        <w:r w:rsidR="005F5D10" w:rsidDel="005F5D10">
          <w:fldChar w:fldCharType="separate"/>
        </w:r>
        <w:r w:rsidRPr="00C1363F" w:rsidDel="005F5D10">
          <w:rPr>
            <w:rStyle w:val="Hyperlink"/>
            <w:rFonts w:cs="Arial"/>
            <w:i/>
            <w:iCs/>
            <w:szCs w:val="22"/>
            <w:lang w:val="vi-VN"/>
          </w:rPr>
          <w:delText>BUV SE Booking Portal</w:delText>
        </w:r>
        <w:r w:rsidR="005F5D10" w:rsidDel="005F5D10">
          <w:rPr>
            <w:rStyle w:val="Hyperlink"/>
            <w:rFonts w:cs="Arial"/>
            <w:b w:val="0"/>
            <w:i/>
            <w:iCs/>
            <w:szCs w:val="22"/>
            <w:lang w:val="vi-VN"/>
          </w:rPr>
          <w:fldChar w:fldCharType="end"/>
        </w:r>
        <w:r w:rsidRPr="00C1363F" w:rsidDel="005F5D10">
          <w:rPr>
            <w:rFonts w:cs="Arial"/>
            <w:i/>
            <w:iCs/>
            <w:szCs w:val="22"/>
            <w:lang w:val="vi-VN"/>
          </w:rPr>
          <w:delText xml:space="preserve"> (dành riêng cho sinh viên và cựu sinh viên BUV).</w:delText>
        </w:r>
      </w:del>
    </w:p>
    <w:p w14:paraId="14FBCBAA" w14:textId="3FDF8E7C"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847" w:author="An Tran, ACA (BUV)" w:date="2024-09-12T11:03:00Z" w16du:dateUtc="2024-09-12T04:03:00Z"/>
          <w:rFonts w:cs="Arial"/>
          <w:szCs w:val="22"/>
          <w:lang w:val="vi-VN"/>
        </w:rPr>
      </w:pPr>
      <w:bookmarkStart w:id="7848" w:name="_Toc149053891"/>
      <w:bookmarkStart w:id="7849" w:name="_Toc149054151"/>
      <w:bookmarkStart w:id="7850" w:name="_Toc149835299"/>
      <w:bookmarkStart w:id="7851" w:name="_Toc141433238"/>
      <w:bookmarkEnd w:id="7848"/>
      <w:bookmarkEnd w:id="7849"/>
      <w:bookmarkEnd w:id="7850"/>
      <w:del w:id="7852" w:author="An Tran, ACA (BUV)" w:date="2024-09-12T11:03:00Z" w16du:dateUtc="2024-09-12T04:03:00Z">
        <w:r w:rsidRPr="004373E8" w:rsidDel="005F5D10">
          <w:rPr>
            <w:rFonts w:cs="Arial"/>
            <w:szCs w:val="22"/>
            <w:lang w:val="vi-VN"/>
          </w:rPr>
          <w:delText xml:space="preserve">Can BUV guarantee that every student will have an internship during the semester break? / </w:delText>
        </w:r>
        <w:r w:rsidRPr="004373E8" w:rsidDel="005F5D10">
          <w:rPr>
            <w:rFonts w:cs="Arial"/>
            <w:i/>
            <w:iCs/>
            <w:szCs w:val="22"/>
            <w:lang w:val="vi-VN"/>
          </w:rPr>
          <w:delText>Nhà tr</w:delText>
        </w:r>
        <w:r w:rsidRPr="004373E8" w:rsidDel="005F5D10">
          <w:rPr>
            <w:rFonts w:cs="Calibri"/>
            <w:i/>
            <w:iCs/>
            <w:szCs w:val="22"/>
            <w:lang w:val="vi-VN"/>
          </w:rPr>
          <w:delText>ườ</w:delText>
        </w:r>
        <w:r w:rsidRPr="004373E8" w:rsidDel="005F5D10">
          <w:rPr>
            <w:rFonts w:cs="Arial"/>
            <w:i/>
            <w:iCs/>
            <w:szCs w:val="22"/>
            <w:lang w:val="vi-VN"/>
          </w:rPr>
          <w:delText>ng có th</w:delText>
        </w:r>
        <w:r w:rsidRPr="004373E8" w:rsidDel="005F5D10">
          <w:rPr>
            <w:rFonts w:cs="Calibri"/>
            <w:i/>
            <w:iCs/>
            <w:szCs w:val="22"/>
            <w:lang w:val="vi-VN"/>
          </w:rPr>
          <w:delText>ể</w:delText>
        </w:r>
        <w:r w:rsidRPr="004373E8" w:rsidDel="005F5D10">
          <w:rPr>
            <w:rFonts w:cs="Arial"/>
            <w:i/>
            <w:iCs/>
            <w:szCs w:val="22"/>
            <w:lang w:val="vi-VN"/>
          </w:rPr>
          <w:delText xml:space="preserve"> đ</w:delText>
        </w:r>
        <w:r w:rsidRPr="004373E8" w:rsidDel="005F5D10">
          <w:rPr>
            <w:rFonts w:cs="Calibri"/>
            <w:i/>
            <w:iCs/>
            <w:szCs w:val="22"/>
            <w:lang w:val="vi-VN"/>
          </w:rPr>
          <w:delText>ả</w:delText>
        </w:r>
        <w:r w:rsidRPr="004373E8" w:rsidDel="005F5D10">
          <w:rPr>
            <w:rFonts w:cs="Arial"/>
            <w:i/>
            <w:iCs/>
            <w:szCs w:val="22"/>
            <w:lang w:val="vi-VN"/>
          </w:rPr>
          <w:delText>m b</w:delText>
        </w:r>
        <w:r w:rsidRPr="004373E8" w:rsidDel="005F5D10">
          <w:rPr>
            <w:rFonts w:cs="Calibri"/>
            <w:i/>
            <w:iCs/>
            <w:szCs w:val="22"/>
            <w:lang w:val="vi-VN"/>
          </w:rPr>
          <w:delText>ả</w:delText>
        </w:r>
        <w:r w:rsidRPr="004373E8" w:rsidDel="005F5D10">
          <w:rPr>
            <w:rFonts w:cs="Arial"/>
            <w:i/>
            <w:iCs/>
            <w:szCs w:val="22"/>
            <w:lang w:val="vi-VN"/>
          </w:rPr>
          <w:delText>o r</w:delText>
        </w:r>
        <w:r w:rsidRPr="004373E8" w:rsidDel="005F5D10">
          <w:rPr>
            <w:rFonts w:cs="Calibri"/>
            <w:i/>
            <w:iCs/>
            <w:szCs w:val="22"/>
            <w:lang w:val="vi-VN"/>
          </w:rPr>
          <w:delText>ằ</w:delText>
        </w:r>
        <w:r w:rsidRPr="004373E8" w:rsidDel="005F5D10">
          <w:rPr>
            <w:rFonts w:cs="Arial"/>
            <w:i/>
            <w:iCs/>
            <w:szCs w:val="22"/>
            <w:lang w:val="vi-VN"/>
          </w:rPr>
          <w:delText>ng t</w:delText>
        </w:r>
        <w:r w:rsidRPr="004373E8" w:rsidDel="005F5D10">
          <w:rPr>
            <w:rFonts w:cs="Calibri"/>
            <w:i/>
            <w:iCs/>
            <w:szCs w:val="22"/>
            <w:lang w:val="vi-VN"/>
          </w:rPr>
          <w:delText>ấ</w:delText>
        </w:r>
        <w:r w:rsidRPr="004373E8" w:rsidDel="005F5D10">
          <w:rPr>
            <w:rFonts w:cs="Arial"/>
            <w:i/>
            <w:iCs/>
            <w:szCs w:val="22"/>
            <w:lang w:val="vi-VN"/>
          </w:rPr>
          <w:delText>t c</w:delText>
        </w:r>
        <w:r w:rsidRPr="004373E8" w:rsidDel="005F5D10">
          <w:rPr>
            <w:rFonts w:cs="Calibri"/>
            <w:i/>
            <w:iCs/>
            <w:szCs w:val="22"/>
            <w:lang w:val="vi-VN"/>
          </w:rPr>
          <w:delText>ả</w:delText>
        </w:r>
        <w:r w:rsidRPr="004373E8" w:rsidDel="005F5D10">
          <w:rPr>
            <w:rFonts w:cs="Arial"/>
            <w:i/>
            <w:iCs/>
            <w:szCs w:val="22"/>
            <w:lang w:val="vi-VN"/>
          </w:rPr>
          <w:delText xml:space="preserve"> các sinh viên đ</w:delText>
        </w:r>
        <w:r w:rsidRPr="004373E8" w:rsidDel="005F5D10">
          <w:rPr>
            <w:rFonts w:cs="Calibri"/>
            <w:i/>
            <w:iCs/>
            <w:szCs w:val="22"/>
            <w:lang w:val="vi-VN"/>
          </w:rPr>
          <w:delText>ề</w:delText>
        </w:r>
        <w:r w:rsidRPr="004373E8" w:rsidDel="005F5D10">
          <w:rPr>
            <w:rFonts w:cs="Arial"/>
            <w:i/>
            <w:iCs/>
            <w:szCs w:val="22"/>
            <w:lang w:val="vi-VN"/>
          </w:rPr>
          <w:delText>u đ</w:delText>
        </w:r>
        <w:r w:rsidRPr="004373E8" w:rsidDel="005F5D10">
          <w:rPr>
            <w:rFonts w:cs="Calibri"/>
            <w:i/>
            <w:iCs/>
            <w:szCs w:val="22"/>
            <w:lang w:val="vi-VN"/>
          </w:rPr>
          <w:delText>ượ</w:delText>
        </w:r>
        <w:r w:rsidRPr="004373E8" w:rsidDel="005F5D10">
          <w:rPr>
            <w:rFonts w:cs="Arial"/>
            <w:i/>
            <w:iCs/>
            <w:szCs w:val="22"/>
            <w:lang w:val="vi-VN"/>
          </w:rPr>
          <w:delText>c đi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vào k</w:delText>
        </w:r>
        <w:r w:rsidRPr="004373E8" w:rsidDel="005F5D10">
          <w:rPr>
            <w:rFonts w:cs="Calibri"/>
            <w:i/>
            <w:iCs/>
            <w:szCs w:val="22"/>
            <w:lang w:val="vi-VN"/>
          </w:rPr>
          <w:delText>ỳ</w:delText>
        </w:r>
        <w:r w:rsidRPr="004373E8" w:rsidDel="005F5D10">
          <w:rPr>
            <w:rFonts w:cs="Arial"/>
            <w:i/>
            <w:iCs/>
            <w:szCs w:val="22"/>
            <w:lang w:val="vi-VN"/>
          </w:rPr>
          <w:delText xml:space="preserve"> ngh</w:delText>
        </w:r>
        <w:r w:rsidRPr="004373E8" w:rsidDel="005F5D10">
          <w:rPr>
            <w:rFonts w:cs="Calibri"/>
            <w:i/>
            <w:iCs/>
            <w:szCs w:val="22"/>
            <w:lang w:val="vi-VN"/>
          </w:rPr>
          <w:delText>ỉ</w:delText>
        </w:r>
        <w:r w:rsidRPr="004373E8" w:rsidDel="005F5D10">
          <w:rPr>
            <w:rFonts w:cs="Arial"/>
            <w:i/>
            <w:iCs/>
            <w:szCs w:val="22"/>
            <w:lang w:val="vi-VN"/>
          </w:rPr>
          <w:delText xml:space="preserve"> gi</w:delText>
        </w:r>
        <w:r w:rsidRPr="004373E8" w:rsidDel="005F5D10">
          <w:rPr>
            <w:rFonts w:cs="Calibri"/>
            <w:i/>
            <w:iCs/>
            <w:szCs w:val="22"/>
            <w:lang w:val="vi-VN"/>
          </w:rPr>
          <w:delText>ữ</w:delText>
        </w:r>
        <w:r w:rsidRPr="004373E8" w:rsidDel="005F5D10">
          <w:rPr>
            <w:rFonts w:cs="Arial"/>
            <w:i/>
            <w:iCs/>
            <w:szCs w:val="22"/>
            <w:lang w:val="vi-VN"/>
          </w:rPr>
          <w:delText>a h</w:delText>
        </w:r>
        <w:r w:rsidRPr="004373E8" w:rsidDel="005F5D10">
          <w:rPr>
            <w:rFonts w:cs="Calibri"/>
            <w:i/>
            <w:iCs/>
            <w:szCs w:val="22"/>
            <w:lang w:val="vi-VN"/>
          </w:rPr>
          <w:delText>ọ</w:delText>
        </w:r>
        <w:r w:rsidRPr="004373E8" w:rsidDel="005F5D10">
          <w:rPr>
            <w:rFonts w:cs="Arial"/>
            <w:i/>
            <w:iCs/>
            <w:szCs w:val="22"/>
            <w:lang w:val="vi-VN"/>
          </w:rPr>
          <w:delText>c k</w:delText>
        </w:r>
        <w:r w:rsidRPr="004373E8" w:rsidDel="005F5D10">
          <w:rPr>
            <w:rFonts w:cs="Calibri"/>
            <w:i/>
            <w:iCs/>
            <w:szCs w:val="22"/>
            <w:lang w:val="vi-VN"/>
          </w:rPr>
          <w:delText>ỳ</w:delText>
        </w:r>
        <w:r w:rsidRPr="004373E8" w:rsidDel="005F5D10">
          <w:rPr>
            <w:rFonts w:cs="Arial"/>
            <w:i/>
            <w:iCs/>
            <w:szCs w:val="22"/>
            <w:lang w:val="vi-VN"/>
          </w:rPr>
          <w:delText xml:space="preserve"> không?</w:delText>
        </w:r>
        <w:bookmarkEnd w:id="7851"/>
      </w:del>
    </w:p>
    <w:p w14:paraId="1AC0EE8F" w14:textId="78A4D390"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853" w:author="An Tran, ACA (BUV)" w:date="2024-09-12T11:03:00Z" w16du:dateUtc="2024-09-12T04:03:00Z"/>
          <w:rFonts w:cs="Arial"/>
          <w:b w:val="0"/>
          <w:bCs/>
          <w:szCs w:val="22"/>
          <w:u w:val="single"/>
          <w:lang w:val="vi-VN"/>
        </w:rPr>
      </w:pPr>
      <w:del w:id="7854"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5F2218D9" w14:textId="35DB758D"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55" w:author="An Tran, ACA (BUV)" w:date="2024-09-12T11:03:00Z" w16du:dateUtc="2024-09-12T04:03:00Z"/>
          <w:rFonts w:cs="Arial"/>
          <w:szCs w:val="22"/>
        </w:rPr>
      </w:pPr>
      <w:del w:id="7856" w:author="An Tran, ACA (BUV)" w:date="2024-09-12T11:03:00Z" w16du:dateUtc="2024-09-12T04:03:00Z">
        <w:r w:rsidRPr="002D5ADD" w:rsidDel="005F5D10">
          <w:rPr>
            <w:rFonts w:cs="Arial"/>
            <w:szCs w:val="22"/>
          </w:rPr>
          <w:delText xml:space="preserve">During the journey at British University Vietnam, students will have </w:delText>
        </w:r>
        <w:r w:rsidDel="005F5D10">
          <w:rPr>
            <w:rFonts w:cs="Arial"/>
            <w:szCs w:val="22"/>
          </w:rPr>
          <w:delText>one</w:delText>
        </w:r>
        <w:r w:rsidRPr="002D5ADD" w:rsidDel="005F5D10">
          <w:rPr>
            <w:rFonts w:cs="Arial"/>
            <w:szCs w:val="22"/>
          </w:rPr>
          <w:delText xml:space="preserve"> PSG semester</w:delText>
        </w:r>
        <w:r w:rsidDel="005F5D10">
          <w:rPr>
            <w:rFonts w:cs="Arial"/>
            <w:szCs w:val="22"/>
          </w:rPr>
          <w:delText xml:space="preserve"> every academic year </w:delText>
        </w:r>
        <w:r w:rsidRPr="002D5ADD" w:rsidDel="005F5D10">
          <w:rPr>
            <w:rFonts w:cs="Arial"/>
            <w:szCs w:val="22"/>
          </w:rPr>
          <w:delText>(PSG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delText>
        </w:r>
      </w:del>
    </w:p>
    <w:p w14:paraId="3A201E51" w14:textId="62679929" w:rsidR="00C1363F" w:rsidDel="005F5D10" w:rsidRDefault="00C1363F" w:rsidP="005F5D10">
      <w:pPr>
        <w:pStyle w:val="Question"/>
        <w:numPr>
          <w:ilvl w:val="0"/>
          <w:numId w:val="7"/>
        </w:numPr>
        <w:tabs>
          <w:tab w:val="left" w:pos="630"/>
          <w:tab w:val="left" w:pos="990"/>
        </w:tabs>
        <w:spacing w:before="100" w:line="400" w:lineRule="exact"/>
        <w:ind w:left="0" w:firstLine="720"/>
        <w:rPr>
          <w:del w:id="7857" w:author="An Tran, ACA (BUV)" w:date="2024-09-12T11:03:00Z" w16du:dateUtc="2024-09-12T04:03:00Z"/>
          <w:rFonts w:cs="Arial"/>
          <w:szCs w:val="22"/>
        </w:rPr>
      </w:pPr>
      <w:del w:id="7858" w:author="An Tran, ACA (BUV)" w:date="2024-09-12T11:03:00Z" w16du:dateUtc="2024-09-12T04:03:00Z">
        <w:r w:rsidRPr="691BD53B" w:rsidDel="005F5D10">
          <w:rPr>
            <w:rFonts w:cs="Arial"/>
            <w:szCs w:val="22"/>
          </w:rPr>
          <w:delTex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w:delText>
        </w:r>
        <w:r w:rsidR="005358E3" w:rsidRPr="691BD53B" w:rsidDel="005F5D10">
          <w:rPr>
            <w:rFonts w:cs="Arial"/>
            <w:szCs w:val="22"/>
          </w:rPr>
          <w:delText>providing</w:delText>
        </w:r>
        <w:r w:rsidRPr="691BD53B" w:rsidDel="005F5D10">
          <w:rPr>
            <w:rFonts w:cs="Arial"/>
            <w:szCs w:val="22"/>
          </w:rPr>
          <w:delText xml:space="preserve"> sufficient internship opportunities to all BUV students in each PSG </w:delText>
        </w:r>
        <w:r w:rsidR="7E021EB4" w:rsidRPr="691BD53B" w:rsidDel="005F5D10">
          <w:rPr>
            <w:rFonts w:cs="Arial"/>
            <w:szCs w:val="22"/>
          </w:rPr>
          <w:delText>semester</w:delText>
        </w:r>
        <w:r w:rsidRPr="691BD53B" w:rsidDel="005F5D10">
          <w:rPr>
            <w:rFonts w:cs="Arial"/>
            <w:szCs w:val="22"/>
          </w:rPr>
          <w:delText xml:space="preserve">. Although applications sent via BUV Career Services &amp; Industry Relations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BUV Career Services &amp; Industry Relations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delText>
        </w:r>
      </w:del>
    </w:p>
    <w:p w14:paraId="7D37DFF7" w14:textId="6119A387"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7859" w:author="An Tran, ACA (BUV)" w:date="2024-09-12T11:03:00Z" w16du:dateUtc="2024-09-12T04:03:00Z"/>
          <w:rFonts w:cs="Arial"/>
          <w:szCs w:val="22"/>
        </w:rPr>
      </w:pPr>
      <w:del w:id="7860"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6397FF10" w14:textId="2FA35EEA"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61" w:author="An Tran, ACA (BUV)" w:date="2024-09-12T11:03:00Z" w16du:dateUtc="2024-09-12T04:03:00Z"/>
          <w:rFonts w:cs="Arial"/>
          <w:szCs w:val="22"/>
        </w:rPr>
      </w:pPr>
    </w:p>
    <w:p w14:paraId="5920FE39" w14:textId="236DB88D"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62" w:author="An Tran, ACA (BUV)" w:date="2024-09-12T11:03:00Z" w16du:dateUtc="2024-09-12T04:03:00Z"/>
          <w:rFonts w:cs="Arial"/>
          <w:i/>
          <w:iCs/>
          <w:szCs w:val="22"/>
        </w:rPr>
      </w:pPr>
      <w:del w:id="7863" w:author="An Tran, ACA (BUV)" w:date="2024-09-12T11:03:00Z" w16du:dateUtc="2024-09-12T04:03:00Z">
        <w:r w:rsidRPr="002D5ADD" w:rsidDel="005F5D10">
          <w:rPr>
            <w:rFonts w:cs="Arial"/>
            <w:i/>
            <w:iCs/>
            <w:szCs w:val="22"/>
          </w:rPr>
          <w:delText xml:space="preserve">Trong thời gian học tập tại BUV, sinh viên có </w:delText>
        </w:r>
        <w:r w:rsidDel="005F5D10">
          <w:rPr>
            <w:rFonts w:cs="Arial"/>
            <w:i/>
            <w:iCs/>
            <w:szCs w:val="22"/>
          </w:rPr>
          <w:delText xml:space="preserve">một </w:delText>
        </w:r>
        <w:r w:rsidRPr="002D5ADD" w:rsidDel="005F5D10">
          <w:rPr>
            <w:rFonts w:cs="Arial"/>
            <w:i/>
            <w:iCs/>
            <w:szCs w:val="22"/>
          </w:rPr>
          <w:delText xml:space="preserve">kỳ học PSG </w:delText>
        </w:r>
        <w:r w:rsidDel="005F5D10">
          <w:rPr>
            <w:rFonts w:cs="Arial"/>
            <w:i/>
            <w:iCs/>
            <w:szCs w:val="22"/>
          </w:rPr>
          <w:delText xml:space="preserve">mỗi năm học </w:delText>
        </w:r>
        <w:r w:rsidRPr="002D5ADD" w:rsidDel="005F5D10">
          <w:rPr>
            <w:rFonts w:cs="Arial"/>
            <w:i/>
            <w:iCs/>
            <w:szCs w:val="22"/>
          </w:rPr>
          <w:delText xml:space="preserve">(Tên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delText>
        </w:r>
      </w:del>
    </w:p>
    <w:p w14:paraId="61C5C2BF" w14:textId="21C0E4DA" w:rsidR="00C1363F" w:rsidDel="005F5D10" w:rsidRDefault="00C1363F" w:rsidP="005F5D10">
      <w:pPr>
        <w:pStyle w:val="Question"/>
        <w:numPr>
          <w:ilvl w:val="0"/>
          <w:numId w:val="7"/>
        </w:numPr>
        <w:tabs>
          <w:tab w:val="left" w:pos="630"/>
          <w:tab w:val="left" w:pos="990"/>
        </w:tabs>
        <w:spacing w:before="100" w:line="400" w:lineRule="exact"/>
        <w:ind w:left="0" w:firstLine="720"/>
        <w:rPr>
          <w:del w:id="7864" w:author="An Tran, ACA (BUV)" w:date="2024-09-12T11:03:00Z" w16du:dateUtc="2024-09-12T04:03:00Z"/>
          <w:rFonts w:cs="Arial"/>
          <w:i/>
          <w:iCs/>
          <w:szCs w:val="22"/>
        </w:rPr>
      </w:pPr>
      <w:del w:id="7865" w:author="An Tran, ACA (BUV)" w:date="2024-09-12T11:03:00Z" w16du:dateUtc="2024-09-12T04:03:00Z">
        <w:r w:rsidRPr="002D5ADD" w:rsidDel="005F5D10">
          <w:rPr>
            <w:rFonts w:cs="Arial"/>
            <w:i/>
            <w:iCs/>
            <w:szCs w:val="22"/>
          </w:rPr>
          <w:delText xml:space="preserve">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w:delText>
        </w:r>
        <w:r w:rsidDel="005F5D10">
          <w:rPr>
            <w:rFonts w:cs="Arial"/>
            <w:i/>
            <w:iCs/>
            <w:szCs w:val="22"/>
          </w:rPr>
          <w:delText>4</w:delText>
        </w:r>
        <w:r w:rsidRPr="002D5ADD" w:rsidDel="005F5D10">
          <w:rPr>
            <w:rFonts w:cs="Arial"/>
            <w:i/>
            <w:iCs/>
            <w:szCs w:val="22"/>
          </w:rPr>
          <w:delText xml:space="preserve">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w:delText>
        </w:r>
        <w:r w:rsidDel="005F5D10">
          <w:rPr>
            <w:rFonts w:cs="Arial"/>
            <w:i/>
            <w:iCs/>
            <w:szCs w:val="22"/>
          </w:rPr>
          <w:delText xml:space="preserve">Phòng </w:delText>
        </w:r>
        <w:r w:rsidRPr="002D5ADD" w:rsidDel="005F5D10">
          <w:rPr>
            <w:rFonts w:cs="Arial"/>
            <w:i/>
            <w:iCs/>
            <w:szCs w:val="22"/>
          </w:rPr>
          <w:delText>Dịch vụ Hướng nghiệp</w:delText>
        </w:r>
        <w:r w:rsidDel="005F5D10">
          <w:rPr>
            <w:rFonts w:cs="Arial"/>
            <w:i/>
            <w:iCs/>
            <w:szCs w:val="22"/>
          </w:rPr>
          <w:delText xml:space="preserve"> &amp; Quan hệ Đối tác</w:delText>
        </w:r>
        <w:r w:rsidRPr="002D5ADD" w:rsidDel="005F5D10">
          <w:rPr>
            <w:rFonts w:cs="Arial"/>
            <w:i/>
            <w:iCs/>
            <w:szCs w:val="22"/>
          </w:rPr>
          <w:delText xml:space="preserve">,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w:delText>
        </w:r>
        <w:r w:rsidDel="005F5D10">
          <w:rPr>
            <w:rFonts w:cs="Arial"/>
            <w:i/>
            <w:iCs/>
            <w:szCs w:val="22"/>
          </w:rPr>
          <w:delText>Đội ngũ</w:delText>
        </w:r>
        <w:r w:rsidRPr="002D5ADD" w:rsidDel="005F5D10">
          <w:rPr>
            <w:rFonts w:cs="Arial"/>
            <w:i/>
            <w:iCs/>
            <w:szCs w:val="22"/>
          </w:rPr>
          <w:delText xml:space="preserve"> Hướng nghiệp trong việc</w:delText>
        </w:r>
        <w:r w:rsidDel="005F5D10">
          <w:rPr>
            <w:rFonts w:cs="Arial"/>
            <w:i/>
            <w:iCs/>
            <w:szCs w:val="22"/>
          </w:rPr>
          <w:delText xml:space="preserve"> cung cấp dịch vụ</w:delText>
        </w:r>
        <w:r w:rsidRPr="002D5ADD" w:rsidDel="005F5D10">
          <w:rPr>
            <w:rFonts w:cs="Arial"/>
            <w:i/>
            <w:iCs/>
            <w:szCs w:val="22"/>
          </w:rPr>
          <w:delText xml:space="preserve"> hướng nghiệp tận tâm và chuyên nghiệp để chứng tỏ rằng sinh viên đạt tiêu chuẩn cho vị trí thực tập sinh. Cùng với sự đồng hành của </w:delText>
        </w:r>
        <w:r w:rsidDel="005F5D10">
          <w:rPr>
            <w:rFonts w:cs="Arial"/>
            <w:i/>
            <w:iCs/>
            <w:szCs w:val="22"/>
          </w:rPr>
          <w:delText>Đội ngũ</w:delText>
        </w:r>
        <w:r w:rsidRPr="002D5ADD" w:rsidDel="005F5D10">
          <w:rPr>
            <w:rFonts w:cs="Arial"/>
            <w:i/>
            <w:iCs/>
            <w:szCs w:val="22"/>
          </w:rPr>
          <w:delText xml:space="preserve"> Hướng nghiệp, sinh viên cần thể hiện được sự cam kết cũng như khả năng của mình để có thể vượt qua các quy trình tuyển dụng cần thiết của công ty.</w:delText>
        </w:r>
      </w:del>
    </w:p>
    <w:p w14:paraId="0D012699" w14:textId="38CFC5FB" w:rsidR="00E20BF9" w:rsidRPr="004373E8" w:rsidDel="005F5D10" w:rsidRDefault="00C1363F" w:rsidP="005F5D10">
      <w:pPr>
        <w:pStyle w:val="Question"/>
        <w:numPr>
          <w:ilvl w:val="0"/>
          <w:numId w:val="7"/>
        </w:numPr>
        <w:tabs>
          <w:tab w:val="left" w:pos="630"/>
          <w:tab w:val="left" w:pos="990"/>
        </w:tabs>
        <w:spacing w:before="100" w:line="400" w:lineRule="exact"/>
        <w:ind w:left="0" w:firstLine="720"/>
        <w:rPr>
          <w:del w:id="7866" w:author="An Tran, ACA (BUV)" w:date="2024-09-12T11:03:00Z" w16du:dateUtc="2024-09-12T04:03:00Z"/>
          <w:rFonts w:cs="Arial"/>
          <w:i/>
          <w:iCs/>
          <w:szCs w:val="22"/>
          <w:lang w:val="vi-VN"/>
        </w:rPr>
      </w:pPr>
      <w:del w:id="7867"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00326F10" w14:textId="1B7364FE"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868" w:author="An Tran, ACA (BUV)" w:date="2024-09-12T11:03:00Z" w16du:dateUtc="2024-09-12T04:03:00Z"/>
          <w:rFonts w:cs="Arial"/>
          <w:b w:val="0"/>
          <w:szCs w:val="22"/>
          <w:lang w:val="vi-VN"/>
        </w:rPr>
      </w:pPr>
      <w:bookmarkStart w:id="7869" w:name="_Toc141433239"/>
      <w:del w:id="7870" w:author="An Tran, ACA (BUV)" w:date="2024-09-12T11:03:00Z" w16du:dateUtc="2024-09-12T04:03:00Z">
        <w:r w:rsidRPr="004373E8" w:rsidDel="005F5D10">
          <w:rPr>
            <w:rFonts w:cs="Arial"/>
            <w:szCs w:val="22"/>
            <w:lang w:val="vi-VN"/>
          </w:rPr>
          <w:delText xml:space="preserve">What can students do during 3 months break if they do not go for internships? / </w:delText>
        </w:r>
        <w:r w:rsidRPr="004373E8" w:rsidDel="005F5D10">
          <w:rPr>
            <w:rFonts w:cs="Arial"/>
            <w:i/>
            <w:iCs/>
            <w:szCs w:val="22"/>
            <w:lang w:val="vi-VN"/>
          </w:rPr>
          <w:delText>N</w:delText>
        </w:r>
        <w:r w:rsidRPr="004373E8" w:rsidDel="005F5D10">
          <w:rPr>
            <w:rFonts w:cs="Calibri"/>
            <w:i/>
            <w:iCs/>
            <w:szCs w:val="22"/>
            <w:lang w:val="vi-VN"/>
          </w:rPr>
          <w:delText>ế</w:delText>
        </w:r>
        <w:r w:rsidRPr="004373E8" w:rsidDel="005F5D10">
          <w:rPr>
            <w:rFonts w:cs="Arial"/>
            <w:i/>
            <w:iCs/>
            <w:szCs w:val="22"/>
            <w:lang w:val="vi-VN"/>
          </w:rPr>
          <w:delText>u trong 3 tháng ngh</w:delText>
        </w:r>
        <w:r w:rsidRPr="004373E8" w:rsidDel="005F5D10">
          <w:rPr>
            <w:rFonts w:cs="Calibri"/>
            <w:i/>
            <w:iCs/>
            <w:szCs w:val="22"/>
            <w:lang w:val="vi-VN"/>
          </w:rPr>
          <w:delText>ỉ</w:delText>
        </w:r>
        <w:r w:rsidRPr="004373E8" w:rsidDel="005F5D10">
          <w:rPr>
            <w:rFonts w:cs="Arial"/>
            <w:i/>
            <w:iCs/>
            <w:szCs w:val="22"/>
            <w:lang w:val="vi-VN"/>
          </w:rPr>
          <w:delText xml:space="preserve"> gi</w:delText>
        </w:r>
        <w:r w:rsidRPr="004373E8" w:rsidDel="005F5D10">
          <w:rPr>
            <w:rFonts w:cs="Calibri"/>
            <w:i/>
            <w:iCs/>
            <w:szCs w:val="22"/>
            <w:lang w:val="vi-VN"/>
          </w:rPr>
          <w:delText>ữ</w:delText>
        </w:r>
        <w:r w:rsidRPr="004373E8" w:rsidDel="005F5D10">
          <w:rPr>
            <w:rFonts w:cs="Arial"/>
            <w:i/>
            <w:iCs/>
            <w:szCs w:val="22"/>
            <w:lang w:val="vi-VN"/>
          </w:rPr>
          <w:delText>a k</w:delText>
        </w:r>
        <w:r w:rsidRPr="004373E8" w:rsidDel="005F5D10">
          <w:rPr>
            <w:rFonts w:cs="Calibri"/>
            <w:i/>
            <w:iCs/>
            <w:szCs w:val="22"/>
            <w:lang w:val="vi-VN"/>
          </w:rPr>
          <w:delText>ỳ</w:delText>
        </w:r>
        <w:r w:rsidRPr="004373E8" w:rsidDel="005F5D10">
          <w:rPr>
            <w:rFonts w:cs="Arial"/>
            <w:i/>
            <w:iCs/>
            <w:szCs w:val="22"/>
            <w:lang w:val="vi-VN"/>
          </w:rPr>
          <w:delText xml:space="preserve"> sinh viên không đi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thì có th</w:delText>
        </w:r>
        <w:r w:rsidRPr="004373E8" w:rsidDel="005F5D10">
          <w:rPr>
            <w:rFonts w:cs="Calibri"/>
            <w:i/>
            <w:iCs/>
            <w:szCs w:val="22"/>
            <w:lang w:val="vi-VN"/>
          </w:rPr>
          <w:delText>ể</w:delText>
        </w:r>
        <w:r w:rsidRPr="004373E8" w:rsidDel="005F5D10">
          <w:rPr>
            <w:rFonts w:cs="Arial"/>
            <w:i/>
            <w:iCs/>
            <w:szCs w:val="22"/>
            <w:lang w:val="vi-VN"/>
          </w:rPr>
          <w:delText xml:space="preserve"> làm gì?</w:delText>
        </w:r>
        <w:bookmarkEnd w:id="7869"/>
      </w:del>
    </w:p>
    <w:p w14:paraId="29DB641F" w14:textId="746F2EEC" w:rsidR="00E20BF9" w:rsidRPr="004373E8" w:rsidDel="005F5D10" w:rsidRDefault="00E20BF9" w:rsidP="005F5D10">
      <w:pPr>
        <w:pStyle w:val="Question"/>
        <w:numPr>
          <w:ilvl w:val="0"/>
          <w:numId w:val="7"/>
        </w:numPr>
        <w:tabs>
          <w:tab w:val="left" w:pos="630"/>
          <w:tab w:val="left" w:pos="990"/>
        </w:tabs>
        <w:spacing w:before="100" w:line="400" w:lineRule="exact"/>
        <w:ind w:left="0" w:firstLine="720"/>
        <w:rPr>
          <w:del w:id="7871" w:author="An Tran, ACA (BUV)" w:date="2024-09-12T11:03:00Z" w16du:dateUtc="2024-09-12T04:03:00Z"/>
          <w:rFonts w:cs="Arial"/>
          <w:b w:val="0"/>
          <w:bCs/>
          <w:szCs w:val="22"/>
          <w:u w:val="single"/>
          <w:lang w:val="vi-VN"/>
        </w:rPr>
      </w:pPr>
      <w:del w:id="7872"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20252D13" w14:textId="04B0C0F6"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73" w:author="An Tran, ACA (BUV)" w:date="2024-09-12T11:03:00Z" w16du:dateUtc="2024-09-12T04:03:00Z"/>
          <w:rFonts w:cs="Arial"/>
          <w:szCs w:val="22"/>
        </w:rPr>
      </w:pPr>
      <w:del w:id="7874" w:author="An Tran, ACA (BUV)" w:date="2024-09-12T11:03:00Z" w16du:dateUtc="2024-09-12T04:03:00Z">
        <w:r w:rsidRPr="691BD53B" w:rsidDel="005F5D10">
          <w:rPr>
            <w:rFonts w:cs="Arial"/>
            <w:szCs w:val="22"/>
          </w:rPr>
          <w:delText xml:space="preserve">BUV students are encouraged to go for internships and explore the world in different ways during their semester break. Apart from </w:delText>
        </w:r>
        <w:r w:rsidR="27FC9657" w:rsidRPr="691BD53B" w:rsidDel="005F5D10">
          <w:rPr>
            <w:rFonts w:cs="Arial"/>
            <w:szCs w:val="22"/>
          </w:rPr>
          <w:delText>internships</w:delText>
        </w:r>
        <w:r w:rsidRPr="691BD53B" w:rsidDel="005F5D10">
          <w:rPr>
            <w:rFonts w:cs="Arial"/>
            <w:szCs w:val="22"/>
          </w:rPr>
          <w:delText xml:space="preserve">, students should use their semester breaks to enhance their skills, explore new things, and broaden their knowledge to be ready for their future. At BUV, during semester breaks, </w:delText>
        </w:r>
        <w:r w:rsidR="005358E3" w:rsidRPr="691BD53B" w:rsidDel="005F5D10">
          <w:rPr>
            <w:rFonts w:cs="Arial"/>
            <w:szCs w:val="22"/>
          </w:rPr>
          <w:delText>the Student</w:delText>
        </w:r>
        <w:r w:rsidRPr="691BD53B" w:rsidDel="005F5D10">
          <w:rPr>
            <w:rFonts w:cs="Arial"/>
            <w:szCs w:val="22"/>
          </w:rPr>
          <w:delText xml:space="preserve">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w:delText>
        </w:r>
        <w:bookmarkStart w:id="7875" w:name="_Hlk171284192"/>
        <w:r w:rsidRPr="691BD53B" w:rsidDel="005F5D10">
          <w:rPr>
            <w:rFonts w:cs="Arial"/>
            <w:szCs w:val="22"/>
          </w:rPr>
          <w:delText xml:space="preserve"> (Old semester structure: January, April, July, and October; New semester structure: February, June, and October).</w:delText>
        </w:r>
        <w:bookmarkEnd w:id="7875"/>
      </w:del>
    </w:p>
    <w:p w14:paraId="4D3F03A6" w14:textId="6C0561B0" w:rsidR="00C1363F" w:rsidDel="005F5D10" w:rsidRDefault="00C1363F" w:rsidP="005F5D10">
      <w:pPr>
        <w:pStyle w:val="Question"/>
        <w:numPr>
          <w:ilvl w:val="0"/>
          <w:numId w:val="7"/>
        </w:numPr>
        <w:tabs>
          <w:tab w:val="left" w:pos="630"/>
          <w:tab w:val="left" w:pos="990"/>
        </w:tabs>
        <w:spacing w:before="100" w:line="400" w:lineRule="exact"/>
        <w:ind w:left="0" w:firstLine="720"/>
        <w:rPr>
          <w:del w:id="7876" w:author="An Tran, ACA (BUV)" w:date="2024-09-12T11:03:00Z" w16du:dateUtc="2024-09-12T04:03:00Z"/>
          <w:rFonts w:cs="Arial"/>
          <w:szCs w:val="22"/>
        </w:rPr>
      </w:pPr>
      <w:del w:id="7877" w:author="An Tran, ACA (BUV)" w:date="2024-09-12T11:03:00Z" w16du:dateUtc="2024-09-12T04:03:00Z">
        <w:r w:rsidRPr="002D5ADD" w:rsidDel="005F5D10">
          <w:rPr>
            <w:rFonts w:cs="Arial"/>
            <w:szCs w:val="22"/>
          </w:rPr>
          <w:delText xml:space="preserve">Besides, students can also participate in over </w:delText>
        </w:r>
        <w:r w:rsidDel="005F5D10">
          <w:rPr>
            <w:rFonts w:cs="Arial"/>
            <w:szCs w:val="22"/>
          </w:rPr>
          <w:delText xml:space="preserve">30 </w:delText>
        </w:r>
        <w:r w:rsidRPr="002D5ADD" w:rsidDel="005F5D10">
          <w:rPr>
            <w:rFonts w:cs="Arial"/>
            <w:szCs w:val="22"/>
          </w:rPr>
          <w:delText>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w:delText>
        </w:r>
        <w:r w:rsidDel="005F5D10">
          <w:rPr>
            <w:rFonts w:cs="Arial"/>
            <w:szCs w:val="22"/>
          </w:rPr>
          <w:delText>s</w:delText>
        </w:r>
        <w:r w:rsidRPr="002D5ADD" w:rsidDel="005F5D10">
          <w:rPr>
            <w:rFonts w:cs="Arial"/>
            <w:szCs w:val="22"/>
          </w:rPr>
          <w:delText xml:space="preserve"> and are always willing to accompany students to realise and implement their ideas.</w:delText>
        </w:r>
      </w:del>
    </w:p>
    <w:p w14:paraId="057BD7AB" w14:textId="2EBAB618"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7878" w:author="An Tran, ACA (BUV)" w:date="2024-09-12T11:03:00Z" w16du:dateUtc="2024-09-12T04:03:00Z"/>
          <w:rFonts w:cs="Arial"/>
          <w:szCs w:val="22"/>
        </w:rPr>
      </w:pPr>
      <w:del w:id="7879"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7B0D5EDC" w14:textId="4BE885C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80" w:author="An Tran, ACA (BUV)" w:date="2024-09-12T11:03:00Z" w16du:dateUtc="2024-09-12T04:03:00Z"/>
          <w:rFonts w:cs="Arial"/>
          <w:szCs w:val="22"/>
        </w:rPr>
      </w:pPr>
    </w:p>
    <w:p w14:paraId="4AFD1069" w14:textId="5B8F536F"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7881" w:author="An Tran, ACA (BUV)" w:date="2024-09-12T11:03:00Z" w16du:dateUtc="2024-09-12T04:03:00Z"/>
          <w:rFonts w:cs="Arial"/>
          <w:i/>
          <w:iCs/>
          <w:szCs w:val="22"/>
        </w:rPr>
      </w:pPr>
      <w:del w:id="7882" w:author="An Tran, ACA (BUV)" w:date="2024-09-12T11:03:00Z" w16du:dateUtc="2024-09-12T04:03:00Z">
        <w:r w:rsidRPr="002D5ADD" w:rsidDel="005F5D10">
          <w:rPr>
            <w:rFonts w:cs="Arial"/>
            <w:i/>
            <w:iCs/>
            <w:szCs w:val="22"/>
          </w:rPr>
          <w:delText>Sinh vi</w:delText>
        </w:r>
        <w:r w:rsidRPr="002D5ADD" w:rsidDel="005F5D10">
          <w:rPr>
            <w:rFonts w:cs="Avenir Next LT Pro"/>
            <w:i/>
            <w:iCs/>
            <w:szCs w:val="22"/>
          </w:rPr>
          <w:delText>ê</w:delText>
        </w:r>
        <w:r w:rsidRPr="002D5ADD" w:rsidDel="005F5D10">
          <w:rPr>
            <w:rFonts w:cs="Arial"/>
            <w:i/>
            <w:iCs/>
            <w:szCs w:val="22"/>
          </w:rPr>
          <w:delText>n th</w:delText>
        </w:r>
        <w:r w:rsidRPr="002D5ADD" w:rsidDel="005F5D10">
          <w:rPr>
            <w:rFonts w:cs="Calibri"/>
            <w:i/>
            <w:iCs/>
            <w:szCs w:val="22"/>
          </w:rPr>
          <w:delText>ườ</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khuy</w:delText>
        </w:r>
        <w:r w:rsidRPr="002D5ADD" w:rsidDel="005F5D10">
          <w:rPr>
            <w:rFonts w:cs="Calibri"/>
            <w:i/>
            <w:iCs/>
            <w:szCs w:val="22"/>
          </w:rPr>
          <w:delText>ế</w:delText>
        </w:r>
        <w:r w:rsidRPr="002D5ADD" w:rsidDel="005F5D10">
          <w:rPr>
            <w:rFonts w:cs="Arial"/>
            <w:i/>
            <w:iCs/>
            <w:szCs w:val="22"/>
          </w:rPr>
          <w:delText>n kh</w:delText>
        </w:r>
        <w:r w:rsidRPr="002D5ADD" w:rsidDel="005F5D10">
          <w:rPr>
            <w:rFonts w:cs="Avenir Next LT Pro"/>
            <w:i/>
            <w:iCs/>
            <w:szCs w:val="22"/>
          </w:rPr>
          <w:delText>í</w:delText>
        </w:r>
        <w:r w:rsidRPr="002D5ADD" w:rsidDel="005F5D10">
          <w:rPr>
            <w:rFonts w:cs="Arial"/>
            <w:i/>
            <w:iCs/>
            <w:szCs w:val="22"/>
          </w:rPr>
          <w:delText xml:space="preserve">ch </w:delText>
        </w:r>
        <w:r w:rsidRPr="002D5ADD" w:rsidDel="005F5D10">
          <w:rPr>
            <w:rFonts w:cs="Avenir Next LT Pro"/>
            <w:i/>
            <w:iCs/>
            <w:szCs w:val="22"/>
          </w:rPr>
          <w:delText>đ</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và khám phá các trải nghiệm khác nhau trong th</w:delText>
        </w:r>
        <w:r w:rsidRPr="002D5ADD" w:rsidDel="005F5D10">
          <w:rPr>
            <w:rFonts w:cs="Calibri"/>
            <w:i/>
            <w:iCs/>
            <w:szCs w:val="22"/>
          </w:rPr>
          <w:delText>ờ</w:delText>
        </w:r>
        <w:r w:rsidRPr="002D5ADD" w:rsidDel="005F5D10">
          <w:rPr>
            <w:rFonts w:cs="Arial"/>
            <w:i/>
            <w:iCs/>
            <w:szCs w:val="22"/>
          </w:rPr>
          <w:delText>i gian ngh</w:delText>
        </w:r>
        <w:r w:rsidRPr="002D5ADD" w:rsidDel="005F5D10">
          <w:rPr>
            <w:rFonts w:cs="Calibri"/>
            <w:i/>
            <w:iCs/>
            <w:szCs w:val="22"/>
          </w:rPr>
          <w:delText>ỉ học kỳ</w:delText>
        </w:r>
        <w:r w:rsidRPr="002D5ADD" w:rsidDel="005F5D10">
          <w:rPr>
            <w:rFonts w:cs="Arial"/>
            <w:i/>
            <w:iCs/>
            <w:szCs w:val="22"/>
          </w:rPr>
          <w:delText>, các sinh viên cũng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m</w:delText>
        </w:r>
        <w:r w:rsidRPr="002D5ADD" w:rsidDel="005F5D10">
          <w:rPr>
            <w:rFonts w:cs="Calibri"/>
            <w:i/>
            <w:iCs/>
            <w:szCs w:val="22"/>
          </w:rPr>
          <w:delText>ố</w:delText>
        </w:r>
        <w:r w:rsidRPr="002D5ADD" w:rsidDel="005F5D10">
          <w:rPr>
            <w:rFonts w:cs="Arial"/>
            <w:i/>
            <w:iCs/>
            <w:szCs w:val="22"/>
          </w:rPr>
          <w:delText>i quan t</w:delText>
        </w:r>
        <w:r w:rsidRPr="002D5ADD" w:rsidDel="005F5D10">
          <w:rPr>
            <w:rFonts w:cs="Avenir Next LT Pro"/>
            <w:i/>
            <w:iCs/>
            <w:szCs w:val="22"/>
          </w:rPr>
          <w:delText>â</w:delText>
        </w:r>
        <w:r w:rsidRPr="002D5ADD" w:rsidDel="005F5D10">
          <w:rPr>
            <w:rFonts w:cs="Arial"/>
            <w:i/>
            <w:iCs/>
            <w:szCs w:val="22"/>
          </w:rPr>
          <w:delText>m ho</w:delText>
        </w:r>
        <w:r w:rsidRPr="002D5ADD" w:rsidDel="005F5D10">
          <w:rPr>
            <w:rFonts w:cs="Calibri"/>
            <w:i/>
            <w:iCs/>
            <w:szCs w:val="22"/>
          </w:rPr>
          <w:delText>ặ</w:delText>
        </w:r>
        <w:r w:rsidRPr="002D5ADD" w:rsidDel="005F5D10">
          <w:rPr>
            <w:rFonts w:cs="Arial"/>
            <w:i/>
            <w:iCs/>
            <w:szCs w:val="22"/>
          </w:rPr>
          <w:delText>c d</w:delText>
        </w:r>
        <w:r w:rsidRPr="002D5ADD" w:rsidDel="005F5D10">
          <w:rPr>
            <w:rFonts w:cs="Calibri"/>
            <w:i/>
            <w:iCs/>
            <w:szCs w:val="22"/>
          </w:rPr>
          <w:delText>ự</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ị</w:delText>
        </w:r>
        <w:r w:rsidRPr="002D5ADD" w:rsidDel="005F5D10">
          <w:rPr>
            <w:rFonts w:cs="Arial"/>
            <w:i/>
            <w:iCs/>
            <w:szCs w:val="22"/>
          </w:rPr>
          <w:delText>nh kh</w:delText>
        </w:r>
        <w:r w:rsidRPr="002D5ADD" w:rsidDel="005F5D10">
          <w:rPr>
            <w:rFonts w:cs="Avenir Next LT Pro"/>
            <w:i/>
            <w:iCs/>
            <w:szCs w:val="22"/>
          </w:rPr>
          <w:delText>á</w:delText>
        </w:r>
        <w:r w:rsidRPr="002D5ADD" w:rsidDel="005F5D10">
          <w:rPr>
            <w:rFonts w:cs="Arial"/>
            <w:i/>
            <w:iCs/>
            <w:szCs w:val="22"/>
          </w:rPr>
          <w:delText>c nhau để phát triển bản thân. Th</w:delText>
        </w:r>
        <w:r w:rsidRPr="002D5ADD" w:rsidDel="005F5D10">
          <w:rPr>
            <w:rFonts w:cs="Calibri"/>
            <w:i/>
            <w:iCs/>
            <w:szCs w:val="22"/>
          </w:rPr>
          <w:delText>ờ</w:delText>
        </w:r>
        <w:r w:rsidRPr="002D5ADD" w:rsidDel="005F5D10">
          <w:rPr>
            <w:rFonts w:cs="Arial"/>
            <w:i/>
            <w:iCs/>
            <w:szCs w:val="22"/>
          </w:rPr>
          <w:delText>i gian ngh</w:delText>
        </w:r>
        <w:r w:rsidRPr="002D5ADD" w:rsidDel="005F5D10">
          <w:rPr>
            <w:rFonts w:cs="Calibri"/>
            <w:i/>
            <w:iCs/>
            <w:szCs w:val="22"/>
          </w:rPr>
          <w:delText>ỉ</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sinh vi</w:delText>
        </w:r>
        <w:r w:rsidRPr="002D5ADD" w:rsidDel="005F5D10">
          <w:rPr>
            <w:rFonts w:cs="Avenir Next LT Pro"/>
            <w:i/>
            <w:iCs/>
            <w:szCs w:val="22"/>
          </w:rPr>
          <w:delText>ê</w:delText>
        </w:r>
        <w:r w:rsidRPr="002D5ADD" w:rsidDel="005F5D10">
          <w:rPr>
            <w:rFonts w:cs="Arial"/>
            <w:i/>
            <w:iCs/>
            <w:szCs w:val="22"/>
          </w:rPr>
          <w:delText>n ho</w:delText>
        </w:r>
        <w:r w:rsidRPr="002D5ADD" w:rsidDel="005F5D10">
          <w:rPr>
            <w:rFonts w:cs="Avenir Next LT Pro"/>
            <w:i/>
            <w:iCs/>
            <w:szCs w:val="22"/>
          </w:rPr>
          <w:delText>à</w:delText>
        </w:r>
        <w:r w:rsidRPr="002D5ADD" w:rsidDel="005F5D10">
          <w:rPr>
            <w:rFonts w:cs="Arial"/>
            <w:i/>
            <w:iCs/>
            <w:szCs w:val="22"/>
          </w:rPr>
          <w:delText>n to</w:delText>
        </w:r>
        <w:r w:rsidRPr="002D5ADD" w:rsidDel="005F5D10">
          <w:rPr>
            <w:rFonts w:cs="Avenir Next LT Pro"/>
            <w:i/>
            <w:iCs/>
            <w:szCs w:val="22"/>
          </w:rPr>
          <w:delText>à</w:delText>
        </w:r>
        <w:r w:rsidRPr="002D5ADD" w:rsidDel="005F5D10">
          <w:rPr>
            <w:rFonts w:cs="Arial"/>
            <w:i/>
            <w:iCs/>
            <w:szCs w:val="22"/>
          </w:rPr>
          <w:delText>n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s</w:delText>
        </w:r>
        <w:r w:rsidRPr="002D5ADD" w:rsidDel="005F5D10">
          <w:rPr>
            <w:rFonts w:cs="Calibri"/>
            <w:i/>
            <w:iCs/>
            <w:szCs w:val="22"/>
          </w:rPr>
          <w:delText>ử</w:delText>
        </w:r>
        <w:r w:rsidRPr="002D5ADD" w:rsidDel="005F5D10">
          <w:rPr>
            <w:rFonts w:cs="Arial"/>
            <w:i/>
            <w:iCs/>
            <w:szCs w:val="22"/>
          </w:rPr>
          <w:delText xml:space="preserve"> d</w:delText>
        </w:r>
        <w:r w:rsidRPr="002D5ADD" w:rsidDel="005F5D10">
          <w:rPr>
            <w:rFonts w:cs="Calibri"/>
            <w:i/>
            <w:iCs/>
            <w:szCs w:val="22"/>
          </w:rPr>
          <w:delText>ụ</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h</w:delText>
        </w:r>
        <w:r w:rsidRPr="002D5ADD" w:rsidDel="005F5D10">
          <w:rPr>
            <w:rFonts w:cs="Calibri"/>
            <w:i/>
            <w:iCs/>
            <w:szCs w:val="22"/>
          </w:rPr>
          <w:delText>ọ</w:delText>
        </w:r>
        <w:r w:rsidRPr="002D5ADD" w:rsidDel="005F5D10">
          <w:rPr>
            <w:rFonts w:cs="Arial"/>
            <w:i/>
            <w:iCs/>
            <w:szCs w:val="22"/>
          </w:rPr>
          <w:delText>c th</w:delText>
        </w:r>
        <w:r w:rsidRPr="002D5ADD" w:rsidDel="005F5D10">
          <w:rPr>
            <w:rFonts w:cs="Avenir Next LT Pro"/>
            <w:i/>
            <w:iCs/>
            <w:szCs w:val="22"/>
          </w:rPr>
          <w:delText>ê</w:delText>
        </w:r>
        <w:r w:rsidRPr="002D5ADD" w:rsidDel="005F5D10">
          <w:rPr>
            <w:rFonts w:cs="Arial"/>
            <w:i/>
            <w:iCs/>
            <w:szCs w:val="22"/>
          </w:rPr>
          <w:delText>m nh</w:delText>
        </w:r>
        <w:r w:rsidRPr="002D5ADD" w:rsidDel="005F5D10">
          <w:rPr>
            <w:rFonts w:cs="Calibri"/>
            <w:i/>
            <w:iCs/>
            <w:szCs w:val="22"/>
          </w:rPr>
          <w:delText>ữ</w:delText>
        </w:r>
        <w:r w:rsidRPr="002D5ADD" w:rsidDel="005F5D10">
          <w:rPr>
            <w:rFonts w:cs="Arial"/>
            <w:i/>
            <w:iCs/>
            <w:szCs w:val="22"/>
          </w:rPr>
          <w:delText>ng kh</w:delText>
        </w:r>
        <w:r w:rsidRPr="002D5ADD" w:rsidDel="005F5D10">
          <w:rPr>
            <w:rFonts w:cs="Avenir Next LT Pro"/>
            <w:i/>
            <w:iCs/>
            <w:szCs w:val="22"/>
          </w:rPr>
          <w:delText>ó</w:delText>
        </w:r>
        <w:r w:rsidRPr="002D5ADD" w:rsidDel="005F5D10">
          <w:rPr>
            <w:rFonts w:cs="Arial"/>
            <w:i/>
            <w:iCs/>
            <w:szCs w:val="22"/>
          </w:rPr>
          <w:delText>a h</w:delText>
        </w:r>
        <w:r w:rsidRPr="002D5ADD" w:rsidDel="005F5D10">
          <w:rPr>
            <w:rFonts w:cs="Calibri"/>
            <w:i/>
            <w:iCs/>
            <w:szCs w:val="22"/>
          </w:rPr>
          <w:delText>ọ</w:delText>
        </w:r>
        <w:r w:rsidRPr="002D5ADD" w:rsidDel="005F5D10">
          <w:rPr>
            <w:rFonts w:cs="Arial"/>
            <w:i/>
            <w:iCs/>
            <w:szCs w:val="22"/>
          </w:rPr>
          <w:delText>c ng</w:delText>
        </w:r>
        <w:r w:rsidRPr="002D5ADD" w:rsidDel="005F5D10">
          <w:rPr>
            <w:rFonts w:cs="Calibri"/>
            <w:i/>
            <w:iCs/>
            <w:szCs w:val="22"/>
          </w:rPr>
          <w:delText>ắ</w:delText>
        </w:r>
        <w:r w:rsidRPr="002D5ADD" w:rsidDel="005F5D10">
          <w:rPr>
            <w:rFonts w:cs="Arial"/>
            <w:i/>
            <w:iCs/>
            <w:szCs w:val="22"/>
          </w:rPr>
          <w:delText>n h</w:delText>
        </w:r>
        <w:r w:rsidRPr="002D5ADD" w:rsidDel="005F5D10">
          <w:rPr>
            <w:rFonts w:cs="Calibri"/>
            <w:i/>
            <w:iCs/>
            <w:szCs w:val="22"/>
          </w:rPr>
          <w:delText>ạ</w:delText>
        </w:r>
        <w:r w:rsidRPr="002D5ADD" w:rsidDel="005F5D10">
          <w:rPr>
            <w:rFonts w:cs="Arial"/>
            <w:i/>
            <w:iCs/>
            <w:szCs w:val="22"/>
          </w:rPr>
          <w:delText>n, m</w:delText>
        </w:r>
        <w:r w:rsidRPr="002D5ADD" w:rsidDel="005F5D10">
          <w:rPr>
            <w:rFonts w:cs="Calibri"/>
            <w:i/>
            <w:iCs/>
            <w:szCs w:val="22"/>
          </w:rPr>
          <w:delText>ở</w:delText>
        </w:r>
        <w:r w:rsidRPr="002D5ADD" w:rsidDel="005F5D10">
          <w:rPr>
            <w:rFonts w:cs="Arial"/>
            <w:i/>
            <w:iCs/>
            <w:szCs w:val="22"/>
          </w:rPr>
          <w:delText xml:space="preserve"> r</w:delText>
        </w:r>
        <w:r w:rsidRPr="002D5ADD" w:rsidDel="005F5D10">
          <w:rPr>
            <w:rFonts w:cs="Calibri"/>
            <w:i/>
            <w:iCs/>
            <w:szCs w:val="22"/>
          </w:rPr>
          <w:delText>ộ</w:delText>
        </w:r>
        <w:r w:rsidRPr="002D5ADD" w:rsidDel="005F5D10">
          <w:rPr>
            <w:rFonts w:cs="Arial"/>
            <w:i/>
            <w:iCs/>
            <w:szCs w:val="22"/>
          </w:rPr>
          <w:delText>ng b</w:delText>
        </w:r>
        <w:r w:rsidRPr="002D5ADD" w:rsidDel="005F5D10">
          <w:rPr>
            <w:rFonts w:cs="Calibri"/>
            <w:i/>
            <w:iCs/>
            <w:szCs w:val="22"/>
          </w:rPr>
          <w:delText>ộ</w:delText>
        </w:r>
        <w:r w:rsidRPr="002D5ADD" w:rsidDel="005F5D10">
          <w:rPr>
            <w:rFonts w:cs="Arial"/>
            <w:i/>
            <w:iCs/>
            <w:szCs w:val="22"/>
          </w:rPr>
          <w:delText xml:space="preserve"> k</w:delText>
        </w:r>
        <w:r w:rsidRPr="002D5ADD" w:rsidDel="005F5D10">
          <w:rPr>
            <w:rFonts w:cs="Avenir Next LT Pro"/>
            <w:i/>
            <w:iCs/>
            <w:szCs w:val="22"/>
          </w:rPr>
          <w:delText>ĩ</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ng,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m nh</w:delText>
        </w:r>
        <w:r w:rsidRPr="002D5ADD" w:rsidDel="005F5D10">
          <w:rPr>
            <w:rFonts w:cs="Calibri"/>
            <w:i/>
            <w:iCs/>
            <w:szCs w:val="22"/>
          </w:rPr>
          <w:delText>ữ</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m</w:delText>
        </w:r>
        <w:r w:rsidRPr="002D5ADD" w:rsidDel="005F5D10">
          <w:rPr>
            <w:rFonts w:cs="Calibri"/>
            <w:i/>
            <w:iCs/>
            <w:szCs w:val="22"/>
          </w:rPr>
          <w:delText>ớ</w:delText>
        </w:r>
        <w:r w:rsidRPr="002D5ADD" w:rsidDel="005F5D10">
          <w:rPr>
            <w:rFonts w:cs="Arial"/>
            <w:i/>
            <w:iCs/>
            <w:szCs w:val="22"/>
          </w:rPr>
          <w:delText>i m</w:delText>
        </w:r>
        <w:r w:rsidRPr="002D5ADD" w:rsidDel="005F5D10">
          <w:rPr>
            <w:rFonts w:cs="Calibri"/>
            <w:i/>
            <w:iCs/>
            <w:szCs w:val="22"/>
          </w:rPr>
          <w:delText>ẻ</w:delText>
        </w:r>
        <w:r w:rsidRPr="002D5ADD" w:rsidDel="005F5D10">
          <w:rPr>
            <w:rFonts w:cs="Arial"/>
            <w:i/>
            <w:iCs/>
            <w:szCs w:val="22"/>
          </w:rPr>
          <w:delText>, n</w:delText>
        </w:r>
        <w:r w:rsidRPr="002D5ADD" w:rsidDel="005F5D10">
          <w:rPr>
            <w:rFonts w:cs="Avenir Next LT Pro"/>
            <w:i/>
            <w:iCs/>
            <w:szCs w:val="22"/>
          </w:rPr>
          <w:delText>â</w:delText>
        </w:r>
        <w:r w:rsidRPr="002D5ADD" w:rsidDel="005F5D10">
          <w:rPr>
            <w:rFonts w:cs="Arial"/>
            <w:i/>
            <w:iCs/>
            <w:szCs w:val="22"/>
          </w:rPr>
          <w:delText>ng cao ki</w:delText>
        </w:r>
        <w:r w:rsidRPr="002D5ADD" w:rsidDel="005F5D10">
          <w:rPr>
            <w:rFonts w:cs="Calibri"/>
            <w:i/>
            <w:iCs/>
            <w:szCs w:val="22"/>
          </w:rPr>
          <w:delText>ế</w:delText>
        </w:r>
        <w:r w:rsidRPr="002D5ADD" w:rsidDel="005F5D10">
          <w:rPr>
            <w:rFonts w:cs="Arial"/>
            <w:i/>
            <w:iCs/>
            <w:szCs w:val="22"/>
          </w:rPr>
          <w:delText>n th</w:delText>
        </w:r>
        <w:r w:rsidRPr="002D5ADD" w:rsidDel="005F5D10">
          <w:rPr>
            <w:rFonts w:cs="Calibri"/>
            <w:i/>
            <w:iCs/>
            <w:szCs w:val="22"/>
          </w:rPr>
          <w:delText>ứ</w:delText>
        </w:r>
        <w:r w:rsidRPr="002D5ADD" w:rsidDel="005F5D10">
          <w:rPr>
            <w:rFonts w:cs="Arial"/>
            <w:i/>
            <w:iCs/>
            <w:szCs w:val="22"/>
          </w:rPr>
          <w:delText>c nh</w:delText>
        </w:r>
        <w:r w:rsidRPr="002D5ADD" w:rsidDel="005F5D10">
          <w:rPr>
            <w:rFonts w:cs="Calibri"/>
            <w:i/>
            <w:iCs/>
            <w:szCs w:val="22"/>
          </w:rPr>
          <w:delText>ằ</w:delText>
        </w:r>
        <w:r w:rsidRPr="002D5ADD" w:rsidDel="005F5D10">
          <w:rPr>
            <w:rFonts w:cs="Arial"/>
            <w:i/>
            <w:iCs/>
            <w:szCs w:val="22"/>
          </w:rPr>
          <w:delText>m t</w:delText>
        </w:r>
        <w:r w:rsidRPr="002D5ADD" w:rsidDel="005F5D10">
          <w:rPr>
            <w:rFonts w:cs="Calibri"/>
            <w:i/>
            <w:iCs/>
            <w:szCs w:val="22"/>
          </w:rPr>
          <w:delText>ạ</w:delText>
        </w:r>
        <w:r w:rsidRPr="002D5ADD" w:rsidDel="005F5D10">
          <w:rPr>
            <w:rFonts w:cs="Arial"/>
            <w:i/>
            <w:iCs/>
            <w:szCs w:val="22"/>
          </w:rPr>
          <w:delText>o l</w:delText>
        </w:r>
        <w:r w:rsidRPr="002D5ADD" w:rsidDel="005F5D10">
          <w:rPr>
            <w:rFonts w:cs="Calibri"/>
            <w:i/>
            <w:iCs/>
            <w:szCs w:val="22"/>
          </w:rPr>
          <w:delText>ợ</w:delText>
        </w:r>
        <w:r w:rsidRPr="002D5ADD" w:rsidDel="005F5D10">
          <w:rPr>
            <w:rFonts w:cs="Arial"/>
            <w:i/>
            <w:iCs/>
            <w:szCs w:val="22"/>
          </w:rPr>
          <w:delText>i th</w:delText>
        </w:r>
        <w:r w:rsidRPr="002D5ADD" w:rsidDel="005F5D10">
          <w:rPr>
            <w:rFonts w:cs="Calibri"/>
            <w:i/>
            <w:iCs/>
            <w:szCs w:val="22"/>
          </w:rPr>
          <w:delText>ế</w:delText>
        </w:r>
        <w:r w:rsidRPr="002D5ADD" w:rsidDel="005F5D10">
          <w:rPr>
            <w:rFonts w:cs="Arial"/>
            <w:i/>
            <w:iCs/>
            <w:szCs w:val="22"/>
          </w:rPr>
          <w:delText xml:space="preserve"> cho b</w:delText>
        </w:r>
        <w:r w:rsidRPr="002D5ADD" w:rsidDel="005F5D10">
          <w:rPr>
            <w:rFonts w:cs="Calibri"/>
            <w:i/>
            <w:iCs/>
            <w:szCs w:val="22"/>
          </w:rPr>
          <w:delText>ả</w:delText>
        </w:r>
        <w:r w:rsidRPr="002D5ADD" w:rsidDel="005F5D10">
          <w:rPr>
            <w:rFonts w:cs="Arial"/>
            <w:i/>
            <w:iCs/>
            <w:szCs w:val="22"/>
          </w:rPr>
          <w:delText>n th</w:delText>
        </w:r>
        <w:r w:rsidRPr="002D5ADD" w:rsidDel="005F5D10">
          <w:rPr>
            <w:rFonts w:cs="Avenir Next LT Pro"/>
            <w:i/>
            <w:iCs/>
            <w:szCs w:val="22"/>
          </w:rPr>
          <w:delText>â</w:delText>
        </w:r>
        <w:r w:rsidRPr="002D5ADD" w:rsidDel="005F5D10">
          <w:rPr>
            <w:rFonts w:cs="Arial"/>
            <w:i/>
            <w:iCs/>
            <w:szCs w:val="22"/>
          </w:rPr>
          <w:delText>n m</w:delText>
        </w:r>
        <w:r w:rsidRPr="002D5ADD" w:rsidDel="005F5D10">
          <w:rPr>
            <w:rFonts w:cs="Avenir Next LT Pro"/>
            <w:i/>
            <w:iCs/>
            <w:szCs w:val="22"/>
          </w:rPr>
          <w:delText>ì</w:delText>
        </w:r>
        <w:r w:rsidRPr="002D5ADD" w:rsidDel="005F5D10">
          <w:rPr>
            <w:rFonts w:cs="Arial"/>
            <w:i/>
            <w:iCs/>
            <w:szCs w:val="22"/>
          </w:rPr>
          <w:delText>nh, gi</w:delText>
        </w:r>
        <w:r w:rsidRPr="002D5ADD" w:rsidDel="005F5D10">
          <w:rPr>
            <w:rFonts w:cs="Avenir Next LT Pro"/>
            <w:i/>
            <w:iCs/>
            <w:szCs w:val="22"/>
          </w:rPr>
          <w:delText>ú</w:delText>
        </w:r>
        <w:r w:rsidRPr="002D5ADD" w:rsidDel="005F5D10">
          <w:rPr>
            <w:rFonts w:cs="Arial"/>
            <w:i/>
            <w:iCs/>
            <w:szCs w:val="22"/>
          </w:rPr>
          <w:delText>p c</w:delText>
        </w:r>
        <w:r w:rsidRPr="002D5ADD" w:rsidDel="005F5D10">
          <w:rPr>
            <w:rFonts w:cs="Avenir Next LT Pro"/>
            <w:i/>
            <w:iCs/>
            <w:szCs w:val="22"/>
          </w:rPr>
          <w:delText>á</w:delText>
        </w:r>
        <w:r w:rsidRPr="002D5ADD" w:rsidDel="005F5D10">
          <w:rPr>
            <w:rFonts w:cs="Arial"/>
            <w:i/>
            <w:iCs/>
            <w:szCs w:val="22"/>
          </w:rPr>
          <w:delText>c em s</w:delText>
        </w:r>
        <w:r w:rsidRPr="002D5ADD" w:rsidDel="005F5D10">
          <w:rPr>
            <w:rFonts w:cs="Calibri"/>
            <w:i/>
            <w:iCs/>
            <w:szCs w:val="22"/>
          </w:rPr>
          <w:delText>ẵ</w:delText>
        </w:r>
        <w:r w:rsidRPr="002D5ADD" w:rsidDel="005F5D10">
          <w:rPr>
            <w:rFonts w:cs="Arial"/>
            <w:i/>
            <w:iCs/>
            <w:szCs w:val="22"/>
          </w:rPr>
          <w:delText>n s</w:delText>
        </w:r>
        <w:r w:rsidRPr="002D5ADD" w:rsidDel="005F5D10">
          <w:rPr>
            <w:rFonts w:cs="Avenir Next LT Pro"/>
            <w:i/>
            <w:iCs/>
            <w:szCs w:val="22"/>
          </w:rPr>
          <w:delText>à</w:delText>
        </w:r>
        <w:r w:rsidRPr="002D5ADD" w:rsidDel="005F5D10">
          <w:rPr>
            <w:rFonts w:cs="Arial"/>
            <w:i/>
            <w:iCs/>
            <w:szCs w:val="22"/>
          </w:rPr>
          <w:delText>ng v</w:delText>
        </w:r>
        <w:r w:rsidRPr="002D5ADD" w:rsidDel="005F5D10">
          <w:rPr>
            <w:rFonts w:cs="Avenir Next LT Pro"/>
            <w:i/>
            <w:iCs/>
            <w:szCs w:val="22"/>
          </w:rPr>
          <w:delText>à</w:delText>
        </w:r>
        <w:r w:rsidRPr="002D5ADD" w:rsidDel="005F5D10">
          <w:rPr>
            <w:rFonts w:cs="Arial"/>
            <w:i/>
            <w:iCs/>
            <w:szCs w:val="22"/>
          </w:rPr>
          <w:delText xml:space="preserve"> t</w:delText>
        </w:r>
        <w:r w:rsidRPr="002D5ADD" w:rsidDel="005F5D10">
          <w:rPr>
            <w:rFonts w:cs="Calibri"/>
            <w:i/>
            <w:iCs/>
            <w:szCs w:val="22"/>
          </w:rPr>
          <w:delText>ự</w:delText>
        </w:r>
        <w:r w:rsidRPr="002D5ADD" w:rsidDel="005F5D10">
          <w:rPr>
            <w:rFonts w:cs="Arial"/>
            <w:i/>
            <w:iCs/>
            <w:szCs w:val="22"/>
          </w:rPr>
          <w:delText xml:space="preserve"> tin h</w:delText>
        </w:r>
        <w:r w:rsidRPr="002D5ADD" w:rsidDel="005F5D10">
          <w:rPr>
            <w:rFonts w:cs="Calibri"/>
            <w:i/>
            <w:iCs/>
            <w:szCs w:val="22"/>
          </w:rPr>
          <w:delText>ơ</w:delText>
        </w:r>
        <w:r w:rsidRPr="002D5ADD" w:rsidDel="005F5D10">
          <w:rPr>
            <w:rFonts w:cs="Arial"/>
            <w:i/>
            <w:iCs/>
            <w:szCs w:val="22"/>
          </w:rPr>
          <w:delText>n trong vi</w:delText>
        </w:r>
        <w:r w:rsidRPr="002D5ADD" w:rsidDel="005F5D10">
          <w:rPr>
            <w:rFonts w:cs="Calibri"/>
            <w:i/>
            <w:iCs/>
            <w:szCs w:val="22"/>
          </w:rPr>
          <w:delText>ệ</w:delText>
        </w:r>
        <w:r w:rsidRPr="002D5ADD" w:rsidDel="005F5D10">
          <w:rPr>
            <w:rFonts w:cs="Arial"/>
            <w:i/>
            <w:iCs/>
            <w:szCs w:val="22"/>
          </w:rPr>
          <w:delText xml:space="preserve">c </w:delText>
        </w:r>
        <w:r w:rsidRPr="002D5ADD" w:rsidDel="005F5D10">
          <w:rPr>
            <w:rFonts w:cs="Calibri"/>
            <w:i/>
            <w:iCs/>
            <w:szCs w:val="22"/>
          </w:rPr>
          <w:delText>ứ</w:delText>
        </w:r>
        <w:r w:rsidRPr="002D5ADD" w:rsidDel="005F5D10">
          <w:rPr>
            <w:rFonts w:cs="Arial"/>
            <w:i/>
            <w:iCs/>
            <w:szCs w:val="22"/>
          </w:rPr>
          <w:delText>ng tuy</w:delText>
        </w:r>
        <w:r w:rsidRPr="002D5ADD" w:rsidDel="005F5D10">
          <w:rPr>
            <w:rFonts w:cs="Calibri"/>
            <w:i/>
            <w:iCs/>
            <w:szCs w:val="22"/>
          </w:rPr>
          <w:delText>ể</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v</w:delText>
        </w:r>
        <w:r w:rsidRPr="002D5ADD" w:rsidDel="005F5D10">
          <w:rPr>
            <w:rFonts w:cs="Calibri"/>
            <w:i/>
            <w:iCs/>
            <w:szCs w:val="22"/>
          </w:rPr>
          <w:delText>ị</w:delText>
        </w:r>
        <w:r w:rsidRPr="002D5ADD" w:rsidDel="005F5D10">
          <w:rPr>
            <w:rFonts w:cs="Arial"/>
            <w:i/>
            <w:iCs/>
            <w:szCs w:val="22"/>
          </w:rPr>
          <w:delText xml:space="preserve"> tr</w:delText>
        </w:r>
        <w:r w:rsidRPr="002D5ADD" w:rsidDel="005F5D10">
          <w:rPr>
            <w:rFonts w:cs="Avenir Next LT Pro"/>
            <w:i/>
            <w:iCs/>
            <w:szCs w:val="22"/>
          </w:rPr>
          <w:delText>í</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trong nh</w:delText>
        </w:r>
        <w:r w:rsidRPr="002D5ADD" w:rsidDel="005F5D10">
          <w:rPr>
            <w:rFonts w:cs="Calibri"/>
            <w:i/>
            <w:iCs/>
            <w:szCs w:val="22"/>
          </w:rPr>
          <w:delText>ữ</w:delText>
        </w:r>
        <w:r w:rsidRPr="002D5ADD" w:rsidDel="005F5D10">
          <w:rPr>
            <w:rFonts w:cs="Arial"/>
            <w:i/>
            <w:iCs/>
            <w:szCs w:val="22"/>
          </w:rPr>
          <w:delText>ng k</w:delText>
        </w:r>
        <w:r w:rsidRPr="002D5ADD" w:rsidDel="005F5D10">
          <w:rPr>
            <w:rFonts w:cs="Avenir Next LT Pro"/>
            <w:i/>
            <w:iCs/>
            <w:szCs w:val="22"/>
          </w:rPr>
          <w:delText>ì</w:delText>
        </w:r>
        <w:r w:rsidRPr="002D5ADD" w:rsidDel="005F5D10">
          <w:rPr>
            <w:rFonts w:cs="Arial"/>
            <w:i/>
            <w:iCs/>
            <w:szCs w:val="22"/>
          </w:rPr>
          <w:delText xml:space="preserve"> sau hoặc chuẩn bị cho hành trình sự nghiệp tương lai của mình. Ban Phát triển và Công tác Sinh viên hi</w:delText>
        </w:r>
        <w:r w:rsidRPr="002D5ADD" w:rsidDel="005F5D10">
          <w:rPr>
            <w:rFonts w:cs="Calibri"/>
            <w:i/>
            <w:iCs/>
            <w:szCs w:val="22"/>
          </w:rPr>
          <w:delText>ệ</w:delText>
        </w:r>
        <w:r w:rsidRPr="002D5ADD" w:rsidDel="005F5D10">
          <w:rPr>
            <w:rFonts w:cs="Arial"/>
            <w:i/>
            <w:iCs/>
            <w:szCs w:val="22"/>
          </w:rPr>
          <w:delText>n t</w:delText>
        </w:r>
        <w:r w:rsidRPr="002D5ADD" w:rsidDel="005F5D10">
          <w:rPr>
            <w:rFonts w:cs="Calibri"/>
            <w:i/>
            <w:iCs/>
            <w:szCs w:val="22"/>
          </w:rPr>
          <w:delText>ạ</w:delText>
        </w:r>
        <w:r w:rsidRPr="002D5ADD" w:rsidDel="005F5D10">
          <w:rPr>
            <w:rFonts w:cs="Arial"/>
            <w:i/>
            <w:iCs/>
            <w:szCs w:val="22"/>
          </w:rPr>
          <w:delText xml:space="preserve">i </w:delText>
        </w:r>
        <w:r w:rsidRPr="002D5ADD" w:rsidDel="005F5D10">
          <w:rPr>
            <w:rFonts w:cs="Avenir Next LT Pro"/>
            <w:i/>
            <w:iCs/>
            <w:szCs w:val="22"/>
          </w:rPr>
          <w:delText>đ</w:delText>
        </w:r>
        <w:r w:rsidRPr="002D5ADD" w:rsidDel="005F5D10">
          <w:rPr>
            <w:rFonts w:cs="Arial"/>
            <w:i/>
            <w:iCs/>
            <w:szCs w:val="22"/>
          </w:rPr>
          <w:delText>ang t</w:delText>
        </w:r>
        <w:r w:rsidRPr="002D5ADD" w:rsidDel="005F5D10">
          <w:rPr>
            <w:rFonts w:cs="Calibri"/>
            <w:i/>
            <w:iCs/>
            <w:szCs w:val="22"/>
          </w:rPr>
          <w:delText>ổ</w:delText>
        </w:r>
        <w:r w:rsidRPr="002D5ADD" w:rsidDel="005F5D10">
          <w:rPr>
            <w:rFonts w:cs="Arial"/>
            <w:i/>
            <w:iCs/>
            <w:szCs w:val="22"/>
          </w:rPr>
          <w:delText xml:space="preserve"> ch</w:delText>
        </w:r>
        <w:r w:rsidRPr="002D5ADD" w:rsidDel="005F5D10">
          <w:rPr>
            <w:rFonts w:cs="Calibri"/>
            <w:i/>
            <w:iCs/>
            <w:szCs w:val="22"/>
          </w:rPr>
          <w:delText>ứ</w:delText>
        </w:r>
        <w:r w:rsidRPr="002D5ADD" w:rsidDel="005F5D10">
          <w:rPr>
            <w:rFonts w:cs="Arial"/>
            <w:i/>
            <w:iCs/>
            <w:szCs w:val="22"/>
          </w:rPr>
          <w:delText>c Kỳ PSG bao gồm các lớp đào tạo và hội thảo chuyên đề, nhi</w:delText>
        </w:r>
        <w:r w:rsidRPr="002D5ADD" w:rsidDel="005F5D10">
          <w:rPr>
            <w:rFonts w:cs="Calibri"/>
            <w:i/>
            <w:iCs/>
            <w:szCs w:val="22"/>
          </w:rPr>
          <w:delText>ề</w:delText>
        </w:r>
        <w:r w:rsidRPr="002D5ADD" w:rsidDel="005F5D10">
          <w:rPr>
            <w:rFonts w:cs="Arial"/>
            <w:i/>
            <w:iCs/>
            <w:szCs w:val="22"/>
          </w:rPr>
          <w:delText>u l</w:delText>
        </w:r>
        <w:r w:rsidRPr="002D5ADD" w:rsidDel="005F5D10">
          <w:rPr>
            <w:rFonts w:cs="Calibri"/>
            <w:i/>
            <w:iCs/>
            <w:szCs w:val="22"/>
          </w:rPr>
          <w:delText>ớ</w:delText>
        </w:r>
        <w:r w:rsidRPr="002D5ADD" w:rsidDel="005F5D10">
          <w:rPr>
            <w:rFonts w:cs="Arial"/>
            <w:i/>
            <w:iCs/>
            <w:szCs w:val="22"/>
          </w:rPr>
          <w:delText>p h</w:delText>
        </w:r>
        <w:r w:rsidRPr="002D5ADD" w:rsidDel="005F5D10">
          <w:rPr>
            <w:rFonts w:cs="Calibri"/>
            <w:i/>
            <w:iCs/>
            <w:szCs w:val="22"/>
          </w:rPr>
          <w:delText>ọ</w:delText>
        </w:r>
        <w:r w:rsidRPr="002D5ADD" w:rsidDel="005F5D10">
          <w:rPr>
            <w:rFonts w:cs="Arial"/>
            <w:i/>
            <w:iCs/>
            <w:szCs w:val="22"/>
          </w:rPr>
          <w:delText>c ngo</w:delText>
        </w:r>
        <w:r w:rsidRPr="002D5ADD" w:rsidDel="005F5D10">
          <w:rPr>
            <w:rFonts w:cs="Calibri"/>
            <w:i/>
            <w:iCs/>
            <w:szCs w:val="22"/>
          </w:rPr>
          <w:delText>ạ</w:delText>
        </w:r>
        <w:r w:rsidRPr="002D5ADD" w:rsidDel="005F5D10">
          <w:rPr>
            <w:rFonts w:cs="Arial"/>
            <w:i/>
            <w:iCs/>
            <w:szCs w:val="22"/>
          </w:rPr>
          <w:delText>i kho</w:delText>
        </w:r>
        <w:r w:rsidRPr="002D5ADD" w:rsidDel="005F5D10">
          <w:rPr>
            <w:rFonts w:cs="Avenir Next LT Pro"/>
            <w:i/>
            <w:iCs/>
            <w:szCs w:val="22"/>
          </w:rPr>
          <w:delText>á</w:delText>
        </w:r>
        <w:r w:rsidRPr="002D5ADD" w:rsidDel="005F5D10">
          <w:rPr>
            <w:rFonts w:cs="Arial"/>
            <w:i/>
            <w:iCs/>
            <w:szCs w:val="22"/>
          </w:rPr>
          <w:delText xml:space="preserve"> trong nhi</w:delText>
        </w:r>
        <w:r w:rsidRPr="002D5ADD" w:rsidDel="005F5D10">
          <w:rPr>
            <w:rFonts w:cs="Calibri"/>
            <w:i/>
            <w:iCs/>
            <w:szCs w:val="22"/>
          </w:rPr>
          <w:delText>ề</w:delText>
        </w:r>
        <w:r w:rsidRPr="002D5ADD" w:rsidDel="005F5D10">
          <w:rPr>
            <w:rFonts w:cs="Arial"/>
            <w:i/>
            <w:iCs/>
            <w:szCs w:val="22"/>
          </w:rPr>
          <w:delText>u l</w:delText>
        </w:r>
        <w:r w:rsidRPr="002D5ADD" w:rsidDel="005F5D10">
          <w:rPr>
            <w:rFonts w:cs="Avenir Next LT Pro"/>
            <w:i/>
            <w:iCs/>
            <w:szCs w:val="22"/>
          </w:rPr>
          <w:delText>ĩ</w:delText>
        </w:r>
        <w:r w:rsidRPr="002D5ADD" w:rsidDel="005F5D10">
          <w:rPr>
            <w:rFonts w:cs="Arial"/>
            <w:i/>
            <w:iCs/>
            <w:szCs w:val="22"/>
          </w:rPr>
          <w:delText>nh v</w:delText>
        </w:r>
        <w:r w:rsidRPr="002D5ADD" w:rsidDel="005F5D10">
          <w:rPr>
            <w:rFonts w:cs="Calibri"/>
            <w:i/>
            <w:iCs/>
            <w:szCs w:val="22"/>
          </w:rPr>
          <w:delText>ự</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em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w:delText>
        </w:r>
        <w:r w:rsidRPr="002D5ADD" w:rsidDel="005F5D10">
          <w:rPr>
            <w:rFonts w:cs="Avenir Next LT Pro"/>
            <w:i/>
            <w:iCs/>
            <w:szCs w:val="22"/>
          </w:rPr>
          <w:delText>đă</w:delText>
        </w:r>
        <w:r w:rsidRPr="002D5ADD" w:rsidDel="005F5D10">
          <w:rPr>
            <w:rFonts w:cs="Arial"/>
            <w:i/>
            <w:iCs/>
            <w:szCs w:val="22"/>
          </w:rPr>
          <w:delText>ng k</w:delText>
        </w:r>
        <w:r w:rsidRPr="002D5ADD" w:rsidDel="005F5D10">
          <w:rPr>
            <w:rFonts w:cs="Avenir Next LT Pro"/>
            <w:i/>
            <w:iCs/>
            <w:szCs w:val="22"/>
          </w:rPr>
          <w:delText>ý</w:delText>
        </w:r>
        <w:r w:rsidRPr="002D5ADD" w:rsidDel="005F5D10">
          <w:rPr>
            <w:rFonts w:cs="Arial"/>
            <w:i/>
            <w:iCs/>
            <w:szCs w:val="22"/>
          </w:rPr>
          <w:delText xml:space="preserve"> v</w:delText>
        </w:r>
        <w:r w:rsidRPr="002D5ADD" w:rsidDel="005F5D10">
          <w:rPr>
            <w:rFonts w:cs="Avenir Next LT Pro"/>
            <w:i/>
            <w:iCs/>
            <w:szCs w:val="22"/>
          </w:rPr>
          <w:delText>à</w:delText>
        </w:r>
        <w:r w:rsidRPr="002D5ADD" w:rsidDel="005F5D10">
          <w:rPr>
            <w:rFonts w:cs="Arial"/>
            <w:i/>
            <w:iCs/>
            <w:szCs w:val="22"/>
          </w:rPr>
          <w:delText xml:space="preserve"> h</w:delText>
        </w:r>
        <w:r w:rsidRPr="002D5ADD" w:rsidDel="005F5D10">
          <w:rPr>
            <w:rFonts w:cs="Calibri"/>
            <w:i/>
            <w:iCs/>
            <w:szCs w:val="22"/>
          </w:rPr>
          <w:delText>ọ</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s</w:delText>
        </w:r>
        <w:r w:rsidRPr="002D5ADD" w:rsidDel="005F5D10">
          <w:rPr>
            <w:rFonts w:cs="Calibri"/>
            <w:i/>
            <w:iCs/>
            <w:szCs w:val="22"/>
          </w:rPr>
          <w:delText>ẽ</w:delText>
        </w:r>
        <w:r w:rsidRPr="002D5ADD" w:rsidDel="005F5D10">
          <w:rPr>
            <w:rFonts w:cs="Arial"/>
            <w:i/>
            <w:iCs/>
            <w:szCs w:val="22"/>
          </w:rPr>
          <w:delText xml:space="preserve"> g</w:delText>
        </w:r>
        <w:r w:rsidRPr="002D5ADD" w:rsidDel="005F5D10">
          <w:rPr>
            <w:rFonts w:cs="Calibri"/>
            <w:i/>
            <w:iCs/>
            <w:szCs w:val="22"/>
          </w:rPr>
          <w:delText>ử</w:delText>
        </w:r>
        <w:r w:rsidRPr="002D5ADD" w:rsidDel="005F5D10">
          <w:rPr>
            <w:rFonts w:cs="Arial"/>
            <w:i/>
            <w:iCs/>
            <w:szCs w:val="22"/>
          </w:rPr>
          <w:delText>i nh</w:delText>
        </w:r>
        <w:r w:rsidRPr="002D5ADD" w:rsidDel="005F5D10">
          <w:rPr>
            <w:rFonts w:cs="Calibri"/>
            <w:i/>
            <w:iCs/>
            <w:szCs w:val="22"/>
          </w:rPr>
          <w:delText>ữ</w:delText>
        </w:r>
        <w:r w:rsidRPr="002D5ADD" w:rsidDel="005F5D10">
          <w:rPr>
            <w:rFonts w:cs="Arial"/>
            <w:i/>
            <w:iCs/>
            <w:szCs w:val="22"/>
          </w:rPr>
          <w:delText>ng th</w:delText>
        </w:r>
        <w:r w:rsidRPr="002D5ADD" w:rsidDel="005F5D10">
          <w:rPr>
            <w:rFonts w:cs="Avenir Next LT Pro"/>
            <w:i/>
            <w:iCs/>
            <w:szCs w:val="22"/>
          </w:rPr>
          <w:delText>ô</w:delText>
        </w:r>
        <w:r w:rsidRPr="002D5ADD" w:rsidDel="005F5D10">
          <w:rPr>
            <w:rFonts w:cs="Arial"/>
            <w:i/>
            <w:iCs/>
            <w:szCs w:val="22"/>
          </w:rPr>
          <w:delText>ng tin v</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kh</w:delText>
        </w:r>
        <w:r w:rsidRPr="002D5ADD" w:rsidDel="005F5D10">
          <w:rPr>
            <w:rFonts w:cs="Avenir Next LT Pro"/>
            <w:i/>
            <w:iCs/>
            <w:szCs w:val="22"/>
          </w:rPr>
          <w:delText>ó</w:delText>
        </w:r>
        <w:r w:rsidRPr="002D5ADD" w:rsidDel="005F5D10">
          <w:rPr>
            <w:rFonts w:cs="Arial"/>
            <w:i/>
            <w:iCs/>
            <w:szCs w:val="22"/>
          </w:rPr>
          <w:delText>a h</w:delText>
        </w:r>
        <w:r w:rsidRPr="002D5ADD" w:rsidDel="005F5D10">
          <w:rPr>
            <w:rFonts w:cs="Calibri"/>
            <w:i/>
            <w:iCs/>
            <w:szCs w:val="22"/>
          </w:rPr>
          <w:delText>ọ</w:delText>
        </w:r>
        <w:r w:rsidRPr="002D5ADD" w:rsidDel="005F5D10">
          <w:rPr>
            <w:rFonts w:cs="Arial"/>
            <w:i/>
            <w:iCs/>
            <w:szCs w:val="22"/>
          </w:rPr>
          <w:delText>c c</w:delText>
        </w:r>
        <w:r w:rsidRPr="002D5ADD" w:rsidDel="005F5D10">
          <w:rPr>
            <w:rFonts w:cs="Avenir Next LT Pro"/>
            <w:i/>
            <w:iCs/>
            <w:szCs w:val="22"/>
          </w:rPr>
          <w:delText>ũ</w:delText>
        </w:r>
        <w:r w:rsidRPr="002D5ADD" w:rsidDel="005F5D10">
          <w:rPr>
            <w:rFonts w:cs="Arial"/>
            <w:i/>
            <w:iCs/>
            <w:szCs w:val="22"/>
          </w:rPr>
          <w:delText>ng nh</w:delText>
        </w:r>
        <w:r w:rsidRPr="002D5ADD" w:rsidDel="005F5D10">
          <w:rPr>
            <w:rFonts w:cs="Calibri"/>
            <w:i/>
            <w:iCs/>
            <w:szCs w:val="22"/>
          </w:rPr>
          <w:delText>ư</w:delText>
        </w:r>
        <w:r w:rsidRPr="002D5ADD" w:rsidDel="005F5D10">
          <w:rPr>
            <w:rFonts w:cs="Arial"/>
            <w:i/>
            <w:iCs/>
            <w:szCs w:val="22"/>
          </w:rPr>
          <w:delText xml:space="preserve"> h</w:delText>
        </w:r>
        <w:r w:rsidRPr="002D5ADD" w:rsidDel="005F5D10">
          <w:rPr>
            <w:rFonts w:cs="Calibri"/>
            <w:i/>
            <w:iCs/>
            <w:szCs w:val="22"/>
          </w:rPr>
          <w:delText>ướ</w:delText>
        </w:r>
        <w:r w:rsidRPr="002D5ADD" w:rsidDel="005F5D10">
          <w:rPr>
            <w:rFonts w:cs="Arial"/>
            <w:i/>
            <w:iCs/>
            <w:szCs w:val="22"/>
          </w:rPr>
          <w:delText>ng d</w:delText>
        </w:r>
        <w:r w:rsidRPr="002D5ADD" w:rsidDel="005F5D10">
          <w:rPr>
            <w:rFonts w:cs="Calibri"/>
            <w:i/>
            <w:iCs/>
            <w:szCs w:val="22"/>
          </w:rPr>
          <w:delText>ẫ</w:delText>
        </w:r>
        <w:r w:rsidRPr="002D5ADD" w:rsidDel="005F5D10">
          <w:rPr>
            <w:rFonts w:cs="Arial"/>
            <w:i/>
            <w:iCs/>
            <w:szCs w:val="22"/>
          </w:rPr>
          <w:delText xml:space="preserve">n </w:delText>
        </w:r>
        <w:r w:rsidRPr="002D5ADD" w:rsidDel="005F5D10">
          <w:rPr>
            <w:rFonts w:cs="Avenir Next LT Pro"/>
            <w:i/>
            <w:iCs/>
            <w:szCs w:val="22"/>
          </w:rPr>
          <w:delText>đă</w:delText>
        </w:r>
        <w:r w:rsidRPr="002D5ADD" w:rsidDel="005F5D10">
          <w:rPr>
            <w:rFonts w:cs="Arial"/>
            <w:i/>
            <w:iCs/>
            <w:szCs w:val="22"/>
          </w:rPr>
          <w:delText>ng k</w:delText>
        </w:r>
        <w:r w:rsidRPr="002D5ADD" w:rsidDel="005F5D10">
          <w:rPr>
            <w:rFonts w:cs="Avenir Next LT Pro"/>
            <w:i/>
            <w:iCs/>
            <w:szCs w:val="22"/>
          </w:rPr>
          <w:delText>í</w:delText>
        </w:r>
        <w:r w:rsidRPr="002D5ADD" w:rsidDel="005F5D10">
          <w:rPr>
            <w:rFonts w:cs="Arial"/>
            <w:i/>
            <w:iCs/>
            <w:szCs w:val="22"/>
          </w:rPr>
          <w:delText xml:space="preserve"> th</w:delText>
        </w:r>
        <w:r w:rsidRPr="002D5ADD" w:rsidDel="005F5D10">
          <w:rPr>
            <w:rFonts w:cs="Avenir Next LT Pro"/>
            <w:i/>
            <w:iCs/>
            <w:szCs w:val="22"/>
          </w:rPr>
          <w:delText>ô</w:delText>
        </w:r>
        <w:r w:rsidRPr="002D5ADD" w:rsidDel="005F5D10">
          <w:rPr>
            <w:rFonts w:cs="Arial"/>
            <w:i/>
            <w:iCs/>
            <w:szCs w:val="22"/>
          </w:rPr>
          <w:delText>ng qua h</w:delText>
        </w:r>
        <w:r w:rsidRPr="002D5ADD" w:rsidDel="005F5D10">
          <w:rPr>
            <w:rFonts w:cs="Avenir Next LT Pro"/>
            <w:i/>
            <w:iCs/>
            <w:szCs w:val="22"/>
          </w:rPr>
          <w:delText>ò</w:delText>
        </w:r>
        <w:r w:rsidRPr="002D5ADD" w:rsidDel="005F5D10">
          <w:rPr>
            <w:rFonts w:cs="Arial"/>
            <w:i/>
            <w:iCs/>
            <w:szCs w:val="22"/>
          </w:rPr>
          <w:delText>m th</w:delText>
        </w:r>
        <w:r w:rsidRPr="002D5ADD" w:rsidDel="005F5D10">
          <w:rPr>
            <w:rFonts w:cs="Calibri"/>
            <w:i/>
            <w:iCs/>
            <w:szCs w:val="22"/>
          </w:rPr>
          <w:delText>ư</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ũ</w:delText>
        </w:r>
        <w:r w:rsidRPr="002D5ADD" w:rsidDel="005F5D10">
          <w:rPr>
            <w:rFonts w:cs="Arial"/>
            <w:i/>
            <w:iCs/>
            <w:szCs w:val="22"/>
          </w:rPr>
          <w:delText>ng nh</w:delText>
        </w:r>
        <w:r w:rsidRPr="002D5ADD" w:rsidDel="005F5D10">
          <w:rPr>
            <w:rFonts w:cs="Calibri"/>
            <w:i/>
            <w:iCs/>
            <w:szCs w:val="22"/>
          </w:rPr>
          <w:delText>ư</w:delText>
        </w:r>
        <w:r w:rsidRPr="002D5ADD" w:rsidDel="005F5D10">
          <w:rPr>
            <w:rFonts w:cs="Arial"/>
            <w:i/>
            <w:iCs/>
            <w:szCs w:val="22"/>
          </w:rPr>
          <w:delText xml:space="preserve"> tr</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kênh m</w:delText>
        </w:r>
        <w:r w:rsidRPr="002D5ADD" w:rsidDel="005F5D10">
          <w:rPr>
            <w:rFonts w:cs="Calibri"/>
            <w:i/>
            <w:iCs/>
            <w:szCs w:val="22"/>
          </w:rPr>
          <w:delText>ạ</w:delText>
        </w:r>
        <w:r w:rsidRPr="002D5ADD" w:rsidDel="005F5D10">
          <w:rPr>
            <w:rFonts w:cs="Arial"/>
            <w:i/>
            <w:iCs/>
            <w:szCs w:val="22"/>
          </w:rPr>
          <w:delText>ng x</w:delText>
        </w:r>
        <w:r w:rsidRPr="002D5ADD" w:rsidDel="005F5D10">
          <w:rPr>
            <w:rFonts w:cs="Avenir Next LT Pro"/>
            <w:i/>
            <w:iCs/>
            <w:szCs w:val="22"/>
          </w:rPr>
          <w:delText>ã</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c</w:delText>
        </w:r>
        <w:r w:rsidRPr="002D5ADD" w:rsidDel="005F5D10">
          <w:rPr>
            <w:rFonts w:cs="Calibri"/>
            <w:i/>
            <w:iCs/>
            <w:szCs w:val="22"/>
          </w:rPr>
          <w:delText>ủ</w:delText>
        </w:r>
        <w:r w:rsidRPr="002D5ADD" w:rsidDel="005F5D10">
          <w:rPr>
            <w:rFonts w:cs="Arial"/>
            <w:i/>
            <w:iCs/>
            <w:szCs w:val="22"/>
          </w:rPr>
          <w:delText>a c</w:delText>
        </w:r>
        <w:r w:rsidRPr="002D5ADD" w:rsidDel="005F5D10">
          <w:rPr>
            <w:rFonts w:cs="Calibri"/>
            <w:i/>
            <w:iCs/>
            <w:szCs w:val="22"/>
          </w:rPr>
          <w:delText>ộ</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sinh vi</w:delText>
        </w:r>
        <w:r w:rsidRPr="002D5ADD" w:rsidDel="005F5D10">
          <w:rPr>
            <w:rFonts w:cs="Avenir Next LT Pro"/>
            <w:i/>
            <w:iCs/>
            <w:szCs w:val="22"/>
          </w:rPr>
          <w:delText>ê</w:delText>
        </w:r>
        <w:r w:rsidRPr="002D5ADD" w:rsidDel="005F5D10">
          <w:rPr>
            <w:rFonts w:cs="Arial"/>
            <w:i/>
            <w:iCs/>
            <w:szCs w:val="22"/>
          </w:rPr>
          <w:delText>n BUV v</w:delText>
        </w:r>
        <w:r w:rsidRPr="002D5ADD" w:rsidDel="005F5D10">
          <w:rPr>
            <w:rFonts w:cs="Avenir Next LT Pro"/>
            <w:i/>
            <w:iCs/>
            <w:szCs w:val="22"/>
          </w:rPr>
          <w:delText>à</w:delText>
        </w:r>
        <w:r w:rsidRPr="002D5ADD" w:rsidDel="005F5D10">
          <w:rPr>
            <w:rFonts w:cs="Arial"/>
            <w:i/>
            <w:iCs/>
            <w:szCs w:val="22"/>
          </w:rPr>
          <w:delText xml:space="preserve">o </w:delText>
        </w:r>
        <w:r w:rsidRPr="002D5ADD" w:rsidDel="005F5D10">
          <w:rPr>
            <w:rFonts w:cs="Avenir Next LT Pro"/>
            <w:i/>
            <w:iCs/>
            <w:szCs w:val="22"/>
          </w:rPr>
          <w:delText>đ</w:delText>
        </w:r>
        <w:r w:rsidRPr="002D5ADD" w:rsidDel="005F5D10">
          <w:rPr>
            <w:rFonts w:cs="Calibri"/>
            <w:i/>
            <w:iCs/>
            <w:szCs w:val="22"/>
          </w:rPr>
          <w:delText>ầ</w:delText>
        </w:r>
        <w:r w:rsidRPr="002D5ADD" w:rsidDel="005F5D10">
          <w:rPr>
            <w:rFonts w:cs="Arial"/>
            <w:i/>
            <w:iCs/>
            <w:szCs w:val="22"/>
          </w:rPr>
          <w:delText>u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Avenir Next LT Pro"/>
            <w:i/>
            <w:iCs/>
            <w:szCs w:val="22"/>
          </w:rPr>
          <w:delText>ì</w:delText>
        </w:r>
        <w:r w:rsidRPr="002D5ADD" w:rsidDel="005F5D10">
          <w:rPr>
            <w:rFonts w:cs="Arial"/>
            <w:i/>
            <w:iCs/>
            <w:szCs w:val="22"/>
          </w:rPr>
          <w:delText xml:space="preserve"> </w:delText>
        </w:r>
        <w:bookmarkStart w:id="7883" w:name="_Hlk171284238"/>
        <w:r w:rsidRPr="002D5ADD" w:rsidDel="005F5D10">
          <w:rPr>
            <w:rFonts w:cs="Arial"/>
            <w:i/>
            <w:iCs/>
            <w:szCs w:val="22"/>
          </w:rPr>
          <w:delText>(</w:delText>
        </w:r>
        <w:r w:rsidDel="005F5D10">
          <w:rPr>
            <w:rFonts w:cs="Arial"/>
            <w:i/>
            <w:iCs/>
            <w:szCs w:val="22"/>
          </w:rPr>
          <w:delText xml:space="preserve">Thời khóa biểu cũ: </w:delText>
        </w:r>
        <w:r w:rsidRPr="002D5ADD" w:rsidDel="005F5D10">
          <w:rPr>
            <w:rFonts w:cs="Arial"/>
            <w:i/>
            <w:iCs/>
            <w:szCs w:val="22"/>
          </w:rPr>
          <w:delText>Th</w:delText>
        </w:r>
        <w:r w:rsidRPr="002D5ADD" w:rsidDel="005F5D10">
          <w:rPr>
            <w:rFonts w:cs="Avenir Next LT Pro"/>
            <w:i/>
            <w:iCs/>
            <w:szCs w:val="22"/>
          </w:rPr>
          <w:delText>á</w:delText>
        </w:r>
        <w:r w:rsidRPr="002D5ADD" w:rsidDel="005F5D10">
          <w:rPr>
            <w:rFonts w:cs="Arial"/>
            <w:i/>
            <w:iCs/>
            <w:szCs w:val="22"/>
          </w:rPr>
          <w:delText>ng 1, Th</w:delText>
        </w:r>
        <w:r w:rsidRPr="002D5ADD" w:rsidDel="005F5D10">
          <w:rPr>
            <w:rFonts w:cs="Avenir Next LT Pro"/>
            <w:i/>
            <w:iCs/>
            <w:szCs w:val="22"/>
          </w:rPr>
          <w:delText>á</w:delText>
        </w:r>
        <w:r w:rsidRPr="002D5ADD" w:rsidDel="005F5D10">
          <w:rPr>
            <w:rFonts w:cs="Arial"/>
            <w:i/>
            <w:iCs/>
            <w:szCs w:val="22"/>
          </w:rPr>
          <w:delText>ng 4, Th</w:delText>
        </w:r>
        <w:r w:rsidRPr="002D5ADD" w:rsidDel="005F5D10">
          <w:rPr>
            <w:rFonts w:cs="Avenir Next LT Pro"/>
            <w:i/>
            <w:iCs/>
            <w:szCs w:val="22"/>
          </w:rPr>
          <w:delText>á</w:delText>
        </w:r>
        <w:r w:rsidRPr="002D5ADD" w:rsidDel="005F5D10">
          <w:rPr>
            <w:rFonts w:cs="Arial"/>
            <w:i/>
            <w:iCs/>
            <w:szCs w:val="22"/>
          </w:rPr>
          <w:delText>ng 7 v</w:delText>
        </w:r>
        <w:r w:rsidRPr="002D5ADD" w:rsidDel="005F5D10">
          <w:rPr>
            <w:rFonts w:cs="Avenir Next LT Pro"/>
            <w:i/>
            <w:iCs/>
            <w:szCs w:val="22"/>
          </w:rPr>
          <w:delText>à</w:delText>
        </w:r>
        <w:r w:rsidRPr="002D5ADD" w:rsidDel="005F5D10">
          <w:rPr>
            <w:rFonts w:cs="Arial"/>
            <w:i/>
            <w:iCs/>
            <w:szCs w:val="22"/>
          </w:rPr>
          <w:delText xml:space="preserve"> Th</w:delText>
        </w:r>
        <w:r w:rsidRPr="002D5ADD" w:rsidDel="005F5D10">
          <w:rPr>
            <w:rFonts w:cs="Avenir Next LT Pro"/>
            <w:i/>
            <w:iCs/>
            <w:szCs w:val="22"/>
          </w:rPr>
          <w:delText>á</w:delText>
        </w:r>
        <w:r w:rsidRPr="002D5ADD" w:rsidDel="005F5D10">
          <w:rPr>
            <w:rFonts w:cs="Arial"/>
            <w:i/>
            <w:iCs/>
            <w:szCs w:val="22"/>
          </w:rPr>
          <w:delText>ng 10</w:delText>
        </w:r>
        <w:r w:rsidDel="005F5D10">
          <w:rPr>
            <w:rFonts w:cs="Arial"/>
            <w:i/>
            <w:iCs/>
            <w:szCs w:val="22"/>
          </w:rPr>
          <w:delText>; Thời khóa biểu mới: Tháng 2, Tháng 6 và Tháng 10</w:delText>
        </w:r>
        <w:r w:rsidRPr="002D5ADD" w:rsidDel="005F5D10">
          <w:rPr>
            <w:rFonts w:cs="Arial"/>
            <w:i/>
            <w:iCs/>
            <w:szCs w:val="22"/>
          </w:rPr>
          <w:delText>).</w:delText>
        </w:r>
        <w:bookmarkEnd w:id="7883"/>
      </w:del>
    </w:p>
    <w:p w14:paraId="696B7AF6" w14:textId="6D436F8D" w:rsidR="00C1363F" w:rsidDel="005F5D10" w:rsidRDefault="00C1363F" w:rsidP="005F5D10">
      <w:pPr>
        <w:pStyle w:val="Question"/>
        <w:numPr>
          <w:ilvl w:val="0"/>
          <w:numId w:val="7"/>
        </w:numPr>
        <w:tabs>
          <w:tab w:val="left" w:pos="630"/>
          <w:tab w:val="left" w:pos="990"/>
        </w:tabs>
        <w:spacing w:before="100" w:line="400" w:lineRule="exact"/>
        <w:ind w:left="0" w:firstLine="720"/>
        <w:rPr>
          <w:del w:id="7884" w:author="An Tran, ACA (BUV)" w:date="2024-09-12T11:03:00Z" w16du:dateUtc="2024-09-12T04:03:00Z"/>
          <w:rFonts w:cs="Arial"/>
          <w:i/>
          <w:iCs/>
          <w:szCs w:val="22"/>
        </w:rPr>
      </w:pPr>
      <w:del w:id="7885" w:author="An Tran, ACA (BUV)" w:date="2024-09-12T11:03:00Z" w16du:dateUtc="2024-09-12T04:03:00Z">
        <w:r w:rsidRPr="002D5ADD" w:rsidDel="005F5D10">
          <w:rPr>
            <w:rFonts w:cs="Arial"/>
            <w:i/>
            <w:iCs/>
            <w:szCs w:val="22"/>
          </w:rPr>
          <w:delText>Bên c</w:delText>
        </w:r>
        <w:r w:rsidRPr="002D5ADD" w:rsidDel="005F5D10">
          <w:rPr>
            <w:rFonts w:cs="Calibri"/>
            <w:i/>
            <w:iCs/>
            <w:szCs w:val="22"/>
          </w:rPr>
          <w:delText>ạ</w:delText>
        </w:r>
        <w:r w:rsidRPr="002D5ADD" w:rsidDel="005F5D10">
          <w:rPr>
            <w:rFonts w:cs="Arial"/>
            <w:i/>
            <w:iCs/>
            <w:szCs w:val="22"/>
          </w:rPr>
          <w:delText xml:space="preserve">nh </w:delText>
        </w:r>
        <w:r w:rsidRPr="002D5ADD" w:rsidDel="005F5D10">
          <w:rPr>
            <w:rFonts w:cs="Avenir Next LT Pro"/>
            <w:i/>
            <w:iCs/>
            <w:szCs w:val="22"/>
          </w:rPr>
          <w:delText>đó</w:delText>
        </w:r>
        <w:r w:rsidRPr="002D5ADD" w:rsidDel="005F5D10">
          <w:rPr>
            <w:rFonts w:cs="Arial"/>
            <w:i/>
            <w:iCs/>
            <w:szCs w:val="22"/>
          </w:rPr>
          <w:delText>,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ũ</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w:delText>
        </w:r>
        <w:r w:rsidRPr="002D5ADD" w:rsidDel="005F5D10">
          <w:rPr>
            <w:rFonts w:cs="Avenir Next LT Pro"/>
            <w:i/>
            <w:iCs/>
            <w:szCs w:val="22"/>
          </w:rPr>
          <w:delText>đă</w:delText>
        </w:r>
        <w:r w:rsidRPr="002D5ADD" w:rsidDel="005F5D10">
          <w:rPr>
            <w:rFonts w:cs="Arial"/>
            <w:i/>
            <w:iCs/>
            <w:szCs w:val="22"/>
          </w:rPr>
          <w:delText>ng k</w:delText>
        </w:r>
        <w:r w:rsidRPr="002D5ADD" w:rsidDel="005F5D10">
          <w:rPr>
            <w:rFonts w:cs="Avenir Next LT Pro"/>
            <w:i/>
            <w:iCs/>
            <w:szCs w:val="22"/>
          </w:rPr>
          <w:delText>ý</w:delText>
        </w:r>
        <w:r w:rsidRPr="002D5ADD" w:rsidDel="005F5D10">
          <w:rPr>
            <w:rFonts w:cs="Arial"/>
            <w:i/>
            <w:iCs/>
            <w:szCs w:val="22"/>
          </w:rPr>
          <w:delText xml:space="preserve"> v</w:delText>
        </w:r>
        <w:r w:rsidRPr="002D5ADD" w:rsidDel="005F5D10">
          <w:rPr>
            <w:rFonts w:cs="Avenir Next LT Pro"/>
            <w:i/>
            <w:iCs/>
            <w:szCs w:val="22"/>
          </w:rPr>
          <w:delText>à</w:delText>
        </w:r>
        <w:r w:rsidRPr="002D5ADD" w:rsidDel="005F5D10">
          <w:rPr>
            <w:rFonts w:cs="Arial"/>
            <w:i/>
            <w:iCs/>
            <w:szCs w:val="22"/>
          </w:rPr>
          <w:delText xml:space="preserve"> tham gia 30 c</w:delText>
        </w:r>
        <w:r w:rsidRPr="002D5ADD" w:rsidDel="005F5D10">
          <w:rPr>
            <w:rFonts w:cs="Avenir Next LT Pro"/>
            <w:i/>
            <w:iCs/>
            <w:szCs w:val="22"/>
          </w:rPr>
          <w:delText>â</w:delText>
        </w:r>
        <w:r w:rsidRPr="002D5ADD" w:rsidDel="005F5D10">
          <w:rPr>
            <w:rFonts w:cs="Arial"/>
            <w:i/>
            <w:iCs/>
            <w:szCs w:val="22"/>
          </w:rPr>
          <w:delText>u l</w:delText>
        </w:r>
        <w:r w:rsidRPr="002D5ADD" w:rsidDel="005F5D10">
          <w:rPr>
            <w:rFonts w:cs="Calibri"/>
            <w:i/>
            <w:iCs/>
            <w:szCs w:val="22"/>
          </w:rPr>
          <w:delText>ạ</w:delText>
        </w:r>
        <w:r w:rsidRPr="002D5ADD" w:rsidDel="005F5D10">
          <w:rPr>
            <w:rFonts w:cs="Arial"/>
            <w:i/>
            <w:iCs/>
            <w:szCs w:val="22"/>
          </w:rPr>
          <w:delText>c b</w:delText>
        </w:r>
        <w:r w:rsidRPr="002D5ADD" w:rsidDel="005F5D10">
          <w:rPr>
            <w:rFonts w:cs="Calibri"/>
            <w:i/>
            <w:iCs/>
            <w:szCs w:val="22"/>
          </w:rPr>
          <w:delText>ộ</w:delText>
        </w:r>
        <w:r w:rsidRPr="002D5ADD" w:rsidDel="005F5D10">
          <w:rPr>
            <w:rFonts w:cs="Arial"/>
            <w:i/>
            <w:iCs/>
            <w:szCs w:val="22"/>
          </w:rPr>
          <w:delText xml:space="preserve"> v</w:delText>
        </w:r>
        <w:r w:rsidRPr="002D5ADD" w:rsidDel="005F5D10">
          <w:rPr>
            <w:rFonts w:cs="Avenir Next LT Pro"/>
            <w:i/>
            <w:iCs/>
            <w:szCs w:val="22"/>
          </w:rPr>
          <w:delText>à</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nh</w:delText>
        </w:r>
        <w:r w:rsidRPr="002D5ADD" w:rsidDel="005F5D10">
          <w:rPr>
            <w:rFonts w:cs="Avenir Next LT Pro"/>
            <w:i/>
            <w:iCs/>
            <w:szCs w:val="22"/>
          </w:rPr>
          <w:delText>ó</w:delText>
        </w:r>
        <w:r w:rsidRPr="002D5ADD" w:rsidDel="005F5D10">
          <w:rPr>
            <w:rFonts w:cs="Arial"/>
            <w:i/>
            <w:iCs/>
            <w:szCs w:val="22"/>
          </w:rPr>
          <w:delText>m kh</w:delText>
        </w:r>
        <w:r w:rsidRPr="002D5ADD" w:rsidDel="005F5D10">
          <w:rPr>
            <w:rFonts w:cs="Avenir Next LT Pro"/>
            <w:i/>
            <w:iCs/>
            <w:szCs w:val="22"/>
          </w:rPr>
          <w:delText>á</w:delText>
        </w:r>
        <w:r w:rsidRPr="002D5ADD" w:rsidDel="005F5D10">
          <w:rPr>
            <w:rFonts w:cs="Arial"/>
            <w:i/>
            <w:iCs/>
            <w:szCs w:val="22"/>
          </w:rPr>
          <w:delText>c nhau, nh</w:delText>
        </w:r>
        <w:r w:rsidRPr="002D5ADD" w:rsidDel="005F5D10">
          <w:rPr>
            <w:rFonts w:cs="Calibri"/>
            <w:i/>
            <w:iCs/>
            <w:szCs w:val="22"/>
          </w:rPr>
          <w:delText>ữ</w:delText>
        </w:r>
        <w:r w:rsidRPr="002D5ADD" w:rsidDel="005F5D10">
          <w:rPr>
            <w:rFonts w:cs="Arial"/>
            <w:i/>
            <w:iCs/>
            <w:szCs w:val="22"/>
          </w:rPr>
          <w:delText>ng ho</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ng ngo</w:delText>
        </w:r>
        <w:r w:rsidRPr="002D5ADD" w:rsidDel="005F5D10">
          <w:rPr>
            <w:rFonts w:cs="Calibri"/>
            <w:i/>
            <w:iCs/>
            <w:szCs w:val="22"/>
          </w:rPr>
          <w:delText>ạ</w:delText>
        </w:r>
        <w:r w:rsidRPr="002D5ADD" w:rsidDel="005F5D10">
          <w:rPr>
            <w:rFonts w:cs="Arial"/>
            <w:i/>
            <w:iCs/>
            <w:szCs w:val="22"/>
          </w:rPr>
          <w:delText>i kh</w:delText>
        </w:r>
        <w:r w:rsidRPr="002D5ADD" w:rsidDel="005F5D10">
          <w:rPr>
            <w:rFonts w:cs="Avenir Next LT Pro"/>
            <w:i/>
            <w:iCs/>
            <w:szCs w:val="22"/>
          </w:rPr>
          <w:delText>ó</w:delText>
        </w:r>
        <w:r w:rsidRPr="002D5ADD" w:rsidDel="005F5D10">
          <w:rPr>
            <w:rFonts w:cs="Arial"/>
            <w:i/>
            <w:iCs/>
            <w:szCs w:val="22"/>
          </w:rPr>
          <w:delText>a h</w:delText>
        </w:r>
        <w:r w:rsidRPr="002D5ADD" w:rsidDel="005F5D10">
          <w:rPr>
            <w:rFonts w:cs="Calibri"/>
            <w:i/>
            <w:iCs/>
            <w:szCs w:val="22"/>
          </w:rPr>
          <w:delText>ấ</w:delText>
        </w:r>
        <w:r w:rsidRPr="002D5ADD" w:rsidDel="005F5D10">
          <w:rPr>
            <w:rFonts w:cs="Arial"/>
            <w:i/>
            <w:iCs/>
            <w:szCs w:val="22"/>
          </w:rPr>
          <w:delText>p d</w:delText>
        </w:r>
        <w:r w:rsidRPr="002D5ADD" w:rsidDel="005F5D10">
          <w:rPr>
            <w:rFonts w:cs="Calibri"/>
            <w:i/>
            <w:iCs/>
            <w:szCs w:val="22"/>
          </w:rPr>
          <w:delText>ẫ</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t</w:delText>
        </w:r>
        <w:r w:rsidRPr="002D5ADD" w:rsidDel="005F5D10">
          <w:rPr>
            <w:rFonts w:cs="Calibri"/>
            <w:i/>
            <w:iCs/>
            <w:szCs w:val="22"/>
          </w:rPr>
          <w:delText>ổ</w:delText>
        </w:r>
        <w:r w:rsidRPr="002D5ADD" w:rsidDel="005F5D10">
          <w:rPr>
            <w:rFonts w:cs="Arial"/>
            <w:i/>
            <w:iCs/>
            <w:szCs w:val="22"/>
          </w:rPr>
          <w:delText xml:space="preserve"> ch</w:delText>
        </w:r>
        <w:r w:rsidRPr="002D5ADD" w:rsidDel="005F5D10">
          <w:rPr>
            <w:rFonts w:cs="Calibri"/>
            <w:i/>
            <w:iCs/>
            <w:szCs w:val="22"/>
          </w:rPr>
          <w:delText>ứ</w:delText>
        </w:r>
        <w:r w:rsidRPr="002D5ADD" w:rsidDel="005F5D10">
          <w:rPr>
            <w:rFonts w:cs="Arial"/>
            <w:i/>
            <w:iCs/>
            <w:szCs w:val="22"/>
          </w:rPr>
          <w:delText>c h</w:delText>
        </w:r>
        <w:r w:rsidRPr="002D5ADD" w:rsidDel="005F5D10">
          <w:rPr>
            <w:rFonts w:cs="Avenir Next LT Pro"/>
            <w:i/>
            <w:iCs/>
            <w:szCs w:val="22"/>
          </w:rPr>
          <w:delText>à</w:delText>
        </w:r>
        <w:r w:rsidRPr="002D5ADD" w:rsidDel="005F5D10">
          <w:rPr>
            <w:rFonts w:cs="Arial"/>
            <w:i/>
            <w:iCs/>
            <w:szCs w:val="22"/>
          </w:rPr>
          <w:delText>ng k</w:delText>
        </w:r>
        <w:r w:rsidRPr="002D5ADD" w:rsidDel="005F5D10">
          <w:rPr>
            <w:rFonts w:cs="Avenir Next LT Pro"/>
            <w:i/>
            <w:iCs/>
            <w:szCs w:val="22"/>
          </w:rPr>
          <w:delText>ì</w:delText>
        </w:r>
        <w:r w:rsidRPr="002D5ADD" w:rsidDel="005F5D10">
          <w:rPr>
            <w:rFonts w:cs="Arial"/>
            <w:i/>
            <w:iCs/>
            <w:szCs w:val="22"/>
          </w:rPr>
          <w:delText>.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ũ</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khuy</w:delText>
        </w:r>
        <w:r w:rsidRPr="002D5ADD" w:rsidDel="005F5D10">
          <w:rPr>
            <w:rFonts w:cs="Calibri"/>
            <w:i/>
            <w:iCs/>
            <w:szCs w:val="22"/>
          </w:rPr>
          <w:delText>ế</w:delText>
        </w:r>
        <w:r w:rsidRPr="002D5ADD" w:rsidDel="005F5D10">
          <w:rPr>
            <w:rFonts w:cs="Arial"/>
            <w:i/>
            <w:iCs/>
            <w:szCs w:val="22"/>
          </w:rPr>
          <w:delText>n kh</w:delText>
        </w:r>
        <w:r w:rsidRPr="002D5ADD" w:rsidDel="005F5D10">
          <w:rPr>
            <w:rFonts w:cs="Avenir Next LT Pro"/>
            <w:i/>
            <w:iCs/>
            <w:szCs w:val="22"/>
          </w:rPr>
          <w:delText>í</w:delText>
        </w:r>
        <w:r w:rsidRPr="002D5ADD" w:rsidDel="005F5D10">
          <w:rPr>
            <w:rFonts w:cs="Arial"/>
            <w:i/>
            <w:iCs/>
            <w:szCs w:val="22"/>
          </w:rPr>
          <w:delText>ch t</w:delText>
        </w:r>
        <w:r w:rsidRPr="002D5ADD" w:rsidDel="005F5D10">
          <w:rPr>
            <w:rFonts w:cs="Calibri"/>
            <w:i/>
            <w:iCs/>
            <w:szCs w:val="22"/>
          </w:rPr>
          <w:delText>ự</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xu</w:delText>
        </w:r>
        <w:r w:rsidRPr="002D5ADD" w:rsidDel="005F5D10">
          <w:rPr>
            <w:rFonts w:cs="Calibri"/>
            <w:i/>
            <w:iCs/>
            <w:szCs w:val="22"/>
          </w:rPr>
          <w:delText>ấ</w:delText>
        </w:r>
        <w:r w:rsidRPr="002D5ADD" w:rsidDel="005F5D10">
          <w:rPr>
            <w:rFonts w:cs="Arial"/>
            <w:i/>
            <w:iCs/>
            <w:szCs w:val="22"/>
          </w:rPr>
          <w:delText>t th</w:delText>
        </w:r>
        <w:r w:rsidRPr="002D5ADD" w:rsidDel="005F5D10">
          <w:rPr>
            <w:rFonts w:cs="Avenir Next LT Pro"/>
            <w:i/>
            <w:iCs/>
            <w:szCs w:val="22"/>
          </w:rPr>
          <w:delText>à</w:delText>
        </w:r>
        <w:r w:rsidRPr="002D5ADD" w:rsidDel="005F5D10">
          <w:rPr>
            <w:rFonts w:cs="Arial"/>
            <w:i/>
            <w:iCs/>
            <w:szCs w:val="22"/>
          </w:rPr>
          <w:delText>nh l</w:delText>
        </w:r>
        <w:r w:rsidRPr="002D5ADD" w:rsidDel="005F5D10">
          <w:rPr>
            <w:rFonts w:cs="Calibri"/>
            <w:i/>
            <w:iCs/>
            <w:szCs w:val="22"/>
          </w:rPr>
          <w:delText>ậ</w:delText>
        </w:r>
        <w:r w:rsidRPr="002D5ADD" w:rsidDel="005F5D10">
          <w:rPr>
            <w:rFonts w:cs="Arial"/>
            <w:i/>
            <w:iCs/>
            <w:szCs w:val="22"/>
          </w:rPr>
          <w:delText>p v</w:delText>
        </w:r>
        <w:r w:rsidRPr="002D5ADD" w:rsidDel="005F5D10">
          <w:rPr>
            <w:rFonts w:cs="Avenir Next LT Pro"/>
            <w:i/>
            <w:iCs/>
            <w:szCs w:val="22"/>
          </w:rPr>
          <w:delText>à</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h</w:delText>
        </w:r>
        <w:r w:rsidRPr="002D5ADD" w:rsidDel="005F5D10">
          <w:rPr>
            <w:rFonts w:cs="Avenir Next LT Pro"/>
            <w:i/>
            <w:iCs/>
            <w:szCs w:val="22"/>
          </w:rPr>
          <w:delText>à</w:delText>
        </w:r>
        <w:r w:rsidRPr="002D5ADD" w:rsidDel="005F5D10">
          <w:rPr>
            <w:rFonts w:cs="Arial"/>
            <w:i/>
            <w:iCs/>
            <w:szCs w:val="22"/>
          </w:rPr>
          <w:delText>nh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Avenir Next LT Pro"/>
            <w:i/>
            <w:iCs/>
            <w:szCs w:val="22"/>
          </w:rPr>
          <w:delText>â</w:delText>
        </w:r>
        <w:r w:rsidRPr="002D5ADD" w:rsidDel="005F5D10">
          <w:rPr>
            <w:rFonts w:cs="Arial"/>
            <w:i/>
            <w:iCs/>
            <w:szCs w:val="22"/>
          </w:rPr>
          <w:delText>u l</w:delText>
        </w:r>
        <w:r w:rsidRPr="002D5ADD" w:rsidDel="005F5D10">
          <w:rPr>
            <w:rFonts w:cs="Calibri"/>
            <w:i/>
            <w:iCs/>
            <w:szCs w:val="22"/>
          </w:rPr>
          <w:delText>ạ</w:delText>
        </w:r>
        <w:r w:rsidRPr="002D5ADD" w:rsidDel="005F5D10">
          <w:rPr>
            <w:rFonts w:cs="Arial"/>
            <w:i/>
            <w:iCs/>
            <w:szCs w:val="22"/>
          </w:rPr>
          <w:delText>c b</w:delText>
        </w:r>
        <w:r w:rsidRPr="002D5ADD" w:rsidDel="005F5D10">
          <w:rPr>
            <w:rFonts w:cs="Calibri"/>
            <w:i/>
            <w:iCs/>
            <w:szCs w:val="22"/>
          </w:rPr>
          <w:delText>ộ</w:delText>
        </w:r>
        <w:r w:rsidRPr="002D5ADD" w:rsidDel="005F5D10">
          <w:rPr>
            <w:rFonts w:cs="Arial"/>
            <w:i/>
            <w:iCs/>
            <w:szCs w:val="22"/>
          </w:rPr>
          <w:delText>, l</w:delText>
        </w:r>
        <w:r w:rsidRPr="002D5ADD" w:rsidDel="005F5D10">
          <w:rPr>
            <w:rFonts w:cs="Calibri"/>
            <w:i/>
            <w:iCs/>
            <w:szCs w:val="22"/>
          </w:rPr>
          <w:delText>ậ</w:delText>
        </w:r>
        <w:r w:rsidRPr="002D5ADD" w:rsidDel="005F5D10">
          <w:rPr>
            <w:rFonts w:cs="Arial"/>
            <w:i/>
            <w:iCs/>
            <w:szCs w:val="22"/>
          </w:rPr>
          <w:delText>p c</w:delText>
        </w:r>
        <w:r w:rsidRPr="002D5ADD" w:rsidDel="005F5D10">
          <w:rPr>
            <w:rFonts w:cs="Avenir Next LT Pro"/>
            <w:i/>
            <w:iCs/>
            <w:szCs w:val="22"/>
          </w:rPr>
          <w:delText>á</w:delText>
        </w:r>
        <w:r w:rsidRPr="002D5ADD" w:rsidDel="005F5D10">
          <w:rPr>
            <w:rFonts w:cs="Arial"/>
            <w:i/>
            <w:iCs/>
            <w:szCs w:val="22"/>
          </w:rPr>
          <w:delText>c d</w:delText>
        </w:r>
        <w:r w:rsidRPr="002D5ADD" w:rsidDel="005F5D10">
          <w:rPr>
            <w:rFonts w:cs="Calibri"/>
            <w:i/>
            <w:iCs/>
            <w:szCs w:val="22"/>
          </w:rPr>
          <w:delText>ự</w:delText>
        </w:r>
        <w:r w:rsidRPr="002D5ADD" w:rsidDel="005F5D10">
          <w:rPr>
            <w:rFonts w:cs="Arial"/>
            <w:i/>
            <w:iCs/>
            <w:szCs w:val="22"/>
          </w:rPr>
          <w:delText xml:space="preserve"> </w:delText>
        </w:r>
        <w:r w:rsidRPr="002D5ADD" w:rsidDel="005F5D10">
          <w:rPr>
            <w:rFonts w:cs="Avenir Next LT Pro"/>
            <w:i/>
            <w:iCs/>
            <w:szCs w:val="22"/>
          </w:rPr>
          <w:delText>á</w:delText>
        </w:r>
        <w:r w:rsidRPr="002D5ADD" w:rsidDel="005F5D10">
          <w:rPr>
            <w:rFonts w:cs="Arial"/>
            <w:i/>
            <w:iCs/>
            <w:szCs w:val="22"/>
          </w:rPr>
          <w:delText>n v</w:delText>
        </w:r>
        <w:r w:rsidRPr="002D5ADD" w:rsidDel="005F5D10">
          <w:rPr>
            <w:rFonts w:cs="Calibri"/>
            <w:i/>
            <w:iCs/>
            <w:szCs w:val="22"/>
          </w:rPr>
          <w:delText>ớ</w:delText>
        </w:r>
        <w:r w:rsidRPr="002D5ADD" w:rsidDel="005F5D10">
          <w:rPr>
            <w:rFonts w:cs="Arial"/>
            <w:i/>
            <w:iCs/>
            <w:szCs w:val="22"/>
          </w:rPr>
          <w:delText>i nh</w:delText>
        </w:r>
        <w:r w:rsidRPr="002D5ADD" w:rsidDel="005F5D10">
          <w:rPr>
            <w:rFonts w:cs="Calibri"/>
            <w:i/>
            <w:iCs/>
            <w:szCs w:val="22"/>
          </w:rPr>
          <w:delText>ữ</w:delText>
        </w:r>
        <w:r w:rsidRPr="002D5ADD" w:rsidDel="005F5D10">
          <w:rPr>
            <w:rFonts w:cs="Arial"/>
            <w:i/>
            <w:iCs/>
            <w:szCs w:val="22"/>
          </w:rPr>
          <w:delText>ng ng</w:delText>
        </w:r>
        <w:r w:rsidRPr="002D5ADD" w:rsidDel="005F5D10">
          <w:rPr>
            <w:rFonts w:cs="Calibri"/>
            <w:i/>
            <w:iCs/>
            <w:szCs w:val="22"/>
          </w:rPr>
          <w:delText>ườ</w:delText>
        </w:r>
        <w:r w:rsidRPr="002D5ADD" w:rsidDel="005F5D10">
          <w:rPr>
            <w:rFonts w:cs="Arial"/>
            <w:i/>
            <w:iCs/>
            <w:szCs w:val="22"/>
          </w:rPr>
          <w:delText>i c</w:delText>
        </w:r>
        <w:r w:rsidRPr="002D5ADD" w:rsidDel="005F5D10">
          <w:rPr>
            <w:rFonts w:cs="Avenir Next LT Pro"/>
            <w:i/>
            <w:iCs/>
            <w:szCs w:val="22"/>
          </w:rPr>
          <w:delText>ù</w:delText>
        </w:r>
        <w:r w:rsidRPr="002D5ADD" w:rsidDel="005F5D10">
          <w:rPr>
            <w:rFonts w:cs="Arial"/>
            <w:i/>
            <w:iCs/>
            <w:szCs w:val="22"/>
          </w:rPr>
          <w:delText>ng chung s</w:delText>
        </w:r>
        <w:r w:rsidRPr="002D5ADD" w:rsidDel="005F5D10">
          <w:rPr>
            <w:rFonts w:cs="Calibri"/>
            <w:i/>
            <w:iCs/>
            <w:szCs w:val="22"/>
          </w:rPr>
          <w:delText>ở</w:delText>
        </w:r>
        <w:r w:rsidRPr="002D5ADD" w:rsidDel="005F5D10">
          <w:rPr>
            <w:rFonts w:cs="Arial"/>
            <w:i/>
            <w:iCs/>
            <w:szCs w:val="22"/>
          </w:rPr>
          <w:delText xml:space="preserve"> th</w:delText>
        </w:r>
        <w:r w:rsidRPr="002D5ADD" w:rsidDel="005F5D10">
          <w:rPr>
            <w:rFonts w:cs="Avenir Next LT Pro"/>
            <w:i/>
            <w:iCs/>
            <w:szCs w:val="22"/>
          </w:rPr>
          <w:delText>í</w:delText>
        </w:r>
        <w:r w:rsidRPr="002D5ADD" w:rsidDel="005F5D10">
          <w:rPr>
            <w:rFonts w:cs="Arial"/>
            <w:i/>
            <w:iCs/>
            <w:szCs w:val="22"/>
          </w:rPr>
          <w:delText>ch, m</w:delText>
        </w:r>
        <w:r w:rsidRPr="002D5ADD" w:rsidDel="005F5D10">
          <w:rPr>
            <w:rFonts w:cs="Calibri"/>
            <w:i/>
            <w:iCs/>
            <w:szCs w:val="22"/>
          </w:rPr>
          <w:delText>ố</w:delText>
        </w:r>
        <w:r w:rsidRPr="002D5ADD" w:rsidDel="005F5D10">
          <w:rPr>
            <w:rFonts w:cs="Arial"/>
            <w:i/>
            <w:iCs/>
            <w:szCs w:val="22"/>
          </w:rPr>
          <w:delText>i quan t</w:delText>
        </w:r>
        <w:r w:rsidRPr="002D5ADD" w:rsidDel="005F5D10">
          <w:rPr>
            <w:rFonts w:cs="Avenir Next LT Pro"/>
            <w:i/>
            <w:iCs/>
            <w:szCs w:val="22"/>
          </w:rPr>
          <w:delText>â</w:delText>
        </w:r>
        <w:r w:rsidRPr="002D5ADD" w:rsidDel="005F5D10">
          <w:rPr>
            <w:rFonts w:cs="Arial"/>
            <w:i/>
            <w:iCs/>
            <w:szCs w:val="22"/>
          </w:rPr>
          <w:delText>m v</w:delText>
        </w:r>
        <w:r w:rsidRPr="002D5ADD" w:rsidDel="005F5D10">
          <w:rPr>
            <w:rFonts w:cs="Calibri"/>
            <w:i/>
            <w:iCs/>
            <w:szCs w:val="22"/>
          </w:rPr>
          <w:delText>ớ</w:delText>
        </w:r>
        <w:r w:rsidRPr="002D5ADD" w:rsidDel="005F5D10">
          <w:rPr>
            <w:rFonts w:cs="Arial"/>
            <w:i/>
            <w:iCs/>
            <w:szCs w:val="22"/>
          </w:rPr>
          <w:delText>i m</w:delText>
        </w:r>
        <w:r w:rsidRPr="002D5ADD" w:rsidDel="005F5D10">
          <w:rPr>
            <w:rFonts w:cs="Avenir Next LT Pro"/>
            <w:i/>
            <w:iCs/>
            <w:szCs w:val="22"/>
          </w:rPr>
          <w:delText>ì</w:delText>
        </w:r>
        <w:r w:rsidRPr="002D5ADD" w:rsidDel="005F5D10">
          <w:rPr>
            <w:rFonts w:cs="Arial"/>
            <w:i/>
            <w:iCs/>
            <w:szCs w:val="22"/>
          </w:rPr>
          <w:delText>nh, nh</w:delText>
        </w:r>
        <w:r w:rsidRPr="002D5ADD" w:rsidDel="005F5D10">
          <w:rPr>
            <w:rFonts w:cs="Calibri"/>
            <w:i/>
            <w:iCs/>
            <w:szCs w:val="22"/>
          </w:rPr>
          <w:delText>ằ</w:delText>
        </w:r>
        <w:r w:rsidRPr="002D5ADD" w:rsidDel="005F5D10">
          <w:rPr>
            <w:rFonts w:cs="Arial"/>
            <w:i/>
            <w:iCs/>
            <w:szCs w:val="22"/>
          </w:rPr>
          <w:delText xml:space="preserve">m </w:delText>
        </w:r>
        <w:r w:rsidRPr="002D5ADD" w:rsidDel="005F5D10">
          <w:rPr>
            <w:rFonts w:cs="Avenir Next LT Pro"/>
            <w:i/>
            <w:iCs/>
            <w:szCs w:val="22"/>
          </w:rPr>
          <w:delText>đ</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nh</w:delText>
        </w:r>
        <w:r w:rsidRPr="002D5ADD" w:rsidDel="005F5D10">
          <w:rPr>
            <w:rFonts w:cs="Calibri"/>
            <w:i/>
            <w:iCs/>
            <w:szCs w:val="22"/>
          </w:rPr>
          <w:delText>ữ</w:delText>
        </w:r>
        <w:r w:rsidRPr="002D5ADD" w:rsidDel="005F5D10">
          <w:rPr>
            <w:rFonts w:cs="Arial"/>
            <w:i/>
            <w:iCs/>
            <w:szCs w:val="22"/>
          </w:rPr>
          <w:delText>ng gi</w:delText>
        </w:r>
        <w:r w:rsidRPr="002D5ADD" w:rsidDel="005F5D10">
          <w:rPr>
            <w:rFonts w:cs="Avenir Next LT Pro"/>
            <w:i/>
            <w:iCs/>
            <w:szCs w:val="22"/>
          </w:rPr>
          <w:delText>á</w:delText>
        </w:r>
        <w:r w:rsidRPr="002D5ADD" w:rsidDel="005F5D10">
          <w:rPr>
            <w:rFonts w:cs="Arial"/>
            <w:i/>
            <w:iCs/>
            <w:szCs w:val="22"/>
          </w:rPr>
          <w:delText xml:space="preserve"> tr</w:delText>
        </w:r>
        <w:r w:rsidRPr="002D5ADD" w:rsidDel="005F5D10">
          <w:rPr>
            <w:rFonts w:cs="Calibri"/>
            <w:i/>
            <w:iCs/>
            <w:szCs w:val="22"/>
          </w:rPr>
          <w:delText>ị</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w:delText>
        </w:r>
        <w:r w:rsidRPr="002D5ADD" w:rsidDel="005F5D10">
          <w:rPr>
            <w:rFonts w:cs="Avenir Next LT Pro"/>
            <w:i/>
            <w:iCs/>
            <w:szCs w:val="22"/>
          </w:rPr>
          <w:delText>í</w:delText>
        </w:r>
        <w:r w:rsidRPr="002D5ADD" w:rsidDel="005F5D10">
          <w:rPr>
            <w:rFonts w:cs="Arial"/>
            <w:i/>
            <w:iCs/>
            <w:szCs w:val="22"/>
          </w:rPr>
          <w:delText>ch v</w:delText>
        </w:r>
        <w:r w:rsidRPr="002D5ADD" w:rsidDel="005F5D10">
          <w:rPr>
            <w:rFonts w:cs="Avenir Next LT Pro"/>
            <w:i/>
            <w:iCs/>
            <w:szCs w:val="22"/>
          </w:rPr>
          <w:delText>à</w:delText>
        </w:r>
        <w:r w:rsidRPr="002D5ADD" w:rsidDel="005F5D10">
          <w:rPr>
            <w:rFonts w:cs="Arial"/>
            <w:i/>
            <w:iCs/>
            <w:szCs w:val="22"/>
          </w:rPr>
          <w:delText xml:space="preserve"> t</w:delText>
        </w:r>
        <w:r w:rsidRPr="002D5ADD" w:rsidDel="005F5D10">
          <w:rPr>
            <w:rFonts w:cs="Avenir Next LT Pro"/>
            <w:i/>
            <w:iCs/>
            <w:szCs w:val="22"/>
          </w:rPr>
          <w:delText>í</w:delText>
        </w:r>
        <w:r w:rsidRPr="002D5ADD" w:rsidDel="005F5D10">
          <w:rPr>
            <w:rFonts w:cs="Arial"/>
            <w:i/>
            <w:iCs/>
            <w:szCs w:val="22"/>
          </w:rPr>
          <w:delText>ch l</w:delText>
        </w:r>
        <w:r w:rsidRPr="002D5ADD" w:rsidDel="005F5D10">
          <w:rPr>
            <w:rFonts w:cs="Avenir Next LT Pro"/>
            <w:i/>
            <w:iCs/>
            <w:szCs w:val="22"/>
          </w:rPr>
          <w:delText>ũ</w:delText>
        </w:r>
        <w:r w:rsidRPr="002D5ADD" w:rsidDel="005F5D10">
          <w:rPr>
            <w:rFonts w:cs="Arial"/>
            <w:i/>
            <w:iCs/>
            <w:szCs w:val="22"/>
          </w:rPr>
          <w:delText>y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ộ</w:delText>
        </w:r>
        <w:r w:rsidRPr="002D5ADD" w:rsidDel="005F5D10">
          <w:rPr>
            <w:rFonts w:cs="Arial"/>
            <w:i/>
            <w:iCs/>
            <w:szCs w:val="22"/>
          </w:rPr>
          <w:delText xml:space="preserve">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gi</w:delText>
        </w:r>
        <w:r w:rsidRPr="002D5ADD" w:rsidDel="005F5D10">
          <w:rPr>
            <w:rFonts w:cs="Avenir Next LT Pro"/>
            <w:i/>
            <w:iCs/>
            <w:szCs w:val="22"/>
          </w:rPr>
          <w:delText>á</w:delText>
        </w:r>
        <w:r w:rsidRPr="002D5ADD" w:rsidDel="005F5D10">
          <w:rPr>
            <w:rFonts w:cs="Arial"/>
            <w:i/>
            <w:iCs/>
            <w:szCs w:val="22"/>
          </w:rPr>
          <w:delText xml:space="preserve"> tr</w:delText>
        </w:r>
        <w:r w:rsidRPr="002D5ADD" w:rsidDel="005F5D10">
          <w:rPr>
            <w:rFonts w:cs="Calibri"/>
            <w:i/>
            <w:iCs/>
            <w:szCs w:val="22"/>
          </w:rPr>
          <w:delText>ị</w:delText>
        </w:r>
        <w:r w:rsidRPr="002D5ADD" w:rsidDel="005F5D10">
          <w:rPr>
            <w:rFonts w:cs="Arial"/>
            <w:i/>
            <w:iCs/>
            <w:szCs w:val="22"/>
          </w:rPr>
          <w:delText xml:space="preserve"> chuy</w:delText>
        </w:r>
        <w:r w:rsidRPr="002D5ADD" w:rsidDel="005F5D10">
          <w:rPr>
            <w:rFonts w:cs="Calibri"/>
            <w:i/>
            <w:iCs/>
            <w:szCs w:val="22"/>
          </w:rPr>
          <w:delText>ể</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ổi</w:delText>
        </w:r>
        <w:r w:rsidRPr="002D5ADD" w:rsidDel="005F5D10">
          <w:rPr>
            <w:rFonts w:cs="Arial"/>
            <w:i/>
            <w:iCs/>
            <w:szCs w:val="22"/>
          </w:rPr>
          <w:delText xml:space="preserve"> cho b</w:delText>
        </w:r>
        <w:r w:rsidRPr="002D5ADD" w:rsidDel="005F5D10">
          <w:rPr>
            <w:rFonts w:cs="Calibri"/>
            <w:i/>
            <w:iCs/>
            <w:szCs w:val="22"/>
          </w:rPr>
          <w:delText>ả</w:delText>
        </w:r>
        <w:r w:rsidRPr="002D5ADD" w:rsidDel="005F5D10">
          <w:rPr>
            <w:rFonts w:cs="Arial"/>
            <w:i/>
            <w:iCs/>
            <w:szCs w:val="22"/>
          </w:rPr>
          <w:delText>n th</w:delText>
        </w:r>
        <w:r w:rsidRPr="002D5ADD" w:rsidDel="005F5D10">
          <w:rPr>
            <w:rFonts w:cs="Avenir Next LT Pro"/>
            <w:i/>
            <w:iCs/>
            <w:szCs w:val="22"/>
          </w:rPr>
          <w:delText>â</w:delText>
        </w:r>
        <w:r w:rsidRPr="002D5ADD" w:rsidDel="005F5D10">
          <w:rPr>
            <w:rFonts w:cs="Arial"/>
            <w:i/>
            <w:iCs/>
            <w:szCs w:val="22"/>
          </w:rPr>
          <w:delText>n cũng nh</w:delText>
        </w:r>
        <w:r w:rsidRPr="002D5ADD" w:rsidDel="005F5D10">
          <w:rPr>
            <w:rFonts w:cs="Calibri"/>
            <w:i/>
            <w:iCs/>
            <w:szCs w:val="22"/>
          </w:rPr>
          <w:delText>ư</w:delText>
        </w:r>
        <w:r w:rsidRPr="002D5ADD" w:rsidDel="005F5D10">
          <w:rPr>
            <w:rFonts w:cs="Arial"/>
            <w:i/>
            <w:iCs/>
            <w:szCs w:val="22"/>
          </w:rPr>
          <w:delText xml:space="preserve"> c</w:delText>
        </w:r>
        <w:r w:rsidRPr="002D5ADD" w:rsidDel="005F5D10">
          <w:rPr>
            <w:rFonts w:cs="Calibri"/>
            <w:i/>
            <w:iCs/>
            <w:szCs w:val="22"/>
          </w:rPr>
          <w:delText>ộ</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sinh vi</w:delText>
        </w:r>
        <w:r w:rsidRPr="002D5ADD" w:rsidDel="005F5D10">
          <w:rPr>
            <w:rFonts w:cs="Avenir Next LT Pro"/>
            <w:i/>
            <w:iCs/>
            <w:szCs w:val="22"/>
          </w:rPr>
          <w:delText>ê</w:delText>
        </w:r>
        <w:r w:rsidRPr="002D5ADD" w:rsidDel="005F5D10">
          <w:rPr>
            <w:rFonts w:cs="Arial"/>
            <w:i/>
            <w:iCs/>
            <w:szCs w:val="22"/>
          </w:rPr>
          <w:delText>n BUV. Bộ phận Đời sống Sinh viên lu</w:delText>
        </w:r>
        <w:r w:rsidRPr="002D5ADD" w:rsidDel="005F5D10">
          <w:rPr>
            <w:rFonts w:cs="Avenir Next LT Pro"/>
            <w:i/>
            <w:iCs/>
            <w:szCs w:val="22"/>
          </w:rPr>
          <w:delText>ô</w:delText>
        </w:r>
        <w:r w:rsidRPr="002D5ADD" w:rsidDel="005F5D10">
          <w:rPr>
            <w:rFonts w:cs="Arial"/>
            <w:i/>
            <w:iCs/>
            <w:szCs w:val="22"/>
          </w:rPr>
          <w:delText>n ch</w:delText>
        </w:r>
        <w:r w:rsidRPr="002D5ADD" w:rsidDel="005F5D10">
          <w:rPr>
            <w:rFonts w:cs="Avenir Next LT Pro"/>
            <w:i/>
            <w:iCs/>
            <w:szCs w:val="22"/>
          </w:rPr>
          <w:delText>à</w:delText>
        </w:r>
        <w:r w:rsidRPr="002D5ADD" w:rsidDel="005F5D10">
          <w:rPr>
            <w:rFonts w:cs="Arial"/>
            <w:i/>
            <w:iCs/>
            <w:szCs w:val="22"/>
          </w:rPr>
          <w:delText xml:space="preserve">o </w:delText>
        </w:r>
        <w:r w:rsidRPr="002D5ADD" w:rsidDel="005F5D10">
          <w:rPr>
            <w:rFonts w:cs="Avenir Next LT Pro"/>
            <w:i/>
            <w:iCs/>
            <w:szCs w:val="22"/>
          </w:rPr>
          <w:delText>đó</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hoan ngh</w:delText>
        </w:r>
        <w:r w:rsidRPr="002D5ADD" w:rsidDel="005F5D10">
          <w:rPr>
            <w:rFonts w:cs="Avenir Next LT Pro"/>
            <w:i/>
            <w:iCs/>
            <w:szCs w:val="22"/>
          </w:rPr>
          <w:delText>ê</w:delText>
        </w:r>
        <w:r w:rsidRPr="002D5ADD" w:rsidDel="005F5D10">
          <w:rPr>
            <w:rFonts w:cs="Arial"/>
            <w:i/>
            <w:iCs/>
            <w:szCs w:val="22"/>
          </w:rPr>
          <w:delText>nh c</w:delText>
        </w:r>
        <w:r w:rsidRPr="002D5ADD" w:rsidDel="005F5D10">
          <w:rPr>
            <w:rFonts w:cs="Avenir Next LT Pro"/>
            <w:i/>
            <w:iCs/>
            <w:szCs w:val="22"/>
          </w:rPr>
          <w:delText>á</w:delText>
        </w:r>
        <w:r w:rsidRPr="002D5ADD" w:rsidDel="005F5D10">
          <w:rPr>
            <w:rFonts w:cs="Arial"/>
            <w:i/>
            <w:iCs/>
            <w:szCs w:val="22"/>
          </w:rPr>
          <w:delText xml:space="preserve">c </w:delText>
        </w:r>
        <w:r w:rsidRPr="002D5ADD" w:rsidDel="005F5D10">
          <w:rPr>
            <w:rFonts w:cs="Avenir Next LT Pro"/>
            <w:i/>
            <w:iCs/>
            <w:szCs w:val="22"/>
          </w:rPr>
          <w:delText>ý</w:delText>
        </w:r>
        <w:r w:rsidRPr="002D5ADD" w:rsidDel="005F5D10">
          <w:rPr>
            <w:rFonts w:cs="Arial"/>
            <w:i/>
            <w:iCs/>
            <w:szCs w:val="22"/>
          </w:rPr>
          <w:delText xml:space="preserve"> t</w:delText>
        </w:r>
        <w:r w:rsidRPr="002D5ADD" w:rsidDel="005F5D10">
          <w:rPr>
            <w:rFonts w:cs="Calibri"/>
            <w:i/>
            <w:iCs/>
            <w:szCs w:val="22"/>
          </w:rPr>
          <w:delText>ưở</w:delText>
        </w:r>
        <w:r w:rsidRPr="002D5ADD" w:rsidDel="005F5D10">
          <w:rPr>
            <w:rFonts w:cs="Arial"/>
            <w:i/>
            <w:iCs/>
            <w:szCs w:val="22"/>
          </w:rPr>
          <w:delText>ng m</w:delText>
        </w:r>
        <w:r w:rsidRPr="002D5ADD" w:rsidDel="005F5D10">
          <w:rPr>
            <w:rFonts w:cs="Calibri"/>
            <w:i/>
            <w:iCs/>
            <w:szCs w:val="22"/>
          </w:rPr>
          <w:delText>ớ</w:delText>
        </w:r>
        <w:r w:rsidRPr="002D5ADD" w:rsidDel="005F5D10">
          <w:rPr>
            <w:rFonts w:cs="Arial"/>
            <w:i/>
            <w:iCs/>
            <w:szCs w:val="22"/>
          </w:rPr>
          <w:delText>i c</w:delText>
        </w:r>
        <w:r w:rsidRPr="002D5ADD" w:rsidDel="005F5D10">
          <w:rPr>
            <w:rFonts w:cs="Calibri"/>
            <w:i/>
            <w:iCs/>
            <w:szCs w:val="22"/>
          </w:rPr>
          <w:delText>ủ</w:delText>
        </w:r>
        <w:r w:rsidRPr="002D5ADD" w:rsidDel="005F5D10">
          <w:rPr>
            <w:rFonts w:cs="Arial"/>
            <w:i/>
            <w:iCs/>
            <w:szCs w:val="22"/>
          </w:rPr>
          <w:delText>a sinh vi</w:delText>
        </w:r>
        <w:r w:rsidRPr="002D5ADD" w:rsidDel="005F5D10">
          <w:rPr>
            <w:rFonts w:cs="Avenir Next LT Pro"/>
            <w:i/>
            <w:iCs/>
            <w:szCs w:val="22"/>
          </w:rPr>
          <w:delText>ê</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h</w:delText>
        </w:r>
        <w:r w:rsidRPr="002D5ADD" w:rsidDel="005F5D10">
          <w:rPr>
            <w:rFonts w:cs="Avenir Next LT Pro"/>
            <w:i/>
            <w:iCs/>
            <w:szCs w:val="22"/>
          </w:rPr>
          <w:delText>à</w:delText>
        </w:r>
        <w:r w:rsidRPr="002D5ADD" w:rsidDel="005F5D10">
          <w:rPr>
            <w:rFonts w:cs="Arial"/>
            <w:i/>
            <w:iCs/>
            <w:szCs w:val="22"/>
          </w:rPr>
          <w:delText>nh gi</w:delText>
        </w:r>
        <w:r w:rsidRPr="002D5ADD" w:rsidDel="005F5D10">
          <w:rPr>
            <w:rFonts w:cs="Avenir Next LT Pro"/>
            <w:i/>
            <w:iCs/>
            <w:szCs w:val="22"/>
          </w:rPr>
          <w:delText>ú</w:delText>
        </w:r>
        <w:r w:rsidRPr="002D5ADD" w:rsidDel="005F5D10">
          <w:rPr>
            <w:rFonts w:cs="Arial"/>
            <w:i/>
            <w:iCs/>
            <w:szCs w:val="22"/>
          </w:rPr>
          <w:delText>p c</w:delText>
        </w:r>
        <w:r w:rsidRPr="002D5ADD" w:rsidDel="005F5D10">
          <w:rPr>
            <w:rFonts w:cs="Avenir Next LT Pro"/>
            <w:i/>
            <w:iCs/>
            <w:szCs w:val="22"/>
          </w:rPr>
          <w:delText>á</w:delText>
        </w:r>
        <w:r w:rsidRPr="002D5ADD" w:rsidDel="005F5D10">
          <w:rPr>
            <w:rFonts w:cs="Arial"/>
            <w:i/>
            <w:iCs/>
            <w:szCs w:val="22"/>
          </w:rPr>
          <w:delText>c em th</w:delText>
        </w:r>
        <w:r w:rsidRPr="002D5ADD" w:rsidDel="005F5D10">
          <w:rPr>
            <w:rFonts w:cs="Calibri"/>
            <w:i/>
            <w:iCs/>
            <w:szCs w:val="22"/>
          </w:rPr>
          <w:delText>ự</w:delText>
        </w:r>
        <w:r w:rsidRPr="002D5ADD" w:rsidDel="005F5D10">
          <w:rPr>
            <w:rFonts w:cs="Arial"/>
            <w:i/>
            <w:iCs/>
            <w:szCs w:val="22"/>
          </w:rPr>
          <w:delText>c hi</w:delText>
        </w:r>
        <w:r w:rsidRPr="002D5ADD" w:rsidDel="005F5D10">
          <w:rPr>
            <w:rFonts w:cs="Calibri"/>
            <w:i/>
            <w:iCs/>
            <w:szCs w:val="22"/>
          </w:rPr>
          <w:delText>ệ</w:delText>
        </w:r>
        <w:r w:rsidRPr="002D5ADD" w:rsidDel="005F5D10">
          <w:rPr>
            <w:rFonts w:cs="Arial"/>
            <w:i/>
            <w:iCs/>
            <w:szCs w:val="22"/>
          </w:rPr>
          <w:delText>n h</w:delText>
        </w:r>
        <w:r w:rsidRPr="002D5ADD" w:rsidDel="005F5D10">
          <w:rPr>
            <w:rFonts w:cs="Avenir Next LT Pro"/>
            <w:i/>
            <w:iCs/>
            <w:szCs w:val="22"/>
          </w:rPr>
          <w:delText>ó</w:delText>
        </w:r>
        <w:r w:rsidRPr="002D5ADD" w:rsidDel="005F5D10">
          <w:rPr>
            <w:rFonts w:cs="Arial"/>
            <w:i/>
            <w:iCs/>
            <w:szCs w:val="22"/>
          </w:rPr>
          <w:delText xml:space="preserve">a </w:delText>
        </w:r>
        <w:r w:rsidRPr="002D5ADD" w:rsidDel="005F5D10">
          <w:rPr>
            <w:rFonts w:cs="Avenir Next LT Pro"/>
            <w:i/>
            <w:iCs/>
            <w:szCs w:val="22"/>
          </w:rPr>
          <w:delText>ý</w:delText>
        </w:r>
        <w:r w:rsidRPr="002D5ADD" w:rsidDel="005F5D10">
          <w:rPr>
            <w:rFonts w:cs="Arial"/>
            <w:i/>
            <w:iCs/>
            <w:szCs w:val="22"/>
          </w:rPr>
          <w:delText xml:space="preserve"> t</w:delText>
        </w:r>
        <w:r w:rsidRPr="002D5ADD" w:rsidDel="005F5D10">
          <w:rPr>
            <w:rFonts w:cs="Calibri"/>
            <w:i/>
            <w:iCs/>
            <w:szCs w:val="22"/>
          </w:rPr>
          <w:delText>ưở</w:delText>
        </w:r>
        <w:r w:rsidRPr="002D5ADD" w:rsidDel="005F5D10">
          <w:rPr>
            <w:rFonts w:cs="Arial"/>
            <w:i/>
            <w:iCs/>
            <w:szCs w:val="22"/>
          </w:rPr>
          <w:delText>ng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Avenir Next LT Pro"/>
            <w:i/>
            <w:iCs/>
            <w:szCs w:val="22"/>
          </w:rPr>
          <w:delText>ì</w:delText>
        </w:r>
        <w:r w:rsidRPr="002D5ADD" w:rsidDel="005F5D10">
          <w:rPr>
            <w:rFonts w:cs="Arial"/>
            <w:i/>
            <w:iCs/>
            <w:szCs w:val="22"/>
          </w:rPr>
          <w:delText>nh.</w:delText>
        </w:r>
      </w:del>
    </w:p>
    <w:p w14:paraId="359DE73A" w14:textId="6A4B6AA7" w:rsidR="00994BA2" w:rsidRPr="004373E8" w:rsidDel="005F5D10" w:rsidRDefault="00C1363F" w:rsidP="005F5D10">
      <w:pPr>
        <w:pStyle w:val="Question"/>
        <w:numPr>
          <w:ilvl w:val="0"/>
          <w:numId w:val="7"/>
        </w:numPr>
        <w:tabs>
          <w:tab w:val="left" w:pos="630"/>
          <w:tab w:val="left" w:pos="990"/>
        </w:tabs>
        <w:spacing w:before="100" w:line="400" w:lineRule="exact"/>
        <w:ind w:left="0" w:firstLine="720"/>
        <w:rPr>
          <w:del w:id="7886" w:author="An Tran, ACA (BUV)" w:date="2024-09-12T11:03:00Z" w16du:dateUtc="2024-09-12T04:03:00Z"/>
          <w:rFonts w:cs="Arial"/>
          <w:i/>
          <w:iCs/>
          <w:szCs w:val="22"/>
          <w:lang w:val="vi-VN"/>
        </w:rPr>
      </w:pPr>
      <w:del w:id="7887"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3E44802F" w14:textId="26148EBD"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7888" w:author="An Tran, ACA (BUV)" w:date="2024-09-12T11:03:00Z" w16du:dateUtc="2024-09-12T04:03:00Z"/>
          <w:rFonts w:cs="Arial"/>
          <w:b w:val="0"/>
          <w:i/>
          <w:iCs/>
          <w:szCs w:val="22"/>
          <w:lang w:val="vi-VN"/>
        </w:rPr>
      </w:pPr>
      <w:bookmarkStart w:id="7889" w:name="_Toc147758812"/>
      <w:bookmarkStart w:id="7890" w:name="_Toc149053894"/>
      <w:bookmarkStart w:id="7891" w:name="_Toc149054154"/>
      <w:bookmarkStart w:id="7892" w:name="_Toc149835302"/>
      <w:bookmarkStart w:id="7893" w:name="_Toc147758813"/>
      <w:bookmarkStart w:id="7894" w:name="_Toc149053895"/>
      <w:bookmarkStart w:id="7895" w:name="_Toc149054155"/>
      <w:bookmarkStart w:id="7896" w:name="_Toc149835303"/>
      <w:bookmarkStart w:id="7897" w:name="_Toc147758814"/>
      <w:bookmarkStart w:id="7898" w:name="_Toc149053896"/>
      <w:bookmarkStart w:id="7899" w:name="_Toc149054156"/>
      <w:bookmarkStart w:id="7900" w:name="_Toc149835304"/>
      <w:bookmarkStart w:id="7901" w:name="_Toc147758815"/>
      <w:bookmarkStart w:id="7902" w:name="_Toc149053897"/>
      <w:bookmarkStart w:id="7903" w:name="_Toc149054157"/>
      <w:bookmarkStart w:id="7904" w:name="_Toc149835305"/>
      <w:bookmarkStart w:id="7905" w:name="_Toc147758816"/>
      <w:bookmarkStart w:id="7906" w:name="_Toc149053898"/>
      <w:bookmarkStart w:id="7907" w:name="_Toc149054158"/>
      <w:bookmarkStart w:id="7908" w:name="_Toc149835306"/>
      <w:bookmarkStart w:id="7909" w:name="_Toc147758817"/>
      <w:bookmarkStart w:id="7910" w:name="_Toc149053899"/>
      <w:bookmarkStart w:id="7911" w:name="_Toc149054159"/>
      <w:bookmarkStart w:id="7912" w:name="_Toc149835307"/>
      <w:bookmarkStart w:id="7913" w:name="_Toc147758818"/>
      <w:bookmarkStart w:id="7914" w:name="_Toc149053900"/>
      <w:bookmarkStart w:id="7915" w:name="_Toc149054160"/>
      <w:bookmarkStart w:id="7916" w:name="_Toc149835308"/>
      <w:bookmarkStart w:id="7917" w:name="_Toc147758819"/>
      <w:bookmarkStart w:id="7918" w:name="_Toc149053901"/>
      <w:bookmarkStart w:id="7919" w:name="_Toc149054161"/>
      <w:bookmarkStart w:id="7920" w:name="_Toc149835309"/>
      <w:bookmarkStart w:id="7921" w:name="_Toc147758820"/>
      <w:bookmarkStart w:id="7922" w:name="_Toc149053902"/>
      <w:bookmarkStart w:id="7923" w:name="_Toc149054162"/>
      <w:bookmarkStart w:id="7924" w:name="_Toc149835310"/>
      <w:bookmarkStart w:id="7925" w:name="_Toc147758821"/>
      <w:bookmarkStart w:id="7926" w:name="_Toc149053903"/>
      <w:bookmarkStart w:id="7927" w:name="_Toc149054163"/>
      <w:bookmarkStart w:id="7928" w:name="_Toc149835311"/>
      <w:bookmarkStart w:id="7929" w:name="_Toc147758822"/>
      <w:bookmarkStart w:id="7930" w:name="_Toc149053904"/>
      <w:bookmarkStart w:id="7931" w:name="_Toc149054164"/>
      <w:bookmarkStart w:id="7932" w:name="_Toc149835312"/>
      <w:bookmarkStart w:id="7933" w:name="_Toc147758823"/>
      <w:bookmarkStart w:id="7934" w:name="_Toc149053905"/>
      <w:bookmarkStart w:id="7935" w:name="_Toc149054165"/>
      <w:bookmarkStart w:id="7936" w:name="_Toc149835313"/>
      <w:bookmarkStart w:id="7937" w:name="_Toc147758824"/>
      <w:bookmarkStart w:id="7938" w:name="_Toc149053906"/>
      <w:bookmarkStart w:id="7939" w:name="_Toc149054166"/>
      <w:bookmarkStart w:id="7940" w:name="_Toc149835314"/>
      <w:bookmarkStart w:id="7941" w:name="_Toc147758825"/>
      <w:bookmarkStart w:id="7942" w:name="_Toc149053907"/>
      <w:bookmarkStart w:id="7943" w:name="_Toc149054167"/>
      <w:bookmarkStart w:id="7944" w:name="_Toc149835315"/>
      <w:bookmarkStart w:id="7945" w:name="_Toc147758826"/>
      <w:bookmarkStart w:id="7946" w:name="_Toc149053908"/>
      <w:bookmarkStart w:id="7947" w:name="_Toc149054168"/>
      <w:bookmarkStart w:id="7948" w:name="_Toc149835316"/>
      <w:bookmarkStart w:id="7949" w:name="_Toc147758827"/>
      <w:bookmarkStart w:id="7950" w:name="_Toc149053909"/>
      <w:bookmarkStart w:id="7951" w:name="_Toc149054169"/>
      <w:bookmarkStart w:id="7952" w:name="_Toc149835317"/>
      <w:bookmarkStart w:id="7953" w:name="_Toc147758828"/>
      <w:bookmarkStart w:id="7954" w:name="_Toc149053910"/>
      <w:bookmarkStart w:id="7955" w:name="_Toc149054170"/>
      <w:bookmarkStart w:id="7956" w:name="_Toc149835318"/>
      <w:bookmarkStart w:id="7957" w:name="_Toc147758829"/>
      <w:bookmarkStart w:id="7958" w:name="_Toc149053911"/>
      <w:bookmarkStart w:id="7959" w:name="_Toc149054171"/>
      <w:bookmarkStart w:id="7960" w:name="_Toc149835319"/>
      <w:bookmarkStart w:id="7961" w:name="_Toc147758830"/>
      <w:bookmarkStart w:id="7962" w:name="_Toc149053912"/>
      <w:bookmarkStart w:id="7963" w:name="_Toc149054172"/>
      <w:bookmarkStart w:id="7964" w:name="_Toc149835320"/>
      <w:bookmarkStart w:id="7965" w:name="_Toc147758831"/>
      <w:bookmarkStart w:id="7966" w:name="_Toc149053913"/>
      <w:bookmarkStart w:id="7967" w:name="_Toc149054173"/>
      <w:bookmarkStart w:id="7968" w:name="_Toc149835321"/>
      <w:bookmarkStart w:id="7969" w:name="_Toc147758832"/>
      <w:bookmarkStart w:id="7970" w:name="_Toc149053914"/>
      <w:bookmarkStart w:id="7971" w:name="_Toc149054174"/>
      <w:bookmarkStart w:id="7972" w:name="_Toc149835322"/>
      <w:bookmarkStart w:id="7973" w:name="_Toc147758833"/>
      <w:bookmarkStart w:id="7974" w:name="_Toc149053915"/>
      <w:bookmarkStart w:id="7975" w:name="_Toc149054175"/>
      <w:bookmarkStart w:id="7976" w:name="_Toc149835323"/>
      <w:bookmarkStart w:id="7977" w:name="_Toc147758834"/>
      <w:bookmarkStart w:id="7978" w:name="_Toc149053916"/>
      <w:bookmarkStart w:id="7979" w:name="_Toc149054176"/>
      <w:bookmarkStart w:id="7980" w:name="_Toc149835324"/>
      <w:bookmarkStart w:id="7981" w:name="_Toc147758835"/>
      <w:bookmarkStart w:id="7982" w:name="_Toc149053917"/>
      <w:bookmarkStart w:id="7983" w:name="_Toc149054177"/>
      <w:bookmarkStart w:id="7984" w:name="_Toc149835325"/>
      <w:bookmarkStart w:id="7985" w:name="_Toc147758836"/>
      <w:bookmarkStart w:id="7986" w:name="_Toc149053918"/>
      <w:bookmarkStart w:id="7987" w:name="_Toc149054178"/>
      <w:bookmarkStart w:id="7988" w:name="_Toc149835326"/>
      <w:bookmarkStart w:id="7989" w:name="_Toc147758837"/>
      <w:bookmarkStart w:id="7990" w:name="_Toc149053919"/>
      <w:bookmarkStart w:id="7991" w:name="_Toc149054179"/>
      <w:bookmarkStart w:id="7992" w:name="_Toc149835327"/>
      <w:bookmarkStart w:id="7993" w:name="_Toc147758838"/>
      <w:bookmarkStart w:id="7994" w:name="_Toc149053920"/>
      <w:bookmarkStart w:id="7995" w:name="_Toc149054180"/>
      <w:bookmarkStart w:id="7996" w:name="_Toc149835328"/>
      <w:bookmarkStart w:id="7997" w:name="_Toc147758839"/>
      <w:bookmarkStart w:id="7998" w:name="_Toc149053921"/>
      <w:bookmarkStart w:id="7999" w:name="_Toc149054181"/>
      <w:bookmarkStart w:id="8000" w:name="_Toc149835329"/>
      <w:bookmarkStart w:id="8001" w:name="_Toc147758840"/>
      <w:bookmarkStart w:id="8002" w:name="_Toc149053922"/>
      <w:bookmarkStart w:id="8003" w:name="_Toc149054182"/>
      <w:bookmarkStart w:id="8004" w:name="_Toc149835330"/>
      <w:bookmarkStart w:id="8005" w:name="_Toc147758841"/>
      <w:bookmarkStart w:id="8006" w:name="_Toc149053923"/>
      <w:bookmarkStart w:id="8007" w:name="_Toc149054183"/>
      <w:bookmarkStart w:id="8008" w:name="_Toc149835331"/>
      <w:bookmarkStart w:id="8009" w:name="_Toc147758842"/>
      <w:bookmarkStart w:id="8010" w:name="_Toc149053924"/>
      <w:bookmarkStart w:id="8011" w:name="_Toc149054184"/>
      <w:bookmarkStart w:id="8012" w:name="_Toc149835332"/>
      <w:bookmarkStart w:id="8013" w:name="_Toc147758843"/>
      <w:bookmarkStart w:id="8014" w:name="_Toc149053925"/>
      <w:bookmarkStart w:id="8015" w:name="_Toc149054185"/>
      <w:bookmarkStart w:id="8016" w:name="_Toc149835333"/>
      <w:bookmarkStart w:id="8017" w:name="_Toc147758844"/>
      <w:bookmarkStart w:id="8018" w:name="_Toc149053926"/>
      <w:bookmarkStart w:id="8019" w:name="_Toc149054186"/>
      <w:bookmarkStart w:id="8020" w:name="_Toc149835334"/>
      <w:bookmarkStart w:id="8021" w:name="_Toc147758845"/>
      <w:bookmarkStart w:id="8022" w:name="_Toc149053927"/>
      <w:bookmarkStart w:id="8023" w:name="_Toc149054187"/>
      <w:bookmarkStart w:id="8024" w:name="_Toc149835335"/>
      <w:bookmarkStart w:id="8025" w:name="_Toc147758846"/>
      <w:bookmarkStart w:id="8026" w:name="_Toc149053928"/>
      <w:bookmarkStart w:id="8027" w:name="_Toc149054188"/>
      <w:bookmarkStart w:id="8028" w:name="_Toc149835336"/>
      <w:bookmarkStart w:id="8029" w:name="_Toc147758847"/>
      <w:bookmarkStart w:id="8030" w:name="_Toc149053929"/>
      <w:bookmarkStart w:id="8031" w:name="_Toc149054189"/>
      <w:bookmarkStart w:id="8032" w:name="_Toc149835337"/>
      <w:bookmarkStart w:id="8033" w:name="_Toc147758848"/>
      <w:bookmarkStart w:id="8034" w:name="_Toc149053930"/>
      <w:bookmarkStart w:id="8035" w:name="_Toc149054190"/>
      <w:bookmarkStart w:id="8036" w:name="_Toc149835338"/>
      <w:bookmarkStart w:id="8037" w:name="_Toc147758849"/>
      <w:bookmarkStart w:id="8038" w:name="_Toc149053931"/>
      <w:bookmarkStart w:id="8039" w:name="_Toc149054191"/>
      <w:bookmarkStart w:id="8040" w:name="_Toc149835339"/>
      <w:bookmarkStart w:id="8041" w:name="_Toc147758850"/>
      <w:bookmarkStart w:id="8042" w:name="_Toc149053932"/>
      <w:bookmarkStart w:id="8043" w:name="_Toc149054192"/>
      <w:bookmarkStart w:id="8044" w:name="_Toc149835340"/>
      <w:bookmarkStart w:id="8045" w:name="_Toc147758851"/>
      <w:bookmarkStart w:id="8046" w:name="_Toc149053933"/>
      <w:bookmarkStart w:id="8047" w:name="_Toc149054193"/>
      <w:bookmarkStart w:id="8048" w:name="_Toc149835341"/>
      <w:bookmarkStart w:id="8049" w:name="_Toc147758852"/>
      <w:bookmarkStart w:id="8050" w:name="_Toc149053934"/>
      <w:bookmarkStart w:id="8051" w:name="_Toc149054194"/>
      <w:bookmarkStart w:id="8052" w:name="_Toc149835342"/>
      <w:bookmarkStart w:id="8053" w:name="_Toc147758853"/>
      <w:bookmarkStart w:id="8054" w:name="_Toc149053935"/>
      <w:bookmarkStart w:id="8055" w:name="_Toc149054195"/>
      <w:bookmarkStart w:id="8056" w:name="_Toc149835343"/>
      <w:bookmarkStart w:id="8057" w:name="_Toc147758854"/>
      <w:bookmarkStart w:id="8058" w:name="_Toc149053936"/>
      <w:bookmarkStart w:id="8059" w:name="_Toc149054196"/>
      <w:bookmarkStart w:id="8060" w:name="_Toc149835344"/>
      <w:bookmarkStart w:id="8061" w:name="_Toc147758855"/>
      <w:bookmarkStart w:id="8062" w:name="_Toc149053937"/>
      <w:bookmarkStart w:id="8063" w:name="_Toc149054197"/>
      <w:bookmarkStart w:id="8064" w:name="_Toc149835345"/>
      <w:bookmarkStart w:id="8065" w:name="_Toc147758856"/>
      <w:bookmarkStart w:id="8066" w:name="_Toc149053938"/>
      <w:bookmarkStart w:id="8067" w:name="_Toc149054198"/>
      <w:bookmarkStart w:id="8068" w:name="_Toc149835346"/>
      <w:bookmarkStart w:id="8069" w:name="_Toc147758857"/>
      <w:bookmarkStart w:id="8070" w:name="_Toc149053939"/>
      <w:bookmarkStart w:id="8071" w:name="_Toc149054199"/>
      <w:bookmarkStart w:id="8072" w:name="_Toc149835347"/>
      <w:bookmarkStart w:id="8073" w:name="_Toc147758858"/>
      <w:bookmarkStart w:id="8074" w:name="_Toc149053940"/>
      <w:bookmarkStart w:id="8075" w:name="_Toc149054200"/>
      <w:bookmarkStart w:id="8076" w:name="_Toc149835348"/>
      <w:bookmarkStart w:id="8077" w:name="_Toc147758859"/>
      <w:bookmarkStart w:id="8078" w:name="_Toc149053941"/>
      <w:bookmarkStart w:id="8079" w:name="_Toc149054201"/>
      <w:bookmarkStart w:id="8080" w:name="_Toc149835349"/>
      <w:bookmarkStart w:id="8081" w:name="_Toc147758860"/>
      <w:bookmarkStart w:id="8082" w:name="_Toc149053942"/>
      <w:bookmarkStart w:id="8083" w:name="_Toc149054202"/>
      <w:bookmarkStart w:id="8084" w:name="_Toc149835350"/>
      <w:bookmarkStart w:id="8085" w:name="_Toc147758861"/>
      <w:bookmarkStart w:id="8086" w:name="_Toc149053943"/>
      <w:bookmarkStart w:id="8087" w:name="_Toc149054203"/>
      <w:bookmarkStart w:id="8088" w:name="_Toc149835351"/>
      <w:bookmarkStart w:id="8089" w:name="_Toc147758862"/>
      <w:bookmarkStart w:id="8090" w:name="_Toc149053944"/>
      <w:bookmarkStart w:id="8091" w:name="_Toc149054204"/>
      <w:bookmarkStart w:id="8092" w:name="_Toc149835352"/>
      <w:bookmarkStart w:id="8093" w:name="_Toc147758863"/>
      <w:bookmarkStart w:id="8094" w:name="_Toc149053945"/>
      <w:bookmarkStart w:id="8095" w:name="_Toc149054205"/>
      <w:bookmarkStart w:id="8096" w:name="_Toc149835353"/>
      <w:bookmarkStart w:id="8097" w:name="_Toc147758864"/>
      <w:bookmarkStart w:id="8098" w:name="_Toc149053946"/>
      <w:bookmarkStart w:id="8099" w:name="_Toc149054206"/>
      <w:bookmarkStart w:id="8100" w:name="_Toc149835354"/>
      <w:bookmarkStart w:id="8101" w:name="_Toc147758865"/>
      <w:bookmarkStart w:id="8102" w:name="_Toc149053947"/>
      <w:bookmarkStart w:id="8103" w:name="_Toc149054207"/>
      <w:bookmarkStart w:id="8104" w:name="_Toc149835355"/>
      <w:bookmarkStart w:id="8105" w:name="_Toc147758866"/>
      <w:bookmarkStart w:id="8106" w:name="_Toc149053948"/>
      <w:bookmarkStart w:id="8107" w:name="_Toc149054208"/>
      <w:bookmarkStart w:id="8108" w:name="_Toc149835356"/>
      <w:bookmarkStart w:id="8109" w:name="_Toc147758867"/>
      <w:bookmarkStart w:id="8110" w:name="_Toc149053949"/>
      <w:bookmarkStart w:id="8111" w:name="_Toc149054209"/>
      <w:bookmarkStart w:id="8112" w:name="_Toc149835357"/>
      <w:bookmarkStart w:id="8113" w:name="_Toc147758868"/>
      <w:bookmarkStart w:id="8114" w:name="_Toc149053950"/>
      <w:bookmarkStart w:id="8115" w:name="_Toc149054210"/>
      <w:bookmarkStart w:id="8116" w:name="_Toc149835358"/>
      <w:bookmarkStart w:id="8117" w:name="_Toc147758869"/>
      <w:bookmarkStart w:id="8118" w:name="_Toc149053951"/>
      <w:bookmarkStart w:id="8119" w:name="_Toc149054211"/>
      <w:bookmarkStart w:id="8120" w:name="_Toc149835359"/>
      <w:bookmarkStart w:id="8121" w:name="_Toc147758870"/>
      <w:bookmarkStart w:id="8122" w:name="_Toc149053952"/>
      <w:bookmarkStart w:id="8123" w:name="_Toc149054212"/>
      <w:bookmarkStart w:id="8124" w:name="_Toc149835360"/>
      <w:bookmarkStart w:id="8125" w:name="_Toc147758871"/>
      <w:bookmarkStart w:id="8126" w:name="_Toc149053953"/>
      <w:bookmarkStart w:id="8127" w:name="_Toc149054213"/>
      <w:bookmarkStart w:id="8128" w:name="_Toc149835361"/>
      <w:bookmarkStart w:id="8129" w:name="_Toc147758872"/>
      <w:bookmarkStart w:id="8130" w:name="_Toc149053954"/>
      <w:bookmarkStart w:id="8131" w:name="_Toc149054214"/>
      <w:bookmarkStart w:id="8132" w:name="_Toc149835362"/>
      <w:bookmarkStart w:id="8133" w:name="_Toc147758873"/>
      <w:bookmarkStart w:id="8134" w:name="_Toc149053955"/>
      <w:bookmarkStart w:id="8135" w:name="_Toc149054215"/>
      <w:bookmarkStart w:id="8136" w:name="_Toc149835363"/>
      <w:bookmarkStart w:id="8137" w:name="_Toc147758874"/>
      <w:bookmarkStart w:id="8138" w:name="_Toc149053956"/>
      <w:bookmarkStart w:id="8139" w:name="_Toc149054216"/>
      <w:bookmarkStart w:id="8140" w:name="_Toc149835364"/>
      <w:bookmarkStart w:id="8141" w:name="_Toc147758875"/>
      <w:bookmarkStart w:id="8142" w:name="_Toc149053957"/>
      <w:bookmarkStart w:id="8143" w:name="_Toc149054217"/>
      <w:bookmarkStart w:id="8144" w:name="_Toc149835365"/>
      <w:bookmarkStart w:id="8145" w:name="_Toc147758876"/>
      <w:bookmarkStart w:id="8146" w:name="_Toc149053958"/>
      <w:bookmarkStart w:id="8147" w:name="_Toc149054218"/>
      <w:bookmarkStart w:id="8148" w:name="_Toc149835366"/>
      <w:bookmarkStart w:id="8149" w:name="_Toc147758877"/>
      <w:bookmarkStart w:id="8150" w:name="_Toc149053959"/>
      <w:bookmarkStart w:id="8151" w:name="_Toc149054219"/>
      <w:bookmarkStart w:id="8152" w:name="_Toc149835367"/>
      <w:bookmarkStart w:id="8153" w:name="_Toc147758878"/>
      <w:bookmarkStart w:id="8154" w:name="_Toc149053960"/>
      <w:bookmarkStart w:id="8155" w:name="_Toc149054220"/>
      <w:bookmarkStart w:id="8156" w:name="_Toc149835368"/>
      <w:bookmarkStart w:id="8157" w:name="_Toc147758879"/>
      <w:bookmarkStart w:id="8158" w:name="_Toc149053961"/>
      <w:bookmarkStart w:id="8159" w:name="_Toc149054221"/>
      <w:bookmarkStart w:id="8160" w:name="_Toc149835369"/>
      <w:bookmarkStart w:id="8161" w:name="_Toc147758880"/>
      <w:bookmarkStart w:id="8162" w:name="_Toc149053962"/>
      <w:bookmarkStart w:id="8163" w:name="_Toc149054222"/>
      <w:bookmarkStart w:id="8164" w:name="_Toc149835370"/>
      <w:bookmarkStart w:id="8165" w:name="_Toc147758881"/>
      <w:bookmarkStart w:id="8166" w:name="_Toc149053963"/>
      <w:bookmarkStart w:id="8167" w:name="_Toc149054223"/>
      <w:bookmarkStart w:id="8168" w:name="_Toc149835371"/>
      <w:bookmarkStart w:id="8169" w:name="_Toc147758882"/>
      <w:bookmarkStart w:id="8170" w:name="_Toc149053964"/>
      <w:bookmarkStart w:id="8171" w:name="_Toc149054224"/>
      <w:bookmarkStart w:id="8172" w:name="_Toc149835372"/>
      <w:bookmarkStart w:id="8173" w:name="_Toc147758883"/>
      <w:bookmarkStart w:id="8174" w:name="_Toc149053965"/>
      <w:bookmarkStart w:id="8175" w:name="_Toc149054225"/>
      <w:bookmarkStart w:id="8176" w:name="_Toc149835373"/>
      <w:bookmarkStart w:id="8177" w:name="_Toc147758884"/>
      <w:bookmarkStart w:id="8178" w:name="_Toc149053966"/>
      <w:bookmarkStart w:id="8179" w:name="_Toc149054226"/>
      <w:bookmarkStart w:id="8180" w:name="_Toc149835374"/>
      <w:bookmarkStart w:id="8181" w:name="_Toc147758885"/>
      <w:bookmarkStart w:id="8182" w:name="_Toc149053967"/>
      <w:bookmarkStart w:id="8183" w:name="_Toc149054227"/>
      <w:bookmarkStart w:id="8184" w:name="_Toc149835375"/>
      <w:bookmarkStart w:id="8185" w:name="_Toc147758886"/>
      <w:bookmarkStart w:id="8186" w:name="_Toc149053968"/>
      <w:bookmarkStart w:id="8187" w:name="_Toc149054228"/>
      <w:bookmarkStart w:id="8188" w:name="_Toc149835376"/>
      <w:bookmarkStart w:id="8189" w:name="_Toc147758887"/>
      <w:bookmarkStart w:id="8190" w:name="_Toc149053969"/>
      <w:bookmarkStart w:id="8191" w:name="_Toc149054229"/>
      <w:bookmarkStart w:id="8192" w:name="_Toc149835377"/>
      <w:bookmarkStart w:id="8193" w:name="_Toc147758888"/>
      <w:bookmarkStart w:id="8194" w:name="_Toc149053970"/>
      <w:bookmarkStart w:id="8195" w:name="_Toc149054230"/>
      <w:bookmarkStart w:id="8196" w:name="_Toc149835378"/>
      <w:bookmarkStart w:id="8197" w:name="_Toc147758889"/>
      <w:bookmarkStart w:id="8198" w:name="_Toc149053971"/>
      <w:bookmarkStart w:id="8199" w:name="_Toc149054231"/>
      <w:bookmarkStart w:id="8200" w:name="_Toc149835379"/>
      <w:bookmarkStart w:id="8201" w:name="_Toc147758890"/>
      <w:bookmarkStart w:id="8202" w:name="_Toc149053972"/>
      <w:bookmarkStart w:id="8203" w:name="_Toc149054232"/>
      <w:bookmarkStart w:id="8204" w:name="_Toc149835380"/>
      <w:bookmarkStart w:id="8205" w:name="_Toc147758891"/>
      <w:bookmarkStart w:id="8206" w:name="_Toc149053973"/>
      <w:bookmarkStart w:id="8207" w:name="_Toc149054233"/>
      <w:bookmarkStart w:id="8208" w:name="_Toc149835381"/>
      <w:bookmarkStart w:id="8209" w:name="_Toc147758892"/>
      <w:bookmarkStart w:id="8210" w:name="_Toc149053974"/>
      <w:bookmarkStart w:id="8211" w:name="_Toc149054234"/>
      <w:bookmarkStart w:id="8212" w:name="_Toc149835382"/>
      <w:bookmarkStart w:id="8213" w:name="_Toc147758893"/>
      <w:bookmarkStart w:id="8214" w:name="_Toc149053975"/>
      <w:bookmarkStart w:id="8215" w:name="_Toc149054235"/>
      <w:bookmarkStart w:id="8216" w:name="_Toc149835383"/>
      <w:bookmarkStart w:id="8217" w:name="_Toc147758894"/>
      <w:bookmarkStart w:id="8218" w:name="_Toc149053976"/>
      <w:bookmarkStart w:id="8219" w:name="_Toc149054236"/>
      <w:bookmarkStart w:id="8220" w:name="_Toc149835384"/>
      <w:bookmarkStart w:id="8221" w:name="_Toc147758895"/>
      <w:bookmarkStart w:id="8222" w:name="_Toc149053977"/>
      <w:bookmarkStart w:id="8223" w:name="_Toc149054237"/>
      <w:bookmarkStart w:id="8224" w:name="_Toc149835385"/>
      <w:bookmarkStart w:id="8225" w:name="_Toc147758896"/>
      <w:bookmarkStart w:id="8226" w:name="_Toc149053978"/>
      <w:bookmarkStart w:id="8227" w:name="_Toc149054238"/>
      <w:bookmarkStart w:id="8228" w:name="_Toc149835386"/>
      <w:bookmarkStart w:id="8229" w:name="_Toc147758897"/>
      <w:bookmarkStart w:id="8230" w:name="_Toc149053979"/>
      <w:bookmarkStart w:id="8231" w:name="_Toc149054239"/>
      <w:bookmarkStart w:id="8232" w:name="_Toc149835387"/>
      <w:bookmarkStart w:id="8233" w:name="_Toc147758898"/>
      <w:bookmarkStart w:id="8234" w:name="_Toc149053980"/>
      <w:bookmarkStart w:id="8235" w:name="_Toc149054240"/>
      <w:bookmarkStart w:id="8236" w:name="_Toc149835388"/>
      <w:bookmarkStart w:id="8237" w:name="_Toc147758899"/>
      <w:bookmarkStart w:id="8238" w:name="_Toc149053981"/>
      <w:bookmarkStart w:id="8239" w:name="_Toc149054241"/>
      <w:bookmarkStart w:id="8240" w:name="_Toc149835389"/>
      <w:bookmarkStart w:id="8241" w:name="_Toc147758900"/>
      <w:bookmarkStart w:id="8242" w:name="_Toc149053982"/>
      <w:bookmarkStart w:id="8243" w:name="_Toc149054242"/>
      <w:bookmarkStart w:id="8244" w:name="_Toc149835390"/>
      <w:bookmarkStart w:id="8245" w:name="_Toc147758901"/>
      <w:bookmarkStart w:id="8246" w:name="_Toc149053983"/>
      <w:bookmarkStart w:id="8247" w:name="_Toc149054243"/>
      <w:bookmarkStart w:id="8248" w:name="_Toc149835391"/>
      <w:bookmarkStart w:id="8249" w:name="_Toc147758902"/>
      <w:bookmarkStart w:id="8250" w:name="_Toc149053984"/>
      <w:bookmarkStart w:id="8251" w:name="_Toc149054244"/>
      <w:bookmarkStart w:id="8252" w:name="_Toc149835392"/>
      <w:bookmarkStart w:id="8253" w:name="_Toc147758903"/>
      <w:bookmarkStart w:id="8254" w:name="_Toc149053985"/>
      <w:bookmarkStart w:id="8255" w:name="_Toc149054245"/>
      <w:bookmarkStart w:id="8256" w:name="_Toc149835393"/>
      <w:bookmarkStart w:id="8257" w:name="_Toc147758904"/>
      <w:bookmarkStart w:id="8258" w:name="_Toc149053986"/>
      <w:bookmarkStart w:id="8259" w:name="_Toc149054246"/>
      <w:bookmarkStart w:id="8260" w:name="_Toc149835394"/>
      <w:bookmarkStart w:id="8261" w:name="_Toc147758905"/>
      <w:bookmarkStart w:id="8262" w:name="_Toc149053987"/>
      <w:bookmarkStart w:id="8263" w:name="_Toc149054247"/>
      <w:bookmarkStart w:id="8264" w:name="_Toc149835395"/>
      <w:bookmarkStart w:id="8265" w:name="_Toc147758906"/>
      <w:bookmarkStart w:id="8266" w:name="_Toc149053988"/>
      <w:bookmarkStart w:id="8267" w:name="_Toc149054248"/>
      <w:bookmarkStart w:id="8268" w:name="_Toc149835396"/>
      <w:bookmarkStart w:id="8269" w:name="_Toc147758907"/>
      <w:bookmarkStart w:id="8270" w:name="_Toc149053989"/>
      <w:bookmarkStart w:id="8271" w:name="_Toc149054249"/>
      <w:bookmarkStart w:id="8272" w:name="_Toc149835397"/>
      <w:bookmarkStart w:id="8273" w:name="_Toc147758908"/>
      <w:bookmarkStart w:id="8274" w:name="_Toc149053990"/>
      <w:bookmarkStart w:id="8275" w:name="_Toc149054250"/>
      <w:bookmarkStart w:id="8276" w:name="_Toc149835398"/>
      <w:bookmarkStart w:id="8277" w:name="_Toc147758909"/>
      <w:bookmarkStart w:id="8278" w:name="_Toc149053991"/>
      <w:bookmarkStart w:id="8279" w:name="_Toc149054251"/>
      <w:bookmarkStart w:id="8280" w:name="_Toc149835399"/>
      <w:bookmarkStart w:id="8281" w:name="_Toc147758910"/>
      <w:bookmarkStart w:id="8282" w:name="_Toc149053992"/>
      <w:bookmarkStart w:id="8283" w:name="_Toc149054252"/>
      <w:bookmarkStart w:id="8284" w:name="_Toc149835400"/>
      <w:bookmarkStart w:id="8285" w:name="_Toc147758911"/>
      <w:bookmarkStart w:id="8286" w:name="_Toc149053993"/>
      <w:bookmarkStart w:id="8287" w:name="_Toc149054253"/>
      <w:bookmarkStart w:id="8288" w:name="_Toc149835401"/>
      <w:bookmarkStart w:id="8289" w:name="_Toc147758912"/>
      <w:bookmarkStart w:id="8290" w:name="_Toc149053994"/>
      <w:bookmarkStart w:id="8291" w:name="_Toc149054254"/>
      <w:bookmarkStart w:id="8292" w:name="_Toc149835402"/>
      <w:bookmarkStart w:id="8293" w:name="_Toc147758913"/>
      <w:bookmarkStart w:id="8294" w:name="_Toc149053995"/>
      <w:bookmarkStart w:id="8295" w:name="_Toc149054255"/>
      <w:bookmarkStart w:id="8296" w:name="_Toc149835403"/>
      <w:bookmarkStart w:id="8297" w:name="_Toc147758914"/>
      <w:bookmarkStart w:id="8298" w:name="_Toc149053996"/>
      <w:bookmarkStart w:id="8299" w:name="_Toc149054256"/>
      <w:bookmarkStart w:id="8300" w:name="_Toc149835404"/>
      <w:bookmarkStart w:id="8301" w:name="_Toc147758915"/>
      <w:bookmarkStart w:id="8302" w:name="_Toc149053997"/>
      <w:bookmarkStart w:id="8303" w:name="_Toc149054257"/>
      <w:bookmarkStart w:id="8304" w:name="_Toc149835405"/>
      <w:bookmarkStart w:id="8305" w:name="_Toc147758916"/>
      <w:bookmarkStart w:id="8306" w:name="_Toc149053998"/>
      <w:bookmarkStart w:id="8307" w:name="_Toc149054258"/>
      <w:bookmarkStart w:id="8308" w:name="_Toc149835406"/>
      <w:bookmarkStart w:id="8309" w:name="_Toc147758917"/>
      <w:bookmarkStart w:id="8310" w:name="_Toc149053999"/>
      <w:bookmarkStart w:id="8311" w:name="_Toc149054259"/>
      <w:bookmarkStart w:id="8312" w:name="_Toc149835407"/>
      <w:bookmarkStart w:id="8313" w:name="_Toc147758918"/>
      <w:bookmarkStart w:id="8314" w:name="_Toc149054000"/>
      <w:bookmarkStart w:id="8315" w:name="_Toc149054260"/>
      <w:bookmarkStart w:id="8316" w:name="_Toc149835408"/>
      <w:bookmarkStart w:id="8317" w:name="_Toc147758919"/>
      <w:bookmarkStart w:id="8318" w:name="_Toc149054001"/>
      <w:bookmarkStart w:id="8319" w:name="_Toc149054261"/>
      <w:bookmarkStart w:id="8320" w:name="_Toc149835409"/>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2"/>
      <w:del w:id="8321" w:author="An Tran, ACA (BUV)" w:date="2024-09-12T11:03:00Z" w16du:dateUtc="2024-09-12T04:03:00Z">
        <w:r w:rsidRPr="004373E8" w:rsidDel="005F5D10">
          <w:rPr>
            <w:rFonts w:cs="Arial"/>
            <w:szCs w:val="22"/>
            <w:lang w:val="vi-VN"/>
          </w:rPr>
          <w:delText xml:space="preserve">Where can I get the information about the internships, extra-curricular activities, short courses that BUV is offering? / </w:delText>
        </w:r>
        <w:r w:rsidRPr="004373E8" w:rsidDel="005F5D10">
          <w:rPr>
            <w:rFonts w:cs="Arial"/>
            <w:i/>
            <w:iCs/>
            <w:szCs w:val="22"/>
            <w:lang w:val="vi-VN"/>
          </w:rPr>
          <w:delText>Chúng tôi có th</w:delText>
        </w:r>
        <w:r w:rsidRPr="004373E8" w:rsidDel="005F5D10">
          <w:rPr>
            <w:rFonts w:cs="Calibri"/>
            <w:i/>
            <w:iCs/>
            <w:szCs w:val="22"/>
            <w:lang w:val="vi-VN"/>
          </w:rPr>
          <w:delText>ể</w:delText>
        </w:r>
        <w:r w:rsidRPr="004373E8" w:rsidDel="005F5D10">
          <w:rPr>
            <w:rFonts w:cs="Arial"/>
            <w:i/>
            <w:iCs/>
            <w:szCs w:val="22"/>
            <w:lang w:val="vi-VN"/>
          </w:rPr>
          <w:delText xml:space="preserve"> c</w:delText>
        </w:r>
        <w:r w:rsidRPr="004373E8" w:rsidDel="005F5D10">
          <w:rPr>
            <w:rFonts w:cs="Calibri"/>
            <w:i/>
            <w:iCs/>
            <w:szCs w:val="22"/>
            <w:lang w:val="vi-VN"/>
          </w:rPr>
          <w:delText>ậ</w:delText>
        </w:r>
        <w:r w:rsidRPr="004373E8" w:rsidDel="005F5D10">
          <w:rPr>
            <w:rFonts w:cs="Arial"/>
            <w:i/>
            <w:iCs/>
            <w:szCs w:val="22"/>
            <w:lang w:val="vi-VN"/>
          </w:rPr>
          <w:delText>p nh</w:delText>
        </w:r>
        <w:r w:rsidRPr="004373E8" w:rsidDel="005F5D10">
          <w:rPr>
            <w:rFonts w:cs="Calibri"/>
            <w:i/>
            <w:iCs/>
            <w:szCs w:val="22"/>
            <w:lang w:val="vi-VN"/>
          </w:rPr>
          <w:delText>ậ</w:delText>
        </w:r>
        <w:r w:rsidRPr="004373E8" w:rsidDel="005F5D10">
          <w:rPr>
            <w:rFonts w:cs="Arial"/>
            <w:i/>
            <w:iCs/>
            <w:szCs w:val="22"/>
            <w:lang w:val="vi-VN"/>
          </w:rPr>
          <w:delText>t các thông tin v</w:delText>
        </w:r>
        <w:r w:rsidRPr="004373E8" w:rsidDel="005F5D10">
          <w:rPr>
            <w:rFonts w:cs="Calibri"/>
            <w:i/>
            <w:iCs/>
            <w:szCs w:val="22"/>
            <w:lang w:val="vi-VN"/>
          </w:rPr>
          <w:delText>ề</w:delText>
        </w:r>
        <w:r w:rsidRPr="004373E8" w:rsidDel="005F5D10">
          <w:rPr>
            <w:rFonts w:cs="Arial"/>
            <w:i/>
            <w:iCs/>
            <w:szCs w:val="22"/>
            <w:lang w:val="vi-VN"/>
          </w:rPr>
          <w:delText xml:space="preserve"> c</w:delText>
        </w:r>
        <w:r w:rsidRPr="004373E8" w:rsidDel="005F5D10">
          <w:rPr>
            <w:rFonts w:cs="Calibri"/>
            <w:i/>
            <w:iCs/>
            <w:szCs w:val="22"/>
            <w:lang w:val="vi-VN"/>
          </w:rPr>
          <w:delText>ơ</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ng ngo</w:delText>
        </w:r>
        <w:r w:rsidRPr="004373E8" w:rsidDel="005F5D10">
          <w:rPr>
            <w:rFonts w:cs="Calibri"/>
            <w:i/>
            <w:iCs/>
            <w:szCs w:val="22"/>
            <w:lang w:val="vi-VN"/>
          </w:rPr>
          <w:delText>ạ</w:delText>
        </w:r>
        <w:r w:rsidRPr="004373E8" w:rsidDel="005F5D10">
          <w:rPr>
            <w:rFonts w:cs="Arial"/>
            <w:i/>
            <w:iCs/>
            <w:szCs w:val="22"/>
            <w:lang w:val="vi-VN"/>
          </w:rPr>
          <w:delText>i khóa và các khóa h</w:delText>
        </w:r>
        <w:r w:rsidRPr="004373E8" w:rsidDel="005F5D10">
          <w:rPr>
            <w:rFonts w:cs="Calibri"/>
            <w:i/>
            <w:iCs/>
            <w:szCs w:val="22"/>
            <w:lang w:val="vi-VN"/>
          </w:rPr>
          <w:delText>ọ</w:delText>
        </w:r>
        <w:r w:rsidRPr="004373E8" w:rsidDel="005F5D10">
          <w:rPr>
            <w:rFonts w:cs="Arial"/>
            <w:i/>
            <w:iCs/>
            <w:szCs w:val="22"/>
            <w:lang w:val="vi-VN"/>
          </w:rPr>
          <w:delText>c ng</w:delText>
        </w:r>
        <w:r w:rsidRPr="004373E8" w:rsidDel="005F5D10">
          <w:rPr>
            <w:rFonts w:cs="Calibri"/>
            <w:i/>
            <w:iCs/>
            <w:szCs w:val="22"/>
            <w:lang w:val="vi-VN"/>
          </w:rPr>
          <w:delText>ắ</w:delText>
        </w:r>
        <w:r w:rsidRPr="004373E8" w:rsidDel="005F5D10">
          <w:rPr>
            <w:rFonts w:cs="Arial"/>
            <w:i/>
            <w:iCs/>
            <w:szCs w:val="22"/>
            <w:lang w:val="vi-VN"/>
          </w:rPr>
          <w:delText>n h</w:delText>
        </w:r>
        <w:r w:rsidRPr="004373E8" w:rsidDel="005F5D10">
          <w:rPr>
            <w:rFonts w:cs="Calibri"/>
            <w:i/>
            <w:iCs/>
            <w:szCs w:val="22"/>
            <w:lang w:val="vi-VN"/>
          </w:rPr>
          <w:delText>ạ</w:delText>
        </w:r>
        <w:r w:rsidRPr="004373E8" w:rsidDel="005F5D10">
          <w:rPr>
            <w:rFonts w:cs="Arial"/>
            <w:i/>
            <w:iCs/>
            <w:szCs w:val="22"/>
            <w:lang w:val="vi-VN"/>
          </w:rPr>
          <w:delText xml:space="preserve">n BUV </w:delText>
        </w:r>
        <w:r w:rsidRPr="004373E8" w:rsidDel="005F5D10">
          <w:rPr>
            <w:rFonts w:cs="Calibri"/>
            <w:i/>
            <w:iCs/>
            <w:szCs w:val="22"/>
            <w:lang w:val="vi-VN"/>
          </w:rPr>
          <w:delText>đ</w:delText>
        </w:r>
        <w:r w:rsidRPr="004373E8" w:rsidDel="005F5D10">
          <w:rPr>
            <w:rFonts w:cs="Arial"/>
            <w:i/>
            <w:iCs/>
            <w:szCs w:val="22"/>
            <w:lang w:val="vi-VN"/>
          </w:rPr>
          <w:delText>ang cung c</w:delText>
        </w:r>
        <w:r w:rsidRPr="004373E8" w:rsidDel="005F5D10">
          <w:rPr>
            <w:rFonts w:cs="Calibri"/>
            <w:i/>
            <w:iCs/>
            <w:szCs w:val="22"/>
            <w:lang w:val="vi-VN"/>
          </w:rPr>
          <w:delText>ấ</w:delText>
        </w:r>
        <w:r w:rsidRPr="004373E8" w:rsidDel="005F5D10">
          <w:rPr>
            <w:rFonts w:cs="Arial"/>
            <w:i/>
            <w:iCs/>
            <w:szCs w:val="22"/>
            <w:lang w:val="vi-VN"/>
          </w:rPr>
          <w:delText xml:space="preserve">p </w:delText>
        </w:r>
        <w:r w:rsidRPr="004373E8" w:rsidDel="005F5D10">
          <w:rPr>
            <w:rFonts w:cs="Calibri"/>
            <w:i/>
            <w:iCs/>
            <w:szCs w:val="22"/>
            <w:lang w:val="vi-VN"/>
          </w:rPr>
          <w:delText>ở</w:delText>
        </w:r>
        <w:r w:rsidRPr="004373E8" w:rsidDel="005F5D10">
          <w:rPr>
            <w:rFonts w:cs="Arial"/>
            <w:i/>
            <w:iCs/>
            <w:szCs w:val="22"/>
            <w:lang w:val="vi-VN"/>
          </w:rPr>
          <w:delText xml:space="preserve"> </w:delText>
        </w:r>
        <w:r w:rsidRPr="004373E8" w:rsidDel="005F5D10">
          <w:rPr>
            <w:rFonts w:cs="Calibri"/>
            <w:i/>
            <w:iCs/>
            <w:szCs w:val="22"/>
            <w:lang w:val="vi-VN"/>
          </w:rPr>
          <w:delText>đ</w:delText>
        </w:r>
        <w:r w:rsidRPr="004373E8" w:rsidDel="005F5D10">
          <w:rPr>
            <w:rFonts w:cs="Avenir LT Std 35 Light"/>
            <w:i/>
            <w:iCs/>
            <w:szCs w:val="22"/>
            <w:lang w:val="vi-VN"/>
          </w:rPr>
          <w:delText>â</w:delText>
        </w:r>
        <w:r w:rsidRPr="004373E8" w:rsidDel="005F5D10">
          <w:rPr>
            <w:rFonts w:cs="Arial"/>
            <w:i/>
            <w:iCs/>
            <w:szCs w:val="22"/>
            <w:lang w:val="vi-VN"/>
          </w:rPr>
          <w:delText>u?</w:delText>
        </w:r>
      </w:del>
    </w:p>
    <w:p w14:paraId="64F652DB" w14:textId="082322CC"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322" w:author="An Tran, ACA (BUV)" w:date="2024-09-12T11:03:00Z" w16du:dateUtc="2024-09-12T04:03:00Z"/>
          <w:rFonts w:cs="Arial"/>
          <w:b w:val="0"/>
          <w:bCs/>
          <w:szCs w:val="22"/>
          <w:u w:val="single"/>
          <w:lang w:val="vi-VN"/>
        </w:rPr>
      </w:pPr>
      <w:del w:id="8323"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1A6F8641" w14:textId="4AFB541C"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24" w:author="An Tran, ACA (BUV)" w:date="2024-09-12T11:03:00Z" w16du:dateUtc="2024-09-12T04:03:00Z"/>
          <w:rFonts w:cs="Arial"/>
          <w:szCs w:val="22"/>
        </w:rPr>
      </w:pPr>
      <w:del w:id="8325" w:author="An Tran, ACA (BUV)" w:date="2024-09-12T11:03:00Z" w16du:dateUtc="2024-09-12T04:03:00Z">
        <w:r w:rsidRPr="691BD53B" w:rsidDel="005F5D10">
          <w:rPr>
            <w:rFonts w:cs="Arial"/>
            <w:szCs w:val="22"/>
          </w:rPr>
          <w:delText xml:space="preserve">All information about internships and activities offered at BUV </w:delText>
        </w:r>
        <w:r w:rsidR="14857C40" w:rsidRPr="691BD53B" w:rsidDel="005F5D10">
          <w:rPr>
            <w:rFonts w:cs="Arial"/>
            <w:szCs w:val="22"/>
          </w:rPr>
          <w:delText>is</w:delText>
        </w:r>
        <w:r w:rsidRPr="691BD53B" w:rsidDel="005F5D10">
          <w:rPr>
            <w:rFonts w:cs="Arial"/>
            <w:szCs w:val="22"/>
          </w:rPr>
          <w:delTex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delText>
        </w:r>
      </w:del>
    </w:p>
    <w:p w14:paraId="437E2BFA" w14:textId="199FDAA9" w:rsidR="00C1363F" w:rsidDel="005F5D10" w:rsidRDefault="00C1363F" w:rsidP="005F5D10">
      <w:pPr>
        <w:pStyle w:val="Question"/>
        <w:numPr>
          <w:ilvl w:val="0"/>
          <w:numId w:val="7"/>
        </w:numPr>
        <w:tabs>
          <w:tab w:val="left" w:pos="630"/>
          <w:tab w:val="left" w:pos="990"/>
        </w:tabs>
        <w:spacing w:before="100" w:line="400" w:lineRule="exact"/>
        <w:ind w:left="0" w:firstLine="720"/>
        <w:rPr>
          <w:del w:id="8326" w:author="An Tran, ACA (BUV)" w:date="2024-09-12T11:03:00Z" w16du:dateUtc="2024-09-12T04:03:00Z"/>
          <w:rStyle w:val="Hyperlink"/>
          <w:rFonts w:cs="Arial"/>
          <w:szCs w:val="22"/>
        </w:rPr>
      </w:pPr>
      <w:del w:id="8327" w:author="An Tran, ACA (BUV)" w:date="2024-09-12T11:03:00Z" w16du:dateUtc="2024-09-12T04:03:00Z">
        <w:r w:rsidRPr="002D5ADD" w:rsidDel="005F5D10">
          <w:rPr>
            <w:rFonts w:cs="Arial"/>
            <w:szCs w:val="22"/>
          </w:rPr>
          <w:delText xml:space="preserve">BUV Career Services: </w:delText>
        </w:r>
        <w:r w:rsidR="005F5D10" w:rsidDel="005F5D10">
          <w:fldChar w:fldCharType="begin"/>
        </w:r>
        <w:r w:rsidR="005F5D10" w:rsidDel="005F5D10">
          <w:delInstrText>HYPERLINK "https://www.facebook.com/buvcareer"</w:delInstrText>
        </w:r>
        <w:r w:rsidR="005F5D10" w:rsidDel="005F5D10">
          <w:fldChar w:fldCharType="separate"/>
        </w:r>
        <w:r w:rsidRPr="002D5ADD" w:rsidDel="005F5D10">
          <w:rPr>
            <w:rStyle w:val="Hyperlink"/>
            <w:rFonts w:cs="Arial"/>
            <w:szCs w:val="22"/>
          </w:rPr>
          <w:delText>https://www.facebook.com/buvcareer</w:delText>
        </w:r>
        <w:r w:rsidR="005F5D10" w:rsidDel="005F5D10">
          <w:rPr>
            <w:rStyle w:val="Hyperlink"/>
            <w:rFonts w:cs="Arial"/>
            <w:b w:val="0"/>
            <w:szCs w:val="22"/>
          </w:rPr>
          <w:fldChar w:fldCharType="end"/>
        </w:r>
      </w:del>
    </w:p>
    <w:p w14:paraId="5A69F0C8" w14:textId="5C160307" w:rsidR="00C1363F" w:rsidRPr="006D0122" w:rsidDel="005F5D10" w:rsidRDefault="00C1363F" w:rsidP="005F5D10">
      <w:pPr>
        <w:pStyle w:val="Question"/>
        <w:numPr>
          <w:ilvl w:val="0"/>
          <w:numId w:val="7"/>
        </w:numPr>
        <w:tabs>
          <w:tab w:val="left" w:pos="630"/>
          <w:tab w:val="left" w:pos="990"/>
        </w:tabs>
        <w:spacing w:before="100" w:line="400" w:lineRule="exact"/>
        <w:ind w:left="0" w:firstLine="720"/>
        <w:rPr>
          <w:del w:id="8328" w:author="An Tran, ACA (BUV)" w:date="2024-09-12T11:03:00Z" w16du:dateUtc="2024-09-12T04:03:00Z"/>
          <w:rStyle w:val="Hyperlink"/>
          <w:rFonts w:cs="Arial"/>
          <w:szCs w:val="22"/>
        </w:rPr>
      </w:pPr>
      <w:bookmarkStart w:id="8329" w:name="_Hlk171284251"/>
      <w:del w:id="8330" w:author="An Tran, ACA (BUV)" w:date="2024-09-12T11:03:00Z" w16du:dateUtc="2024-09-12T04:03:00Z">
        <w:r w:rsidRPr="006D0122" w:rsidDel="005F5D10">
          <w:rPr>
            <w:rFonts w:cs="Arial"/>
            <w:szCs w:val="22"/>
          </w:rPr>
          <w:delText>BUV Career Center Platform:</w:delText>
        </w:r>
        <w:r w:rsidRPr="006D0122" w:rsidDel="005F5D10">
          <w:rPr>
            <w:rFonts w:cs="Arial"/>
            <w:i/>
            <w:iCs/>
            <w:szCs w:val="22"/>
          </w:rPr>
          <w:delText xml:space="preserve"> </w:delText>
        </w:r>
        <w:r w:rsidR="005F5D10" w:rsidDel="005F5D10">
          <w:fldChar w:fldCharType="begin"/>
        </w:r>
        <w:r w:rsidR="005F5D10" w:rsidDel="005F5D10">
          <w:delInstrText>HYPERLINK "https://student.buv.edu.vn/"</w:delInstrText>
        </w:r>
        <w:r w:rsidR="005F5D10" w:rsidDel="005F5D10">
          <w:fldChar w:fldCharType="separate"/>
        </w:r>
        <w:r w:rsidR="005F5D10" w:rsidDel="005F5D10">
          <w:fldChar w:fldCharType="begin"/>
        </w:r>
        <w:r w:rsidR="005F5D10" w:rsidDel="005F5D10">
          <w:delInstrText>HYPERLINK "https://buv.careercentre.me/welcome/British-University-Vietnam"</w:delInstrText>
        </w:r>
        <w:r w:rsidR="005F5D10" w:rsidDel="005F5D10">
          <w:fldChar w:fldCharType="separate"/>
        </w:r>
        <w:r w:rsidRPr="006D0122" w:rsidDel="005F5D10">
          <w:rPr>
            <w:rStyle w:val="Hyperlink"/>
            <w:rFonts w:cs="Arial"/>
            <w:szCs w:val="22"/>
          </w:rPr>
          <w:delText>https://buv.careercentre.me/welcome/British-University-Vietnam</w:delText>
        </w:r>
        <w:r w:rsidR="005F5D10" w:rsidDel="005F5D10">
          <w:rPr>
            <w:rStyle w:val="Hyperlink"/>
            <w:rFonts w:cs="Arial"/>
            <w:b w:val="0"/>
            <w:szCs w:val="22"/>
          </w:rPr>
          <w:fldChar w:fldCharType="end"/>
        </w:r>
        <w:r w:rsidRPr="006D0122" w:rsidDel="005F5D10">
          <w:rPr>
            <w:rStyle w:val="Hyperlink"/>
            <w:rFonts w:cs="Arial"/>
            <w:i/>
            <w:iCs/>
            <w:szCs w:val="22"/>
          </w:rPr>
          <w:delText>/</w:delText>
        </w:r>
        <w:r w:rsidR="005F5D10" w:rsidDel="005F5D10">
          <w:rPr>
            <w:rStyle w:val="Hyperlink"/>
            <w:rFonts w:cs="Arial"/>
            <w:b w:val="0"/>
            <w:i/>
            <w:iCs/>
            <w:szCs w:val="22"/>
          </w:rPr>
          <w:fldChar w:fldCharType="end"/>
        </w:r>
      </w:del>
    </w:p>
    <w:bookmarkEnd w:id="8329"/>
    <w:p w14:paraId="2D471621" w14:textId="07BE2997"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31" w:author="An Tran, ACA (BUV)" w:date="2024-09-12T11:03:00Z" w16du:dateUtc="2024-09-12T04:03:00Z"/>
          <w:rFonts w:cs="Arial"/>
          <w:szCs w:val="22"/>
        </w:rPr>
      </w:pPr>
      <w:del w:id="8332" w:author="An Tran, ACA (BUV)" w:date="2024-09-12T11:03:00Z" w16du:dateUtc="2024-09-12T04:03:00Z">
        <w:r w:rsidRPr="002D5ADD" w:rsidDel="005F5D10">
          <w:rPr>
            <w:rFonts w:cs="Arial"/>
            <w:szCs w:val="22"/>
          </w:rPr>
          <w:delText xml:space="preserve">BUV Student Community: </w:delText>
        </w:r>
        <w:r w:rsidR="005F5D10" w:rsidDel="005F5D10">
          <w:fldChar w:fldCharType="begin"/>
        </w:r>
        <w:r w:rsidR="005F5D10" w:rsidDel="005F5D10">
          <w:delInstrText>HYPERLINK "https://www.facebook.com/buvstudentcommunity"</w:delInstrText>
        </w:r>
        <w:r w:rsidR="005F5D10" w:rsidDel="005F5D10">
          <w:fldChar w:fldCharType="separate"/>
        </w:r>
        <w:r w:rsidRPr="002D5ADD" w:rsidDel="005F5D10">
          <w:rPr>
            <w:rStyle w:val="Hyperlink"/>
            <w:rFonts w:cs="Arial"/>
            <w:szCs w:val="22"/>
          </w:rPr>
          <w:delText>https://www.facebook.com/buvstudentcommunity</w:delText>
        </w:r>
        <w:r w:rsidR="005F5D10" w:rsidDel="005F5D10">
          <w:rPr>
            <w:rStyle w:val="Hyperlink"/>
            <w:rFonts w:cs="Arial"/>
            <w:b w:val="0"/>
            <w:szCs w:val="22"/>
          </w:rPr>
          <w:fldChar w:fldCharType="end"/>
        </w:r>
        <w:r w:rsidRPr="002D5ADD" w:rsidDel="005F5D10">
          <w:rPr>
            <w:rFonts w:cs="Arial"/>
            <w:szCs w:val="22"/>
          </w:rPr>
          <w:delText xml:space="preserve"> </w:delText>
        </w:r>
      </w:del>
    </w:p>
    <w:p w14:paraId="1B28B1EE" w14:textId="07560A9B"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33" w:author="An Tran, ACA (BUV)" w:date="2024-09-12T11:03:00Z" w16du:dateUtc="2024-09-12T04:03:00Z"/>
          <w:rFonts w:cs="Arial"/>
          <w:szCs w:val="22"/>
        </w:rPr>
      </w:pPr>
      <w:del w:id="8334" w:author="An Tran, ACA (BUV)" w:date="2024-09-12T11:03:00Z" w16du:dateUtc="2024-09-12T04:03:00Z">
        <w:r w:rsidRPr="002D5ADD" w:rsidDel="005F5D10">
          <w:rPr>
            <w:rFonts w:cs="Arial"/>
            <w:szCs w:val="22"/>
          </w:rPr>
          <w:delText xml:space="preserve">BUV Student Life: </w:delText>
        </w:r>
        <w:r w:rsidR="005F5D10" w:rsidDel="005F5D10">
          <w:fldChar w:fldCharType="begin"/>
        </w:r>
        <w:r w:rsidR="005F5D10" w:rsidDel="005F5D10">
          <w:delInstrText>HYPERLINK "https://www.facebook.com/buvstudentlife"</w:delInstrText>
        </w:r>
        <w:r w:rsidR="005F5D10" w:rsidDel="005F5D10">
          <w:fldChar w:fldCharType="separate"/>
        </w:r>
        <w:r w:rsidRPr="002D5ADD" w:rsidDel="005F5D10">
          <w:rPr>
            <w:rStyle w:val="Hyperlink"/>
            <w:rFonts w:cs="Arial"/>
            <w:szCs w:val="22"/>
          </w:rPr>
          <w:delText>https://www.facebook.com/buvstudentlife</w:delText>
        </w:r>
        <w:r w:rsidR="005F5D10" w:rsidDel="005F5D10">
          <w:rPr>
            <w:rStyle w:val="Hyperlink"/>
            <w:rFonts w:cs="Arial"/>
            <w:b w:val="0"/>
            <w:szCs w:val="22"/>
          </w:rPr>
          <w:fldChar w:fldCharType="end"/>
        </w:r>
        <w:r w:rsidRPr="002D5ADD" w:rsidDel="005F5D10">
          <w:rPr>
            <w:rFonts w:cs="Arial"/>
            <w:szCs w:val="22"/>
          </w:rPr>
          <w:delText xml:space="preserve"> </w:delText>
        </w:r>
      </w:del>
    </w:p>
    <w:p w14:paraId="033EA4F2" w14:textId="6689CE0D"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35" w:author="An Tran, ACA (BUV)" w:date="2024-09-12T11:03:00Z" w16du:dateUtc="2024-09-12T04:03:00Z"/>
          <w:rFonts w:cs="Arial"/>
          <w:szCs w:val="22"/>
        </w:rPr>
      </w:pPr>
      <w:del w:id="8336" w:author="An Tran, ACA (BUV)" w:date="2024-09-12T11:03:00Z" w16du:dateUtc="2024-09-12T04:03:00Z">
        <w:r w:rsidRPr="002D5ADD" w:rsidDel="005F5D10">
          <w:rPr>
            <w:rFonts w:cs="Arial"/>
            <w:szCs w:val="22"/>
          </w:rPr>
          <w:delText xml:space="preserve">BUV Student Wellbeing: </w:delText>
        </w:r>
        <w:r w:rsidR="005F5D10" w:rsidDel="005F5D10">
          <w:fldChar w:fldCharType="begin"/>
        </w:r>
        <w:r w:rsidR="005F5D10" w:rsidDel="005F5D10">
          <w:delInstrText>HYPERLINK "https://www.facebook.com/BUVstudentWELLBEING"</w:delInstrText>
        </w:r>
        <w:r w:rsidR="005F5D10" w:rsidDel="005F5D10">
          <w:fldChar w:fldCharType="separate"/>
        </w:r>
        <w:r w:rsidRPr="002D5ADD" w:rsidDel="005F5D10">
          <w:rPr>
            <w:rStyle w:val="Hyperlink"/>
            <w:rFonts w:cs="Arial"/>
            <w:szCs w:val="22"/>
          </w:rPr>
          <w:delText>https://www.facebook.com/BUVstudentWELLBEING</w:delText>
        </w:r>
        <w:r w:rsidR="005F5D10" w:rsidDel="005F5D10">
          <w:rPr>
            <w:rStyle w:val="Hyperlink"/>
            <w:rFonts w:cs="Arial"/>
            <w:b w:val="0"/>
            <w:szCs w:val="22"/>
          </w:rPr>
          <w:fldChar w:fldCharType="end"/>
        </w:r>
      </w:del>
    </w:p>
    <w:p w14:paraId="154A9535" w14:textId="453BA03F"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37" w:author="An Tran, ACA (BUV)" w:date="2024-09-12T11:03:00Z" w16du:dateUtc="2024-09-12T04:03:00Z"/>
          <w:rFonts w:cs="Arial"/>
          <w:szCs w:val="22"/>
        </w:rPr>
      </w:pPr>
      <w:del w:id="8338" w:author="An Tran, ACA (BUV)" w:date="2024-09-12T11:03:00Z" w16du:dateUtc="2024-09-12T04:03:00Z">
        <w:r w:rsidRPr="002D5ADD" w:rsidDel="005F5D10">
          <w:rPr>
            <w:rFonts w:cs="Arial"/>
            <w:szCs w:val="22"/>
          </w:rPr>
          <w:delText xml:space="preserve">Every month, the Student Engagement Department also sends out a newsletter to keep parents updated </w:delText>
        </w:r>
        <w:r w:rsidR="005358E3" w:rsidRPr="002D5ADD" w:rsidDel="005F5D10">
          <w:rPr>
            <w:rFonts w:cs="Arial"/>
            <w:szCs w:val="22"/>
          </w:rPr>
          <w:delText>on</w:delText>
        </w:r>
        <w:r w:rsidRPr="002D5ADD" w:rsidDel="005F5D10">
          <w:rPr>
            <w:rFonts w:cs="Arial"/>
            <w:szCs w:val="22"/>
          </w:rPr>
          <w:delText xml:space="preserve"> what is happening at BUV and important information. If parents would like to be included in the monthly newsletter updates, please make sure you provide us with your email address to Student Information Office at </w:delText>
        </w:r>
        <w:r w:rsidR="005F5D10" w:rsidDel="005F5D10">
          <w:fldChar w:fldCharType="begin"/>
        </w:r>
        <w:r w:rsidR="005F5D10" w:rsidDel="005F5D10">
          <w:delInstrText>HYPERLINK "mailto:studentservice@buv.edu.vn"</w:delInstrText>
        </w:r>
        <w:r w:rsidR="005F5D10" w:rsidDel="005F5D10">
          <w:fldChar w:fldCharType="separate"/>
        </w:r>
        <w:r w:rsidRPr="002D5ADD" w:rsidDel="005F5D10">
          <w:rPr>
            <w:rStyle w:val="Hyperlink"/>
            <w:rFonts w:cs="Arial"/>
            <w:szCs w:val="22"/>
          </w:rPr>
          <w:delText>studentservice@buv.edu.vn</w:delText>
        </w:r>
        <w:r w:rsidR="005F5D10" w:rsidDel="005F5D10">
          <w:rPr>
            <w:rStyle w:val="Hyperlink"/>
            <w:rFonts w:cs="Arial"/>
            <w:b w:val="0"/>
            <w:szCs w:val="22"/>
          </w:rPr>
          <w:fldChar w:fldCharType="end"/>
        </w:r>
        <w:r w:rsidRPr="002D5ADD" w:rsidDel="005F5D10">
          <w:rPr>
            <w:rFonts w:cs="Arial"/>
            <w:szCs w:val="22"/>
          </w:rPr>
          <w:delText xml:space="preserve"> to receive our updates and other information.</w:delText>
        </w:r>
      </w:del>
    </w:p>
    <w:p w14:paraId="694ADC0F" w14:textId="64DAC212"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39" w:author="An Tran, ACA (BUV)" w:date="2024-09-12T11:03:00Z" w16du:dateUtc="2024-09-12T04:03:00Z"/>
          <w:rFonts w:cs="Arial"/>
          <w:szCs w:val="22"/>
        </w:rPr>
      </w:pPr>
      <w:del w:id="8340" w:author="An Tran, ACA (BUV)" w:date="2024-09-12T11:03:00Z" w16du:dateUtc="2024-09-12T04:03:00Z">
        <w:r w:rsidRPr="002D5ADD" w:rsidDel="005F5D10">
          <w:rPr>
            <w:rFonts w:cs="Arial"/>
            <w:szCs w:val="22"/>
          </w:rPr>
          <w:delText xml:space="preserve">In addition, all information about Student Engagement can be found on Canvas at "Course" named as "Student Engagement": </w:delText>
        </w:r>
        <w:r w:rsidR="005F5D10" w:rsidDel="005F5D10">
          <w:fldChar w:fldCharType="begin"/>
        </w:r>
        <w:r w:rsidR="005F5D10" w:rsidDel="005F5D10">
          <w:delInstrText>HYPERLINK "https://buv.instructure.com/courses/334"</w:delInstrText>
        </w:r>
        <w:r w:rsidR="005F5D10" w:rsidDel="005F5D10">
          <w:fldChar w:fldCharType="separate"/>
        </w:r>
        <w:r w:rsidRPr="002D5ADD" w:rsidDel="005F5D10">
          <w:rPr>
            <w:rStyle w:val="Hyperlink"/>
            <w:rFonts w:cs="Arial"/>
            <w:szCs w:val="22"/>
          </w:rPr>
          <w:delText>https://buv.instructure.com/courses/334</w:delText>
        </w:r>
        <w:r w:rsidR="005F5D10" w:rsidDel="005F5D10">
          <w:rPr>
            <w:rStyle w:val="Hyperlink"/>
            <w:rFonts w:cs="Arial"/>
            <w:b w:val="0"/>
            <w:szCs w:val="22"/>
          </w:rPr>
          <w:fldChar w:fldCharType="end"/>
        </w:r>
        <w:r w:rsidRPr="002D5ADD" w:rsidDel="005F5D10">
          <w:rPr>
            <w:rFonts w:cs="Arial"/>
            <w:szCs w:val="22"/>
          </w:rPr>
          <w:delText xml:space="preserve"> . </w:delText>
        </w:r>
      </w:del>
    </w:p>
    <w:p w14:paraId="77E91911" w14:textId="30EC81BA" w:rsidR="00C1363F" w:rsidDel="005F5D10" w:rsidRDefault="00C1363F" w:rsidP="005F5D10">
      <w:pPr>
        <w:pStyle w:val="Question"/>
        <w:numPr>
          <w:ilvl w:val="0"/>
          <w:numId w:val="7"/>
        </w:numPr>
        <w:tabs>
          <w:tab w:val="left" w:pos="630"/>
          <w:tab w:val="left" w:pos="990"/>
        </w:tabs>
        <w:spacing w:before="100" w:line="400" w:lineRule="exact"/>
        <w:ind w:left="0" w:firstLine="720"/>
        <w:rPr>
          <w:del w:id="8341" w:author="An Tran, ACA (BUV)" w:date="2024-09-12T11:03:00Z" w16du:dateUtc="2024-09-12T04:03:00Z"/>
          <w:rFonts w:cs="Arial"/>
          <w:szCs w:val="22"/>
        </w:rPr>
      </w:pPr>
      <w:del w:id="8342" w:author="An Tran, ACA (BUV)" w:date="2024-09-12T11:03:00Z" w16du:dateUtc="2024-09-12T04:03:00Z">
        <w:r w:rsidRPr="002D5ADD" w:rsidDel="005F5D10">
          <w:rPr>
            <w:rFonts w:cs="Arial"/>
            <w:szCs w:val="22"/>
          </w:rPr>
          <w:delText>You can also access the “Event Calendar” to see all BUV events and activities, from student clubs and societies' events, career workshops, training, tea-talk, well-being sessions to other special events.</w:delText>
        </w:r>
      </w:del>
    </w:p>
    <w:p w14:paraId="4473976A" w14:textId="6299914D"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43" w:author="An Tran, ACA (BUV)" w:date="2024-09-12T11:03:00Z" w16du:dateUtc="2024-09-12T04:03:00Z"/>
          <w:rFonts w:cs="Arial"/>
          <w:i/>
          <w:iCs/>
          <w:szCs w:val="22"/>
        </w:rPr>
      </w:pPr>
      <w:del w:id="8344" w:author="An Tran, ACA (BUV)" w:date="2024-09-12T11:03:00Z" w16du:dateUtc="2024-09-12T04:03:00Z">
        <w:r w:rsidRPr="002D5ADD" w:rsidDel="005F5D10">
          <w:rPr>
            <w:rFonts w:cs="Arial"/>
            <w:i/>
            <w:iCs/>
            <w:szCs w:val="22"/>
          </w:rPr>
          <w:delText>T</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ả</w:delText>
        </w:r>
        <w:r w:rsidRPr="002D5ADD" w:rsidDel="005F5D10">
          <w:rPr>
            <w:rFonts w:cs="Arial"/>
            <w:i/>
            <w:iCs/>
            <w:szCs w:val="22"/>
          </w:rPr>
          <w:delText xml:space="preserve"> th</w:delText>
        </w:r>
        <w:r w:rsidRPr="002D5ADD" w:rsidDel="005F5D10">
          <w:rPr>
            <w:rFonts w:cs="Avenir Next LT Pro"/>
            <w:i/>
            <w:iCs/>
            <w:szCs w:val="22"/>
          </w:rPr>
          <w:delText>ô</w:delText>
        </w:r>
        <w:r w:rsidRPr="002D5ADD" w:rsidDel="005F5D10">
          <w:rPr>
            <w:rFonts w:cs="Arial"/>
            <w:i/>
            <w:iCs/>
            <w:szCs w:val="22"/>
          </w:rPr>
          <w:delText>ng tin v</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ho</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Calibri"/>
            <w:i/>
            <w:iCs/>
            <w:szCs w:val="22"/>
          </w:rPr>
          <w:delText>độ</w:delText>
        </w:r>
        <w:r w:rsidRPr="002D5ADD" w:rsidDel="005F5D10">
          <w:rPr>
            <w:rFonts w:cs="Arial"/>
            <w:i/>
            <w:iCs/>
            <w:szCs w:val="22"/>
          </w:rPr>
          <w:delText>ng ngo</w:delText>
        </w:r>
        <w:r w:rsidRPr="002D5ADD" w:rsidDel="005F5D10">
          <w:rPr>
            <w:rFonts w:cs="Calibri"/>
            <w:i/>
            <w:iCs/>
            <w:szCs w:val="22"/>
          </w:rPr>
          <w:delText>ạ</w:delText>
        </w:r>
        <w:r w:rsidRPr="002D5ADD" w:rsidDel="005F5D10">
          <w:rPr>
            <w:rFonts w:cs="Arial"/>
            <w:i/>
            <w:iCs/>
            <w:szCs w:val="22"/>
          </w:rPr>
          <w:delText>i kh</w:delText>
        </w:r>
        <w:r w:rsidRPr="002D5ADD" w:rsidDel="005F5D10">
          <w:rPr>
            <w:rFonts w:cs="Avenir Next LT Pro"/>
            <w:i/>
            <w:iCs/>
            <w:szCs w:val="22"/>
          </w:rPr>
          <w:delText>ó</w:delText>
        </w:r>
        <w:r w:rsidRPr="002D5ADD" w:rsidDel="005F5D10">
          <w:rPr>
            <w:rFonts w:cs="Arial"/>
            <w:i/>
            <w:iCs/>
            <w:szCs w:val="22"/>
          </w:rPr>
          <w:delText>a s</w:delText>
        </w:r>
        <w:r w:rsidRPr="002D5ADD" w:rsidDel="005F5D10">
          <w:rPr>
            <w:rFonts w:cs="Calibri"/>
            <w:i/>
            <w:iCs/>
            <w:szCs w:val="22"/>
          </w:rPr>
          <w:delText>ẽ</w:delText>
        </w:r>
        <w:r w:rsidRPr="002D5ADD" w:rsidDel="005F5D10">
          <w:rPr>
            <w:rFonts w:cs="Arial"/>
            <w:i/>
            <w:iCs/>
            <w:szCs w:val="22"/>
          </w:rPr>
          <w:delText xml:space="preserve"> </w:delText>
        </w:r>
        <w:r w:rsidRPr="002D5ADD" w:rsidDel="005F5D10">
          <w:rPr>
            <w:rFonts w:cs="Calibri"/>
            <w:i/>
            <w:iCs/>
            <w:szCs w:val="22"/>
          </w:rPr>
          <w:delText>đượ</w:delText>
        </w:r>
        <w:r w:rsidRPr="002D5ADD" w:rsidDel="005F5D10">
          <w:rPr>
            <w:rFonts w:cs="Arial"/>
            <w:i/>
            <w:iCs/>
            <w:szCs w:val="22"/>
          </w:rPr>
          <w:delText>c chia s</w:delText>
        </w:r>
        <w:r w:rsidRPr="002D5ADD" w:rsidDel="005F5D10">
          <w:rPr>
            <w:rFonts w:cs="Calibri"/>
            <w:i/>
            <w:iCs/>
            <w:szCs w:val="22"/>
          </w:rPr>
          <w:delText>ẻ</w:delText>
        </w:r>
        <w:r w:rsidRPr="002D5ADD" w:rsidDel="005F5D10">
          <w:rPr>
            <w:rFonts w:cs="Arial"/>
            <w:i/>
            <w:iCs/>
            <w:szCs w:val="22"/>
          </w:rPr>
          <w:delText xml:space="preserve"> th</w:delText>
        </w:r>
        <w:r w:rsidRPr="002D5ADD" w:rsidDel="005F5D10">
          <w:rPr>
            <w:rFonts w:cs="Calibri"/>
            <w:i/>
            <w:iCs/>
            <w:szCs w:val="22"/>
          </w:rPr>
          <w:delText>ườ</w:delText>
        </w:r>
        <w:r w:rsidRPr="002D5ADD" w:rsidDel="005F5D10">
          <w:rPr>
            <w:rFonts w:cs="Arial"/>
            <w:i/>
            <w:iCs/>
            <w:szCs w:val="22"/>
          </w:rPr>
          <w:delText>ng xuy</w:delText>
        </w:r>
        <w:r w:rsidRPr="002D5ADD" w:rsidDel="005F5D10">
          <w:rPr>
            <w:rFonts w:cs="Avenir Next LT Pro"/>
            <w:i/>
            <w:iCs/>
            <w:szCs w:val="22"/>
          </w:rPr>
          <w:delText>ê</w:delText>
        </w:r>
        <w:r w:rsidRPr="002D5ADD" w:rsidDel="005F5D10">
          <w:rPr>
            <w:rFonts w:cs="Arial"/>
            <w:i/>
            <w:iCs/>
            <w:szCs w:val="22"/>
          </w:rPr>
          <w:delText xml:space="preserve">n </w:delText>
        </w:r>
        <w:r w:rsidRPr="002D5ADD" w:rsidDel="005F5D10">
          <w:rPr>
            <w:rFonts w:cs="Calibri"/>
            <w:i/>
            <w:iCs/>
            <w:szCs w:val="22"/>
          </w:rPr>
          <w:delText>đế</w:delText>
        </w:r>
        <w:r w:rsidRPr="002D5ADD" w:rsidDel="005F5D10">
          <w:rPr>
            <w:rFonts w:cs="Arial"/>
            <w:i/>
            <w:iCs/>
            <w:szCs w:val="22"/>
          </w:rPr>
          <w:delText>n t</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ả</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sinh vi</w:delText>
        </w:r>
        <w:r w:rsidRPr="002D5ADD" w:rsidDel="005F5D10">
          <w:rPr>
            <w:rFonts w:cs="Avenir Next LT Pro"/>
            <w:i/>
            <w:iCs/>
            <w:szCs w:val="22"/>
          </w:rPr>
          <w:delText>ê</w:delText>
        </w:r>
        <w:r w:rsidRPr="002D5ADD" w:rsidDel="005F5D10">
          <w:rPr>
            <w:rFonts w:cs="Arial"/>
            <w:i/>
            <w:iCs/>
            <w:szCs w:val="22"/>
          </w:rPr>
          <w:delText>n th</w:delText>
        </w:r>
        <w:r w:rsidRPr="002D5ADD" w:rsidDel="005F5D10">
          <w:rPr>
            <w:rFonts w:cs="Avenir Next LT Pro"/>
            <w:i/>
            <w:iCs/>
            <w:szCs w:val="22"/>
          </w:rPr>
          <w:delText>ô</w:delText>
        </w:r>
        <w:r w:rsidRPr="002D5ADD" w:rsidDel="005F5D10">
          <w:rPr>
            <w:rFonts w:cs="Arial"/>
            <w:i/>
            <w:iCs/>
            <w:szCs w:val="22"/>
          </w:rPr>
          <w:delText>ng qua h</w:delText>
        </w:r>
        <w:r w:rsidRPr="002D5ADD" w:rsidDel="005F5D10">
          <w:rPr>
            <w:rFonts w:cs="Calibri"/>
            <w:i/>
            <w:iCs/>
            <w:szCs w:val="22"/>
          </w:rPr>
          <w:delText>ệ</w:delText>
        </w:r>
        <w:r w:rsidRPr="002D5ADD" w:rsidDel="005F5D10">
          <w:rPr>
            <w:rFonts w:cs="Arial"/>
            <w:i/>
            <w:iCs/>
            <w:szCs w:val="22"/>
          </w:rPr>
          <w:delText xml:space="preserve"> th</w:delText>
        </w:r>
        <w:r w:rsidRPr="002D5ADD" w:rsidDel="005F5D10">
          <w:rPr>
            <w:rFonts w:cs="Calibri"/>
            <w:i/>
            <w:iCs/>
            <w:szCs w:val="22"/>
          </w:rPr>
          <w:delText>ố</w:delText>
        </w:r>
        <w:r w:rsidRPr="002D5ADD" w:rsidDel="005F5D10">
          <w:rPr>
            <w:rFonts w:cs="Arial"/>
            <w:i/>
            <w:iCs/>
            <w:szCs w:val="22"/>
          </w:rPr>
          <w:delText>ng email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trang Facebook c</w:delText>
        </w:r>
        <w:r w:rsidRPr="002D5ADD" w:rsidDel="005F5D10">
          <w:rPr>
            <w:rFonts w:cs="Calibri"/>
            <w:i/>
            <w:iCs/>
            <w:szCs w:val="22"/>
          </w:rPr>
          <w:delText>ủ</w:delText>
        </w:r>
        <w:r w:rsidRPr="002D5ADD" w:rsidDel="005F5D10">
          <w:rPr>
            <w:rFonts w:cs="Arial"/>
            <w:i/>
            <w:iCs/>
            <w:szCs w:val="22"/>
          </w:rPr>
          <w:delText>a B</w:delText>
        </w:r>
        <w:r w:rsidRPr="002D5ADD" w:rsidDel="005F5D10">
          <w:rPr>
            <w:rFonts w:cs="Calibri"/>
            <w:i/>
            <w:iCs/>
            <w:szCs w:val="22"/>
          </w:rPr>
          <w:delText>ộ</w:delText>
        </w:r>
        <w:r w:rsidRPr="002D5ADD" w:rsidDel="005F5D10">
          <w:rPr>
            <w:rFonts w:cs="Arial"/>
            <w:i/>
            <w:iCs/>
            <w:szCs w:val="22"/>
          </w:rPr>
          <w:delText xml:space="preserve"> ph</w:delText>
        </w:r>
        <w:r w:rsidRPr="002D5ADD" w:rsidDel="005F5D10">
          <w:rPr>
            <w:rFonts w:cs="Calibri"/>
            <w:i/>
            <w:iCs/>
            <w:szCs w:val="22"/>
          </w:rPr>
          <w:delText>ậ</w:delText>
        </w:r>
        <w:r w:rsidRPr="002D5ADD" w:rsidDel="005F5D10">
          <w:rPr>
            <w:rFonts w:cs="Arial"/>
            <w:i/>
            <w:iCs/>
            <w:szCs w:val="22"/>
          </w:rPr>
          <w:delText>n. N</w:delText>
        </w:r>
        <w:r w:rsidRPr="002D5ADD" w:rsidDel="005F5D10">
          <w:rPr>
            <w:rFonts w:cs="Calibri"/>
            <w:i/>
            <w:iCs/>
            <w:szCs w:val="22"/>
          </w:rPr>
          <w:delText>ế</w:delText>
        </w:r>
        <w:r w:rsidRPr="002D5ADD" w:rsidDel="005F5D10">
          <w:rPr>
            <w:rFonts w:cs="Arial"/>
            <w:i/>
            <w:iCs/>
            <w:szCs w:val="22"/>
          </w:rPr>
          <w:delText>u qu</w:delText>
        </w:r>
        <w:r w:rsidRPr="002D5ADD" w:rsidDel="005F5D10">
          <w:rPr>
            <w:rFonts w:cs="Avenir Next LT Pro"/>
            <w:i/>
            <w:iCs/>
            <w:szCs w:val="22"/>
          </w:rPr>
          <w:delText>ý</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huynh c</w:delText>
        </w:r>
        <w:r w:rsidRPr="002D5ADD" w:rsidDel="005F5D10">
          <w:rPr>
            <w:rFonts w:cs="Avenir Next LT Pro"/>
            <w:i/>
            <w:iCs/>
            <w:szCs w:val="22"/>
          </w:rPr>
          <w:delText>ó</w:delText>
        </w:r>
        <w:r w:rsidRPr="002D5ADD" w:rsidDel="005F5D10">
          <w:rPr>
            <w:rFonts w:cs="Arial"/>
            <w:i/>
            <w:iCs/>
            <w:szCs w:val="22"/>
          </w:rPr>
          <w:delText xml:space="preserve"> nhu c</w:delText>
        </w:r>
        <w:r w:rsidRPr="002D5ADD" w:rsidDel="005F5D10">
          <w:rPr>
            <w:rFonts w:cs="Calibri"/>
            <w:i/>
            <w:iCs/>
            <w:szCs w:val="22"/>
          </w:rPr>
          <w:delText>ầ</w:delText>
        </w:r>
        <w:r w:rsidRPr="002D5ADD" w:rsidDel="005F5D10">
          <w:rPr>
            <w:rFonts w:cs="Arial"/>
            <w:i/>
            <w:iCs/>
            <w:szCs w:val="22"/>
          </w:rPr>
          <w:delText>u t</w:delText>
        </w:r>
        <w:r w:rsidRPr="002D5ADD" w:rsidDel="005F5D10">
          <w:rPr>
            <w:rFonts w:cs="Avenir Next LT Pro"/>
            <w:i/>
            <w:iCs/>
            <w:szCs w:val="22"/>
          </w:rPr>
          <w:delText>ì</w:delText>
        </w:r>
        <w:r w:rsidRPr="002D5ADD" w:rsidDel="005F5D10">
          <w:rPr>
            <w:rFonts w:cs="Arial"/>
            <w:i/>
            <w:iCs/>
            <w:szCs w:val="22"/>
          </w:rPr>
          <w:delText>m hi</w:delText>
        </w:r>
        <w:r w:rsidRPr="002D5ADD" w:rsidDel="005F5D10">
          <w:rPr>
            <w:rFonts w:cs="Calibri"/>
            <w:i/>
            <w:iCs/>
            <w:szCs w:val="22"/>
          </w:rPr>
          <w:delText>ể</w:delText>
        </w:r>
        <w:r w:rsidRPr="002D5ADD" w:rsidDel="005F5D10">
          <w:rPr>
            <w:rFonts w:cs="Arial"/>
            <w:i/>
            <w:iCs/>
            <w:szCs w:val="22"/>
          </w:rPr>
          <w:delText>u th</w:delText>
        </w:r>
        <w:r w:rsidRPr="002D5ADD" w:rsidDel="005F5D10">
          <w:rPr>
            <w:rFonts w:cs="Avenir Next LT Pro"/>
            <w:i/>
            <w:iCs/>
            <w:szCs w:val="22"/>
          </w:rPr>
          <w:delText>ô</w:delText>
        </w:r>
        <w:r w:rsidRPr="002D5ADD" w:rsidDel="005F5D10">
          <w:rPr>
            <w:rFonts w:cs="Arial"/>
            <w:i/>
            <w:iCs/>
            <w:szCs w:val="22"/>
          </w:rPr>
          <w:delText>ng tin, vui l</w:delText>
        </w:r>
        <w:r w:rsidRPr="002D5ADD" w:rsidDel="005F5D10">
          <w:rPr>
            <w:rFonts w:cs="Avenir Next LT Pro"/>
            <w:i/>
            <w:iCs/>
            <w:szCs w:val="22"/>
          </w:rPr>
          <w:delText>ò</w:delText>
        </w:r>
        <w:r w:rsidRPr="002D5ADD" w:rsidDel="005F5D10">
          <w:rPr>
            <w:rFonts w:cs="Arial"/>
            <w:i/>
            <w:iCs/>
            <w:szCs w:val="22"/>
          </w:rPr>
          <w:delText>ng truy c</w:delText>
        </w:r>
        <w:r w:rsidRPr="002D5ADD" w:rsidDel="005F5D10">
          <w:rPr>
            <w:rFonts w:cs="Calibri"/>
            <w:i/>
            <w:iCs/>
            <w:szCs w:val="22"/>
          </w:rPr>
          <w:delText>ậ</w:delText>
        </w:r>
        <w:r w:rsidRPr="002D5ADD" w:rsidDel="005F5D10">
          <w:rPr>
            <w:rFonts w:cs="Arial"/>
            <w:i/>
            <w:iCs/>
            <w:szCs w:val="22"/>
          </w:rPr>
          <w:delText>p v</w:delText>
        </w:r>
        <w:r w:rsidRPr="002D5ADD" w:rsidDel="005F5D10">
          <w:rPr>
            <w:rFonts w:cs="Avenir Next LT Pro"/>
            <w:i/>
            <w:iCs/>
            <w:szCs w:val="22"/>
          </w:rPr>
          <w:delText>à</w:delText>
        </w:r>
        <w:r w:rsidRPr="002D5ADD" w:rsidDel="005F5D10">
          <w:rPr>
            <w:rFonts w:cs="Arial"/>
            <w:i/>
            <w:iCs/>
            <w:szCs w:val="22"/>
          </w:rPr>
          <w:delText>o nh</w:delText>
        </w:r>
        <w:r w:rsidRPr="002D5ADD" w:rsidDel="005F5D10">
          <w:rPr>
            <w:rFonts w:cs="Calibri"/>
            <w:i/>
            <w:iCs/>
            <w:szCs w:val="22"/>
          </w:rPr>
          <w:delText>ữ</w:delText>
        </w:r>
        <w:r w:rsidRPr="002D5ADD" w:rsidDel="005F5D10">
          <w:rPr>
            <w:rFonts w:cs="Arial"/>
            <w:i/>
            <w:iCs/>
            <w:szCs w:val="22"/>
          </w:rPr>
          <w:delText xml:space="preserve">ng </w:delText>
        </w:r>
        <w:r w:rsidRPr="002D5ADD" w:rsidDel="005F5D10">
          <w:rPr>
            <w:rFonts w:cs="Calibri"/>
            <w:i/>
            <w:iCs/>
            <w:szCs w:val="22"/>
          </w:rPr>
          <w:delText>đườ</w:delText>
        </w:r>
        <w:r w:rsidRPr="002D5ADD" w:rsidDel="005F5D10">
          <w:rPr>
            <w:rFonts w:cs="Arial"/>
            <w:i/>
            <w:iCs/>
            <w:szCs w:val="22"/>
          </w:rPr>
          <w:delText>ng link d</w:delText>
        </w:r>
        <w:r w:rsidRPr="002D5ADD" w:rsidDel="005F5D10">
          <w:rPr>
            <w:rFonts w:cs="Calibri"/>
            <w:i/>
            <w:iCs/>
            <w:szCs w:val="22"/>
          </w:rPr>
          <w:delText>ướ</w:delText>
        </w:r>
        <w:r w:rsidRPr="002D5ADD" w:rsidDel="005F5D10">
          <w:rPr>
            <w:rFonts w:cs="Arial"/>
            <w:i/>
            <w:iCs/>
            <w:szCs w:val="22"/>
          </w:rPr>
          <w:delText xml:space="preserve">i </w:delText>
        </w:r>
        <w:r w:rsidRPr="002D5ADD" w:rsidDel="005F5D10">
          <w:rPr>
            <w:rFonts w:cs="Calibri"/>
            <w:i/>
            <w:iCs/>
            <w:szCs w:val="22"/>
          </w:rPr>
          <w:delText>đ</w:delText>
        </w:r>
        <w:r w:rsidRPr="002D5ADD" w:rsidDel="005F5D10">
          <w:rPr>
            <w:rFonts w:cs="Avenir LT Std 35 Light"/>
            <w:i/>
            <w:iCs/>
            <w:szCs w:val="22"/>
          </w:rPr>
          <w:delText>â</w:delText>
        </w:r>
        <w:r w:rsidRPr="002D5ADD" w:rsidDel="005F5D10">
          <w:rPr>
            <w:rFonts w:cs="Arial"/>
            <w:i/>
            <w:iCs/>
            <w:szCs w:val="22"/>
          </w:rPr>
          <w:delText xml:space="preserve">y </w:delText>
        </w:r>
        <w:r w:rsidRPr="002D5ADD" w:rsidDel="005F5D10">
          <w:rPr>
            <w:rFonts w:cs="Calibri"/>
            <w:i/>
            <w:iCs/>
            <w:szCs w:val="22"/>
          </w:rPr>
          <w:delText>để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th</w:delText>
        </w:r>
        <w:r w:rsidRPr="002D5ADD" w:rsidDel="005F5D10">
          <w:rPr>
            <w:rFonts w:cs="Avenir Next LT Pro"/>
            <w:i/>
            <w:iCs/>
            <w:szCs w:val="22"/>
          </w:rPr>
          <w:delText>ô</w:delText>
        </w:r>
        <w:r w:rsidRPr="002D5ADD" w:rsidDel="005F5D10">
          <w:rPr>
            <w:rFonts w:cs="Arial"/>
            <w:i/>
            <w:iCs/>
            <w:szCs w:val="22"/>
          </w:rPr>
          <w:delText>ng tin v</w:delText>
        </w:r>
        <w:r w:rsidRPr="002D5ADD" w:rsidDel="005F5D10">
          <w:rPr>
            <w:rFonts w:cs="Calibri"/>
            <w:i/>
            <w:iCs/>
            <w:szCs w:val="22"/>
          </w:rPr>
          <w:delText>ớ</w:delText>
        </w:r>
        <w:r w:rsidRPr="002D5ADD" w:rsidDel="005F5D10">
          <w:rPr>
            <w:rFonts w:cs="Arial"/>
            <w:i/>
            <w:iCs/>
            <w:szCs w:val="22"/>
          </w:rPr>
          <w:delText>i nh</w:delText>
        </w:r>
        <w:r w:rsidRPr="002D5ADD" w:rsidDel="005F5D10">
          <w:rPr>
            <w:rFonts w:cs="Calibri"/>
            <w:i/>
            <w:iCs/>
            <w:szCs w:val="22"/>
          </w:rPr>
          <w:delText>ấ</w:delText>
        </w:r>
        <w:r w:rsidRPr="002D5ADD" w:rsidDel="005F5D10">
          <w:rPr>
            <w:rFonts w:cs="Arial"/>
            <w:i/>
            <w:iCs/>
            <w:szCs w:val="22"/>
          </w:rPr>
          <w:delText>t v</w:delText>
        </w:r>
        <w:r w:rsidRPr="002D5ADD" w:rsidDel="005F5D10">
          <w:rPr>
            <w:rFonts w:cs="Calibri"/>
            <w:i/>
            <w:iCs/>
            <w:szCs w:val="22"/>
          </w:rPr>
          <w:delText>ề</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c</w:delText>
        </w:r>
        <w:r w:rsidRPr="002D5ADD" w:rsidDel="005F5D10">
          <w:rPr>
            <w:rFonts w:cs="Avenir Next LT Pro"/>
            <w:i/>
            <w:iCs/>
            <w:szCs w:val="22"/>
          </w:rPr>
          <w:delText>á</w:delText>
        </w:r>
        <w:r w:rsidRPr="002D5ADD" w:rsidDel="005F5D10">
          <w:rPr>
            <w:rFonts w:cs="Arial"/>
            <w:i/>
            <w:iCs/>
            <w:szCs w:val="22"/>
          </w:rPr>
          <w:delText>c kh</w:delText>
        </w:r>
        <w:r w:rsidRPr="002D5ADD" w:rsidDel="005F5D10">
          <w:rPr>
            <w:rFonts w:cs="Avenir Next LT Pro"/>
            <w:i/>
            <w:iCs/>
            <w:szCs w:val="22"/>
          </w:rPr>
          <w:delText>ó</w:delText>
        </w:r>
        <w:r w:rsidRPr="002D5ADD" w:rsidDel="005F5D10">
          <w:rPr>
            <w:rFonts w:cs="Arial"/>
            <w:i/>
            <w:iCs/>
            <w:szCs w:val="22"/>
          </w:rPr>
          <w:delText>a h</w:delText>
        </w:r>
        <w:r w:rsidRPr="002D5ADD" w:rsidDel="005F5D10">
          <w:rPr>
            <w:rFonts w:cs="Calibri"/>
            <w:i/>
            <w:iCs/>
            <w:szCs w:val="22"/>
          </w:rPr>
          <w:delText>ọ</w:delText>
        </w:r>
        <w:r w:rsidRPr="002D5ADD" w:rsidDel="005F5D10">
          <w:rPr>
            <w:rFonts w:cs="Arial"/>
            <w:i/>
            <w:iCs/>
            <w:szCs w:val="22"/>
          </w:rPr>
          <w:delText>c ng</w:delText>
        </w:r>
        <w:r w:rsidRPr="002D5ADD" w:rsidDel="005F5D10">
          <w:rPr>
            <w:rFonts w:cs="Calibri"/>
            <w:i/>
            <w:iCs/>
            <w:szCs w:val="22"/>
          </w:rPr>
          <w:delText>ắ</w:delText>
        </w:r>
        <w:r w:rsidRPr="002D5ADD" w:rsidDel="005F5D10">
          <w:rPr>
            <w:rFonts w:cs="Arial"/>
            <w:i/>
            <w:iCs/>
            <w:szCs w:val="22"/>
          </w:rPr>
          <w:delText>n c</w:delText>
        </w:r>
        <w:r w:rsidRPr="002D5ADD" w:rsidDel="005F5D10">
          <w:rPr>
            <w:rFonts w:cs="Calibri"/>
            <w:i/>
            <w:iCs/>
            <w:szCs w:val="22"/>
          </w:rPr>
          <w:delText>ũ</w:delText>
        </w:r>
        <w:r w:rsidRPr="002D5ADD" w:rsidDel="005F5D10">
          <w:rPr>
            <w:rFonts w:cs="Arial"/>
            <w:i/>
            <w:iCs/>
            <w:szCs w:val="22"/>
          </w:rPr>
          <w:delText>ng nh</w:delText>
        </w:r>
        <w:r w:rsidRPr="002D5ADD" w:rsidDel="005F5D10">
          <w:rPr>
            <w:rFonts w:cs="Calibri"/>
            <w:i/>
            <w:iCs/>
            <w:szCs w:val="22"/>
          </w:rPr>
          <w:delText>ư</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ho</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Calibri"/>
            <w:i/>
            <w:iCs/>
            <w:szCs w:val="22"/>
          </w:rPr>
          <w:delText>độ</w:delText>
        </w:r>
        <w:r w:rsidRPr="002D5ADD" w:rsidDel="005F5D10">
          <w:rPr>
            <w:rFonts w:cs="Arial"/>
            <w:i/>
            <w:iCs/>
            <w:szCs w:val="22"/>
          </w:rPr>
          <w:delText>ng h</w:delText>
        </w:r>
        <w:r w:rsidRPr="002D5ADD" w:rsidDel="005F5D10">
          <w:rPr>
            <w:rFonts w:cs="Calibri"/>
            <w:i/>
            <w:iCs/>
            <w:szCs w:val="22"/>
          </w:rPr>
          <w:delText>ướ</w:delText>
        </w:r>
        <w:r w:rsidRPr="002D5ADD" w:rsidDel="005F5D10">
          <w:rPr>
            <w:rFonts w:cs="Arial"/>
            <w:i/>
            <w:iCs/>
            <w:szCs w:val="22"/>
          </w:rPr>
          <w:delText>ng nghi</w:delText>
        </w:r>
        <w:r w:rsidRPr="002D5ADD" w:rsidDel="005F5D10">
          <w:rPr>
            <w:rFonts w:cs="Calibri"/>
            <w:i/>
            <w:iCs/>
            <w:szCs w:val="22"/>
          </w:rPr>
          <w:delText>ệ</w:delText>
        </w:r>
        <w:r w:rsidRPr="002D5ADD" w:rsidDel="005F5D10">
          <w:rPr>
            <w:rFonts w:cs="Arial"/>
            <w:i/>
            <w:iCs/>
            <w:szCs w:val="22"/>
          </w:rPr>
          <w:delText>p,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Calibri"/>
            <w:i/>
            <w:iCs/>
            <w:szCs w:val="22"/>
          </w:rPr>
          <w:delText>ả</w:delText>
        </w:r>
        <w:r w:rsidRPr="002D5ADD" w:rsidDel="005F5D10">
          <w:rPr>
            <w:rFonts w:cs="Arial"/>
            <w:i/>
            <w:iCs/>
            <w:szCs w:val="22"/>
          </w:rPr>
          <w:delText>o kh</w:delText>
        </w:r>
        <w:r w:rsidRPr="002D5ADD" w:rsidDel="005F5D10">
          <w:rPr>
            <w:rFonts w:cs="Avenir Next LT Pro"/>
            <w:i/>
            <w:iCs/>
            <w:szCs w:val="22"/>
          </w:rPr>
          <w:delText>á</w:delText>
        </w:r>
        <w:r w:rsidRPr="002D5ADD" w:rsidDel="005F5D10">
          <w:rPr>
            <w:rFonts w:cs="Arial"/>
            <w:i/>
            <w:iCs/>
            <w:szCs w:val="22"/>
          </w:rPr>
          <w:delText>ch m</w:delText>
        </w:r>
        <w:r w:rsidRPr="002D5ADD" w:rsidDel="005F5D10">
          <w:rPr>
            <w:rFonts w:cs="Calibri"/>
            <w:i/>
            <w:iCs/>
            <w:szCs w:val="22"/>
          </w:rPr>
          <w:delText>ờ</w:delText>
        </w:r>
        <w:r w:rsidRPr="002D5ADD" w:rsidDel="005F5D10">
          <w:rPr>
            <w:rFonts w:cs="Arial"/>
            <w:i/>
            <w:iCs/>
            <w:szCs w:val="22"/>
          </w:rPr>
          <w:delText>i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cu</w:delText>
        </w:r>
        <w:r w:rsidRPr="002D5ADD" w:rsidDel="005F5D10">
          <w:rPr>
            <w:rFonts w:cs="Calibri"/>
            <w:i/>
            <w:iCs/>
            <w:szCs w:val="22"/>
          </w:rPr>
          <w:delText>ộ</w:delText>
        </w:r>
        <w:r w:rsidRPr="002D5ADD" w:rsidDel="005F5D10">
          <w:rPr>
            <w:rFonts w:cs="Arial"/>
            <w:i/>
            <w:iCs/>
            <w:szCs w:val="22"/>
          </w:rPr>
          <w:delText>c thi, s</w:delText>
        </w:r>
        <w:r w:rsidRPr="002D5ADD" w:rsidDel="005F5D10">
          <w:rPr>
            <w:rFonts w:cs="Calibri"/>
            <w:i/>
            <w:iCs/>
            <w:szCs w:val="22"/>
          </w:rPr>
          <w:delText>ự</w:delText>
        </w:r>
        <w:r w:rsidRPr="002D5ADD" w:rsidDel="005F5D10">
          <w:rPr>
            <w:rFonts w:cs="Arial"/>
            <w:i/>
            <w:iCs/>
            <w:szCs w:val="22"/>
          </w:rPr>
          <w:delText xml:space="preserve"> ki</w:delText>
        </w:r>
        <w:r w:rsidRPr="002D5ADD" w:rsidDel="005F5D10">
          <w:rPr>
            <w:rFonts w:cs="Calibri"/>
            <w:i/>
            <w:iCs/>
            <w:szCs w:val="22"/>
          </w:rPr>
          <w:delText>ệ</w:delText>
        </w:r>
        <w:r w:rsidRPr="002D5ADD" w:rsidDel="005F5D10">
          <w:rPr>
            <w:rFonts w:cs="Arial"/>
            <w:i/>
            <w:iCs/>
            <w:szCs w:val="22"/>
          </w:rPr>
          <w:delText>n t</w:delText>
        </w:r>
        <w:r w:rsidRPr="002D5ADD" w:rsidDel="005F5D10">
          <w:rPr>
            <w:rFonts w:cs="Calibri"/>
            <w:i/>
            <w:iCs/>
            <w:szCs w:val="22"/>
          </w:rPr>
          <w:delText>ạ</w:delText>
        </w:r>
        <w:r w:rsidRPr="002D5ADD" w:rsidDel="005F5D10">
          <w:rPr>
            <w:rFonts w:cs="Arial"/>
            <w:i/>
            <w:iCs/>
            <w:szCs w:val="22"/>
          </w:rPr>
          <w:delText xml:space="preserve">i BUV: </w:delText>
        </w:r>
      </w:del>
    </w:p>
    <w:p w14:paraId="21848943" w14:textId="0560A852" w:rsidR="00C1363F" w:rsidDel="005F5D10" w:rsidRDefault="00C1363F" w:rsidP="005F5D10">
      <w:pPr>
        <w:pStyle w:val="Question"/>
        <w:numPr>
          <w:ilvl w:val="0"/>
          <w:numId w:val="7"/>
        </w:numPr>
        <w:tabs>
          <w:tab w:val="left" w:pos="630"/>
          <w:tab w:val="left" w:pos="990"/>
        </w:tabs>
        <w:spacing w:before="100" w:line="400" w:lineRule="exact"/>
        <w:ind w:left="0" w:firstLine="720"/>
        <w:rPr>
          <w:del w:id="8345" w:author="An Tran, ACA (BUV)" w:date="2024-09-12T11:03:00Z" w16du:dateUtc="2024-09-12T04:03:00Z"/>
          <w:rStyle w:val="Hyperlink"/>
          <w:rFonts w:cs="Arial"/>
          <w:i/>
          <w:iCs/>
          <w:szCs w:val="22"/>
        </w:rPr>
      </w:pPr>
      <w:del w:id="8346" w:author="An Tran, ACA (BUV)" w:date="2024-09-12T11:03:00Z" w16du:dateUtc="2024-09-12T04:03:00Z">
        <w:r w:rsidRPr="002D5ADD" w:rsidDel="005F5D10">
          <w:rPr>
            <w:rFonts w:cs="Arial"/>
            <w:i/>
            <w:iCs/>
            <w:szCs w:val="22"/>
          </w:rPr>
          <w:delText xml:space="preserve">BUV Careers Services: </w:delText>
        </w:r>
        <w:r w:rsidR="005F5D10" w:rsidDel="005F5D10">
          <w:fldChar w:fldCharType="begin"/>
        </w:r>
        <w:r w:rsidR="005F5D10" w:rsidDel="005F5D10">
          <w:delInstrText>HYPERLINK "https://www.facebook.com/buvcareer"</w:delInstrText>
        </w:r>
        <w:r w:rsidR="005F5D10" w:rsidDel="005F5D10">
          <w:fldChar w:fldCharType="separate"/>
        </w:r>
        <w:r w:rsidRPr="002D5ADD" w:rsidDel="005F5D10">
          <w:rPr>
            <w:rStyle w:val="Hyperlink"/>
            <w:rFonts w:cs="Arial"/>
            <w:i/>
            <w:iCs/>
            <w:szCs w:val="22"/>
          </w:rPr>
          <w:delText>https://www.facebook.com/buvcareer</w:delText>
        </w:r>
        <w:r w:rsidR="005F5D10" w:rsidDel="005F5D10">
          <w:rPr>
            <w:rStyle w:val="Hyperlink"/>
            <w:rFonts w:cs="Arial"/>
            <w:b w:val="0"/>
            <w:i/>
            <w:iCs/>
            <w:szCs w:val="22"/>
          </w:rPr>
          <w:fldChar w:fldCharType="end"/>
        </w:r>
      </w:del>
    </w:p>
    <w:p w14:paraId="74929B50" w14:textId="59BF2909"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8347" w:author="An Tran, ACA (BUV)" w:date="2024-09-12T11:03:00Z" w16du:dateUtc="2024-09-12T04:03:00Z"/>
          <w:rStyle w:val="Hyperlink"/>
          <w:rFonts w:cs="Arial"/>
          <w:i/>
          <w:iCs/>
          <w:szCs w:val="22"/>
        </w:rPr>
      </w:pPr>
      <w:del w:id="8348" w:author="An Tran, ACA (BUV)" w:date="2024-09-12T11:03:00Z" w16du:dateUtc="2024-09-12T04:03:00Z">
        <w:r w:rsidRPr="00050F3E" w:rsidDel="005F5D10">
          <w:rPr>
            <w:rFonts w:cs="Arial"/>
            <w:i/>
            <w:iCs/>
            <w:szCs w:val="22"/>
          </w:rPr>
          <w:delText>BUV Career Center Platform:</w:delText>
        </w:r>
        <w:r w:rsidRPr="006D0122" w:rsidDel="005F5D10">
          <w:rPr>
            <w:rFonts w:cs="Arial"/>
            <w:i/>
            <w:iCs/>
            <w:szCs w:val="22"/>
          </w:rPr>
          <w:delText xml:space="preserve"> </w:delText>
        </w:r>
        <w:r w:rsidR="005F5D10" w:rsidDel="005F5D10">
          <w:fldChar w:fldCharType="begin"/>
        </w:r>
        <w:r w:rsidR="005F5D10" w:rsidDel="005F5D10">
          <w:delInstrText>HYPERLINK "https://student.buv.edu.vn/"</w:delInstrText>
        </w:r>
        <w:r w:rsidR="005F5D10" w:rsidDel="005F5D10">
          <w:fldChar w:fldCharType="separate"/>
        </w:r>
        <w:r w:rsidR="005F5D10" w:rsidDel="005F5D10">
          <w:fldChar w:fldCharType="begin"/>
        </w:r>
        <w:r w:rsidR="005F5D10" w:rsidDel="005F5D10">
          <w:delInstrText>HYPERLINK "https://buv.careercentre.me/welcome/British-University-Vietnam"</w:delInstrText>
        </w:r>
        <w:r w:rsidR="005F5D10" w:rsidDel="005F5D10">
          <w:fldChar w:fldCharType="separate"/>
        </w:r>
        <w:r w:rsidRPr="00050F3E" w:rsidDel="005F5D10">
          <w:rPr>
            <w:rStyle w:val="Hyperlink"/>
            <w:rFonts w:cs="Arial"/>
            <w:i/>
            <w:iCs/>
            <w:szCs w:val="22"/>
          </w:rPr>
          <w:delText>https://buv.careercentre.me/welcome/British-University-Vietnam</w:delText>
        </w:r>
        <w:r w:rsidR="005F5D10" w:rsidDel="005F5D10">
          <w:rPr>
            <w:rStyle w:val="Hyperlink"/>
            <w:rFonts w:cs="Arial"/>
            <w:b w:val="0"/>
            <w:i/>
            <w:iCs/>
            <w:szCs w:val="22"/>
          </w:rPr>
          <w:fldChar w:fldCharType="end"/>
        </w:r>
        <w:r w:rsidRPr="006D0122" w:rsidDel="005F5D10">
          <w:rPr>
            <w:rStyle w:val="Hyperlink"/>
            <w:rFonts w:cs="Arial"/>
            <w:i/>
            <w:iCs/>
            <w:szCs w:val="22"/>
          </w:rPr>
          <w:delText>/</w:delText>
        </w:r>
        <w:r w:rsidR="005F5D10" w:rsidDel="005F5D10">
          <w:rPr>
            <w:rStyle w:val="Hyperlink"/>
            <w:rFonts w:cs="Arial"/>
            <w:b w:val="0"/>
            <w:i/>
            <w:iCs/>
            <w:szCs w:val="22"/>
          </w:rPr>
          <w:fldChar w:fldCharType="end"/>
        </w:r>
      </w:del>
    </w:p>
    <w:p w14:paraId="375D534F" w14:textId="75E9E101"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49" w:author="An Tran, ACA (BUV)" w:date="2024-09-12T11:03:00Z" w16du:dateUtc="2024-09-12T04:03:00Z"/>
          <w:rFonts w:cs="Arial"/>
          <w:i/>
          <w:iCs/>
          <w:szCs w:val="22"/>
        </w:rPr>
      </w:pPr>
      <w:del w:id="8350" w:author="An Tran, ACA (BUV)" w:date="2024-09-12T11:03:00Z" w16du:dateUtc="2024-09-12T04:03:00Z">
        <w:r w:rsidRPr="002D5ADD" w:rsidDel="005F5D10">
          <w:rPr>
            <w:rFonts w:cs="Arial"/>
            <w:i/>
            <w:iCs/>
            <w:szCs w:val="22"/>
          </w:rPr>
          <w:delText xml:space="preserve">BUV Student Community: </w:delText>
        </w:r>
        <w:r w:rsidR="005F5D10" w:rsidDel="005F5D10">
          <w:fldChar w:fldCharType="begin"/>
        </w:r>
        <w:r w:rsidR="005F5D10" w:rsidDel="005F5D10">
          <w:delInstrText>HYPERLINK "https://www.facebook.com/buvstudentcommunity"</w:delInstrText>
        </w:r>
        <w:r w:rsidR="005F5D10" w:rsidDel="005F5D10">
          <w:fldChar w:fldCharType="separate"/>
        </w:r>
        <w:r w:rsidRPr="002D5ADD" w:rsidDel="005F5D10">
          <w:rPr>
            <w:rStyle w:val="Hyperlink"/>
            <w:rFonts w:cs="Arial"/>
            <w:i/>
            <w:iCs/>
            <w:szCs w:val="22"/>
          </w:rPr>
          <w:delText>https://www.facebook.com/buvstudentcommunity</w:delText>
        </w:r>
        <w:r w:rsidR="005F5D10" w:rsidDel="005F5D10">
          <w:rPr>
            <w:rStyle w:val="Hyperlink"/>
            <w:rFonts w:cs="Arial"/>
            <w:b w:val="0"/>
            <w:i/>
            <w:iCs/>
            <w:szCs w:val="22"/>
          </w:rPr>
          <w:fldChar w:fldCharType="end"/>
        </w:r>
        <w:r w:rsidRPr="002D5ADD" w:rsidDel="005F5D10">
          <w:rPr>
            <w:rFonts w:cs="Arial"/>
            <w:i/>
            <w:iCs/>
            <w:szCs w:val="22"/>
          </w:rPr>
          <w:delText xml:space="preserve"> </w:delText>
        </w:r>
      </w:del>
    </w:p>
    <w:p w14:paraId="1251D24C" w14:textId="7963FF77"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51" w:author="An Tran, ACA (BUV)" w:date="2024-09-12T11:03:00Z" w16du:dateUtc="2024-09-12T04:03:00Z"/>
          <w:rFonts w:cs="Arial"/>
          <w:i/>
          <w:iCs/>
          <w:szCs w:val="22"/>
        </w:rPr>
      </w:pPr>
      <w:del w:id="8352" w:author="An Tran, ACA (BUV)" w:date="2024-09-12T11:03:00Z" w16du:dateUtc="2024-09-12T04:03:00Z">
        <w:r w:rsidRPr="002D5ADD" w:rsidDel="005F5D10">
          <w:rPr>
            <w:rFonts w:cs="Arial"/>
            <w:i/>
            <w:iCs/>
            <w:szCs w:val="22"/>
          </w:rPr>
          <w:delText xml:space="preserve">BUV Student Life: </w:delText>
        </w:r>
        <w:r w:rsidR="005F5D10" w:rsidDel="005F5D10">
          <w:fldChar w:fldCharType="begin"/>
        </w:r>
        <w:r w:rsidR="005F5D10" w:rsidDel="005F5D10">
          <w:delInstrText>HYPERLINK "https://www.facebook.com/buvstudentlife"</w:delInstrText>
        </w:r>
        <w:r w:rsidR="005F5D10" w:rsidDel="005F5D10">
          <w:fldChar w:fldCharType="separate"/>
        </w:r>
        <w:r w:rsidRPr="002D5ADD" w:rsidDel="005F5D10">
          <w:rPr>
            <w:rStyle w:val="Hyperlink"/>
            <w:rFonts w:cs="Arial"/>
            <w:i/>
            <w:iCs/>
            <w:szCs w:val="22"/>
          </w:rPr>
          <w:delText>https://www.facebook.com/buvstudentlife</w:delText>
        </w:r>
        <w:r w:rsidR="005F5D10" w:rsidDel="005F5D10">
          <w:rPr>
            <w:rStyle w:val="Hyperlink"/>
            <w:rFonts w:cs="Arial"/>
            <w:b w:val="0"/>
            <w:i/>
            <w:iCs/>
            <w:szCs w:val="22"/>
          </w:rPr>
          <w:fldChar w:fldCharType="end"/>
        </w:r>
        <w:r w:rsidRPr="002D5ADD" w:rsidDel="005F5D10">
          <w:rPr>
            <w:rFonts w:cs="Arial"/>
            <w:i/>
            <w:iCs/>
            <w:szCs w:val="22"/>
          </w:rPr>
          <w:delText xml:space="preserve"> </w:delText>
        </w:r>
      </w:del>
    </w:p>
    <w:p w14:paraId="67FD63DB" w14:textId="4048055A"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53" w:author="An Tran, ACA (BUV)" w:date="2024-09-12T11:03:00Z" w16du:dateUtc="2024-09-12T04:03:00Z"/>
          <w:rFonts w:cs="Arial"/>
          <w:i/>
          <w:iCs/>
          <w:color w:val="000000" w:themeColor="text1"/>
          <w:szCs w:val="22"/>
        </w:rPr>
      </w:pPr>
      <w:del w:id="8354" w:author="An Tran, ACA (BUV)" w:date="2024-09-12T11:03:00Z" w16du:dateUtc="2024-09-12T04:03:00Z">
        <w:r w:rsidRPr="002D5ADD" w:rsidDel="005F5D10">
          <w:rPr>
            <w:rFonts w:cs="Arial"/>
            <w:i/>
            <w:iCs/>
            <w:color w:val="000000" w:themeColor="text1"/>
            <w:szCs w:val="22"/>
          </w:rPr>
          <w:delText xml:space="preserve">BUV Student Wellbeing: </w:delText>
        </w:r>
        <w:r w:rsidR="005F5D10" w:rsidDel="005F5D10">
          <w:fldChar w:fldCharType="begin"/>
        </w:r>
        <w:r w:rsidR="005F5D10" w:rsidDel="005F5D10">
          <w:delInstrText>HYPERLINK "https://www.facebook.com/BUVstudentWELLBEING"</w:delInstrText>
        </w:r>
        <w:r w:rsidR="005F5D10" w:rsidDel="005F5D10">
          <w:fldChar w:fldCharType="separate"/>
        </w:r>
        <w:r w:rsidRPr="002D5ADD" w:rsidDel="005F5D10">
          <w:rPr>
            <w:rStyle w:val="Hyperlink"/>
            <w:rFonts w:cs="Arial"/>
            <w:i/>
            <w:iCs/>
            <w:szCs w:val="22"/>
          </w:rPr>
          <w:delText>https://www.facebook.com/BUVstudentWELLBEING</w:delText>
        </w:r>
        <w:r w:rsidR="005F5D10" w:rsidDel="005F5D10">
          <w:rPr>
            <w:rStyle w:val="Hyperlink"/>
            <w:rFonts w:cs="Arial"/>
            <w:b w:val="0"/>
            <w:i/>
            <w:iCs/>
            <w:szCs w:val="22"/>
          </w:rPr>
          <w:fldChar w:fldCharType="end"/>
        </w:r>
      </w:del>
    </w:p>
    <w:p w14:paraId="7EECB5E0" w14:textId="5B65264E"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55" w:author="An Tran, ACA (BUV)" w:date="2024-09-12T11:03:00Z" w16du:dateUtc="2024-09-12T04:03:00Z"/>
          <w:rFonts w:cs="Arial"/>
          <w:i/>
          <w:iCs/>
          <w:szCs w:val="22"/>
        </w:rPr>
      </w:pPr>
      <w:del w:id="8356" w:author="An Tran, ACA (BUV)" w:date="2024-09-12T11:03:00Z" w16du:dateUtc="2024-09-12T04:03:00Z">
        <w:r w:rsidRPr="002D5ADD" w:rsidDel="005F5D10">
          <w:rPr>
            <w:rFonts w:cs="Arial"/>
            <w:i/>
            <w:iCs/>
            <w:szCs w:val="22"/>
          </w:rPr>
          <w:delText>Hàng tháng</w:delText>
        </w:r>
        <w:r w:rsidRPr="002D5ADD" w:rsidDel="005F5D10">
          <w:rPr>
            <w:rFonts w:cs="Arial"/>
            <w:i/>
            <w:iCs/>
            <w:color w:val="000000" w:themeColor="text1"/>
            <w:szCs w:val="22"/>
          </w:rPr>
          <w:delText>, Ban Công tác và Phát tri</w:delText>
        </w:r>
        <w:r w:rsidRPr="002D5ADD" w:rsidDel="005F5D10">
          <w:rPr>
            <w:rFonts w:cs="Calibri"/>
            <w:i/>
            <w:iCs/>
            <w:color w:val="000000" w:themeColor="text1"/>
            <w:szCs w:val="22"/>
          </w:rPr>
          <w:delText>ể</w:delText>
        </w:r>
        <w:r w:rsidRPr="002D5ADD" w:rsidDel="005F5D10">
          <w:rPr>
            <w:rFonts w:cs="Arial"/>
            <w:i/>
            <w:iCs/>
            <w:color w:val="000000" w:themeColor="text1"/>
            <w:szCs w:val="22"/>
          </w:rPr>
          <w:delText>n Sinh vi</w:delText>
        </w:r>
        <w:r w:rsidRPr="002D5ADD" w:rsidDel="005F5D10">
          <w:rPr>
            <w:rFonts w:cs="Avenir LT Std 35 Light"/>
            <w:i/>
            <w:iCs/>
            <w:color w:val="000000" w:themeColor="text1"/>
            <w:szCs w:val="22"/>
          </w:rPr>
          <w:delText>ê</w:delText>
        </w:r>
        <w:r w:rsidRPr="002D5ADD" w:rsidDel="005F5D10">
          <w:rPr>
            <w:rFonts w:cs="Arial"/>
            <w:i/>
            <w:iCs/>
            <w:color w:val="000000" w:themeColor="text1"/>
            <w:szCs w:val="22"/>
          </w:rPr>
          <w:delText xml:space="preserve">n </w:delText>
        </w:r>
        <w:r w:rsidRPr="002D5ADD" w:rsidDel="005F5D10">
          <w:rPr>
            <w:rFonts w:cs="Arial"/>
            <w:i/>
            <w:iCs/>
            <w:szCs w:val="22"/>
          </w:rPr>
          <w:delText>c</w:delText>
        </w:r>
        <w:r w:rsidRPr="002D5ADD" w:rsidDel="005F5D10">
          <w:rPr>
            <w:rFonts w:cs="Calibri"/>
            <w:i/>
            <w:iCs/>
            <w:szCs w:val="22"/>
          </w:rPr>
          <w:delText>ũ</w:delText>
        </w:r>
        <w:r w:rsidRPr="002D5ADD" w:rsidDel="005F5D10">
          <w:rPr>
            <w:rFonts w:cs="Arial"/>
            <w:i/>
            <w:iCs/>
            <w:szCs w:val="22"/>
          </w:rPr>
          <w:delText>ng g</w:delText>
        </w:r>
        <w:r w:rsidRPr="002D5ADD" w:rsidDel="005F5D10">
          <w:rPr>
            <w:rFonts w:cs="Calibri"/>
            <w:i/>
            <w:iCs/>
            <w:szCs w:val="22"/>
          </w:rPr>
          <w:delText>ử</w:delText>
        </w:r>
        <w:r w:rsidRPr="002D5ADD" w:rsidDel="005F5D10">
          <w:rPr>
            <w:rFonts w:cs="Arial"/>
            <w:i/>
            <w:iCs/>
            <w:szCs w:val="22"/>
          </w:rPr>
          <w:delText>i ra B</w:delText>
        </w:r>
        <w:r w:rsidRPr="002D5ADD" w:rsidDel="005F5D10">
          <w:rPr>
            <w:rFonts w:cs="Calibri"/>
            <w:i/>
            <w:iCs/>
            <w:szCs w:val="22"/>
          </w:rPr>
          <w:delText>ả</w:delText>
        </w:r>
        <w:r w:rsidRPr="002D5ADD" w:rsidDel="005F5D10">
          <w:rPr>
            <w:rFonts w:cs="Arial"/>
            <w:i/>
            <w:iCs/>
            <w:szCs w:val="22"/>
          </w:rPr>
          <w:delText>n tin c</w:delText>
        </w:r>
        <w:r w:rsidRPr="002D5ADD" w:rsidDel="005F5D10">
          <w:rPr>
            <w:rFonts w:cs="Calibri"/>
            <w:i/>
            <w:iCs/>
            <w:szCs w:val="22"/>
          </w:rPr>
          <w:delText>ậ</w:delText>
        </w:r>
        <w:r w:rsidRPr="002D5ADD" w:rsidDel="005F5D10">
          <w:rPr>
            <w:rFonts w:cs="Arial"/>
            <w:i/>
            <w:iCs/>
            <w:szCs w:val="22"/>
          </w:rPr>
          <w:delText>p nh</w:delText>
        </w:r>
        <w:r w:rsidRPr="002D5ADD" w:rsidDel="005F5D10">
          <w:rPr>
            <w:rFonts w:cs="Calibri"/>
            <w:i/>
            <w:iCs/>
            <w:szCs w:val="22"/>
          </w:rPr>
          <w:delText>ậ</w:delText>
        </w:r>
        <w:r w:rsidRPr="002D5ADD" w:rsidDel="005F5D10">
          <w:rPr>
            <w:rFonts w:cs="Arial"/>
            <w:i/>
            <w:iCs/>
            <w:szCs w:val="22"/>
          </w:rPr>
          <w:delText>t Newsletter nh</w:delText>
        </w:r>
        <w:r w:rsidRPr="002D5ADD" w:rsidDel="005F5D10">
          <w:rPr>
            <w:rFonts w:cs="Calibri"/>
            <w:i/>
            <w:iCs/>
            <w:szCs w:val="22"/>
          </w:rPr>
          <w:delText>ằ</w:delText>
        </w:r>
        <w:r w:rsidRPr="002D5ADD" w:rsidDel="005F5D10">
          <w:rPr>
            <w:rFonts w:cs="Arial"/>
            <w:i/>
            <w:iCs/>
            <w:szCs w:val="22"/>
          </w:rPr>
          <w:delText>m gi</w:delText>
        </w:r>
        <w:r w:rsidRPr="002D5ADD" w:rsidDel="005F5D10">
          <w:rPr>
            <w:rFonts w:cs="Avenir Next LT Pro"/>
            <w:i/>
            <w:iCs/>
            <w:szCs w:val="22"/>
          </w:rPr>
          <w:delText>ú</w:delText>
        </w:r>
        <w:r w:rsidRPr="002D5ADD" w:rsidDel="005F5D10">
          <w:rPr>
            <w:rFonts w:cs="Arial"/>
            <w:i/>
            <w:iCs/>
            <w:szCs w:val="22"/>
          </w:rPr>
          <w:delText>p qu</w:delText>
        </w:r>
        <w:r w:rsidRPr="002D5ADD" w:rsidDel="005F5D10">
          <w:rPr>
            <w:rFonts w:cs="Avenir Next LT Pro"/>
            <w:i/>
            <w:iCs/>
            <w:szCs w:val="22"/>
          </w:rPr>
          <w:delText>ý</w:delText>
        </w:r>
        <w:r w:rsidRPr="002D5ADD" w:rsidDel="005F5D10">
          <w:rPr>
            <w:rFonts w:cs="Arial"/>
            <w:i/>
            <w:iCs/>
            <w:szCs w:val="22"/>
          </w:rPr>
          <w:delText xml:space="preserve"> v</w:delText>
        </w:r>
        <w:r w:rsidRPr="002D5ADD" w:rsidDel="005F5D10">
          <w:rPr>
            <w:rFonts w:cs="Calibri"/>
            <w:i/>
            <w:iCs/>
            <w:szCs w:val="22"/>
          </w:rPr>
          <w:delText>ị</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huynh c</w:delText>
        </w:r>
        <w:r w:rsidRPr="002D5ADD" w:rsidDel="005F5D10">
          <w:rPr>
            <w:rFonts w:cs="Calibri"/>
            <w:i/>
            <w:iCs/>
            <w:szCs w:val="22"/>
          </w:rPr>
          <w:delText>ậ</w:delText>
        </w:r>
        <w:r w:rsidRPr="002D5ADD" w:rsidDel="005F5D10">
          <w:rPr>
            <w:rFonts w:cs="Arial"/>
            <w:i/>
            <w:iCs/>
            <w:szCs w:val="22"/>
          </w:rPr>
          <w:delText>p nh</w:delText>
        </w:r>
        <w:r w:rsidRPr="002D5ADD" w:rsidDel="005F5D10">
          <w:rPr>
            <w:rFonts w:cs="Calibri"/>
            <w:i/>
            <w:iCs/>
            <w:szCs w:val="22"/>
          </w:rPr>
          <w:delText>ậ</w:delText>
        </w:r>
        <w:r w:rsidRPr="002D5ADD" w:rsidDel="005F5D10">
          <w:rPr>
            <w:rFonts w:cs="Arial"/>
            <w:i/>
            <w:iCs/>
            <w:szCs w:val="22"/>
          </w:rPr>
          <w:delText>t th</w:delText>
        </w:r>
        <w:r w:rsidRPr="002D5ADD" w:rsidDel="005F5D10">
          <w:rPr>
            <w:rFonts w:cs="Avenir Next LT Pro"/>
            <w:i/>
            <w:iCs/>
            <w:szCs w:val="22"/>
          </w:rPr>
          <w:delText>ô</w:delText>
        </w:r>
        <w:r w:rsidRPr="002D5ADD" w:rsidDel="005F5D10">
          <w:rPr>
            <w:rFonts w:cs="Arial"/>
            <w:i/>
            <w:iCs/>
            <w:szCs w:val="22"/>
          </w:rPr>
          <w:delText>ng tin v</w:delText>
        </w:r>
        <w:r w:rsidRPr="002D5ADD" w:rsidDel="005F5D10">
          <w:rPr>
            <w:rFonts w:cs="Calibri"/>
            <w:i/>
            <w:iCs/>
            <w:szCs w:val="22"/>
          </w:rPr>
          <w:delText>ề</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ho</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Calibri"/>
            <w:i/>
            <w:iCs/>
            <w:szCs w:val="22"/>
          </w:rPr>
          <w:delText>độ</w:delText>
        </w:r>
        <w:r w:rsidRPr="002D5ADD" w:rsidDel="005F5D10">
          <w:rPr>
            <w:rFonts w:cs="Arial"/>
            <w:i/>
            <w:iCs/>
            <w:szCs w:val="22"/>
          </w:rPr>
          <w:delText xml:space="preserve">ng </w:delText>
        </w:r>
        <w:r w:rsidRPr="002D5ADD" w:rsidDel="005F5D10">
          <w:rPr>
            <w:rFonts w:cs="Calibri"/>
            <w:i/>
            <w:iCs/>
            <w:szCs w:val="22"/>
          </w:rPr>
          <w:delText>đ</w:delText>
        </w:r>
        <w:r w:rsidRPr="002D5ADD" w:rsidDel="005F5D10">
          <w:rPr>
            <w:rFonts w:cs="Arial"/>
            <w:i/>
            <w:iCs/>
            <w:szCs w:val="22"/>
          </w:rPr>
          <w:delText>ang di</w:delText>
        </w:r>
        <w:r w:rsidRPr="002D5ADD" w:rsidDel="005F5D10">
          <w:rPr>
            <w:rFonts w:cs="Calibri"/>
            <w:i/>
            <w:iCs/>
            <w:szCs w:val="22"/>
          </w:rPr>
          <w:delText>ễ</w:delText>
        </w:r>
        <w:r w:rsidRPr="002D5ADD" w:rsidDel="005F5D10">
          <w:rPr>
            <w:rFonts w:cs="Arial"/>
            <w:i/>
            <w:iCs/>
            <w:szCs w:val="22"/>
          </w:rPr>
          <w:delText>n ra, nh</w:delText>
        </w:r>
        <w:r w:rsidRPr="002D5ADD" w:rsidDel="005F5D10">
          <w:rPr>
            <w:rFonts w:cs="Calibri"/>
            <w:i/>
            <w:iCs/>
            <w:szCs w:val="22"/>
          </w:rPr>
          <w:delText>ữ</w:delText>
        </w:r>
        <w:r w:rsidRPr="002D5ADD" w:rsidDel="005F5D10">
          <w:rPr>
            <w:rFonts w:cs="Arial"/>
            <w:i/>
            <w:iCs/>
            <w:szCs w:val="22"/>
          </w:rPr>
          <w:delText>ng th</w:delText>
        </w:r>
        <w:r w:rsidRPr="002D5ADD" w:rsidDel="005F5D10">
          <w:rPr>
            <w:rFonts w:cs="Avenir Next LT Pro"/>
            <w:i/>
            <w:iCs/>
            <w:szCs w:val="22"/>
          </w:rPr>
          <w:delText>ô</w:delText>
        </w:r>
        <w:r w:rsidRPr="002D5ADD" w:rsidDel="005F5D10">
          <w:rPr>
            <w:rFonts w:cs="Arial"/>
            <w:i/>
            <w:iCs/>
            <w:szCs w:val="22"/>
          </w:rPr>
          <w:delText>ng tin quan tr</w:delText>
        </w:r>
        <w:r w:rsidRPr="002D5ADD" w:rsidDel="005F5D10">
          <w:rPr>
            <w:rFonts w:cs="Calibri"/>
            <w:i/>
            <w:iCs/>
            <w:szCs w:val="22"/>
          </w:rPr>
          <w:delText>ọ</w:delText>
        </w:r>
        <w:r w:rsidRPr="002D5ADD" w:rsidDel="005F5D10">
          <w:rPr>
            <w:rFonts w:cs="Arial"/>
            <w:i/>
            <w:iCs/>
            <w:szCs w:val="22"/>
          </w:rPr>
          <w:delText xml:space="preserve">ng </w:delText>
        </w:r>
        <w:r w:rsidRPr="002D5ADD" w:rsidDel="005F5D10">
          <w:rPr>
            <w:rFonts w:cs="Calibri"/>
            <w:i/>
            <w:iCs/>
            <w:szCs w:val="22"/>
          </w:rPr>
          <w:delText>để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w:delText>
        </w:r>
        <w:r w:rsidRPr="002D5ADD" w:rsidDel="005F5D10">
          <w:rPr>
            <w:rFonts w:cs="Calibri"/>
            <w:i/>
            <w:iCs/>
            <w:szCs w:val="22"/>
          </w:rPr>
          <w:delText>đượ</w:delText>
        </w:r>
        <w:r w:rsidRPr="002D5ADD" w:rsidDel="005F5D10">
          <w:rPr>
            <w:rFonts w:cs="Arial"/>
            <w:i/>
            <w:iCs/>
            <w:szCs w:val="22"/>
          </w:rPr>
          <w:delText>c h</w:delText>
        </w:r>
        <w:r w:rsidRPr="002D5ADD" w:rsidDel="005F5D10">
          <w:rPr>
            <w:rFonts w:cs="Avenir Next LT Pro"/>
            <w:i/>
            <w:iCs/>
            <w:szCs w:val="22"/>
          </w:rPr>
          <w:delText>ì</w:delText>
        </w:r>
        <w:r w:rsidRPr="002D5ADD" w:rsidDel="005F5D10">
          <w:rPr>
            <w:rFonts w:cs="Arial"/>
            <w:i/>
            <w:iCs/>
            <w:szCs w:val="22"/>
          </w:rPr>
          <w:delText>nh dung to</w:delText>
        </w:r>
        <w:r w:rsidRPr="002D5ADD" w:rsidDel="005F5D10">
          <w:rPr>
            <w:rFonts w:cs="Avenir Next LT Pro"/>
            <w:i/>
            <w:iCs/>
            <w:szCs w:val="22"/>
          </w:rPr>
          <w:delText>à</w:delText>
        </w:r>
        <w:r w:rsidRPr="002D5ADD" w:rsidDel="005F5D10">
          <w:rPr>
            <w:rFonts w:cs="Arial"/>
            <w:i/>
            <w:iCs/>
            <w:szCs w:val="22"/>
          </w:rPr>
          <w:delText>n c</w:delText>
        </w:r>
        <w:r w:rsidRPr="002D5ADD" w:rsidDel="005F5D10">
          <w:rPr>
            <w:rFonts w:cs="Calibri"/>
            <w:i/>
            <w:iCs/>
            <w:szCs w:val="22"/>
          </w:rPr>
          <w:delText>ả</w:delText>
        </w:r>
        <w:r w:rsidRPr="002D5ADD" w:rsidDel="005F5D10">
          <w:rPr>
            <w:rFonts w:cs="Arial"/>
            <w:i/>
            <w:iCs/>
            <w:szCs w:val="22"/>
          </w:rPr>
          <w:delText>nh v</w:delText>
        </w:r>
        <w:r w:rsidRPr="002D5ADD" w:rsidDel="005F5D10">
          <w:rPr>
            <w:rFonts w:cs="Calibri"/>
            <w:i/>
            <w:iCs/>
            <w:szCs w:val="22"/>
          </w:rPr>
          <w:delText>ề</w:delText>
        </w:r>
        <w:r w:rsidRPr="002D5ADD" w:rsidDel="005F5D10">
          <w:rPr>
            <w:rFonts w:cs="Arial"/>
            <w:i/>
            <w:iCs/>
            <w:szCs w:val="22"/>
          </w:rPr>
          <w:delText xml:space="preserve"> ho</w:delText>
        </w:r>
        <w:r w:rsidRPr="002D5ADD" w:rsidDel="005F5D10">
          <w:rPr>
            <w:rFonts w:cs="Calibri"/>
            <w:i/>
            <w:iCs/>
            <w:szCs w:val="22"/>
          </w:rPr>
          <w:delText>ạ</w:delText>
        </w:r>
        <w:r w:rsidRPr="002D5ADD" w:rsidDel="005F5D10">
          <w:rPr>
            <w:rFonts w:cs="Arial"/>
            <w:i/>
            <w:iCs/>
            <w:szCs w:val="22"/>
          </w:rPr>
          <w:delText xml:space="preserve">t </w:delText>
        </w:r>
        <w:r w:rsidRPr="002D5ADD" w:rsidDel="005F5D10">
          <w:rPr>
            <w:rFonts w:cs="Calibri"/>
            <w:i/>
            <w:iCs/>
            <w:szCs w:val="22"/>
          </w:rPr>
          <w:delText>độ</w:delText>
        </w:r>
        <w:r w:rsidRPr="002D5ADD" w:rsidDel="005F5D10">
          <w:rPr>
            <w:rFonts w:cs="Arial"/>
            <w:i/>
            <w:iCs/>
            <w:szCs w:val="22"/>
          </w:rPr>
          <w:delText>ng c</w:delText>
        </w:r>
        <w:r w:rsidRPr="002D5ADD" w:rsidDel="005F5D10">
          <w:rPr>
            <w:rFonts w:cs="Calibri"/>
            <w:i/>
            <w:iCs/>
            <w:szCs w:val="22"/>
          </w:rPr>
          <w:delText>ủ</w:delText>
        </w:r>
        <w:r w:rsidRPr="002D5ADD" w:rsidDel="005F5D10">
          <w:rPr>
            <w:rFonts w:cs="Arial"/>
            <w:i/>
            <w:iCs/>
            <w:szCs w:val="22"/>
          </w:rPr>
          <w:delText>a nh</w:delText>
        </w:r>
        <w:r w:rsidRPr="002D5ADD" w:rsidDel="005F5D10">
          <w:rPr>
            <w:rFonts w:cs="Avenir Next LT Pro"/>
            <w:i/>
            <w:iCs/>
            <w:szCs w:val="22"/>
          </w:rPr>
          <w:delText>à</w:delText>
        </w:r>
        <w:r w:rsidRPr="002D5ADD" w:rsidDel="005F5D10">
          <w:rPr>
            <w:rFonts w:cs="Arial"/>
            <w:i/>
            <w:iCs/>
            <w:szCs w:val="22"/>
          </w:rPr>
          <w:delText xml:space="preserve"> tr</w:delText>
        </w:r>
        <w:r w:rsidRPr="002D5ADD" w:rsidDel="005F5D10">
          <w:rPr>
            <w:rFonts w:cs="Calibri"/>
            <w:i/>
            <w:iCs/>
            <w:szCs w:val="22"/>
          </w:rPr>
          <w:delText>ườ</w:delText>
        </w:r>
        <w:r w:rsidRPr="002D5ADD" w:rsidDel="005F5D10">
          <w:rPr>
            <w:rFonts w:cs="Arial"/>
            <w:i/>
            <w:iCs/>
            <w:szCs w:val="22"/>
          </w:rPr>
          <w:delText>ng. N</w:delText>
        </w:r>
        <w:r w:rsidRPr="002D5ADD" w:rsidDel="005F5D10">
          <w:rPr>
            <w:rFonts w:cs="Calibri"/>
            <w:i/>
            <w:iCs/>
            <w:szCs w:val="22"/>
          </w:rPr>
          <w:delText>ế</w:delText>
        </w:r>
        <w:r w:rsidRPr="002D5ADD" w:rsidDel="005F5D10">
          <w:rPr>
            <w:rFonts w:cs="Arial"/>
            <w:i/>
            <w:iCs/>
            <w:szCs w:val="22"/>
          </w:rPr>
          <w:delText>u qu</w:delText>
        </w:r>
        <w:r w:rsidRPr="002D5ADD" w:rsidDel="005F5D10">
          <w:rPr>
            <w:rFonts w:cs="Avenir Next LT Pro"/>
            <w:i/>
            <w:iCs/>
            <w:szCs w:val="22"/>
          </w:rPr>
          <w:delText>ý</w:delText>
        </w:r>
        <w:r w:rsidRPr="002D5ADD" w:rsidDel="005F5D10">
          <w:rPr>
            <w:rFonts w:cs="Arial"/>
            <w:i/>
            <w:iCs/>
            <w:szCs w:val="22"/>
          </w:rPr>
          <w:delText xml:space="preserve"> v</w:delText>
        </w:r>
        <w:r w:rsidRPr="002D5ADD" w:rsidDel="005F5D10">
          <w:rPr>
            <w:rFonts w:cs="Calibri"/>
            <w:i/>
            <w:iCs/>
            <w:szCs w:val="22"/>
          </w:rPr>
          <w:delText>ị</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huynh và sinh viên có nhu c</w:delText>
        </w:r>
        <w:r w:rsidRPr="002D5ADD" w:rsidDel="005F5D10">
          <w:rPr>
            <w:rFonts w:cs="Calibri"/>
            <w:i/>
            <w:iCs/>
            <w:szCs w:val="22"/>
          </w:rPr>
          <w:delText>ầ</w:delText>
        </w:r>
        <w:r w:rsidRPr="002D5ADD" w:rsidDel="005F5D10">
          <w:rPr>
            <w:rFonts w:cs="Arial"/>
            <w:i/>
            <w:iCs/>
            <w:szCs w:val="22"/>
          </w:rPr>
          <w:delText xml:space="preserve">u </w:delText>
        </w:r>
        <w:r w:rsidRPr="002D5ADD" w:rsidDel="005F5D10">
          <w:rPr>
            <w:rFonts w:cs="Calibri"/>
            <w:i/>
            <w:iCs/>
            <w:szCs w:val="22"/>
          </w:rPr>
          <w:delText>đượ</w:delText>
        </w:r>
        <w:r w:rsidRPr="002D5ADD" w:rsidDel="005F5D10">
          <w:rPr>
            <w:rFonts w:cs="Arial"/>
            <w:i/>
            <w:iCs/>
            <w:szCs w:val="22"/>
          </w:rPr>
          <w:delText>c nh</w:delText>
        </w:r>
        <w:r w:rsidRPr="002D5ADD" w:rsidDel="005F5D10">
          <w:rPr>
            <w:rFonts w:cs="Calibri"/>
            <w:i/>
            <w:iCs/>
            <w:szCs w:val="22"/>
          </w:rPr>
          <w:delText>ậ</w:delText>
        </w:r>
        <w:r w:rsidRPr="002D5ADD" w:rsidDel="005F5D10">
          <w:rPr>
            <w:rFonts w:cs="Arial"/>
            <w:i/>
            <w:iCs/>
            <w:szCs w:val="22"/>
          </w:rPr>
          <w:delText>n b</w:delText>
        </w:r>
        <w:r w:rsidRPr="002D5ADD" w:rsidDel="005F5D10">
          <w:rPr>
            <w:rFonts w:cs="Calibri"/>
            <w:i/>
            <w:iCs/>
            <w:szCs w:val="22"/>
          </w:rPr>
          <w:delText>ả</w:delText>
        </w:r>
        <w:r w:rsidRPr="002D5ADD" w:rsidDel="005F5D10">
          <w:rPr>
            <w:rFonts w:cs="Arial"/>
            <w:i/>
            <w:iCs/>
            <w:szCs w:val="22"/>
          </w:rPr>
          <w:delText>n tin h</w:delText>
        </w:r>
        <w:r w:rsidRPr="002D5ADD" w:rsidDel="005F5D10">
          <w:rPr>
            <w:rFonts w:cs="Avenir Next LT Pro"/>
            <w:i/>
            <w:iCs/>
            <w:szCs w:val="22"/>
          </w:rPr>
          <w:delText>à</w:delText>
        </w:r>
        <w:r w:rsidRPr="002D5ADD" w:rsidDel="005F5D10">
          <w:rPr>
            <w:rFonts w:cs="Arial"/>
            <w:i/>
            <w:iCs/>
            <w:szCs w:val="22"/>
          </w:rPr>
          <w:delText>ng th</w:delText>
        </w:r>
        <w:r w:rsidRPr="002D5ADD" w:rsidDel="005F5D10">
          <w:rPr>
            <w:rFonts w:cs="Avenir Next LT Pro"/>
            <w:i/>
            <w:iCs/>
            <w:szCs w:val="22"/>
          </w:rPr>
          <w:delText>á</w:delText>
        </w:r>
        <w:r w:rsidRPr="002D5ADD" w:rsidDel="005F5D10">
          <w:rPr>
            <w:rFonts w:cs="Arial"/>
            <w:i/>
            <w:iCs/>
            <w:szCs w:val="22"/>
          </w:rPr>
          <w:delText>ng, vui l</w:delText>
        </w:r>
        <w:r w:rsidRPr="002D5ADD" w:rsidDel="005F5D10">
          <w:rPr>
            <w:rFonts w:cs="Avenir Next LT Pro"/>
            <w:i/>
            <w:iCs/>
            <w:szCs w:val="22"/>
          </w:rPr>
          <w:delText>ò</w:delText>
        </w:r>
        <w:r w:rsidRPr="002D5ADD" w:rsidDel="005F5D10">
          <w:rPr>
            <w:rFonts w:cs="Arial"/>
            <w:i/>
            <w:iCs/>
            <w:szCs w:val="22"/>
          </w:rPr>
          <w:delText>ng cung c</w:delText>
        </w:r>
        <w:r w:rsidRPr="002D5ADD" w:rsidDel="005F5D10">
          <w:rPr>
            <w:rFonts w:cs="Calibri"/>
            <w:i/>
            <w:iCs/>
            <w:szCs w:val="22"/>
          </w:rPr>
          <w:delText>ấ</w:delText>
        </w:r>
        <w:r w:rsidRPr="002D5ADD" w:rsidDel="005F5D10">
          <w:rPr>
            <w:rFonts w:cs="Arial"/>
            <w:i/>
            <w:iCs/>
            <w:szCs w:val="22"/>
          </w:rPr>
          <w:delText xml:space="preserve">p </w:delText>
        </w:r>
        <w:r w:rsidRPr="002D5ADD" w:rsidDel="005F5D10">
          <w:rPr>
            <w:rFonts w:cs="Calibri"/>
            <w:i/>
            <w:iCs/>
            <w:szCs w:val="22"/>
          </w:rPr>
          <w:delText>đị</w:delText>
        </w:r>
        <w:r w:rsidRPr="002D5ADD" w:rsidDel="005F5D10">
          <w:rPr>
            <w:rFonts w:cs="Arial"/>
            <w:i/>
            <w:iCs/>
            <w:szCs w:val="22"/>
          </w:rPr>
          <w:delText>a ch</w:delText>
        </w:r>
        <w:r w:rsidRPr="002D5ADD" w:rsidDel="005F5D10">
          <w:rPr>
            <w:rFonts w:cs="Calibri"/>
            <w:i/>
            <w:iCs/>
            <w:szCs w:val="22"/>
          </w:rPr>
          <w:delText>ỉ</w:delText>
        </w:r>
        <w:r w:rsidRPr="002D5ADD" w:rsidDel="005F5D10">
          <w:rPr>
            <w:rFonts w:cs="Arial"/>
            <w:i/>
            <w:iCs/>
            <w:szCs w:val="22"/>
          </w:rPr>
          <w:delText xml:space="preserve"> email c</w:delText>
        </w:r>
        <w:r w:rsidRPr="002D5ADD" w:rsidDel="005F5D10">
          <w:rPr>
            <w:rFonts w:cs="Calibri"/>
            <w:i/>
            <w:iCs/>
            <w:szCs w:val="22"/>
          </w:rPr>
          <w:delText>ủ</w:delText>
        </w:r>
        <w:r w:rsidRPr="002D5ADD" w:rsidDel="005F5D10">
          <w:rPr>
            <w:rFonts w:cs="Arial"/>
            <w:i/>
            <w:iCs/>
            <w:szCs w:val="22"/>
          </w:rPr>
          <w:delText>a qu</w:delText>
        </w:r>
        <w:r w:rsidRPr="002D5ADD" w:rsidDel="005F5D10">
          <w:rPr>
            <w:rFonts w:cs="Avenir Next LT Pro"/>
            <w:i/>
            <w:iCs/>
            <w:szCs w:val="22"/>
          </w:rPr>
          <w:delText>ý</w:delText>
        </w:r>
        <w:r w:rsidRPr="002D5ADD" w:rsidDel="005F5D10">
          <w:rPr>
            <w:rFonts w:cs="Arial"/>
            <w:i/>
            <w:iCs/>
            <w:szCs w:val="22"/>
          </w:rPr>
          <w:delText xml:space="preserve"> v</w:delText>
        </w:r>
        <w:r w:rsidRPr="002D5ADD" w:rsidDel="005F5D10">
          <w:rPr>
            <w:rFonts w:cs="Calibri"/>
            <w:i/>
            <w:iCs/>
            <w:szCs w:val="22"/>
          </w:rPr>
          <w:delText>ị</w:delText>
        </w:r>
        <w:r w:rsidRPr="002D5ADD" w:rsidDel="005F5D10">
          <w:rPr>
            <w:rFonts w:cs="Arial"/>
            <w:i/>
            <w:iCs/>
            <w:szCs w:val="22"/>
          </w:rPr>
          <w:delText xml:space="preserve"> t</w:delText>
        </w:r>
        <w:r w:rsidRPr="002D5ADD" w:rsidDel="005F5D10">
          <w:rPr>
            <w:rFonts w:cs="Calibri"/>
            <w:i/>
            <w:iCs/>
            <w:szCs w:val="22"/>
          </w:rPr>
          <w:delText>ớ</w:delText>
        </w:r>
        <w:r w:rsidRPr="002D5ADD" w:rsidDel="005F5D10">
          <w:rPr>
            <w:rFonts w:cs="Arial"/>
            <w:i/>
            <w:iCs/>
            <w:szCs w:val="22"/>
          </w:rPr>
          <w:delText>i B</w:delText>
        </w:r>
        <w:r w:rsidRPr="002D5ADD" w:rsidDel="005F5D10">
          <w:rPr>
            <w:rFonts w:cs="Calibri"/>
            <w:i/>
            <w:iCs/>
            <w:szCs w:val="22"/>
          </w:rPr>
          <w:delText>ộ</w:delText>
        </w:r>
        <w:r w:rsidRPr="002D5ADD" w:rsidDel="005F5D10">
          <w:rPr>
            <w:rFonts w:cs="Arial"/>
            <w:i/>
            <w:iCs/>
            <w:szCs w:val="22"/>
          </w:rPr>
          <w:delText xml:space="preserve"> ph</w:delText>
        </w:r>
        <w:r w:rsidRPr="002D5ADD" w:rsidDel="005F5D10">
          <w:rPr>
            <w:rFonts w:cs="Calibri"/>
            <w:i/>
            <w:iCs/>
            <w:szCs w:val="22"/>
          </w:rPr>
          <w:delText>ậ</w:delText>
        </w:r>
        <w:r w:rsidRPr="002D5ADD" w:rsidDel="005F5D10">
          <w:rPr>
            <w:rFonts w:cs="Arial"/>
            <w:i/>
            <w:iCs/>
            <w:szCs w:val="22"/>
          </w:rPr>
          <w:delText>n Th</w:delText>
        </w:r>
        <w:r w:rsidRPr="002D5ADD" w:rsidDel="005F5D10">
          <w:rPr>
            <w:rFonts w:cs="Avenir Next LT Pro"/>
            <w:i/>
            <w:iCs/>
            <w:szCs w:val="22"/>
          </w:rPr>
          <w:delText>ô</w:delText>
        </w:r>
        <w:r w:rsidRPr="002D5ADD" w:rsidDel="005F5D10">
          <w:rPr>
            <w:rFonts w:cs="Arial"/>
            <w:i/>
            <w:iCs/>
            <w:szCs w:val="22"/>
          </w:rPr>
          <w:delText>ng tin Sinh viên (</w:delText>
        </w:r>
        <w:r w:rsidR="005F5D10" w:rsidDel="005F5D10">
          <w:fldChar w:fldCharType="begin"/>
        </w:r>
        <w:r w:rsidR="005F5D10" w:rsidDel="005F5D10">
          <w:delInstrText>HYPERLINK "mailto:studentservice@buv.edu.vn"</w:delInstrText>
        </w:r>
        <w:r w:rsidR="005F5D10" w:rsidDel="005F5D10">
          <w:fldChar w:fldCharType="separate"/>
        </w:r>
        <w:r w:rsidRPr="002D5ADD" w:rsidDel="005F5D10">
          <w:rPr>
            <w:rStyle w:val="Hyperlink"/>
            <w:rFonts w:cs="Arial"/>
            <w:i/>
            <w:iCs/>
            <w:szCs w:val="22"/>
          </w:rPr>
          <w:delText>studentservice@buv.edu.vn</w:delText>
        </w:r>
        <w:r w:rsidR="005F5D10" w:rsidDel="005F5D10">
          <w:rPr>
            <w:rStyle w:val="Hyperlink"/>
            <w:rFonts w:cs="Arial"/>
            <w:b w:val="0"/>
            <w:i/>
            <w:iCs/>
            <w:szCs w:val="22"/>
          </w:rPr>
          <w:fldChar w:fldCharType="end"/>
        </w:r>
        <w:r w:rsidRPr="002D5ADD" w:rsidDel="005F5D10">
          <w:rPr>
            <w:rFonts w:cs="Arial"/>
            <w:i/>
            <w:iCs/>
            <w:szCs w:val="22"/>
          </w:rPr>
          <w:delText xml:space="preserve">) </w:delText>
        </w:r>
        <w:r w:rsidRPr="002D5ADD" w:rsidDel="005F5D10">
          <w:rPr>
            <w:rFonts w:cs="Calibri"/>
            <w:i/>
            <w:iCs/>
            <w:szCs w:val="22"/>
          </w:rPr>
          <w:delText>để</w:delText>
        </w:r>
        <w:r w:rsidRPr="002D5ADD" w:rsidDel="005F5D10">
          <w:rPr>
            <w:rFonts w:cs="Arial"/>
            <w:i/>
            <w:iCs/>
            <w:szCs w:val="22"/>
          </w:rPr>
          <w:delText xml:space="preserve"> nh</w:delText>
        </w:r>
        <w:r w:rsidRPr="002D5ADD" w:rsidDel="005F5D10">
          <w:rPr>
            <w:rFonts w:cs="Calibri"/>
            <w:i/>
            <w:iCs/>
            <w:szCs w:val="22"/>
          </w:rPr>
          <w:delText>ậ</w:delText>
        </w:r>
        <w:r w:rsidRPr="002D5ADD" w:rsidDel="005F5D10">
          <w:rPr>
            <w:rFonts w:cs="Arial"/>
            <w:i/>
            <w:iCs/>
            <w:szCs w:val="22"/>
          </w:rPr>
          <w:delText>n c</w:delText>
        </w:r>
        <w:r w:rsidRPr="002D5ADD" w:rsidDel="005F5D10">
          <w:rPr>
            <w:rFonts w:cs="Calibri"/>
            <w:i/>
            <w:iCs/>
            <w:szCs w:val="22"/>
          </w:rPr>
          <w:delText>ậ</w:delText>
        </w:r>
        <w:r w:rsidRPr="002D5ADD" w:rsidDel="005F5D10">
          <w:rPr>
            <w:rFonts w:cs="Arial"/>
            <w:i/>
            <w:iCs/>
            <w:szCs w:val="22"/>
          </w:rPr>
          <w:delText>p nh</w:delText>
        </w:r>
        <w:r w:rsidRPr="002D5ADD" w:rsidDel="005F5D10">
          <w:rPr>
            <w:rFonts w:cs="Calibri"/>
            <w:i/>
            <w:iCs/>
            <w:szCs w:val="22"/>
          </w:rPr>
          <w:delText>ậ</w:delText>
        </w:r>
        <w:r w:rsidRPr="002D5ADD" w:rsidDel="005F5D10">
          <w:rPr>
            <w:rFonts w:cs="Arial"/>
            <w:i/>
            <w:iCs/>
            <w:szCs w:val="22"/>
          </w:rPr>
          <w:delText>t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th</w:delText>
        </w:r>
        <w:r w:rsidRPr="002D5ADD" w:rsidDel="005F5D10">
          <w:rPr>
            <w:rFonts w:cs="Avenir Next LT Pro"/>
            <w:i/>
            <w:iCs/>
            <w:szCs w:val="22"/>
          </w:rPr>
          <w:delText>ô</w:delText>
        </w:r>
        <w:r w:rsidRPr="002D5ADD" w:rsidDel="005F5D10">
          <w:rPr>
            <w:rFonts w:cs="Arial"/>
            <w:i/>
            <w:iCs/>
            <w:szCs w:val="22"/>
          </w:rPr>
          <w:delText>ng tin kh</w:delText>
        </w:r>
        <w:r w:rsidRPr="002D5ADD" w:rsidDel="005F5D10">
          <w:rPr>
            <w:rFonts w:cs="Avenir Next LT Pro"/>
            <w:i/>
            <w:iCs/>
            <w:szCs w:val="22"/>
          </w:rPr>
          <w:delText>á</w:delText>
        </w:r>
        <w:r w:rsidRPr="002D5ADD" w:rsidDel="005F5D10">
          <w:rPr>
            <w:rFonts w:cs="Arial"/>
            <w:i/>
            <w:iCs/>
            <w:szCs w:val="22"/>
          </w:rPr>
          <w:delText>c.</w:delText>
        </w:r>
      </w:del>
    </w:p>
    <w:p w14:paraId="5A0A531A" w14:textId="3EB52610"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57" w:author="An Tran, ACA (BUV)" w:date="2024-09-12T11:03:00Z" w16du:dateUtc="2024-09-12T04:03:00Z"/>
          <w:rFonts w:cs="Arial"/>
          <w:i/>
          <w:iCs/>
          <w:szCs w:val="22"/>
        </w:rPr>
      </w:pPr>
      <w:del w:id="8358" w:author="An Tran, ACA (BUV)" w:date="2024-09-12T11:03:00Z" w16du:dateUtc="2024-09-12T04:03:00Z">
        <w:r w:rsidRPr="002D5ADD" w:rsidDel="005F5D10">
          <w:rPr>
            <w:rFonts w:cs="Arial"/>
            <w:i/>
            <w:iCs/>
            <w:szCs w:val="22"/>
          </w:rPr>
          <w:delText xml:space="preserve">Ngoài ra, để nắm được tất cả thông tin về các hoạt động và dịch vụ từ ban Công tác và Phát triển Sinh Viên, sinh viên có thể truy cập trang Canvas, phần “Course" có tên "Student Engagement": </w:delText>
        </w:r>
        <w:r w:rsidR="005F5D10" w:rsidDel="005F5D10">
          <w:fldChar w:fldCharType="begin"/>
        </w:r>
        <w:r w:rsidR="005F5D10" w:rsidDel="005F5D10">
          <w:delInstrText>HYPERLINK "https://buv.instructure.com/courses/334"</w:delInstrText>
        </w:r>
        <w:r w:rsidR="005F5D10" w:rsidDel="005F5D10">
          <w:fldChar w:fldCharType="separate"/>
        </w:r>
        <w:r w:rsidRPr="002D5ADD" w:rsidDel="005F5D10">
          <w:rPr>
            <w:rStyle w:val="Hyperlink"/>
            <w:rFonts w:cs="Arial"/>
            <w:i/>
            <w:iCs/>
            <w:szCs w:val="22"/>
          </w:rPr>
          <w:delText>https://buv.instructure.com/courses/334</w:delText>
        </w:r>
        <w:r w:rsidR="005F5D10" w:rsidDel="005F5D10">
          <w:rPr>
            <w:rStyle w:val="Hyperlink"/>
            <w:rFonts w:cs="Arial"/>
            <w:b w:val="0"/>
            <w:i/>
            <w:iCs/>
            <w:szCs w:val="22"/>
          </w:rPr>
          <w:fldChar w:fldCharType="end"/>
        </w:r>
        <w:r w:rsidRPr="002D5ADD" w:rsidDel="005F5D10">
          <w:rPr>
            <w:rFonts w:cs="Arial"/>
            <w:i/>
            <w:iCs/>
            <w:szCs w:val="22"/>
          </w:rPr>
          <w:delText xml:space="preserve">. </w:delText>
        </w:r>
      </w:del>
    </w:p>
    <w:p w14:paraId="2D9240B4" w14:textId="24D0C7DF" w:rsidR="003E6279" w:rsidRPr="004373E8" w:rsidDel="005F5D10" w:rsidRDefault="00C1363F" w:rsidP="005F5D10">
      <w:pPr>
        <w:pStyle w:val="Question"/>
        <w:numPr>
          <w:ilvl w:val="0"/>
          <w:numId w:val="7"/>
        </w:numPr>
        <w:tabs>
          <w:tab w:val="left" w:pos="630"/>
          <w:tab w:val="left" w:pos="990"/>
        </w:tabs>
        <w:spacing w:before="100" w:line="400" w:lineRule="exact"/>
        <w:ind w:left="0" w:firstLine="720"/>
        <w:rPr>
          <w:del w:id="8359" w:author="An Tran, ACA (BUV)" w:date="2024-09-12T11:03:00Z" w16du:dateUtc="2024-09-12T04:03:00Z"/>
          <w:rFonts w:cs="Arial"/>
          <w:i/>
          <w:iCs/>
          <w:szCs w:val="22"/>
          <w:lang w:val="vi-VN"/>
        </w:rPr>
      </w:pPr>
      <w:del w:id="8360" w:author="An Tran, ACA (BUV)" w:date="2024-09-12T11:03:00Z" w16du:dateUtc="2024-09-12T04:03:00Z">
        <w:r w:rsidRPr="002D5ADD" w:rsidDel="005F5D10">
          <w:rPr>
            <w:rFonts w:cs="Arial"/>
            <w:i/>
            <w:iCs/>
            <w:szCs w:val="22"/>
          </w:rPr>
          <w:delTex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delText>
        </w:r>
      </w:del>
    </w:p>
    <w:p w14:paraId="1C2CCC63" w14:textId="26035C94"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361" w:author="An Tran, ACA (BUV)" w:date="2024-09-12T11:03:00Z" w16du:dateUtc="2024-09-12T04:03:00Z"/>
          <w:rFonts w:cs="Arial"/>
          <w:b w:val="0"/>
          <w:i/>
          <w:iCs/>
          <w:szCs w:val="22"/>
          <w:lang w:val="vi-VN"/>
        </w:rPr>
      </w:pPr>
      <w:del w:id="8362" w:author="An Tran, ACA (BUV)" w:date="2024-09-12T11:03:00Z" w16du:dateUtc="2024-09-12T04:03:00Z">
        <w:r w:rsidRPr="004373E8" w:rsidDel="005F5D10">
          <w:rPr>
            <w:rFonts w:cs="Arial"/>
            <w:szCs w:val="22"/>
            <w:lang w:val="vi-VN"/>
          </w:rPr>
          <w:delText xml:space="preserve">What is the point of going for an internship which is not relevant to student’s major? / </w:delText>
        </w:r>
        <w:r w:rsidRPr="004373E8" w:rsidDel="005F5D10">
          <w:rPr>
            <w:rFonts w:cs="Arial"/>
            <w:i/>
            <w:iCs/>
            <w:szCs w:val="22"/>
            <w:lang w:val="vi-VN"/>
          </w:rPr>
          <w:delText>N</w:delText>
        </w:r>
        <w:r w:rsidRPr="004373E8" w:rsidDel="005F5D10">
          <w:rPr>
            <w:rFonts w:cs="Calibri"/>
            <w:i/>
            <w:iCs/>
            <w:szCs w:val="22"/>
            <w:lang w:val="vi-VN"/>
          </w:rPr>
          <w:delText>ế</w:delText>
        </w:r>
        <w:r w:rsidRPr="004373E8" w:rsidDel="005F5D10">
          <w:rPr>
            <w:rFonts w:cs="Arial"/>
            <w:i/>
            <w:iCs/>
            <w:szCs w:val="22"/>
            <w:lang w:val="vi-VN"/>
          </w:rPr>
          <w:delText xml:space="preserve">u sinh viên </w:delText>
        </w:r>
        <w:r w:rsidRPr="004373E8" w:rsidDel="005F5D10">
          <w:rPr>
            <w:rFonts w:cs="Calibri"/>
            <w:i/>
            <w:iCs/>
            <w:szCs w:val="22"/>
            <w:lang w:val="vi-VN"/>
          </w:rPr>
          <w:delText>đ</w:delText>
        </w:r>
        <w:r w:rsidRPr="004373E8" w:rsidDel="005F5D10">
          <w:rPr>
            <w:rFonts w:cs="Arial"/>
            <w:i/>
            <w:iCs/>
            <w:szCs w:val="22"/>
            <w:lang w:val="vi-VN"/>
          </w:rPr>
          <w:delText>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trong m</w:delText>
        </w:r>
        <w:r w:rsidRPr="004373E8" w:rsidDel="005F5D10">
          <w:rPr>
            <w:rFonts w:cs="Calibri"/>
            <w:i/>
            <w:iCs/>
            <w:szCs w:val="22"/>
            <w:lang w:val="vi-VN"/>
          </w:rPr>
          <w:delText>ả</w:delText>
        </w:r>
        <w:r w:rsidRPr="004373E8" w:rsidDel="005F5D10">
          <w:rPr>
            <w:rFonts w:cs="Arial"/>
            <w:i/>
            <w:iCs/>
            <w:szCs w:val="22"/>
            <w:lang w:val="vi-VN"/>
          </w:rPr>
          <w:delText>ng không liên quan t</w:delText>
        </w:r>
        <w:r w:rsidRPr="004373E8" w:rsidDel="005F5D10">
          <w:rPr>
            <w:rFonts w:cs="Calibri"/>
            <w:i/>
            <w:iCs/>
            <w:szCs w:val="22"/>
            <w:lang w:val="vi-VN"/>
          </w:rPr>
          <w:delText>ớ</w:delText>
        </w:r>
        <w:r w:rsidRPr="004373E8" w:rsidDel="005F5D10">
          <w:rPr>
            <w:rFonts w:cs="Arial"/>
            <w:i/>
            <w:iCs/>
            <w:szCs w:val="22"/>
            <w:lang w:val="vi-VN"/>
          </w:rPr>
          <w:delText>i ngành h</w:delText>
        </w:r>
        <w:r w:rsidRPr="004373E8" w:rsidDel="005F5D10">
          <w:rPr>
            <w:rFonts w:cs="Calibri"/>
            <w:i/>
            <w:iCs/>
            <w:szCs w:val="22"/>
            <w:lang w:val="vi-VN"/>
          </w:rPr>
          <w:delText>ọ</w:delText>
        </w:r>
        <w:r w:rsidRPr="004373E8" w:rsidDel="005F5D10">
          <w:rPr>
            <w:rFonts w:cs="Arial"/>
            <w:i/>
            <w:iCs/>
            <w:szCs w:val="22"/>
            <w:lang w:val="vi-VN"/>
          </w:rPr>
          <w:delText>c thì có tác d</w:delText>
        </w:r>
        <w:r w:rsidRPr="004373E8" w:rsidDel="005F5D10">
          <w:rPr>
            <w:rFonts w:cs="Calibri"/>
            <w:i/>
            <w:iCs/>
            <w:szCs w:val="22"/>
            <w:lang w:val="vi-VN"/>
          </w:rPr>
          <w:delText>ụ</w:delText>
        </w:r>
        <w:r w:rsidRPr="004373E8" w:rsidDel="005F5D10">
          <w:rPr>
            <w:rFonts w:cs="Arial"/>
            <w:i/>
            <w:iCs/>
            <w:szCs w:val="22"/>
            <w:lang w:val="vi-VN"/>
          </w:rPr>
          <w:delText>ng gì?</w:delText>
        </w:r>
      </w:del>
    </w:p>
    <w:p w14:paraId="7DA9BA1E" w14:textId="056F626D"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363" w:author="An Tran, ACA (BUV)" w:date="2024-09-12T11:03:00Z" w16du:dateUtc="2024-09-12T04:03:00Z"/>
          <w:rFonts w:cs="Arial"/>
          <w:b w:val="0"/>
          <w:bCs/>
          <w:szCs w:val="22"/>
          <w:u w:val="single"/>
          <w:lang w:val="vi-VN"/>
        </w:rPr>
      </w:pPr>
      <w:del w:id="8364"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6052A635" w14:textId="34502991" w:rsidR="00C1363F" w:rsidDel="005F5D10" w:rsidRDefault="00C1363F" w:rsidP="005F5D10">
      <w:pPr>
        <w:pStyle w:val="Question"/>
        <w:numPr>
          <w:ilvl w:val="0"/>
          <w:numId w:val="7"/>
        </w:numPr>
        <w:tabs>
          <w:tab w:val="left" w:pos="630"/>
          <w:tab w:val="left" w:pos="990"/>
        </w:tabs>
        <w:spacing w:before="100" w:line="400" w:lineRule="exact"/>
        <w:ind w:left="0" w:firstLine="720"/>
        <w:rPr>
          <w:del w:id="8365" w:author="An Tran, ACA (BUV)" w:date="2024-09-12T11:03:00Z" w16du:dateUtc="2024-09-12T04:03:00Z"/>
          <w:rFonts w:cs="Arial"/>
          <w:szCs w:val="22"/>
        </w:rPr>
      </w:pPr>
      <w:bookmarkStart w:id="8366" w:name="_Hlk172879954"/>
      <w:del w:id="8367" w:author="An Tran, ACA (BUV)" w:date="2024-09-12T11:03:00Z" w16du:dateUtc="2024-09-12T04:03:00Z">
        <w:r w:rsidRPr="691BD53B" w:rsidDel="005F5D10">
          <w:rPr>
            <w:rFonts w:cs="Arial"/>
            <w:szCs w:val="22"/>
          </w:rPr>
          <w:delText xml:space="preserve">Going for an internship is not only about enhancing specialised skills and knowledge, but also about exploring what is available and waiting for them in the labour market. On the one hand, an internship helps students </w:delText>
        </w:r>
        <w:r w:rsidR="25A8285A" w:rsidRPr="691BD53B" w:rsidDel="005F5D10">
          <w:rPr>
            <w:rFonts w:cs="Arial"/>
            <w:szCs w:val="22"/>
          </w:rPr>
          <w:delText xml:space="preserve">to familiarize themselves </w:delText>
        </w:r>
        <w:r w:rsidRPr="691BD53B" w:rsidDel="005F5D10">
          <w:rPr>
            <w:rFonts w:cs="Arial"/>
            <w:szCs w:val="22"/>
          </w:rPr>
          <w:delText xml:space="preserve">with working life, learning business etiquettes and workplace </w:delText>
        </w:r>
        <w:r w:rsidR="005358E3" w:rsidRPr="691BD53B" w:rsidDel="005F5D10">
          <w:rPr>
            <w:rFonts w:cs="Arial"/>
            <w:szCs w:val="22"/>
          </w:rPr>
          <w:delText>skills</w:delText>
        </w:r>
        <w:r w:rsidR="005358E3" w:rsidDel="005F5D10">
          <w:rPr>
            <w:rFonts w:cs="Arial"/>
            <w:szCs w:val="22"/>
          </w:rPr>
          <w:delText>.</w:delText>
        </w:r>
        <w:r w:rsidR="005358E3" w:rsidRPr="691BD53B" w:rsidDel="005F5D10">
          <w:rPr>
            <w:rFonts w:cs="Arial"/>
            <w:szCs w:val="22"/>
          </w:rPr>
          <w:delText xml:space="preserve"> On</w:delText>
        </w:r>
        <w:r w:rsidRPr="691BD53B" w:rsidDel="005F5D10">
          <w:rPr>
            <w:rFonts w:cs="Arial"/>
            <w:szCs w:val="22"/>
          </w:rPr>
          <w:delText xml:space="preserve"> the other hand, the student can try out different roles in different industries and in different organisations’ scales to reaffirm what they are good at, what motivates them most at work, or what they want to avoid in their career. We believe that our </w:delText>
        </w:r>
        <w:r w:rsidR="005358E3" w:rsidRPr="691BD53B" w:rsidDel="005F5D10">
          <w:rPr>
            <w:rFonts w:cs="Arial"/>
            <w:szCs w:val="22"/>
          </w:rPr>
          <w:delText>students,</w:delText>
        </w:r>
        <w:r w:rsidRPr="691BD53B" w:rsidDel="005F5D10">
          <w:rPr>
            <w:rFonts w:cs="Arial"/>
            <w:szCs w:val="22"/>
          </w:rPr>
          <w:delText xml:space="preserve"> after completing internships in diverse areas have been equipped with a wide range of experience and be more certain in their future career decisions.</w:delText>
        </w:r>
        <w:bookmarkEnd w:id="8366"/>
      </w:del>
    </w:p>
    <w:p w14:paraId="5DBF247B" w14:textId="2687D9F8"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8368" w:author="An Tran, ACA (BUV)" w:date="2024-09-12T11:03:00Z" w16du:dateUtc="2024-09-12T04:03:00Z"/>
          <w:rFonts w:cs="Arial"/>
          <w:szCs w:val="22"/>
        </w:rPr>
      </w:pPr>
      <w:del w:id="8369"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311CD81A" w14:textId="3C74E0FD" w:rsidR="00C1363F" w:rsidDel="005F5D10" w:rsidRDefault="00C1363F" w:rsidP="005F5D10">
      <w:pPr>
        <w:pStyle w:val="Question"/>
        <w:numPr>
          <w:ilvl w:val="0"/>
          <w:numId w:val="7"/>
        </w:numPr>
        <w:tabs>
          <w:tab w:val="left" w:pos="630"/>
          <w:tab w:val="left" w:pos="990"/>
        </w:tabs>
        <w:spacing w:before="100" w:line="400" w:lineRule="exact"/>
        <w:ind w:left="0" w:firstLine="720"/>
        <w:rPr>
          <w:del w:id="8370" w:author="An Tran, ACA (BUV)" w:date="2024-09-12T11:03:00Z" w16du:dateUtc="2024-09-12T04:03:00Z"/>
          <w:rFonts w:cs="Arial"/>
          <w:i/>
          <w:iCs/>
          <w:szCs w:val="22"/>
        </w:rPr>
      </w:pPr>
      <w:del w:id="8371" w:author="An Tran, ACA (BUV)" w:date="2024-09-12T11:03:00Z" w16du:dateUtc="2024-09-12T04:03:00Z">
        <w:r w:rsidRPr="002D5ADD" w:rsidDel="005F5D10">
          <w:rPr>
            <w:rFonts w:cs="Arial"/>
            <w:i/>
            <w:iCs/>
            <w:szCs w:val="22"/>
          </w:rPr>
          <w:delText xml:space="preserve">Sinh viên </w:delText>
        </w:r>
        <w:r w:rsidRPr="002D5ADD" w:rsidDel="005F5D10">
          <w:rPr>
            <w:rFonts w:cs="Calibri"/>
            <w:i/>
            <w:iCs/>
            <w:szCs w:val="22"/>
          </w:rPr>
          <w:delText>đ</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kh</w:delText>
        </w:r>
        <w:r w:rsidRPr="002D5ADD" w:rsidDel="005F5D10">
          <w:rPr>
            <w:rFonts w:cs="Avenir Next LT Pro"/>
            <w:i/>
            <w:iCs/>
            <w:szCs w:val="22"/>
          </w:rPr>
          <w:delText>ô</w:delText>
        </w:r>
        <w:r w:rsidRPr="002D5ADD" w:rsidDel="005F5D10">
          <w:rPr>
            <w:rFonts w:cs="Arial"/>
            <w:i/>
            <w:iCs/>
            <w:szCs w:val="22"/>
          </w:rPr>
          <w:delText>ng ch</w:delText>
        </w:r>
        <w:r w:rsidRPr="002D5ADD" w:rsidDel="005F5D10">
          <w:rPr>
            <w:rFonts w:cs="Calibri"/>
            <w:i/>
            <w:iCs/>
            <w:szCs w:val="22"/>
          </w:rPr>
          <w:delText>ỉ</w:delText>
        </w:r>
        <w:r w:rsidRPr="002D5ADD" w:rsidDel="005F5D10">
          <w:rPr>
            <w:rFonts w:cs="Arial"/>
            <w:i/>
            <w:iCs/>
            <w:szCs w:val="22"/>
          </w:rPr>
          <w:delText xml:space="preserve"> </w:delText>
        </w:r>
        <w:r w:rsidRPr="002D5ADD" w:rsidDel="005F5D10">
          <w:rPr>
            <w:rFonts w:cs="Calibri"/>
            <w:i/>
            <w:iCs/>
            <w:szCs w:val="22"/>
          </w:rPr>
          <w:delText>để</w:delText>
        </w:r>
        <w:r w:rsidRPr="002D5ADD" w:rsidDel="005F5D10">
          <w:rPr>
            <w:rFonts w:cs="Arial"/>
            <w:i/>
            <w:iCs/>
            <w:szCs w:val="22"/>
          </w:rPr>
          <w:delText xml:space="preserve"> trau d</w:delText>
        </w:r>
        <w:r w:rsidRPr="002D5ADD" w:rsidDel="005F5D10">
          <w:rPr>
            <w:rFonts w:cs="Calibri"/>
            <w:i/>
            <w:iCs/>
            <w:szCs w:val="22"/>
          </w:rPr>
          <w:delText>ồ</w:delText>
        </w:r>
        <w:r w:rsidRPr="002D5ADD" w:rsidDel="005F5D10">
          <w:rPr>
            <w:rFonts w:cs="Arial"/>
            <w:i/>
            <w:iCs/>
            <w:szCs w:val="22"/>
          </w:rPr>
          <w:delText>i c</w:delText>
        </w:r>
        <w:r w:rsidRPr="002D5ADD" w:rsidDel="005F5D10">
          <w:rPr>
            <w:rFonts w:cs="Calibri"/>
            <w:i/>
            <w:iCs/>
            <w:szCs w:val="22"/>
          </w:rPr>
          <w:delText>ủ</w:delText>
        </w:r>
        <w:r w:rsidRPr="002D5ADD" w:rsidDel="005F5D10">
          <w:rPr>
            <w:rFonts w:cs="Arial"/>
            <w:i/>
            <w:iCs/>
            <w:szCs w:val="22"/>
          </w:rPr>
          <w:delText>ng c</w:delText>
        </w:r>
        <w:r w:rsidRPr="002D5ADD" w:rsidDel="005F5D10">
          <w:rPr>
            <w:rFonts w:cs="Calibri"/>
            <w:i/>
            <w:iCs/>
            <w:szCs w:val="22"/>
          </w:rPr>
          <w:delText>ố</w:delText>
        </w:r>
        <w:r w:rsidRPr="002D5ADD" w:rsidDel="005F5D10">
          <w:rPr>
            <w:rFonts w:cs="Arial"/>
            <w:i/>
            <w:iCs/>
            <w:szCs w:val="22"/>
          </w:rPr>
          <w:delText xml:space="preserve">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Calibri"/>
            <w:i/>
            <w:iCs/>
            <w:szCs w:val="22"/>
          </w:rPr>
          <w:delText>ă</w:delText>
        </w:r>
        <w:r w:rsidRPr="002D5ADD" w:rsidDel="005F5D10">
          <w:rPr>
            <w:rFonts w:cs="Arial"/>
            <w:i/>
            <w:iCs/>
            <w:szCs w:val="22"/>
          </w:rPr>
          <w:delText>ng v</w:delText>
        </w:r>
        <w:r w:rsidRPr="002D5ADD" w:rsidDel="005F5D10">
          <w:rPr>
            <w:rFonts w:cs="Avenir Next LT Pro"/>
            <w:i/>
            <w:iCs/>
            <w:szCs w:val="22"/>
          </w:rPr>
          <w:delText>à</w:delText>
        </w:r>
        <w:r w:rsidRPr="002D5ADD" w:rsidDel="005F5D10">
          <w:rPr>
            <w:rFonts w:cs="Arial"/>
            <w:i/>
            <w:iCs/>
            <w:szCs w:val="22"/>
          </w:rPr>
          <w:delText xml:space="preserve"> ki</w:delText>
        </w:r>
        <w:r w:rsidRPr="002D5ADD" w:rsidDel="005F5D10">
          <w:rPr>
            <w:rFonts w:cs="Calibri"/>
            <w:i/>
            <w:iCs/>
            <w:szCs w:val="22"/>
          </w:rPr>
          <w:delText>ế</w:delText>
        </w:r>
        <w:r w:rsidRPr="002D5ADD" w:rsidDel="005F5D10">
          <w:rPr>
            <w:rFonts w:cs="Arial"/>
            <w:i/>
            <w:iCs/>
            <w:szCs w:val="22"/>
          </w:rPr>
          <w:delText>n th</w:delText>
        </w:r>
        <w:r w:rsidRPr="002D5ADD" w:rsidDel="005F5D10">
          <w:rPr>
            <w:rFonts w:cs="Calibri"/>
            <w:i/>
            <w:iCs/>
            <w:szCs w:val="22"/>
          </w:rPr>
          <w:delText>ứ</w:delText>
        </w:r>
        <w:r w:rsidRPr="002D5ADD" w:rsidDel="005F5D10">
          <w:rPr>
            <w:rFonts w:cs="Arial"/>
            <w:i/>
            <w:iCs/>
            <w:szCs w:val="22"/>
          </w:rPr>
          <w:delText>c chuy</w:delText>
        </w:r>
        <w:r w:rsidRPr="002D5ADD" w:rsidDel="005F5D10">
          <w:rPr>
            <w:rFonts w:cs="Avenir Next LT Pro"/>
            <w:i/>
            <w:iCs/>
            <w:szCs w:val="22"/>
          </w:rPr>
          <w:delText>ê</w:delText>
        </w:r>
        <w:r w:rsidRPr="002D5ADD" w:rsidDel="005F5D10">
          <w:rPr>
            <w:rFonts w:cs="Arial"/>
            <w:i/>
            <w:iCs/>
            <w:szCs w:val="22"/>
          </w:rPr>
          <w:delText>n m</w:delText>
        </w:r>
        <w:r w:rsidRPr="002D5ADD" w:rsidDel="005F5D10">
          <w:rPr>
            <w:rFonts w:cs="Avenir Next LT Pro"/>
            <w:i/>
            <w:iCs/>
            <w:szCs w:val="22"/>
          </w:rPr>
          <w:delText>ô</w:delText>
        </w:r>
        <w:r w:rsidRPr="002D5ADD" w:rsidDel="005F5D10">
          <w:rPr>
            <w:rFonts w:cs="Arial"/>
            <w:i/>
            <w:iCs/>
            <w:szCs w:val="22"/>
          </w:rPr>
          <w:delText>n, m</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ò</w:delText>
        </w:r>
        <w:r w:rsidRPr="002D5ADD" w:rsidDel="005F5D10">
          <w:rPr>
            <w:rFonts w:cs="Arial"/>
            <w:i/>
            <w:iCs/>
            <w:szCs w:val="22"/>
          </w:rPr>
          <w:delText xml:space="preserve">n </w:delText>
        </w:r>
        <w:r w:rsidRPr="002D5ADD" w:rsidDel="005F5D10">
          <w:rPr>
            <w:rFonts w:cs="Calibri"/>
            <w:i/>
            <w:iCs/>
            <w:szCs w:val="22"/>
          </w:rPr>
          <w:delText>để</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kh</w:delText>
        </w:r>
        <w:r w:rsidRPr="002D5ADD" w:rsidDel="005F5D10">
          <w:rPr>
            <w:rFonts w:cs="Avenir Next LT Pro"/>
            <w:i/>
            <w:iCs/>
            <w:szCs w:val="22"/>
          </w:rPr>
          <w:delText>á</w:delText>
        </w:r>
        <w:r w:rsidRPr="002D5ADD" w:rsidDel="005F5D10">
          <w:rPr>
            <w:rFonts w:cs="Arial"/>
            <w:i/>
            <w:iCs/>
            <w:szCs w:val="22"/>
          </w:rPr>
          <w:delText>m ph</w:delText>
        </w:r>
        <w:r w:rsidRPr="002D5ADD" w:rsidDel="005F5D10">
          <w:rPr>
            <w:rFonts w:cs="Avenir Next LT Pro"/>
            <w:i/>
            <w:iCs/>
            <w:szCs w:val="22"/>
          </w:rPr>
          <w:delText>á</w:delText>
        </w:r>
        <w:r w:rsidRPr="002D5ADD" w:rsidDel="005F5D10">
          <w:rPr>
            <w:rFonts w:cs="Arial"/>
            <w:i/>
            <w:iCs/>
            <w:szCs w:val="22"/>
          </w:rPr>
          <w:delText xml:space="preserve"> th</w:delText>
        </w:r>
        <w:r w:rsidRPr="002D5ADD" w:rsidDel="005F5D10">
          <w:rPr>
            <w:rFonts w:cs="Avenir Next LT Pro"/>
            <w:i/>
            <w:iCs/>
            <w:szCs w:val="22"/>
          </w:rPr>
          <w:delText>ê</w:delText>
        </w:r>
        <w:r w:rsidRPr="002D5ADD" w:rsidDel="005F5D10">
          <w:rPr>
            <w:rFonts w:cs="Arial"/>
            <w:i/>
            <w:iCs/>
            <w:szCs w:val="22"/>
          </w:rPr>
          <w:delText>m nh</w:delText>
        </w:r>
        <w:r w:rsidRPr="002D5ADD" w:rsidDel="005F5D10">
          <w:rPr>
            <w:rFonts w:cs="Calibri"/>
            <w:i/>
            <w:iCs/>
            <w:szCs w:val="22"/>
          </w:rPr>
          <w:delText>ữ</w:delText>
        </w:r>
        <w:r w:rsidRPr="002D5ADD" w:rsidDel="005F5D10">
          <w:rPr>
            <w:rFonts w:cs="Arial"/>
            <w:i/>
            <w:iCs/>
            <w:szCs w:val="22"/>
          </w:rPr>
          <w:delText>ng g</w:delText>
        </w:r>
        <w:r w:rsidRPr="002D5ADD" w:rsidDel="005F5D10">
          <w:rPr>
            <w:rFonts w:cs="Avenir Next LT Pro"/>
            <w:i/>
            <w:iCs/>
            <w:szCs w:val="22"/>
          </w:rPr>
          <w:delText>ì</w:delText>
        </w:r>
        <w:r w:rsidRPr="002D5ADD" w:rsidDel="005F5D10">
          <w:rPr>
            <w:rFonts w:cs="Arial"/>
            <w:i/>
            <w:iCs/>
            <w:szCs w:val="22"/>
          </w:rPr>
          <w:delText xml:space="preserve"> </w:delText>
        </w:r>
        <w:r w:rsidRPr="002D5ADD" w:rsidDel="005F5D10">
          <w:rPr>
            <w:rFonts w:cs="Calibri"/>
            <w:i/>
            <w:iCs/>
            <w:szCs w:val="22"/>
          </w:rPr>
          <w:delText>đ</w:delText>
        </w:r>
        <w:r w:rsidRPr="002D5ADD" w:rsidDel="005F5D10">
          <w:rPr>
            <w:rFonts w:cs="Arial"/>
            <w:i/>
            <w:iCs/>
            <w:szCs w:val="22"/>
          </w:rPr>
          <w:delText>ang t</w:delText>
        </w:r>
        <w:r w:rsidRPr="002D5ADD" w:rsidDel="005F5D10">
          <w:rPr>
            <w:rFonts w:cs="Calibri"/>
            <w:i/>
            <w:iCs/>
            <w:szCs w:val="22"/>
          </w:rPr>
          <w:delText>ồ</w:delText>
        </w:r>
        <w:r w:rsidRPr="002D5ADD" w:rsidDel="005F5D10">
          <w:rPr>
            <w:rFonts w:cs="Arial"/>
            <w:i/>
            <w:iCs/>
            <w:szCs w:val="22"/>
          </w:rPr>
          <w:delText>n t</w:delText>
        </w:r>
        <w:r w:rsidRPr="002D5ADD" w:rsidDel="005F5D10">
          <w:rPr>
            <w:rFonts w:cs="Calibri"/>
            <w:i/>
            <w:iCs/>
            <w:szCs w:val="22"/>
          </w:rPr>
          <w:delText>ạ</w:delText>
        </w:r>
        <w:r w:rsidRPr="002D5ADD" w:rsidDel="005F5D10">
          <w:rPr>
            <w:rFonts w:cs="Arial"/>
            <w:i/>
            <w:iCs/>
            <w:szCs w:val="22"/>
          </w:rPr>
          <w:delText>i v</w:delText>
        </w:r>
        <w:r w:rsidRPr="002D5ADD" w:rsidDel="005F5D10">
          <w:rPr>
            <w:rFonts w:cs="Avenir Next LT Pro"/>
            <w:i/>
            <w:iCs/>
            <w:szCs w:val="22"/>
          </w:rPr>
          <w:delText>à</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g</w:delText>
        </w:r>
        <w:r w:rsidRPr="002D5ADD" w:rsidDel="005F5D10">
          <w:rPr>
            <w:rFonts w:cs="Avenir Next LT Pro"/>
            <w:i/>
            <w:iCs/>
            <w:szCs w:val="22"/>
          </w:rPr>
          <w:delText>ì</w:delText>
        </w:r>
        <w:r w:rsidRPr="002D5ADD" w:rsidDel="005F5D10">
          <w:rPr>
            <w:rFonts w:cs="Arial"/>
            <w:i/>
            <w:iCs/>
            <w:szCs w:val="22"/>
          </w:rPr>
          <w:delText xml:space="preserve"> </w:delText>
        </w:r>
        <w:r w:rsidRPr="002D5ADD" w:rsidDel="005F5D10">
          <w:rPr>
            <w:rFonts w:cs="Calibri"/>
            <w:i/>
            <w:iCs/>
            <w:szCs w:val="22"/>
          </w:rPr>
          <w:delText>đ</w:delText>
        </w:r>
        <w:r w:rsidRPr="002D5ADD" w:rsidDel="005F5D10">
          <w:rPr>
            <w:rFonts w:cs="Arial"/>
            <w:i/>
            <w:iCs/>
            <w:szCs w:val="22"/>
          </w:rPr>
          <w:delText>ang ch</w:delText>
        </w:r>
        <w:r w:rsidRPr="002D5ADD" w:rsidDel="005F5D10">
          <w:rPr>
            <w:rFonts w:cs="Calibri"/>
            <w:i/>
            <w:iCs/>
            <w:szCs w:val="22"/>
          </w:rPr>
          <w:delText>ờ</w:delText>
        </w:r>
        <w:r w:rsidRPr="002D5ADD" w:rsidDel="005F5D10">
          <w:rPr>
            <w:rFonts w:cs="Arial"/>
            <w:i/>
            <w:iCs/>
            <w:szCs w:val="22"/>
          </w:rPr>
          <w:delText xml:space="preserve"> </w:delText>
        </w:r>
        <w:r w:rsidRPr="002D5ADD" w:rsidDel="005F5D10">
          <w:rPr>
            <w:rFonts w:cs="Calibri"/>
            <w:i/>
            <w:iCs/>
            <w:szCs w:val="22"/>
          </w:rPr>
          <w:delText>đợ</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 xml:space="preserve">n </w:delText>
        </w:r>
        <w:r w:rsidRPr="002D5ADD" w:rsidDel="005F5D10">
          <w:rPr>
            <w:rFonts w:cs="Calibri"/>
            <w:i/>
            <w:iCs/>
            <w:szCs w:val="22"/>
          </w:rPr>
          <w:delText>ở</w:delText>
        </w:r>
        <w:r w:rsidRPr="002D5ADD" w:rsidDel="005F5D10">
          <w:rPr>
            <w:rFonts w:cs="Arial"/>
            <w:i/>
            <w:iCs/>
            <w:szCs w:val="22"/>
          </w:rPr>
          <w:delText xml:space="preserve"> th</w:delText>
        </w:r>
        <w:r w:rsidRPr="002D5ADD" w:rsidDel="005F5D10">
          <w:rPr>
            <w:rFonts w:cs="Calibri"/>
            <w:i/>
            <w:iCs/>
            <w:szCs w:val="22"/>
          </w:rPr>
          <w:delText>ị</w:delText>
        </w:r>
        <w:r w:rsidRPr="002D5ADD" w:rsidDel="005F5D10">
          <w:rPr>
            <w:rFonts w:cs="Arial"/>
            <w:i/>
            <w:iCs/>
            <w:szCs w:val="22"/>
          </w:rPr>
          <w:delText xml:space="preserve"> tr</w:delText>
        </w:r>
        <w:r w:rsidRPr="002D5ADD" w:rsidDel="005F5D10">
          <w:rPr>
            <w:rFonts w:cs="Calibri"/>
            <w:i/>
            <w:iCs/>
            <w:szCs w:val="22"/>
          </w:rPr>
          <w:delText>ườ</w:delText>
        </w:r>
        <w:r w:rsidRPr="002D5ADD" w:rsidDel="005F5D10">
          <w:rPr>
            <w:rFonts w:cs="Arial"/>
            <w:i/>
            <w:iCs/>
            <w:szCs w:val="22"/>
          </w:rPr>
          <w:delText xml:space="preserve">ng lao </w:delText>
        </w:r>
        <w:r w:rsidRPr="002D5ADD" w:rsidDel="005F5D10">
          <w:rPr>
            <w:rFonts w:cs="Calibri"/>
            <w:i/>
            <w:iCs/>
            <w:szCs w:val="22"/>
          </w:rPr>
          <w:delText>độ</w:delText>
        </w:r>
        <w:r w:rsidRPr="002D5ADD" w:rsidDel="005F5D10">
          <w:rPr>
            <w:rFonts w:cs="Arial"/>
            <w:i/>
            <w:iCs/>
            <w:szCs w:val="22"/>
          </w:rPr>
          <w:delText>ng. M</w:delText>
        </w:r>
        <w:r w:rsidRPr="002D5ADD" w:rsidDel="005F5D10">
          <w:rPr>
            <w:rFonts w:cs="Calibri"/>
            <w:i/>
            <w:iCs/>
            <w:szCs w:val="22"/>
          </w:rPr>
          <w:delText>ộ</w:delText>
        </w:r>
        <w:r w:rsidRPr="002D5ADD" w:rsidDel="005F5D10">
          <w:rPr>
            <w:rFonts w:cs="Arial"/>
            <w:i/>
            <w:iCs/>
            <w:szCs w:val="22"/>
          </w:rPr>
          <w:delText>t m</w:delText>
        </w:r>
        <w:r w:rsidRPr="002D5ADD" w:rsidDel="005F5D10">
          <w:rPr>
            <w:rFonts w:cs="Calibri"/>
            <w:i/>
            <w:iCs/>
            <w:szCs w:val="22"/>
          </w:rPr>
          <w:delText>ặ</w:delText>
        </w:r>
        <w:r w:rsidRPr="002D5ADD" w:rsidDel="005F5D10">
          <w:rPr>
            <w:rFonts w:cs="Arial"/>
            <w:i/>
            <w:iCs/>
            <w:szCs w:val="22"/>
          </w:rPr>
          <w:delText>t,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gi</w:delText>
        </w:r>
        <w:r w:rsidRPr="002D5ADD" w:rsidDel="005F5D10">
          <w:rPr>
            <w:rFonts w:cs="Avenir Next LT Pro"/>
            <w:i/>
            <w:iCs/>
            <w:szCs w:val="22"/>
          </w:rPr>
          <w:delText>ú</w:delText>
        </w:r>
        <w:r w:rsidRPr="002D5ADD" w:rsidDel="005F5D10">
          <w:rPr>
            <w:rFonts w:cs="Arial"/>
            <w:i/>
            <w:iCs/>
            <w:szCs w:val="22"/>
          </w:rPr>
          <w:delText>p sinh vi</w:delText>
        </w:r>
        <w:r w:rsidRPr="002D5ADD" w:rsidDel="005F5D10">
          <w:rPr>
            <w:rFonts w:cs="Avenir Next LT Pro"/>
            <w:i/>
            <w:iCs/>
            <w:szCs w:val="22"/>
          </w:rPr>
          <w:delText>ê</w:delText>
        </w:r>
        <w:r w:rsidRPr="002D5ADD" w:rsidDel="005F5D10">
          <w:rPr>
            <w:rFonts w:cs="Arial"/>
            <w:i/>
            <w:iCs/>
            <w:szCs w:val="22"/>
          </w:rPr>
          <w:delText>n l</w:delText>
        </w:r>
        <w:r w:rsidRPr="002D5ADD" w:rsidDel="005F5D10">
          <w:rPr>
            <w:rFonts w:cs="Avenir Next LT Pro"/>
            <w:i/>
            <w:iCs/>
            <w:szCs w:val="22"/>
          </w:rPr>
          <w:delText>à</w:delText>
        </w:r>
        <w:r w:rsidRPr="002D5ADD" w:rsidDel="005F5D10">
          <w:rPr>
            <w:rFonts w:cs="Arial"/>
            <w:i/>
            <w:iCs/>
            <w:szCs w:val="22"/>
          </w:rPr>
          <w:delText>m quen v</w:delText>
        </w:r>
        <w:r w:rsidRPr="002D5ADD" w:rsidDel="005F5D10">
          <w:rPr>
            <w:rFonts w:cs="Calibri"/>
            <w:i/>
            <w:iCs/>
            <w:szCs w:val="22"/>
          </w:rPr>
          <w:delText>ớ</w:delText>
        </w:r>
        <w:r w:rsidRPr="002D5ADD" w:rsidDel="005F5D10">
          <w:rPr>
            <w:rFonts w:cs="Arial"/>
            <w:i/>
            <w:iCs/>
            <w:szCs w:val="22"/>
          </w:rPr>
          <w:delText>i cu</w:delText>
        </w:r>
        <w:r w:rsidRPr="002D5ADD" w:rsidDel="005F5D10">
          <w:rPr>
            <w:rFonts w:cs="Calibri"/>
            <w:i/>
            <w:iCs/>
            <w:szCs w:val="22"/>
          </w:rPr>
          <w:delText>ộ</w:delText>
        </w:r>
        <w:r w:rsidRPr="002D5ADD" w:rsidDel="005F5D10">
          <w:rPr>
            <w:rFonts w:cs="Arial"/>
            <w:i/>
            <w:iCs/>
            <w:szCs w:val="22"/>
          </w:rPr>
          <w:delText>c s</w:delText>
        </w:r>
        <w:r w:rsidRPr="002D5ADD" w:rsidDel="005F5D10">
          <w:rPr>
            <w:rFonts w:cs="Calibri"/>
            <w:i/>
            <w:iCs/>
            <w:szCs w:val="22"/>
          </w:rPr>
          <w:delText>ố</w:delText>
        </w:r>
        <w:r w:rsidRPr="002D5ADD" w:rsidDel="005F5D10">
          <w:rPr>
            <w:rFonts w:cs="Arial"/>
            <w:i/>
            <w:iCs/>
            <w:szCs w:val="22"/>
          </w:rPr>
          <w:delText xml:space="preserve">ng </w:delText>
        </w:r>
        <w:r w:rsidRPr="002D5ADD" w:rsidDel="005F5D10">
          <w:rPr>
            <w:rFonts w:cs="Calibri"/>
            <w:i/>
            <w:iCs/>
            <w:szCs w:val="22"/>
          </w:rPr>
          <w:delText>đ</w:delText>
        </w:r>
        <w:r w:rsidRPr="002D5ADD" w:rsidDel="005F5D10">
          <w:rPr>
            <w:rFonts w:cs="Arial"/>
            <w:i/>
            <w:iCs/>
            <w:szCs w:val="22"/>
          </w:rPr>
          <w:delText>i l</w:delText>
        </w:r>
        <w:r w:rsidRPr="002D5ADD" w:rsidDel="005F5D10">
          <w:rPr>
            <w:rFonts w:cs="Avenir Next LT Pro"/>
            <w:i/>
            <w:iCs/>
            <w:szCs w:val="22"/>
          </w:rPr>
          <w:delText>à</w:delText>
        </w:r>
        <w:r w:rsidRPr="002D5ADD" w:rsidDel="005F5D10">
          <w:rPr>
            <w:rFonts w:cs="Arial"/>
            <w:i/>
            <w:iCs/>
            <w:szCs w:val="22"/>
          </w:rPr>
          <w:delText>m,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nghi th</w:delText>
        </w:r>
        <w:r w:rsidRPr="002D5ADD" w:rsidDel="005F5D10">
          <w:rPr>
            <w:rFonts w:cs="Calibri"/>
            <w:i/>
            <w:iCs/>
            <w:szCs w:val="22"/>
          </w:rPr>
          <w:delText>ứ</w:delText>
        </w:r>
        <w:r w:rsidRPr="002D5ADD" w:rsidDel="005F5D10">
          <w:rPr>
            <w:rFonts w:cs="Arial"/>
            <w:i/>
            <w:iCs/>
            <w:szCs w:val="22"/>
          </w:rPr>
          <w:delText xml:space="preserve">c </w:delText>
        </w:r>
        <w:r w:rsidRPr="002D5ADD" w:rsidDel="005F5D10">
          <w:rPr>
            <w:rFonts w:cs="Calibri"/>
            <w:i/>
            <w:iCs/>
            <w:szCs w:val="22"/>
          </w:rPr>
          <w:delText>ứ</w:delText>
        </w:r>
        <w:r w:rsidRPr="002D5ADD" w:rsidDel="005F5D10">
          <w:rPr>
            <w:rFonts w:cs="Arial"/>
            <w:i/>
            <w:iCs/>
            <w:szCs w:val="22"/>
          </w:rPr>
          <w:delText>ng x</w:delText>
        </w:r>
        <w:r w:rsidRPr="002D5ADD" w:rsidDel="005F5D10">
          <w:rPr>
            <w:rFonts w:cs="Calibri"/>
            <w:i/>
            <w:iCs/>
            <w:szCs w:val="22"/>
          </w:rPr>
          <w:delText>ử</w:delText>
        </w:r>
        <w:r w:rsidRPr="002D5ADD" w:rsidDel="005F5D10">
          <w:rPr>
            <w:rFonts w:cs="Arial"/>
            <w:i/>
            <w:iCs/>
            <w:szCs w:val="22"/>
          </w:rPr>
          <w:delText xml:space="preserve"> t</w:delText>
        </w:r>
        <w:r w:rsidRPr="002D5ADD" w:rsidDel="005F5D10">
          <w:rPr>
            <w:rFonts w:cs="Calibri"/>
            <w:i/>
            <w:iCs/>
            <w:szCs w:val="22"/>
          </w:rPr>
          <w:delText>ạ</w:delText>
        </w:r>
        <w:r w:rsidRPr="002D5ADD" w:rsidDel="005F5D10">
          <w:rPr>
            <w:rFonts w:cs="Arial"/>
            <w:i/>
            <w:iCs/>
            <w:szCs w:val="22"/>
          </w:rPr>
          <w:delText>i n</w:delText>
        </w:r>
        <w:r w:rsidRPr="002D5ADD" w:rsidDel="005F5D10">
          <w:rPr>
            <w:rFonts w:cs="Calibri"/>
            <w:i/>
            <w:iCs/>
            <w:szCs w:val="22"/>
          </w:rPr>
          <w:delText>ơ</w:delText>
        </w:r>
        <w:r w:rsidRPr="002D5ADD" w:rsidDel="005F5D10">
          <w:rPr>
            <w:rFonts w:cs="Arial"/>
            <w:i/>
            <w:iCs/>
            <w:szCs w:val="22"/>
          </w:rPr>
          <w:delText>i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Calibri"/>
            <w:i/>
            <w:iCs/>
            <w:szCs w:val="22"/>
          </w:rPr>
          <w:delText>ă</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 xml:space="preserve">c </w:delText>
        </w:r>
        <w:r w:rsidRPr="002D5ADD" w:rsidDel="005F5D10">
          <w:rPr>
            <w:rFonts w:cs="Calibri"/>
            <w:i/>
            <w:iCs/>
            <w:szCs w:val="22"/>
          </w:rPr>
          <w:delText>ở</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m</w:delText>
        </w:r>
        <w:r w:rsidRPr="002D5ADD" w:rsidDel="005F5D10">
          <w:rPr>
            <w:rFonts w:cs="Avenir Next LT Pro"/>
            <w:i/>
            <w:iCs/>
            <w:szCs w:val="22"/>
          </w:rPr>
          <w:delText>ô</w:delText>
        </w:r>
        <w:r w:rsidRPr="002D5ADD" w:rsidDel="005F5D10">
          <w:rPr>
            <w:rFonts w:cs="Arial"/>
            <w:i/>
            <w:iCs/>
            <w:szCs w:val="22"/>
          </w:rPr>
          <w:delText>i tr</w:delText>
        </w:r>
        <w:r w:rsidRPr="002D5ADD" w:rsidDel="005F5D10">
          <w:rPr>
            <w:rFonts w:cs="Calibri"/>
            <w:i/>
            <w:iCs/>
            <w:szCs w:val="22"/>
          </w:rPr>
          <w:delText>ườ</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kh</w:delText>
        </w:r>
        <w:r w:rsidRPr="002D5ADD" w:rsidDel="005F5D10">
          <w:rPr>
            <w:rFonts w:cs="Avenir Next LT Pro"/>
            <w:i/>
            <w:iCs/>
            <w:szCs w:val="22"/>
          </w:rPr>
          <w:delText>á</w:delText>
        </w:r>
        <w:r w:rsidRPr="002D5ADD" w:rsidDel="005F5D10">
          <w:rPr>
            <w:rFonts w:cs="Arial"/>
            <w:i/>
            <w:iCs/>
            <w:szCs w:val="22"/>
          </w:rPr>
          <w:delText>c nhau, d</w:delText>
        </w:r>
        <w:r w:rsidRPr="002D5ADD" w:rsidDel="005F5D10">
          <w:rPr>
            <w:rFonts w:cs="Avenir Next LT Pro"/>
            <w:i/>
            <w:iCs/>
            <w:szCs w:val="22"/>
          </w:rPr>
          <w:delText>ù</w:delText>
        </w:r>
        <w:r w:rsidRPr="002D5ADD" w:rsidDel="005F5D10">
          <w:rPr>
            <w:rFonts w:cs="Arial"/>
            <w:i/>
            <w:iCs/>
            <w:szCs w:val="22"/>
          </w:rPr>
          <w:delText xml:space="preserve"> </w:delText>
        </w:r>
        <w:r w:rsidRPr="002D5ADD" w:rsidDel="005F5D10">
          <w:rPr>
            <w:rFonts w:cs="Calibri"/>
            <w:i/>
            <w:iCs/>
            <w:szCs w:val="22"/>
          </w:rPr>
          <w:delText>đ</w:delText>
        </w:r>
        <w:r w:rsidRPr="002D5ADD" w:rsidDel="005F5D10">
          <w:rPr>
            <w:rFonts w:cs="Avenir LT Std 35 Light"/>
            <w:i/>
            <w:iCs/>
            <w:szCs w:val="22"/>
          </w:rPr>
          <w:delText>ó</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 xml:space="preserve"> t</w:delText>
        </w:r>
        <w:r w:rsidRPr="002D5ADD" w:rsidDel="005F5D10">
          <w:rPr>
            <w:rFonts w:cs="Calibri"/>
            <w:i/>
            <w:iCs/>
            <w:szCs w:val="22"/>
          </w:rPr>
          <w:delText>ạ</w:delText>
        </w:r>
        <w:r w:rsidRPr="002D5ADD" w:rsidDel="005F5D10">
          <w:rPr>
            <w:rFonts w:cs="Arial"/>
            <w:i/>
            <w:iCs/>
            <w:szCs w:val="22"/>
          </w:rPr>
          <w:delText>i v</w:delText>
        </w:r>
        <w:r w:rsidRPr="002D5ADD" w:rsidDel="005F5D10">
          <w:rPr>
            <w:rFonts w:cs="Calibri"/>
            <w:i/>
            <w:iCs/>
            <w:szCs w:val="22"/>
          </w:rPr>
          <w:delText>ă</w:delText>
        </w:r>
        <w:r w:rsidRPr="002D5ADD" w:rsidDel="005F5D10">
          <w:rPr>
            <w:rFonts w:cs="Arial"/>
            <w:i/>
            <w:iCs/>
            <w:szCs w:val="22"/>
          </w:rPr>
          <w:delText>n ph</w:delText>
        </w:r>
        <w:r w:rsidRPr="002D5ADD" w:rsidDel="005F5D10">
          <w:rPr>
            <w:rFonts w:cs="Avenir Next LT Pro"/>
            <w:i/>
            <w:iCs/>
            <w:szCs w:val="22"/>
          </w:rPr>
          <w:delText>ò</w:delText>
        </w:r>
        <w:r w:rsidRPr="002D5ADD" w:rsidDel="005F5D10">
          <w:rPr>
            <w:rFonts w:cs="Arial"/>
            <w:i/>
            <w:iCs/>
            <w:szCs w:val="22"/>
          </w:rPr>
          <w:delText>ng c</w:delText>
        </w:r>
        <w:r w:rsidRPr="002D5ADD" w:rsidDel="005F5D10">
          <w:rPr>
            <w:rFonts w:cs="Avenir Next LT Pro"/>
            <w:i/>
            <w:iCs/>
            <w:szCs w:val="22"/>
          </w:rPr>
          <w:delText>ô</w:delText>
        </w:r>
        <w:r w:rsidRPr="002D5ADD" w:rsidDel="005F5D10">
          <w:rPr>
            <w:rFonts w:cs="Arial"/>
            <w:i/>
            <w:iCs/>
            <w:szCs w:val="22"/>
          </w:rPr>
          <w:delText>ng s</w:delText>
        </w:r>
        <w:r w:rsidRPr="002D5ADD" w:rsidDel="005F5D10">
          <w:rPr>
            <w:rFonts w:cs="Calibri"/>
            <w:i/>
            <w:iCs/>
            <w:szCs w:val="22"/>
          </w:rPr>
          <w:delText>ở</w:delText>
        </w:r>
        <w:r w:rsidRPr="002D5ADD" w:rsidDel="005F5D10">
          <w:rPr>
            <w:rFonts w:cs="Arial"/>
            <w:i/>
            <w:iCs/>
            <w:szCs w:val="22"/>
          </w:rPr>
          <w:delText>, t</w:delText>
        </w:r>
        <w:r w:rsidRPr="002D5ADD" w:rsidDel="005F5D10">
          <w:rPr>
            <w:rFonts w:cs="Calibri"/>
            <w:i/>
            <w:iCs/>
            <w:szCs w:val="22"/>
          </w:rPr>
          <w:delText>ạ</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 xml:space="preserve">c </w:delText>
        </w:r>
        <w:r w:rsidRPr="002D5ADD" w:rsidDel="005F5D10">
          <w:rPr>
            <w:rFonts w:cs="Calibri"/>
            <w:i/>
            <w:iCs/>
            <w:szCs w:val="22"/>
          </w:rPr>
          <w:delText>đị</w:delText>
        </w:r>
        <w:r w:rsidRPr="002D5ADD" w:rsidDel="005F5D10">
          <w:rPr>
            <w:rFonts w:cs="Arial"/>
            <w:i/>
            <w:iCs/>
            <w:szCs w:val="22"/>
          </w:rPr>
          <w:delText xml:space="preserve">a </w:delText>
        </w:r>
        <w:r w:rsidRPr="002D5ADD" w:rsidDel="005F5D10">
          <w:rPr>
            <w:rFonts w:cs="Calibri"/>
            <w:i/>
            <w:iCs/>
            <w:szCs w:val="22"/>
          </w:rPr>
          <w:delText>đ</w:delText>
        </w:r>
        <w:r w:rsidRPr="002D5ADD" w:rsidDel="005F5D10">
          <w:rPr>
            <w:rFonts w:cs="Arial"/>
            <w:i/>
            <w:iCs/>
            <w:szCs w:val="22"/>
          </w:rPr>
          <w:delText>i</w:delText>
        </w:r>
        <w:r w:rsidRPr="002D5ADD" w:rsidDel="005F5D10">
          <w:rPr>
            <w:rFonts w:cs="Calibri"/>
            <w:i/>
            <w:iCs/>
            <w:szCs w:val="22"/>
          </w:rPr>
          <w:delText>ể</w:delText>
        </w:r>
        <w:r w:rsidRPr="002D5ADD" w:rsidDel="005F5D10">
          <w:rPr>
            <w:rFonts w:cs="Arial"/>
            <w:i/>
            <w:iCs/>
            <w:szCs w:val="22"/>
          </w:rPr>
          <w:delText>m cung c</w:delText>
        </w:r>
        <w:r w:rsidRPr="002D5ADD" w:rsidDel="005F5D10">
          <w:rPr>
            <w:rFonts w:cs="Calibri"/>
            <w:i/>
            <w:iCs/>
            <w:szCs w:val="22"/>
          </w:rPr>
          <w:delText>ấ</w:delText>
        </w:r>
        <w:r w:rsidRPr="002D5ADD" w:rsidDel="005F5D10">
          <w:rPr>
            <w:rFonts w:cs="Arial"/>
            <w:i/>
            <w:iCs/>
            <w:szCs w:val="22"/>
          </w:rPr>
          <w:delText>p d</w:delText>
        </w:r>
        <w:r w:rsidRPr="002D5ADD" w:rsidDel="005F5D10">
          <w:rPr>
            <w:rFonts w:cs="Calibri"/>
            <w:i/>
            <w:iCs/>
            <w:szCs w:val="22"/>
          </w:rPr>
          <w:delText>ị</w:delText>
        </w:r>
        <w:r w:rsidRPr="002D5ADD" w:rsidDel="005F5D10">
          <w:rPr>
            <w:rFonts w:cs="Arial"/>
            <w:i/>
            <w:iCs/>
            <w:szCs w:val="22"/>
          </w:rPr>
          <w:delText>ch v</w:delText>
        </w:r>
        <w:r w:rsidRPr="002D5ADD" w:rsidDel="005F5D10">
          <w:rPr>
            <w:rFonts w:cs="Calibri"/>
            <w:i/>
            <w:iCs/>
            <w:szCs w:val="22"/>
          </w:rPr>
          <w:delText>ụ</w:delText>
        </w:r>
        <w:r w:rsidRPr="002D5ADD" w:rsidDel="005F5D10">
          <w:rPr>
            <w:rFonts w:cs="Arial"/>
            <w:i/>
            <w:iCs/>
            <w:szCs w:val="22"/>
          </w:rPr>
          <w:delText>, hay t</w:delText>
        </w:r>
        <w:r w:rsidRPr="002D5ADD" w:rsidDel="005F5D10">
          <w:rPr>
            <w:rFonts w:cs="Calibri"/>
            <w:i/>
            <w:iCs/>
            <w:szCs w:val="22"/>
          </w:rPr>
          <w:delText>ạ</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 xml:space="preserve">c </w:delText>
        </w:r>
        <w:r w:rsidRPr="002D5ADD" w:rsidDel="005F5D10">
          <w:rPr>
            <w:rFonts w:cs="Calibri"/>
            <w:i/>
            <w:iCs/>
            <w:szCs w:val="22"/>
          </w:rPr>
          <w:delText>đị</w:delText>
        </w:r>
        <w:r w:rsidRPr="002D5ADD" w:rsidDel="005F5D10">
          <w:rPr>
            <w:rFonts w:cs="Arial"/>
            <w:i/>
            <w:iCs/>
            <w:szCs w:val="22"/>
          </w:rPr>
          <w:delText>a d</w:delText>
        </w:r>
        <w:r w:rsidRPr="002D5ADD" w:rsidDel="005F5D10">
          <w:rPr>
            <w:rFonts w:cs="Calibri"/>
            <w:i/>
            <w:iCs/>
            <w:szCs w:val="22"/>
          </w:rPr>
          <w:delText>ự</w:delText>
        </w:r>
        <w:r w:rsidRPr="002D5ADD" w:rsidDel="005F5D10">
          <w:rPr>
            <w:rFonts w:cs="Arial"/>
            <w:i/>
            <w:iCs/>
            <w:szCs w:val="22"/>
          </w:rPr>
          <w:delText xml:space="preserve"> </w:delText>
        </w:r>
        <w:r w:rsidRPr="002D5ADD" w:rsidDel="005F5D10">
          <w:rPr>
            <w:rFonts w:cs="Avenir Next LT Pro"/>
            <w:i/>
            <w:iCs/>
            <w:szCs w:val="22"/>
          </w:rPr>
          <w:delText>á</w:delText>
        </w:r>
        <w:r w:rsidRPr="002D5ADD" w:rsidDel="005F5D10">
          <w:rPr>
            <w:rFonts w:cs="Arial"/>
            <w:i/>
            <w:iCs/>
            <w:szCs w:val="22"/>
          </w:rPr>
          <w:delText>n. M</w:delText>
        </w:r>
        <w:r w:rsidRPr="002D5ADD" w:rsidDel="005F5D10">
          <w:rPr>
            <w:rFonts w:cs="Calibri"/>
            <w:i/>
            <w:iCs/>
            <w:szCs w:val="22"/>
          </w:rPr>
          <w:delText>ộ</w:delText>
        </w:r>
        <w:r w:rsidRPr="002D5ADD" w:rsidDel="005F5D10">
          <w:rPr>
            <w:rFonts w:cs="Arial"/>
            <w:i/>
            <w:iCs/>
            <w:szCs w:val="22"/>
          </w:rPr>
          <w:delText>t m</w:delText>
        </w:r>
        <w:r w:rsidRPr="002D5ADD" w:rsidDel="005F5D10">
          <w:rPr>
            <w:rFonts w:cs="Calibri"/>
            <w:i/>
            <w:iCs/>
            <w:szCs w:val="22"/>
          </w:rPr>
          <w:delText>ặ</w:delText>
        </w:r>
        <w:r w:rsidRPr="002D5ADD" w:rsidDel="005F5D10">
          <w:rPr>
            <w:rFonts w:cs="Arial"/>
            <w:i/>
            <w:iCs/>
            <w:szCs w:val="22"/>
          </w:rPr>
          <w:delText>t khác, sinh viên có th</w:delText>
        </w:r>
        <w:r w:rsidRPr="002D5ADD" w:rsidDel="005F5D10">
          <w:rPr>
            <w:rFonts w:cs="Calibri"/>
            <w:i/>
            <w:iCs/>
            <w:szCs w:val="22"/>
          </w:rPr>
          <w:delText>ể</w:delText>
        </w:r>
        <w:r w:rsidRPr="002D5ADD" w:rsidDel="005F5D10">
          <w:rPr>
            <w:rFonts w:cs="Arial"/>
            <w:i/>
            <w:iCs/>
            <w:szCs w:val="22"/>
          </w:rPr>
          <w:delText xml:space="preserve"> th</w:delText>
        </w:r>
        <w:r w:rsidRPr="002D5ADD" w:rsidDel="005F5D10">
          <w:rPr>
            <w:rFonts w:cs="Calibri"/>
            <w:i/>
            <w:iCs/>
            <w:szCs w:val="22"/>
          </w:rPr>
          <w:delText>ử</w:delText>
        </w:r>
        <w:r w:rsidRPr="002D5ADD" w:rsidDel="005F5D10">
          <w:rPr>
            <w:rFonts w:cs="Arial"/>
            <w:i/>
            <w:iCs/>
            <w:szCs w:val="22"/>
          </w:rPr>
          <w:delText xml:space="preserve">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m nhi</w:delText>
        </w:r>
        <w:r w:rsidRPr="002D5ADD" w:rsidDel="005F5D10">
          <w:rPr>
            <w:rFonts w:cs="Calibri"/>
            <w:i/>
            <w:iCs/>
            <w:szCs w:val="22"/>
          </w:rPr>
          <w:delText>ề</w:delText>
        </w:r>
        <w:r w:rsidRPr="002D5ADD" w:rsidDel="005F5D10">
          <w:rPr>
            <w:rFonts w:cs="Arial"/>
            <w:i/>
            <w:iCs/>
            <w:szCs w:val="22"/>
          </w:rPr>
          <w:delText>u v</w:delText>
        </w:r>
        <w:r w:rsidRPr="002D5ADD" w:rsidDel="005F5D10">
          <w:rPr>
            <w:rFonts w:cs="Calibri"/>
            <w:i/>
            <w:iCs/>
            <w:szCs w:val="22"/>
          </w:rPr>
          <w:delText>ị</w:delText>
        </w:r>
        <w:r w:rsidRPr="002D5ADD" w:rsidDel="005F5D10">
          <w:rPr>
            <w:rFonts w:cs="Arial"/>
            <w:i/>
            <w:iCs/>
            <w:szCs w:val="22"/>
          </w:rPr>
          <w:delText xml:space="preserve"> tr</w:delText>
        </w:r>
        <w:r w:rsidRPr="002D5ADD" w:rsidDel="005F5D10">
          <w:rPr>
            <w:rFonts w:cs="Avenir Next LT Pro"/>
            <w:i/>
            <w:iCs/>
            <w:szCs w:val="22"/>
          </w:rPr>
          <w:delText>í</w:delText>
        </w:r>
        <w:r w:rsidRPr="002D5ADD" w:rsidDel="005F5D10">
          <w:rPr>
            <w:rFonts w:cs="Arial"/>
            <w:i/>
            <w:iCs/>
            <w:szCs w:val="22"/>
          </w:rPr>
          <w:delText xml:space="preserve"> kh</w:delText>
        </w:r>
        <w:r w:rsidRPr="002D5ADD" w:rsidDel="005F5D10">
          <w:rPr>
            <w:rFonts w:cs="Avenir Next LT Pro"/>
            <w:i/>
            <w:iCs/>
            <w:szCs w:val="22"/>
          </w:rPr>
          <w:delText>á</w:delText>
        </w:r>
        <w:r w:rsidRPr="002D5ADD" w:rsidDel="005F5D10">
          <w:rPr>
            <w:rFonts w:cs="Arial"/>
            <w:i/>
            <w:iCs/>
            <w:szCs w:val="22"/>
          </w:rPr>
          <w:delText xml:space="preserve">c nhau, trong </w:delText>
        </w:r>
        <w:r w:rsidRPr="002D5ADD" w:rsidDel="005F5D10">
          <w:rPr>
            <w:rFonts w:cs="Calibri"/>
            <w:i/>
            <w:iCs/>
            <w:szCs w:val="22"/>
          </w:rPr>
          <w:delText>đ</w:delText>
        </w:r>
        <w:r w:rsidRPr="002D5ADD" w:rsidDel="005F5D10">
          <w:rPr>
            <w:rFonts w:cs="Arial"/>
            <w:i/>
            <w:iCs/>
            <w:szCs w:val="22"/>
          </w:rPr>
          <w:delText>a d</w:delText>
        </w:r>
        <w:r w:rsidRPr="002D5ADD" w:rsidDel="005F5D10">
          <w:rPr>
            <w:rFonts w:cs="Calibri"/>
            <w:i/>
            <w:iCs/>
            <w:szCs w:val="22"/>
          </w:rPr>
          <w:delText>ạ</w:delText>
        </w:r>
        <w:r w:rsidRPr="002D5ADD" w:rsidDel="005F5D10">
          <w:rPr>
            <w:rFonts w:cs="Arial"/>
            <w:i/>
            <w:iCs/>
            <w:szCs w:val="22"/>
          </w:rPr>
          <w:delText>ng c</w:delText>
        </w:r>
        <w:r w:rsidRPr="002D5ADD" w:rsidDel="005F5D10">
          <w:rPr>
            <w:rFonts w:cs="Avenir Next LT Pro"/>
            <w:i/>
            <w:iCs/>
            <w:szCs w:val="22"/>
          </w:rPr>
          <w:delText>á</w:delText>
        </w:r>
        <w:r w:rsidRPr="002D5ADD" w:rsidDel="005F5D10">
          <w:rPr>
            <w:rFonts w:cs="Arial"/>
            <w:i/>
            <w:iCs/>
            <w:szCs w:val="22"/>
          </w:rPr>
          <w:delText>c ng</w:delText>
        </w:r>
        <w:r w:rsidRPr="002D5ADD" w:rsidDel="005F5D10">
          <w:rPr>
            <w:rFonts w:cs="Avenir Next LT Pro"/>
            <w:i/>
            <w:iCs/>
            <w:szCs w:val="22"/>
          </w:rPr>
          <w:delText>à</w:delText>
        </w:r>
        <w:r w:rsidRPr="002D5ADD" w:rsidDel="005F5D10">
          <w:rPr>
            <w:rFonts w:cs="Arial"/>
            <w:i/>
            <w:iCs/>
            <w:szCs w:val="22"/>
          </w:rPr>
          <w:delText>nh ngh</w:delText>
        </w:r>
        <w:r w:rsidRPr="002D5ADD" w:rsidDel="005F5D10">
          <w:rPr>
            <w:rFonts w:cs="Calibri"/>
            <w:i/>
            <w:iCs/>
            <w:szCs w:val="22"/>
          </w:rPr>
          <w:delText>ề</w:delText>
        </w:r>
        <w:r w:rsidRPr="002D5ADD" w:rsidDel="005F5D10">
          <w:rPr>
            <w:rFonts w:cs="Arial"/>
            <w:i/>
            <w:iCs/>
            <w:szCs w:val="22"/>
          </w:rPr>
          <w:delText>, t</w:delText>
        </w:r>
        <w:r w:rsidRPr="002D5ADD" w:rsidDel="005F5D10">
          <w:rPr>
            <w:rFonts w:cs="Calibri"/>
            <w:i/>
            <w:iCs/>
            <w:szCs w:val="22"/>
          </w:rPr>
          <w:delText>ạ</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Avenir Next LT Pro"/>
            <w:i/>
            <w:iCs/>
            <w:szCs w:val="22"/>
          </w:rPr>
          <w:delText>ô</w:delText>
        </w:r>
        <w:r w:rsidRPr="002D5ADD" w:rsidDel="005F5D10">
          <w:rPr>
            <w:rFonts w:cs="Arial"/>
            <w:i/>
            <w:iCs/>
            <w:szCs w:val="22"/>
          </w:rPr>
          <w:delText>ng ty c</w:delText>
        </w:r>
        <w:r w:rsidRPr="002D5ADD" w:rsidDel="005F5D10">
          <w:rPr>
            <w:rFonts w:cs="Avenir Next LT Pro"/>
            <w:i/>
            <w:iCs/>
            <w:szCs w:val="22"/>
          </w:rPr>
          <w:delText>ó</w:delText>
        </w:r>
        <w:r w:rsidRPr="002D5ADD" w:rsidDel="005F5D10">
          <w:rPr>
            <w:rFonts w:cs="Arial"/>
            <w:i/>
            <w:iCs/>
            <w:szCs w:val="22"/>
          </w:rPr>
          <w:delText xml:space="preserve"> quy m</w:delText>
        </w:r>
        <w:r w:rsidRPr="002D5ADD" w:rsidDel="005F5D10">
          <w:rPr>
            <w:rFonts w:cs="Avenir Next LT Pro"/>
            <w:i/>
            <w:iCs/>
            <w:szCs w:val="22"/>
          </w:rPr>
          <w:delText>ô</w:delText>
        </w:r>
        <w:r w:rsidRPr="002D5ADD" w:rsidDel="005F5D10">
          <w:rPr>
            <w:rFonts w:cs="Arial"/>
            <w:i/>
            <w:iCs/>
            <w:szCs w:val="22"/>
          </w:rPr>
          <w:delText xml:space="preserve"> l</w:delText>
        </w:r>
        <w:r w:rsidRPr="002D5ADD" w:rsidDel="005F5D10">
          <w:rPr>
            <w:rFonts w:cs="Calibri"/>
            <w:i/>
            <w:iCs/>
            <w:szCs w:val="22"/>
          </w:rPr>
          <w:delText>ớ</w:delText>
        </w:r>
        <w:r w:rsidRPr="002D5ADD" w:rsidDel="005F5D10">
          <w:rPr>
            <w:rFonts w:cs="Arial"/>
            <w:i/>
            <w:iCs/>
            <w:szCs w:val="22"/>
          </w:rPr>
          <w:delText>n nh</w:delText>
        </w:r>
        <w:r w:rsidRPr="002D5ADD" w:rsidDel="005F5D10">
          <w:rPr>
            <w:rFonts w:cs="Calibri"/>
            <w:i/>
            <w:iCs/>
            <w:szCs w:val="22"/>
          </w:rPr>
          <w:delText>ỏ</w:delText>
        </w:r>
        <w:r w:rsidRPr="002D5ADD" w:rsidDel="005F5D10">
          <w:rPr>
            <w:rFonts w:cs="Arial"/>
            <w:i/>
            <w:iCs/>
            <w:szCs w:val="22"/>
          </w:rPr>
          <w:delText xml:space="preserve"> kh</w:delText>
        </w:r>
        <w:r w:rsidRPr="002D5ADD" w:rsidDel="005F5D10">
          <w:rPr>
            <w:rFonts w:cs="Avenir Next LT Pro"/>
            <w:i/>
            <w:iCs/>
            <w:szCs w:val="22"/>
          </w:rPr>
          <w:delText>á</w:delText>
        </w:r>
        <w:r w:rsidRPr="002D5ADD" w:rsidDel="005F5D10">
          <w:rPr>
            <w:rFonts w:cs="Arial"/>
            <w:i/>
            <w:iCs/>
            <w:szCs w:val="22"/>
          </w:rPr>
          <w:delText xml:space="preserve">c nhau, </w:delText>
        </w:r>
        <w:r w:rsidRPr="002D5ADD" w:rsidDel="005F5D10">
          <w:rPr>
            <w:rFonts w:cs="Calibri"/>
            <w:i/>
            <w:iCs/>
            <w:szCs w:val="22"/>
          </w:rPr>
          <w:delText>để</w:delText>
        </w:r>
        <w:r w:rsidRPr="002D5ADD" w:rsidDel="005F5D10">
          <w:rPr>
            <w:rFonts w:cs="Arial"/>
            <w:i/>
            <w:iCs/>
            <w:szCs w:val="22"/>
          </w:rPr>
          <w:delText xml:space="preserve"> x</w:delText>
        </w:r>
        <w:r w:rsidRPr="002D5ADD" w:rsidDel="005F5D10">
          <w:rPr>
            <w:rFonts w:cs="Avenir Next LT Pro"/>
            <w:i/>
            <w:iCs/>
            <w:szCs w:val="22"/>
          </w:rPr>
          <w:delText>á</w:delText>
        </w:r>
        <w:r w:rsidRPr="002D5ADD" w:rsidDel="005F5D10">
          <w:rPr>
            <w:rFonts w:cs="Arial"/>
            <w:i/>
            <w:iCs/>
            <w:szCs w:val="22"/>
          </w:rPr>
          <w:delText>c nh</w:delText>
        </w:r>
        <w:r w:rsidRPr="002D5ADD" w:rsidDel="005F5D10">
          <w:rPr>
            <w:rFonts w:cs="Calibri"/>
            <w:i/>
            <w:iCs/>
            <w:szCs w:val="22"/>
          </w:rPr>
          <w:delText>ậ</w:delText>
        </w:r>
        <w:r w:rsidRPr="002D5ADD" w:rsidDel="005F5D10">
          <w:rPr>
            <w:rFonts w:cs="Arial"/>
            <w:i/>
            <w:iCs/>
            <w:szCs w:val="22"/>
          </w:rPr>
          <w:delText>n l</w:delText>
        </w:r>
        <w:r w:rsidRPr="002D5ADD" w:rsidDel="005F5D10">
          <w:rPr>
            <w:rFonts w:cs="Calibri"/>
            <w:i/>
            <w:iCs/>
            <w:szCs w:val="22"/>
          </w:rPr>
          <w:delText>ạ</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m t</w:delText>
        </w:r>
        <w:r w:rsidRPr="002D5ADD" w:rsidDel="005F5D10">
          <w:rPr>
            <w:rFonts w:cs="Calibri"/>
            <w:i/>
            <w:iCs/>
            <w:szCs w:val="22"/>
          </w:rPr>
          <w:delText>ố</w:delText>
        </w:r>
        <w:r w:rsidRPr="002D5ADD" w:rsidDel="005F5D10">
          <w:rPr>
            <w:rFonts w:cs="Arial"/>
            <w:i/>
            <w:iCs/>
            <w:szCs w:val="22"/>
          </w:rPr>
          <w:delText>t vi</w:delText>
        </w:r>
        <w:r w:rsidRPr="002D5ADD" w:rsidDel="005F5D10">
          <w:rPr>
            <w:rFonts w:cs="Calibri"/>
            <w:i/>
            <w:iCs/>
            <w:szCs w:val="22"/>
          </w:rPr>
          <w:delText>ệ</w:delText>
        </w:r>
        <w:r w:rsidRPr="002D5ADD" w:rsidDel="005F5D10">
          <w:rPr>
            <w:rFonts w:cs="Arial"/>
            <w:i/>
            <w:iCs/>
            <w:szCs w:val="22"/>
          </w:rPr>
          <w:delText>c g</w:delText>
        </w:r>
        <w:r w:rsidRPr="002D5ADD" w:rsidDel="005F5D10">
          <w:rPr>
            <w:rFonts w:cs="Avenir Next LT Pro"/>
            <w:i/>
            <w:iCs/>
            <w:szCs w:val="22"/>
          </w:rPr>
          <w:delText>ì</w:delText>
        </w:r>
        <w:r w:rsidRPr="002D5ADD" w:rsidDel="005F5D10">
          <w:rPr>
            <w:rFonts w:cs="Arial"/>
            <w:i/>
            <w:iCs/>
            <w:szCs w:val="22"/>
          </w:rPr>
          <w:delText xml:space="preserve">, </w:delText>
        </w:r>
        <w:r w:rsidRPr="002D5ADD" w:rsidDel="005F5D10">
          <w:rPr>
            <w:rFonts w:cs="Calibri"/>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g</w:delText>
        </w:r>
        <w:r w:rsidRPr="002D5ADD" w:rsidDel="005F5D10">
          <w:rPr>
            <w:rFonts w:cs="Avenir Next LT Pro"/>
            <w:i/>
            <w:iCs/>
            <w:szCs w:val="22"/>
          </w:rPr>
          <w:delText>ì</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 xml:space="preserve"> </w:delText>
        </w:r>
        <w:r w:rsidRPr="002D5ADD" w:rsidDel="005F5D10">
          <w:rPr>
            <w:rFonts w:cs="Calibri"/>
            <w:i/>
            <w:iCs/>
            <w:szCs w:val="22"/>
          </w:rPr>
          <w:delText>độ</w:delText>
        </w:r>
        <w:r w:rsidRPr="002D5ADD" w:rsidDel="005F5D10">
          <w:rPr>
            <w:rFonts w:cs="Arial"/>
            <w:i/>
            <w:iCs/>
            <w:szCs w:val="22"/>
          </w:rPr>
          <w:delText>ng l</w:delText>
        </w:r>
        <w:r w:rsidRPr="002D5ADD" w:rsidDel="005F5D10">
          <w:rPr>
            <w:rFonts w:cs="Calibri"/>
            <w:i/>
            <w:iCs/>
            <w:szCs w:val="22"/>
          </w:rPr>
          <w:delText>ự</w:delText>
        </w:r>
        <w:r w:rsidRPr="002D5ADD" w:rsidDel="005F5D10">
          <w:rPr>
            <w:rFonts w:cs="Arial"/>
            <w:i/>
            <w:iCs/>
            <w:szCs w:val="22"/>
          </w:rPr>
          <w:delText>c cho b</w:delText>
        </w:r>
        <w:r w:rsidRPr="002D5ADD" w:rsidDel="005F5D10">
          <w:rPr>
            <w:rFonts w:cs="Calibri"/>
            <w:i/>
            <w:iCs/>
            <w:szCs w:val="22"/>
          </w:rPr>
          <w:delText>ạ</w:delText>
        </w:r>
        <w:r w:rsidRPr="002D5ADD" w:rsidDel="005F5D10">
          <w:rPr>
            <w:rFonts w:cs="Arial"/>
            <w:i/>
            <w:iCs/>
            <w:szCs w:val="22"/>
          </w:rPr>
          <w:delText>n trong c</w:delText>
        </w:r>
        <w:r w:rsidRPr="002D5ADD" w:rsidDel="005F5D10">
          <w:rPr>
            <w:rFonts w:cs="Avenir Next LT Pro"/>
            <w:i/>
            <w:iCs/>
            <w:szCs w:val="22"/>
          </w:rPr>
          <w:delText>ô</w:delText>
        </w:r>
        <w:r w:rsidRPr="002D5ADD" w:rsidDel="005F5D10">
          <w:rPr>
            <w:rFonts w:cs="Arial"/>
            <w:i/>
            <w:iCs/>
            <w:szCs w:val="22"/>
          </w:rPr>
          <w:delText>ng vi</w:delText>
        </w:r>
        <w:r w:rsidRPr="002D5ADD" w:rsidDel="005F5D10">
          <w:rPr>
            <w:rFonts w:cs="Calibri"/>
            <w:i/>
            <w:iCs/>
            <w:szCs w:val="22"/>
          </w:rPr>
          <w:delText>ệ</w:delText>
        </w:r>
        <w:r w:rsidRPr="002D5ADD" w:rsidDel="005F5D10">
          <w:rPr>
            <w:rFonts w:cs="Arial"/>
            <w:i/>
            <w:iCs/>
            <w:szCs w:val="22"/>
          </w:rPr>
          <w:delText xml:space="preserve">c, hay </w:delText>
        </w:r>
        <w:r w:rsidRPr="002D5ADD" w:rsidDel="005F5D10">
          <w:rPr>
            <w:rFonts w:cs="Calibri"/>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m</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th</w:delText>
        </w:r>
        <w:r w:rsidRPr="002D5ADD" w:rsidDel="005F5D10">
          <w:rPr>
            <w:rFonts w:cs="Calibri"/>
            <w:i/>
            <w:iCs/>
            <w:szCs w:val="22"/>
          </w:rPr>
          <w:delText>ự</w:delText>
        </w:r>
        <w:r w:rsidRPr="002D5ADD" w:rsidDel="005F5D10">
          <w:rPr>
            <w:rFonts w:cs="Arial"/>
            <w:i/>
            <w:iCs/>
            <w:szCs w:val="22"/>
          </w:rPr>
          <w:delText>c s</w:delText>
        </w:r>
        <w:r w:rsidRPr="002D5ADD" w:rsidDel="005F5D10">
          <w:rPr>
            <w:rFonts w:cs="Calibri"/>
            <w:i/>
            <w:iCs/>
            <w:szCs w:val="22"/>
          </w:rPr>
          <w:delText>ự</w:delText>
        </w:r>
        <w:r w:rsidRPr="002D5ADD" w:rsidDel="005F5D10">
          <w:rPr>
            <w:rFonts w:cs="Arial"/>
            <w:i/>
            <w:iCs/>
            <w:szCs w:val="22"/>
          </w:rPr>
          <w:delText xml:space="preserve"> mu</w:delText>
        </w:r>
        <w:r w:rsidRPr="002D5ADD" w:rsidDel="005F5D10">
          <w:rPr>
            <w:rFonts w:cs="Calibri"/>
            <w:i/>
            <w:iCs/>
            <w:szCs w:val="22"/>
          </w:rPr>
          <w:delText>ố</w:delText>
        </w:r>
        <w:r w:rsidRPr="002D5ADD" w:rsidDel="005F5D10">
          <w:rPr>
            <w:rFonts w:cs="Arial"/>
            <w:i/>
            <w:iCs/>
            <w:szCs w:val="22"/>
          </w:rPr>
          <w:delText>n tr</w:delText>
        </w:r>
        <w:r w:rsidRPr="002D5ADD" w:rsidDel="005F5D10">
          <w:rPr>
            <w:rFonts w:cs="Avenir Next LT Pro"/>
            <w:i/>
            <w:iCs/>
            <w:szCs w:val="22"/>
          </w:rPr>
          <w:delText>á</w:delText>
        </w:r>
        <w:r w:rsidRPr="002D5ADD" w:rsidDel="005F5D10">
          <w:rPr>
            <w:rFonts w:cs="Arial"/>
            <w:i/>
            <w:iCs/>
            <w:szCs w:val="22"/>
          </w:rPr>
          <w:delText>nh trong l</w:delText>
        </w:r>
        <w:r w:rsidRPr="002D5ADD" w:rsidDel="005F5D10">
          <w:rPr>
            <w:rFonts w:cs="Calibri"/>
            <w:i/>
            <w:iCs/>
            <w:szCs w:val="22"/>
          </w:rPr>
          <w:delText>ự</w:delText>
        </w:r>
        <w:r w:rsidRPr="002D5ADD" w:rsidDel="005F5D10">
          <w:rPr>
            <w:rFonts w:cs="Arial"/>
            <w:i/>
            <w:iCs/>
            <w:szCs w:val="22"/>
          </w:rPr>
          <w:delText>a ch</w:delText>
        </w:r>
        <w:r w:rsidRPr="002D5ADD" w:rsidDel="005F5D10">
          <w:rPr>
            <w:rFonts w:cs="Calibri"/>
            <w:i/>
            <w:iCs/>
            <w:szCs w:val="22"/>
          </w:rPr>
          <w:delText>ọ</w:delText>
        </w:r>
        <w:r w:rsidRPr="002D5ADD" w:rsidDel="005F5D10">
          <w:rPr>
            <w:rFonts w:cs="Arial"/>
            <w:i/>
            <w:iCs/>
            <w:szCs w:val="22"/>
          </w:rPr>
          <w:delText>n s</w:delText>
        </w:r>
        <w:r w:rsidRPr="002D5ADD" w:rsidDel="005F5D10">
          <w:rPr>
            <w:rFonts w:cs="Calibri"/>
            <w:i/>
            <w:iCs/>
            <w:szCs w:val="22"/>
          </w:rPr>
          <w:delText>ự</w:delText>
        </w:r>
        <w:r w:rsidRPr="002D5ADD" w:rsidDel="005F5D10">
          <w:rPr>
            <w:rFonts w:cs="Arial"/>
            <w:i/>
            <w:iCs/>
            <w:szCs w:val="22"/>
          </w:rPr>
          <w:delText xml:space="preserve"> nghi</w:delText>
        </w:r>
        <w:r w:rsidRPr="002D5ADD" w:rsidDel="005F5D10">
          <w:rPr>
            <w:rFonts w:cs="Calibri"/>
            <w:i/>
            <w:iCs/>
            <w:szCs w:val="22"/>
          </w:rPr>
          <w:delText>ệ</w:delText>
        </w:r>
        <w:r w:rsidRPr="002D5ADD" w:rsidDel="005F5D10">
          <w:rPr>
            <w:rFonts w:cs="Arial"/>
            <w:i/>
            <w:iCs/>
            <w:szCs w:val="22"/>
          </w:rPr>
          <w:delText>p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Avenir Next LT Pro"/>
            <w:i/>
            <w:iCs/>
            <w:szCs w:val="22"/>
          </w:rPr>
          <w:delText>ì</w:delText>
        </w:r>
        <w:r w:rsidRPr="002D5ADD" w:rsidDel="005F5D10">
          <w:rPr>
            <w:rFonts w:cs="Arial"/>
            <w:i/>
            <w:iCs/>
            <w:szCs w:val="22"/>
          </w:rPr>
          <w:delText>nh.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tin t</w:delText>
        </w:r>
        <w:r w:rsidRPr="002D5ADD" w:rsidDel="005F5D10">
          <w:rPr>
            <w:rFonts w:cs="Calibri"/>
            <w:i/>
            <w:iCs/>
            <w:szCs w:val="22"/>
          </w:rPr>
          <w:delText>ưở</w:delText>
        </w:r>
        <w:r w:rsidRPr="002D5ADD" w:rsidDel="005F5D10">
          <w:rPr>
            <w:rFonts w:cs="Arial"/>
            <w:i/>
            <w:iCs/>
            <w:szCs w:val="22"/>
          </w:rPr>
          <w:delText>ng r</w:delText>
        </w:r>
        <w:r w:rsidRPr="002D5ADD" w:rsidDel="005F5D10">
          <w:rPr>
            <w:rFonts w:cs="Calibri"/>
            <w:i/>
            <w:iCs/>
            <w:szCs w:val="22"/>
          </w:rPr>
          <w:delText>ằ</w:delText>
        </w:r>
        <w:r w:rsidRPr="002D5ADD" w:rsidDel="005F5D10">
          <w:rPr>
            <w:rFonts w:cs="Arial"/>
            <w:i/>
            <w:iCs/>
            <w:szCs w:val="22"/>
          </w:rPr>
          <w:delText>ng sau khi ho</w:delText>
        </w:r>
        <w:r w:rsidRPr="002D5ADD" w:rsidDel="005F5D10">
          <w:rPr>
            <w:rFonts w:cs="Avenir Next LT Pro"/>
            <w:i/>
            <w:iCs/>
            <w:szCs w:val="22"/>
          </w:rPr>
          <w:delText>à</w:delText>
        </w:r>
        <w:r w:rsidRPr="002D5ADD" w:rsidDel="005F5D10">
          <w:rPr>
            <w:rFonts w:cs="Arial"/>
            <w:i/>
            <w:iCs/>
            <w:szCs w:val="22"/>
          </w:rPr>
          <w:delText>n th</w:delText>
        </w:r>
        <w:r w:rsidRPr="002D5ADD" w:rsidDel="005F5D10">
          <w:rPr>
            <w:rFonts w:cs="Avenir Next LT Pro"/>
            <w:i/>
            <w:iCs/>
            <w:szCs w:val="22"/>
          </w:rPr>
          <w:delText>à</w:delText>
        </w:r>
        <w:r w:rsidRPr="002D5ADD" w:rsidDel="005F5D10">
          <w:rPr>
            <w:rFonts w:cs="Arial"/>
            <w:i/>
            <w:iCs/>
            <w:szCs w:val="22"/>
          </w:rPr>
          <w:delText>nh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w:delText>
        </w:r>
        <w:r w:rsidRPr="002D5ADD" w:rsidDel="005F5D10">
          <w:rPr>
            <w:rFonts w:cs="Calibri"/>
            <w:i/>
            <w:iCs/>
            <w:szCs w:val="22"/>
          </w:rPr>
          <w:delText>ở</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ng</w:delText>
        </w:r>
        <w:r w:rsidRPr="002D5ADD" w:rsidDel="005F5D10">
          <w:rPr>
            <w:rFonts w:cs="Avenir Next LT Pro"/>
            <w:i/>
            <w:iCs/>
            <w:szCs w:val="22"/>
          </w:rPr>
          <w:delText>à</w:delText>
        </w:r>
        <w:r w:rsidRPr="002D5ADD" w:rsidDel="005F5D10">
          <w:rPr>
            <w:rFonts w:cs="Arial"/>
            <w:i/>
            <w:iCs/>
            <w:szCs w:val="22"/>
          </w:rPr>
          <w:delText>nh ngh</w:delText>
        </w:r>
        <w:r w:rsidRPr="002D5ADD" w:rsidDel="005F5D10">
          <w:rPr>
            <w:rFonts w:cs="Calibri"/>
            <w:i/>
            <w:iCs/>
            <w:szCs w:val="22"/>
          </w:rPr>
          <w:delText>ề</w:delText>
        </w:r>
        <w:r w:rsidRPr="002D5ADD" w:rsidDel="005F5D10">
          <w:rPr>
            <w:rFonts w:cs="Arial"/>
            <w:i/>
            <w:iCs/>
            <w:szCs w:val="22"/>
          </w:rPr>
          <w:delText xml:space="preserve"> </w:delText>
        </w:r>
        <w:r w:rsidRPr="002D5ADD" w:rsidDel="005F5D10">
          <w:rPr>
            <w:rFonts w:cs="Calibri"/>
            <w:i/>
            <w:iCs/>
            <w:szCs w:val="22"/>
          </w:rPr>
          <w:delText>đ</w:delText>
        </w:r>
        <w:r w:rsidRPr="002D5ADD" w:rsidDel="005F5D10">
          <w:rPr>
            <w:rFonts w:cs="Arial"/>
            <w:i/>
            <w:iCs/>
            <w:szCs w:val="22"/>
          </w:rPr>
          <w:delText>a d</w:delText>
        </w:r>
        <w:r w:rsidRPr="002D5ADD" w:rsidDel="005F5D10">
          <w:rPr>
            <w:rFonts w:cs="Calibri"/>
            <w:i/>
            <w:iCs/>
            <w:szCs w:val="22"/>
          </w:rPr>
          <w:delText>ạ</w:delText>
        </w:r>
        <w:r w:rsidRPr="002D5ADD" w:rsidDel="005F5D10">
          <w:rPr>
            <w:rFonts w:cs="Arial"/>
            <w:i/>
            <w:iCs/>
            <w:szCs w:val="22"/>
          </w:rPr>
          <w:delText>ng kh</w:delText>
        </w:r>
        <w:r w:rsidRPr="002D5ADD" w:rsidDel="005F5D10">
          <w:rPr>
            <w:rFonts w:cs="Avenir Next LT Pro"/>
            <w:i/>
            <w:iCs/>
            <w:szCs w:val="22"/>
          </w:rPr>
          <w:delText>á</w:delText>
        </w:r>
        <w:r w:rsidRPr="002D5ADD" w:rsidDel="005F5D10">
          <w:rPr>
            <w:rFonts w:cs="Arial"/>
            <w:i/>
            <w:iCs/>
            <w:szCs w:val="22"/>
          </w:rPr>
          <w:delText>c nhau,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 xml:space="preserve">n </w:delText>
        </w:r>
        <w:r w:rsidRPr="002D5ADD" w:rsidDel="005F5D10">
          <w:rPr>
            <w:rFonts w:cs="Calibri"/>
            <w:i/>
            <w:iCs/>
            <w:szCs w:val="22"/>
          </w:rPr>
          <w:delText>đ</w:delText>
        </w:r>
        <w:r w:rsidRPr="002D5ADD" w:rsidDel="005F5D10">
          <w:rPr>
            <w:rFonts w:cs="Avenir LT Std 35 Light"/>
            <w:i/>
            <w:iCs/>
            <w:szCs w:val="22"/>
          </w:rPr>
          <w:delText>ã</w:delText>
        </w:r>
        <w:r w:rsidRPr="002D5ADD" w:rsidDel="005F5D10">
          <w:rPr>
            <w:rFonts w:cs="Arial"/>
            <w:i/>
            <w:iCs/>
            <w:szCs w:val="22"/>
          </w:rPr>
          <w:delText xml:space="preserve"> t</w:delText>
        </w:r>
        <w:r w:rsidRPr="002D5ADD" w:rsidDel="005F5D10">
          <w:rPr>
            <w:rFonts w:cs="Calibri"/>
            <w:i/>
            <w:iCs/>
            <w:szCs w:val="22"/>
          </w:rPr>
          <w:delText>ự</w:delText>
        </w:r>
        <w:r w:rsidRPr="002D5ADD" w:rsidDel="005F5D10">
          <w:rPr>
            <w:rFonts w:cs="Arial"/>
            <w:i/>
            <w:iCs/>
            <w:szCs w:val="22"/>
          </w:rPr>
          <w:delText xml:space="preserve"> trang b</w:delText>
        </w:r>
        <w:r w:rsidRPr="002D5ADD" w:rsidDel="005F5D10">
          <w:rPr>
            <w:rFonts w:cs="Calibri"/>
            <w:i/>
            <w:iCs/>
            <w:szCs w:val="22"/>
          </w:rPr>
          <w:delText>ị</w:delText>
        </w:r>
        <w:r w:rsidRPr="002D5ADD" w:rsidDel="005F5D10">
          <w:rPr>
            <w:rFonts w:cs="Arial"/>
            <w:i/>
            <w:iCs/>
            <w:szCs w:val="22"/>
          </w:rPr>
          <w:delText xml:space="preserve"> </w:delText>
        </w:r>
        <w:r w:rsidRPr="002D5ADD" w:rsidDel="005F5D10">
          <w:rPr>
            <w:rFonts w:cs="Calibri"/>
            <w:i/>
            <w:iCs/>
            <w:szCs w:val="22"/>
          </w:rPr>
          <w:delText>đượ</w:delText>
        </w:r>
        <w:r w:rsidRPr="002D5ADD" w:rsidDel="005F5D10">
          <w:rPr>
            <w:rFonts w:cs="Arial"/>
            <w:i/>
            <w:iCs/>
            <w:szCs w:val="22"/>
          </w:rPr>
          <w:delText>c nh</w:delText>
        </w:r>
        <w:r w:rsidRPr="002D5ADD" w:rsidDel="005F5D10">
          <w:rPr>
            <w:rFonts w:cs="Calibri"/>
            <w:i/>
            <w:iCs/>
            <w:szCs w:val="22"/>
          </w:rPr>
          <w:delText>ữ</w:delText>
        </w:r>
        <w:r w:rsidRPr="002D5ADD" w:rsidDel="005F5D10">
          <w:rPr>
            <w:rFonts w:cs="Arial"/>
            <w:i/>
            <w:iCs/>
            <w:szCs w:val="22"/>
          </w:rPr>
          <w:delText>ng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 xml:space="preserve">m </w:delText>
        </w:r>
        <w:r w:rsidRPr="002D5ADD" w:rsidDel="005F5D10">
          <w:rPr>
            <w:rFonts w:cs="Calibri"/>
            <w:i/>
            <w:iCs/>
            <w:szCs w:val="22"/>
          </w:rPr>
          <w:delText>đ</w:delText>
        </w:r>
        <w:r w:rsidRPr="002D5ADD" w:rsidDel="005F5D10">
          <w:rPr>
            <w:rFonts w:cs="Arial"/>
            <w:i/>
            <w:iCs/>
            <w:szCs w:val="22"/>
          </w:rPr>
          <w:delText>a d</w:delText>
        </w:r>
        <w:r w:rsidRPr="002D5ADD" w:rsidDel="005F5D10">
          <w:rPr>
            <w:rFonts w:cs="Calibri"/>
            <w:i/>
            <w:iCs/>
            <w:szCs w:val="22"/>
          </w:rPr>
          <w:delText>ạ</w:delText>
        </w:r>
        <w:r w:rsidRPr="002D5ADD" w:rsidDel="005F5D10">
          <w:rPr>
            <w:rFonts w:cs="Arial"/>
            <w:i/>
            <w:iCs/>
            <w:szCs w:val="22"/>
          </w:rPr>
          <w:delText>ng v</w:delText>
        </w:r>
        <w:r w:rsidRPr="002D5ADD" w:rsidDel="005F5D10">
          <w:rPr>
            <w:rFonts w:cs="Avenir Next LT Pro"/>
            <w:i/>
            <w:iCs/>
            <w:szCs w:val="22"/>
          </w:rPr>
          <w:delText>à</w:delText>
        </w:r>
        <w:r w:rsidRPr="002D5ADD" w:rsidDel="005F5D10">
          <w:rPr>
            <w:rFonts w:cs="Arial"/>
            <w:i/>
            <w:iCs/>
            <w:szCs w:val="22"/>
          </w:rPr>
          <w:delText xml:space="preserve"> th</w:delText>
        </w:r>
        <w:r w:rsidRPr="002D5ADD" w:rsidDel="005F5D10">
          <w:rPr>
            <w:rFonts w:cs="Avenir Next LT Pro"/>
            <w:i/>
            <w:iCs/>
            <w:szCs w:val="22"/>
          </w:rPr>
          <w:delText>ê</w:delText>
        </w:r>
        <w:r w:rsidRPr="002D5ADD" w:rsidDel="005F5D10">
          <w:rPr>
            <w:rFonts w:cs="Arial"/>
            <w:i/>
            <w:iCs/>
            <w:szCs w:val="22"/>
          </w:rPr>
          <w:delText>m ph</w:delText>
        </w:r>
        <w:r w:rsidRPr="002D5ADD" w:rsidDel="005F5D10">
          <w:rPr>
            <w:rFonts w:cs="Calibri"/>
            <w:i/>
            <w:iCs/>
            <w:szCs w:val="22"/>
          </w:rPr>
          <w:delText>ầ</w:delText>
        </w:r>
        <w:r w:rsidRPr="002D5ADD" w:rsidDel="005F5D10">
          <w:rPr>
            <w:rFonts w:cs="Arial"/>
            <w:i/>
            <w:iCs/>
            <w:szCs w:val="22"/>
          </w:rPr>
          <w:delText>n ch</w:delText>
        </w:r>
        <w:r w:rsidRPr="002D5ADD" w:rsidDel="005F5D10">
          <w:rPr>
            <w:rFonts w:cs="Calibri"/>
            <w:i/>
            <w:iCs/>
            <w:szCs w:val="22"/>
          </w:rPr>
          <w:delText>ắ</w:delText>
        </w:r>
        <w:r w:rsidRPr="002D5ADD" w:rsidDel="005F5D10">
          <w:rPr>
            <w:rFonts w:cs="Arial"/>
            <w:i/>
            <w:iCs/>
            <w:szCs w:val="22"/>
          </w:rPr>
          <w:delText>c ch</w:delText>
        </w:r>
        <w:r w:rsidRPr="002D5ADD" w:rsidDel="005F5D10">
          <w:rPr>
            <w:rFonts w:cs="Calibri"/>
            <w:i/>
            <w:iCs/>
            <w:szCs w:val="22"/>
          </w:rPr>
          <w:delText>ắ</w:delText>
        </w:r>
        <w:r w:rsidRPr="002D5ADD" w:rsidDel="005F5D10">
          <w:rPr>
            <w:rFonts w:cs="Arial"/>
            <w:i/>
            <w:iCs/>
            <w:szCs w:val="22"/>
          </w:rPr>
          <w:delText>n trong c</w:delText>
        </w:r>
        <w:r w:rsidRPr="002D5ADD" w:rsidDel="005F5D10">
          <w:rPr>
            <w:rFonts w:cs="Avenir Next LT Pro"/>
            <w:i/>
            <w:iCs/>
            <w:szCs w:val="22"/>
          </w:rPr>
          <w:delText>á</w:delText>
        </w:r>
        <w:r w:rsidRPr="002D5ADD" w:rsidDel="005F5D10">
          <w:rPr>
            <w:rFonts w:cs="Arial"/>
            <w:i/>
            <w:iCs/>
            <w:szCs w:val="22"/>
          </w:rPr>
          <w:delText>c quy</w:delText>
        </w:r>
        <w:r w:rsidRPr="002D5ADD" w:rsidDel="005F5D10">
          <w:rPr>
            <w:rFonts w:cs="Calibri"/>
            <w:i/>
            <w:iCs/>
            <w:szCs w:val="22"/>
          </w:rPr>
          <w:delText>ế</w:delText>
        </w:r>
        <w:r w:rsidRPr="002D5ADD" w:rsidDel="005F5D10">
          <w:rPr>
            <w:rFonts w:cs="Arial"/>
            <w:i/>
            <w:iCs/>
            <w:szCs w:val="22"/>
          </w:rPr>
          <w:delText xml:space="preserve">t </w:delText>
        </w:r>
        <w:r w:rsidRPr="002D5ADD" w:rsidDel="005F5D10">
          <w:rPr>
            <w:rFonts w:cs="Calibri"/>
            <w:i/>
            <w:iCs/>
            <w:szCs w:val="22"/>
          </w:rPr>
          <w:delText>đị</w:delText>
        </w:r>
        <w:r w:rsidRPr="002D5ADD" w:rsidDel="005F5D10">
          <w:rPr>
            <w:rFonts w:cs="Arial"/>
            <w:i/>
            <w:iCs/>
            <w:szCs w:val="22"/>
          </w:rPr>
          <w:delText>nh ngh</w:delText>
        </w:r>
        <w:r w:rsidRPr="002D5ADD" w:rsidDel="005F5D10">
          <w:rPr>
            <w:rFonts w:cs="Calibri"/>
            <w:i/>
            <w:iCs/>
            <w:szCs w:val="22"/>
          </w:rPr>
          <w:delText>ề</w:delText>
        </w:r>
        <w:r w:rsidRPr="002D5ADD" w:rsidDel="005F5D10">
          <w:rPr>
            <w:rFonts w:cs="Arial"/>
            <w:i/>
            <w:iCs/>
            <w:szCs w:val="22"/>
          </w:rPr>
          <w:delText xml:space="preserve"> nghi</w:delText>
        </w:r>
        <w:r w:rsidRPr="002D5ADD" w:rsidDel="005F5D10">
          <w:rPr>
            <w:rFonts w:cs="Calibri"/>
            <w:i/>
            <w:iCs/>
            <w:szCs w:val="22"/>
          </w:rPr>
          <w:delText>ệ</w:delText>
        </w:r>
        <w:r w:rsidRPr="002D5ADD" w:rsidDel="005F5D10">
          <w:rPr>
            <w:rFonts w:cs="Arial"/>
            <w:i/>
            <w:iCs/>
            <w:szCs w:val="22"/>
          </w:rPr>
          <w:delText>p trong t</w:delText>
        </w:r>
        <w:r w:rsidRPr="002D5ADD" w:rsidDel="005F5D10">
          <w:rPr>
            <w:rFonts w:cs="Calibri"/>
            <w:i/>
            <w:iCs/>
            <w:szCs w:val="22"/>
          </w:rPr>
          <w:delText>ươ</w:delText>
        </w:r>
        <w:r w:rsidRPr="002D5ADD" w:rsidDel="005F5D10">
          <w:rPr>
            <w:rFonts w:cs="Arial"/>
            <w:i/>
            <w:iCs/>
            <w:szCs w:val="22"/>
          </w:rPr>
          <w:delText>ng lai c</w:delText>
        </w:r>
        <w:r w:rsidRPr="002D5ADD" w:rsidDel="005F5D10">
          <w:rPr>
            <w:rFonts w:cs="Calibri"/>
            <w:i/>
            <w:iCs/>
            <w:szCs w:val="22"/>
          </w:rPr>
          <w:delText>ủ</w:delText>
        </w:r>
        <w:r w:rsidRPr="002D5ADD" w:rsidDel="005F5D10">
          <w:rPr>
            <w:rFonts w:cs="Arial"/>
            <w:i/>
            <w:iCs/>
            <w:szCs w:val="22"/>
          </w:rPr>
          <w:delText>a mình.</w:delText>
        </w:r>
      </w:del>
    </w:p>
    <w:p w14:paraId="47650992" w14:textId="166ED6C0" w:rsidR="00EA7631" w:rsidRPr="004373E8" w:rsidDel="005F5D10" w:rsidRDefault="00C1363F" w:rsidP="005F5D10">
      <w:pPr>
        <w:pStyle w:val="Question"/>
        <w:numPr>
          <w:ilvl w:val="0"/>
          <w:numId w:val="7"/>
        </w:numPr>
        <w:tabs>
          <w:tab w:val="left" w:pos="630"/>
          <w:tab w:val="left" w:pos="990"/>
        </w:tabs>
        <w:spacing w:before="100" w:line="400" w:lineRule="exact"/>
        <w:ind w:left="0" w:firstLine="720"/>
        <w:rPr>
          <w:del w:id="8372" w:author="An Tran, ACA (BUV)" w:date="2024-09-12T11:03:00Z" w16du:dateUtc="2024-09-12T04:03:00Z"/>
          <w:rFonts w:cs="Arial"/>
          <w:i/>
          <w:iCs/>
          <w:szCs w:val="22"/>
          <w:lang w:val="vi-VN"/>
        </w:rPr>
      </w:pPr>
      <w:del w:id="8373"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25279C06" w14:textId="2271F524" w:rsidR="00523A1A" w:rsidRPr="004373E8" w:rsidDel="005F5D10" w:rsidRDefault="00523A1A" w:rsidP="005F5D10">
      <w:pPr>
        <w:pStyle w:val="Question"/>
        <w:numPr>
          <w:ilvl w:val="0"/>
          <w:numId w:val="7"/>
        </w:numPr>
        <w:tabs>
          <w:tab w:val="left" w:pos="630"/>
          <w:tab w:val="left" w:pos="990"/>
        </w:tabs>
        <w:spacing w:before="100" w:line="400" w:lineRule="exact"/>
        <w:ind w:left="0" w:firstLine="720"/>
        <w:rPr>
          <w:del w:id="8374" w:author="An Tran, ACA (BUV)" w:date="2024-09-12T11:03:00Z" w16du:dateUtc="2024-09-12T04:03:00Z"/>
          <w:rFonts w:cs="Arial"/>
          <w:b w:val="0"/>
          <w:szCs w:val="22"/>
          <w:lang w:val="vi-VN"/>
        </w:rPr>
      </w:pPr>
      <w:bookmarkStart w:id="8375" w:name="_Toc141433242"/>
      <w:del w:id="8376" w:author="An Tran, ACA (BUV)" w:date="2024-09-12T11:03:00Z" w16du:dateUtc="2024-09-12T04:03:00Z">
        <w:r w:rsidRPr="004373E8" w:rsidDel="005F5D10">
          <w:rPr>
            <w:rFonts w:cs="Arial"/>
            <w:szCs w:val="22"/>
            <w:lang w:val="vi-VN"/>
          </w:rPr>
          <w:delText xml:space="preserve">Does BUV have any solutions if students </w:delText>
        </w:r>
        <w:r w:rsidRPr="004373E8" w:rsidDel="005F5D10">
          <w:rPr>
            <w:rFonts w:cs="Arial"/>
            <w:bCs/>
            <w:szCs w:val="22"/>
            <w:lang w:val="vi-VN"/>
          </w:rPr>
          <w:delText>cannot</w:delText>
        </w:r>
        <w:r w:rsidRPr="004373E8" w:rsidDel="005F5D10">
          <w:rPr>
            <w:rFonts w:cs="Arial"/>
            <w:szCs w:val="22"/>
            <w:lang w:val="vi-VN"/>
          </w:rPr>
          <w:delText xml:space="preserve"> pass internship interviews many times? / </w:delText>
        </w:r>
        <w:r w:rsidRPr="004373E8" w:rsidDel="005F5D10">
          <w:rPr>
            <w:rFonts w:cs="Arial"/>
            <w:i/>
            <w:iCs/>
            <w:szCs w:val="22"/>
            <w:lang w:val="vi-VN"/>
          </w:rPr>
          <w:delText>Nhà tr</w:delText>
        </w:r>
        <w:r w:rsidRPr="004373E8" w:rsidDel="005F5D10">
          <w:rPr>
            <w:rFonts w:cs="Calibri"/>
            <w:i/>
            <w:iCs/>
            <w:szCs w:val="22"/>
            <w:lang w:val="vi-VN"/>
          </w:rPr>
          <w:delText>ườ</w:delText>
        </w:r>
        <w:r w:rsidRPr="004373E8" w:rsidDel="005F5D10">
          <w:rPr>
            <w:rFonts w:cs="Arial"/>
            <w:i/>
            <w:iCs/>
            <w:szCs w:val="22"/>
            <w:lang w:val="vi-VN"/>
          </w:rPr>
          <w:delText>ng có ph</w:delText>
        </w:r>
        <w:r w:rsidRPr="004373E8" w:rsidDel="005F5D10">
          <w:rPr>
            <w:rFonts w:cs="Calibri"/>
            <w:i/>
            <w:iCs/>
            <w:szCs w:val="22"/>
            <w:lang w:val="vi-VN"/>
          </w:rPr>
          <w:delText>ươ</w:delText>
        </w:r>
        <w:r w:rsidRPr="004373E8" w:rsidDel="005F5D10">
          <w:rPr>
            <w:rFonts w:cs="Arial"/>
            <w:i/>
            <w:iCs/>
            <w:szCs w:val="22"/>
            <w:lang w:val="vi-VN"/>
          </w:rPr>
          <w:delText xml:space="preserve">ng </w:delText>
        </w:r>
        <w:r w:rsidRPr="004373E8" w:rsidDel="005F5D10">
          <w:rPr>
            <w:rFonts w:cs="Avenir Next LT Pro"/>
            <w:i/>
            <w:iCs/>
            <w:szCs w:val="22"/>
            <w:lang w:val="vi-VN"/>
          </w:rPr>
          <w:delText>á</w:delText>
        </w:r>
        <w:r w:rsidRPr="004373E8" w:rsidDel="005F5D10">
          <w:rPr>
            <w:rFonts w:cs="Arial"/>
            <w:i/>
            <w:iCs/>
            <w:szCs w:val="22"/>
            <w:lang w:val="vi-VN"/>
          </w:rPr>
          <w:delText>n g</w:delText>
        </w:r>
        <w:r w:rsidRPr="004373E8" w:rsidDel="005F5D10">
          <w:rPr>
            <w:rFonts w:cs="Avenir Next LT Pro"/>
            <w:i/>
            <w:iCs/>
            <w:szCs w:val="22"/>
            <w:lang w:val="vi-VN"/>
          </w:rPr>
          <w:delText>ì</w:delText>
        </w:r>
        <w:r w:rsidRPr="004373E8" w:rsidDel="005F5D10">
          <w:rPr>
            <w:rFonts w:cs="Arial"/>
            <w:i/>
            <w:iCs/>
            <w:szCs w:val="22"/>
            <w:lang w:val="vi-VN"/>
          </w:rPr>
          <w:delText xml:space="preserve"> n</w:delText>
        </w:r>
        <w:r w:rsidRPr="004373E8" w:rsidDel="005F5D10">
          <w:rPr>
            <w:rFonts w:cs="Calibri"/>
            <w:i/>
            <w:iCs/>
            <w:szCs w:val="22"/>
            <w:lang w:val="vi-VN"/>
          </w:rPr>
          <w:delText>ế</w:delText>
        </w:r>
        <w:r w:rsidRPr="004373E8" w:rsidDel="005F5D10">
          <w:rPr>
            <w:rFonts w:cs="Arial"/>
            <w:i/>
            <w:iCs/>
            <w:szCs w:val="22"/>
            <w:lang w:val="vi-VN"/>
          </w:rPr>
          <w:delText>u sinh viên liên t</w:delText>
        </w:r>
        <w:r w:rsidRPr="004373E8" w:rsidDel="005F5D10">
          <w:rPr>
            <w:rFonts w:cs="Calibri"/>
            <w:i/>
            <w:iCs/>
            <w:szCs w:val="22"/>
            <w:lang w:val="vi-VN"/>
          </w:rPr>
          <w:delText>ụ</w:delText>
        </w:r>
        <w:r w:rsidRPr="004373E8" w:rsidDel="005F5D10">
          <w:rPr>
            <w:rFonts w:cs="Arial"/>
            <w:i/>
            <w:iCs/>
            <w:szCs w:val="22"/>
            <w:lang w:val="vi-VN"/>
          </w:rPr>
          <w:delText>c không đ</w:delText>
        </w:r>
        <w:r w:rsidRPr="004373E8" w:rsidDel="005F5D10">
          <w:rPr>
            <w:rFonts w:cs="Calibri"/>
            <w:i/>
            <w:iCs/>
            <w:szCs w:val="22"/>
            <w:lang w:val="vi-VN"/>
          </w:rPr>
          <w:delText>ỗ</w:delText>
        </w:r>
        <w:r w:rsidRPr="004373E8" w:rsidDel="005F5D10">
          <w:rPr>
            <w:rFonts w:cs="Arial"/>
            <w:i/>
            <w:iCs/>
            <w:szCs w:val="22"/>
            <w:lang w:val="vi-VN"/>
          </w:rPr>
          <w:delText xml:space="preserve"> các vòng ph</w:delText>
        </w:r>
        <w:r w:rsidRPr="004373E8" w:rsidDel="005F5D10">
          <w:rPr>
            <w:rFonts w:cs="Calibri"/>
            <w:i/>
            <w:iCs/>
            <w:szCs w:val="22"/>
            <w:lang w:val="vi-VN"/>
          </w:rPr>
          <w:delText>ỏ</w:delText>
        </w:r>
        <w:r w:rsidRPr="004373E8" w:rsidDel="005F5D10">
          <w:rPr>
            <w:rFonts w:cs="Arial"/>
            <w:i/>
            <w:iCs/>
            <w:szCs w:val="22"/>
            <w:lang w:val="vi-VN"/>
          </w:rPr>
          <w:delText>ng v</w:delText>
        </w:r>
        <w:r w:rsidRPr="004373E8" w:rsidDel="005F5D10">
          <w:rPr>
            <w:rFonts w:cs="Calibri"/>
            <w:i/>
            <w:iCs/>
            <w:szCs w:val="22"/>
            <w:lang w:val="vi-VN"/>
          </w:rPr>
          <w:delText>ấ</w:delText>
        </w:r>
        <w:r w:rsidRPr="004373E8" w:rsidDel="005F5D10">
          <w:rPr>
            <w:rFonts w:cs="Arial"/>
            <w:i/>
            <w:iCs/>
            <w:szCs w:val="22"/>
            <w:lang w:val="vi-VN"/>
          </w:rPr>
          <w:delText>n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v</w:delText>
        </w:r>
        <w:r w:rsidRPr="004373E8" w:rsidDel="005F5D10">
          <w:rPr>
            <w:rFonts w:cs="Calibri"/>
            <w:i/>
            <w:iCs/>
            <w:szCs w:val="22"/>
            <w:lang w:val="vi-VN"/>
          </w:rPr>
          <w:delText>ớ</w:delText>
        </w:r>
        <w:r w:rsidRPr="004373E8" w:rsidDel="005F5D10">
          <w:rPr>
            <w:rFonts w:cs="Arial"/>
            <w:i/>
            <w:iCs/>
            <w:szCs w:val="22"/>
            <w:lang w:val="vi-VN"/>
          </w:rPr>
          <w:delText>i công ty?</w:delText>
        </w:r>
        <w:bookmarkEnd w:id="8375"/>
      </w:del>
    </w:p>
    <w:p w14:paraId="7B995038" w14:textId="4B734323" w:rsidR="00523A1A" w:rsidRPr="004373E8" w:rsidDel="005F5D10" w:rsidRDefault="00523A1A" w:rsidP="005F5D10">
      <w:pPr>
        <w:pStyle w:val="Question"/>
        <w:numPr>
          <w:ilvl w:val="0"/>
          <w:numId w:val="7"/>
        </w:numPr>
        <w:tabs>
          <w:tab w:val="left" w:pos="630"/>
          <w:tab w:val="left" w:pos="990"/>
        </w:tabs>
        <w:spacing w:before="100" w:line="400" w:lineRule="exact"/>
        <w:ind w:left="0" w:firstLine="720"/>
        <w:rPr>
          <w:del w:id="8377" w:author="An Tran, ACA (BUV)" w:date="2024-09-12T11:03:00Z" w16du:dateUtc="2024-09-12T04:03:00Z"/>
          <w:rFonts w:cs="Arial"/>
          <w:b w:val="0"/>
          <w:bCs/>
          <w:szCs w:val="22"/>
          <w:u w:val="single"/>
          <w:lang w:val="vi-VN"/>
        </w:rPr>
      </w:pPr>
      <w:del w:id="8378"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0E49F977" w14:textId="105D1798"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79" w:author="An Tran, ACA (BUV)" w:date="2024-09-12T11:03:00Z" w16du:dateUtc="2024-09-12T04:03:00Z"/>
          <w:rFonts w:cs="Arial"/>
          <w:szCs w:val="22"/>
        </w:rPr>
      </w:pPr>
      <w:bookmarkStart w:id="8380" w:name="_Hlk171284325"/>
      <w:del w:id="8381" w:author="An Tran, ACA (BUV)" w:date="2024-09-12T11:03:00Z" w16du:dateUtc="2024-09-12T04:03:00Z">
        <w:r w:rsidRPr="002D5ADD" w:rsidDel="005F5D10">
          <w:rPr>
            <w:rFonts w:cs="Arial"/>
            <w:szCs w:val="22"/>
          </w:rPr>
          <w:delTex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delText>
        </w:r>
      </w:del>
    </w:p>
    <w:p w14:paraId="46F413BC" w14:textId="47F530DA" w:rsidR="00C1363F" w:rsidDel="005F5D10" w:rsidRDefault="00C1363F" w:rsidP="005F5D10">
      <w:pPr>
        <w:pStyle w:val="Question"/>
        <w:numPr>
          <w:ilvl w:val="0"/>
          <w:numId w:val="7"/>
        </w:numPr>
        <w:tabs>
          <w:tab w:val="left" w:pos="630"/>
          <w:tab w:val="left" w:pos="990"/>
        </w:tabs>
        <w:spacing w:before="100" w:line="400" w:lineRule="exact"/>
        <w:ind w:left="0" w:firstLine="720"/>
        <w:rPr>
          <w:del w:id="8382" w:author="An Tran, ACA (BUV)" w:date="2024-09-12T11:03:00Z" w16du:dateUtc="2024-09-12T04:03:00Z"/>
          <w:rFonts w:cs="Arial"/>
          <w:szCs w:val="22"/>
        </w:rPr>
      </w:pPr>
      <w:del w:id="8383" w:author="An Tran, ACA (BUV)" w:date="2024-09-12T11:03:00Z" w16du:dateUtc="2024-09-12T04:03:00Z">
        <w:r w:rsidRPr="002D5ADD" w:rsidDel="005F5D10">
          <w:rPr>
            <w:rFonts w:cs="Arial"/>
            <w:szCs w:val="22"/>
          </w:rPr>
          <w:delText xml:space="preserve"> In case a student cannot pass internship interviews multiple times, </w:delText>
        </w:r>
        <w:r w:rsidDel="005F5D10">
          <w:rPr>
            <w:rFonts w:cs="Arial"/>
            <w:szCs w:val="22"/>
          </w:rPr>
          <w:delText>our Career Consultant</w:delText>
        </w:r>
        <w:r w:rsidRPr="002D5ADD" w:rsidDel="005F5D10">
          <w:rPr>
            <w:rFonts w:cs="Arial"/>
            <w:szCs w:val="22"/>
          </w:rPr>
          <w:delText xml:space="preserve">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delText>
        </w:r>
      </w:del>
    </w:p>
    <w:p w14:paraId="1CA5F468" w14:textId="64A22023"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8384" w:author="An Tran, ACA (BUV)" w:date="2024-09-12T11:03:00Z" w16du:dateUtc="2024-09-12T04:03:00Z"/>
          <w:rFonts w:cs="Arial"/>
          <w:szCs w:val="22"/>
        </w:rPr>
      </w:pPr>
      <w:del w:id="8385"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259DFCD8" w14:textId="3AB7D5DA"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86" w:author="An Tran, ACA (BUV)" w:date="2024-09-12T11:03:00Z" w16du:dateUtc="2024-09-12T04:03:00Z"/>
          <w:rFonts w:cs="Arial"/>
          <w:szCs w:val="22"/>
        </w:rPr>
      </w:pPr>
    </w:p>
    <w:p w14:paraId="38F9B3C0" w14:textId="38BFAE83"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87" w:author="An Tran, ACA (BUV)" w:date="2024-09-12T11:03:00Z" w16du:dateUtc="2024-09-12T04:03:00Z"/>
          <w:rFonts w:cs="Arial"/>
          <w:i/>
          <w:iCs/>
          <w:szCs w:val="22"/>
        </w:rPr>
      </w:pPr>
      <w:del w:id="8388" w:author="An Tran, ACA (BUV)" w:date="2024-09-12T11:03:00Z" w16du:dateUtc="2024-09-12T04:03:00Z">
        <w:r w:rsidRPr="002D5ADD" w:rsidDel="005F5D10">
          <w:rPr>
            <w:rFonts w:cs="Arial"/>
            <w:i/>
            <w:iCs/>
            <w:szCs w:val="22"/>
          </w:rPr>
          <w:delText>Là m</w:delText>
        </w:r>
        <w:r w:rsidRPr="002D5ADD" w:rsidDel="005F5D10">
          <w:rPr>
            <w:rFonts w:cs="Calibri"/>
            <w:i/>
            <w:iCs/>
            <w:szCs w:val="22"/>
          </w:rPr>
          <w:delText>ộ</w:delText>
        </w:r>
        <w:r w:rsidRPr="002D5ADD" w:rsidDel="005F5D10">
          <w:rPr>
            <w:rFonts w:cs="Arial"/>
            <w:i/>
            <w:iCs/>
            <w:szCs w:val="22"/>
          </w:rPr>
          <w:delText>t ph</w:delText>
        </w:r>
        <w:r w:rsidRPr="002D5ADD" w:rsidDel="005F5D10">
          <w:rPr>
            <w:rFonts w:cs="Calibri"/>
            <w:i/>
            <w:iCs/>
            <w:szCs w:val="22"/>
          </w:rPr>
          <w:delText>ầ</w:delText>
        </w:r>
        <w:r w:rsidRPr="002D5ADD" w:rsidDel="005F5D10">
          <w:rPr>
            <w:rFonts w:cs="Arial"/>
            <w:i/>
            <w:iCs/>
            <w:szCs w:val="22"/>
          </w:rPr>
          <w:delText>n trong quy tr</w:delText>
        </w:r>
        <w:r w:rsidRPr="002D5ADD" w:rsidDel="005F5D10">
          <w:rPr>
            <w:rFonts w:cs="Avenir Next LT Pro"/>
            <w:i/>
            <w:iCs/>
            <w:szCs w:val="22"/>
          </w:rPr>
          <w:delText>ì</w:delText>
        </w:r>
        <w:r w:rsidRPr="002D5ADD" w:rsidDel="005F5D10">
          <w:rPr>
            <w:rFonts w:cs="Arial"/>
            <w:i/>
            <w:iCs/>
            <w:szCs w:val="22"/>
          </w:rPr>
          <w:delText>nh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BUV d</w:delText>
        </w:r>
        <w:r w:rsidRPr="002D5ADD" w:rsidDel="005F5D10">
          <w:rPr>
            <w:rFonts w:cs="Avenir Next LT Pro"/>
            <w:i/>
            <w:iCs/>
            <w:szCs w:val="22"/>
          </w:rPr>
          <w:delText>à</w:delText>
        </w:r>
        <w:r w:rsidRPr="002D5ADD" w:rsidDel="005F5D10">
          <w:rPr>
            <w:rFonts w:cs="Arial"/>
            <w:i/>
            <w:iCs/>
            <w:szCs w:val="22"/>
          </w:rPr>
          <w:delText>nh cho t</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ả</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n trong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sau t</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ả</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cu</w:delText>
        </w:r>
        <w:r w:rsidRPr="002D5ADD" w:rsidDel="005F5D10">
          <w:rPr>
            <w:rFonts w:cs="Calibri"/>
            <w:i/>
            <w:iCs/>
            <w:szCs w:val="22"/>
          </w:rPr>
          <w:delText>ộ</w:delText>
        </w:r>
        <w:r w:rsidRPr="002D5ADD" w:rsidDel="005F5D10">
          <w:rPr>
            <w:rFonts w:cs="Arial"/>
            <w:i/>
            <w:iCs/>
            <w:szCs w:val="22"/>
          </w:rPr>
          <w:delText>c ph</w:delText>
        </w:r>
        <w:r w:rsidRPr="002D5ADD" w:rsidDel="005F5D10">
          <w:rPr>
            <w:rFonts w:cs="Calibri"/>
            <w:i/>
            <w:iCs/>
            <w:szCs w:val="22"/>
          </w:rPr>
          <w:delText>ỏ</w:delText>
        </w:r>
        <w:r w:rsidRPr="002D5ADD" w:rsidDel="005F5D10">
          <w:rPr>
            <w:rFonts w:cs="Arial"/>
            <w:i/>
            <w:iCs/>
            <w:szCs w:val="22"/>
          </w:rPr>
          <w:delText>ng v</w:delText>
        </w:r>
        <w:r w:rsidRPr="002D5ADD" w:rsidDel="005F5D10">
          <w:rPr>
            <w:rFonts w:cs="Calibri"/>
            <w:i/>
            <w:iCs/>
            <w:szCs w:val="22"/>
          </w:rPr>
          <w:delText>ấ</w:delText>
        </w:r>
        <w:r w:rsidRPr="002D5ADD" w:rsidDel="005F5D10">
          <w:rPr>
            <w:rFonts w:cs="Arial"/>
            <w:i/>
            <w:iCs/>
            <w:szCs w:val="22"/>
          </w:rPr>
          <w:delText>n,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 xml:space="preserve">i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u theo d</w:delText>
        </w:r>
        <w:r w:rsidRPr="002D5ADD" w:rsidDel="005F5D10">
          <w:rPr>
            <w:rFonts w:cs="Avenir Next LT Pro"/>
            <w:i/>
            <w:iCs/>
            <w:szCs w:val="22"/>
          </w:rPr>
          <w:delText>õ</w:delText>
        </w:r>
        <w:r w:rsidRPr="002D5ADD" w:rsidDel="005F5D10">
          <w:rPr>
            <w:rFonts w:cs="Arial"/>
            <w:i/>
            <w:iCs/>
            <w:szCs w:val="22"/>
          </w:rPr>
          <w:delText>i ph</w:delText>
        </w:r>
        <w:r w:rsidRPr="002D5ADD" w:rsidDel="005F5D10">
          <w:rPr>
            <w:rFonts w:cs="Calibri"/>
            <w:i/>
            <w:iCs/>
            <w:szCs w:val="22"/>
          </w:rPr>
          <w:delText>ả</w:delText>
        </w:r>
        <w:r w:rsidRPr="002D5ADD" w:rsidDel="005F5D10">
          <w:rPr>
            <w:rFonts w:cs="Arial"/>
            <w:i/>
            <w:iCs/>
            <w:szCs w:val="22"/>
          </w:rPr>
          <w:delText>n h</w:delText>
        </w:r>
        <w:r w:rsidRPr="002D5ADD" w:rsidDel="005F5D10">
          <w:rPr>
            <w:rFonts w:cs="Calibri"/>
            <w:i/>
            <w:iCs/>
            <w:szCs w:val="22"/>
          </w:rPr>
          <w:delText>ồ</w:delText>
        </w:r>
        <w:r w:rsidRPr="002D5ADD" w:rsidDel="005F5D10">
          <w:rPr>
            <w:rFonts w:cs="Arial"/>
            <w:i/>
            <w:iCs/>
            <w:szCs w:val="22"/>
          </w:rPr>
          <w:delText>i c</w:delText>
        </w:r>
        <w:r w:rsidRPr="002D5ADD" w:rsidDel="005F5D10">
          <w:rPr>
            <w:rFonts w:cs="Calibri"/>
            <w:i/>
            <w:iCs/>
            <w:szCs w:val="22"/>
          </w:rPr>
          <w:delText>ủ</w:delText>
        </w:r>
        <w:r w:rsidRPr="002D5ADD" w:rsidDel="005F5D10">
          <w:rPr>
            <w:rFonts w:cs="Arial"/>
            <w:i/>
            <w:iCs/>
            <w:szCs w:val="22"/>
          </w:rPr>
          <w:delText>a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Avenir Next LT Pro"/>
            <w:i/>
            <w:iCs/>
            <w:szCs w:val="22"/>
          </w:rPr>
          <w:delText>ô</w:delText>
        </w:r>
        <w:r w:rsidRPr="002D5ADD" w:rsidDel="005F5D10">
          <w:rPr>
            <w:rFonts w:cs="Arial"/>
            <w:i/>
            <w:iCs/>
            <w:szCs w:val="22"/>
          </w:rPr>
          <w:delText>ng ty v</w:delText>
        </w:r>
        <w:r w:rsidRPr="002D5ADD" w:rsidDel="005F5D10">
          <w:rPr>
            <w:rFonts w:cs="Calibri"/>
            <w:i/>
            <w:iCs/>
            <w:szCs w:val="22"/>
          </w:rPr>
          <w:delText>ề</w:delText>
        </w:r>
        <w:r w:rsidRPr="002D5ADD" w:rsidDel="005F5D10">
          <w:rPr>
            <w:rFonts w:cs="Arial"/>
            <w:i/>
            <w:iCs/>
            <w:szCs w:val="22"/>
          </w:rPr>
          <w:delText xml:space="preserve"> t</w:delText>
        </w:r>
        <w:r w:rsidRPr="002D5ADD" w:rsidDel="005F5D10">
          <w:rPr>
            <w:rFonts w:cs="Calibri"/>
            <w:i/>
            <w:iCs/>
            <w:szCs w:val="22"/>
          </w:rPr>
          <w:delText>ừ</w:delText>
        </w:r>
        <w:r w:rsidRPr="002D5ADD" w:rsidDel="005F5D10">
          <w:rPr>
            <w:rFonts w:cs="Arial"/>
            <w:i/>
            <w:iCs/>
            <w:szCs w:val="22"/>
          </w:rPr>
          <w:delText>ng b</w:delText>
        </w:r>
        <w:r w:rsidRPr="002D5ADD" w:rsidDel="005F5D10">
          <w:rPr>
            <w:rFonts w:cs="Calibri"/>
            <w:i/>
            <w:iCs/>
            <w:szCs w:val="22"/>
          </w:rPr>
          <w:delText>ạ</w:delText>
        </w:r>
        <w:r w:rsidRPr="002D5ADD" w:rsidDel="005F5D10">
          <w:rPr>
            <w:rFonts w:cs="Arial"/>
            <w:i/>
            <w:iCs/>
            <w:szCs w:val="22"/>
          </w:rPr>
          <w:delText>n sinh vi</w:delText>
        </w:r>
        <w:r w:rsidRPr="002D5ADD" w:rsidDel="005F5D10">
          <w:rPr>
            <w:rFonts w:cs="Avenir Next LT Pro"/>
            <w:i/>
            <w:iCs/>
            <w:szCs w:val="22"/>
          </w:rPr>
          <w:delText>ê</w:delText>
        </w:r>
        <w:r w:rsidRPr="002D5ADD" w:rsidDel="005F5D10">
          <w:rPr>
            <w:rFonts w:cs="Arial"/>
            <w:i/>
            <w:iCs/>
            <w:szCs w:val="22"/>
          </w:rPr>
          <w:delText>n, t</w:delText>
        </w:r>
        <w:r w:rsidRPr="002D5ADD" w:rsidDel="005F5D10">
          <w:rPr>
            <w:rFonts w:cs="Calibri"/>
            <w:i/>
            <w:iCs/>
            <w:szCs w:val="22"/>
          </w:rPr>
          <w:delText>ừ</w:delText>
        </w:r>
        <w:r w:rsidRPr="002D5ADD" w:rsidDel="005F5D10">
          <w:rPr>
            <w:rFonts w:cs="Arial"/>
            <w:i/>
            <w:iCs/>
            <w:szCs w:val="22"/>
          </w:rPr>
          <w:delText xml:space="preserve"> </w:delText>
        </w:r>
        <w:r w:rsidRPr="002D5ADD" w:rsidDel="005F5D10">
          <w:rPr>
            <w:rFonts w:cs="Avenir Next LT Pro"/>
            <w:i/>
            <w:iCs/>
            <w:szCs w:val="22"/>
          </w:rPr>
          <w:delText>đó</w:delText>
        </w:r>
        <w:r w:rsidRPr="002D5ADD" w:rsidDel="005F5D10">
          <w:rPr>
            <w:rFonts w:cs="Arial"/>
            <w:i/>
            <w:iCs/>
            <w:szCs w:val="22"/>
          </w:rPr>
          <w:delText xml:space="preserve">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sinh vi</w:delText>
        </w:r>
        <w:r w:rsidRPr="002D5ADD" w:rsidDel="005F5D10">
          <w:rPr>
            <w:rFonts w:cs="Avenir Next LT Pro"/>
            <w:i/>
            <w:iCs/>
            <w:szCs w:val="22"/>
          </w:rPr>
          <w:delText>ê</w:delText>
        </w:r>
        <w:r w:rsidRPr="002D5ADD" w:rsidDel="005F5D10">
          <w:rPr>
            <w:rFonts w:cs="Arial"/>
            <w:i/>
            <w:iCs/>
            <w:szCs w:val="22"/>
          </w:rPr>
          <w:delText>n b</w:delText>
        </w:r>
        <w:r w:rsidRPr="002D5ADD" w:rsidDel="005F5D10">
          <w:rPr>
            <w:rFonts w:cs="Calibri"/>
            <w:i/>
            <w:iCs/>
            <w:szCs w:val="22"/>
          </w:rPr>
          <w:delText>ằ</w:delText>
        </w:r>
        <w:r w:rsidRPr="002D5ADD" w:rsidDel="005F5D10">
          <w:rPr>
            <w:rFonts w:cs="Arial"/>
            <w:i/>
            <w:iCs/>
            <w:szCs w:val="22"/>
          </w:rPr>
          <w:delText>ng c</w:delText>
        </w:r>
        <w:r w:rsidRPr="002D5ADD" w:rsidDel="005F5D10">
          <w:rPr>
            <w:rFonts w:cs="Avenir Next LT Pro"/>
            <w:i/>
            <w:iCs/>
            <w:szCs w:val="22"/>
          </w:rPr>
          <w:delText>á</w:delText>
        </w:r>
        <w:r w:rsidRPr="002D5ADD" w:rsidDel="005F5D10">
          <w:rPr>
            <w:rFonts w:cs="Arial"/>
            <w:i/>
            <w:iCs/>
            <w:szCs w:val="22"/>
          </w:rPr>
          <w:delText>ch truy</w:delText>
        </w:r>
        <w:r w:rsidRPr="002D5ADD" w:rsidDel="005F5D10">
          <w:rPr>
            <w:rFonts w:cs="Calibri"/>
            <w:i/>
            <w:iCs/>
            <w:szCs w:val="22"/>
          </w:rPr>
          <w:delText>ề</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ạ</w:delText>
        </w:r>
        <w:r w:rsidRPr="002D5ADD" w:rsidDel="005F5D10">
          <w:rPr>
            <w:rFonts w:cs="Arial"/>
            <w:i/>
            <w:iCs/>
            <w:szCs w:val="22"/>
          </w:rPr>
          <w:delText>t l</w:delText>
        </w:r>
        <w:r w:rsidRPr="002D5ADD" w:rsidDel="005F5D10">
          <w:rPr>
            <w:rFonts w:cs="Calibri"/>
            <w:i/>
            <w:iCs/>
            <w:szCs w:val="22"/>
          </w:rPr>
          <w:delText>ạ</w:delText>
        </w:r>
        <w:r w:rsidRPr="002D5ADD" w:rsidDel="005F5D10">
          <w:rPr>
            <w:rFonts w:cs="Arial"/>
            <w:i/>
            <w:iCs/>
            <w:szCs w:val="22"/>
          </w:rPr>
          <w:delText>i th</w:delText>
        </w:r>
        <w:r w:rsidRPr="002D5ADD" w:rsidDel="005F5D10">
          <w:rPr>
            <w:rFonts w:cs="Avenir Next LT Pro"/>
            <w:i/>
            <w:iCs/>
            <w:szCs w:val="22"/>
          </w:rPr>
          <w:delText>ô</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ệ</w:delText>
        </w:r>
        <w:r w:rsidRPr="002D5ADD" w:rsidDel="005F5D10">
          <w:rPr>
            <w:rFonts w:cs="Arial"/>
            <w:i/>
            <w:iCs/>
            <w:szCs w:val="22"/>
          </w:rPr>
          <w:delText>p c</w:delText>
        </w:r>
        <w:r w:rsidRPr="002D5ADD" w:rsidDel="005F5D10">
          <w:rPr>
            <w:rFonts w:cs="Calibri"/>
            <w:i/>
            <w:iCs/>
            <w:szCs w:val="22"/>
          </w:rPr>
          <w:delText>ủ</w:delText>
        </w:r>
        <w:r w:rsidRPr="002D5ADD" w:rsidDel="005F5D10">
          <w:rPr>
            <w:rFonts w:cs="Arial"/>
            <w:i/>
            <w:iCs/>
            <w:szCs w:val="22"/>
          </w:rPr>
          <w:delText>a c</w:delText>
        </w:r>
        <w:r w:rsidRPr="002D5ADD" w:rsidDel="005F5D10">
          <w:rPr>
            <w:rFonts w:cs="Avenir Next LT Pro"/>
            <w:i/>
            <w:iCs/>
            <w:szCs w:val="22"/>
          </w:rPr>
          <w:delText>ô</w:delText>
        </w:r>
        <w:r w:rsidRPr="002D5ADD" w:rsidDel="005F5D10">
          <w:rPr>
            <w:rFonts w:cs="Arial"/>
            <w:i/>
            <w:iCs/>
            <w:szCs w:val="22"/>
          </w:rPr>
          <w:delText>ng ty b</w:delText>
        </w:r>
        <w:r w:rsidRPr="002D5ADD" w:rsidDel="005F5D10">
          <w:rPr>
            <w:rFonts w:cs="Calibri"/>
            <w:i/>
            <w:iCs/>
            <w:szCs w:val="22"/>
          </w:rPr>
          <w:delText>ằ</w:delText>
        </w:r>
        <w:r w:rsidRPr="002D5ADD" w:rsidDel="005F5D10">
          <w:rPr>
            <w:rFonts w:cs="Arial"/>
            <w:i/>
            <w:iCs/>
            <w:szCs w:val="22"/>
          </w:rPr>
          <w:delText>ng c</w:delText>
        </w:r>
        <w:r w:rsidRPr="002D5ADD" w:rsidDel="005F5D10">
          <w:rPr>
            <w:rFonts w:cs="Avenir Next LT Pro"/>
            <w:i/>
            <w:iCs/>
            <w:szCs w:val="22"/>
          </w:rPr>
          <w:delText>á</w:delText>
        </w:r>
        <w:r w:rsidRPr="002D5ADD" w:rsidDel="005F5D10">
          <w:rPr>
            <w:rFonts w:cs="Arial"/>
            <w:i/>
            <w:iCs/>
            <w:szCs w:val="22"/>
          </w:rPr>
          <w:delText>c h</w:delText>
        </w:r>
        <w:r w:rsidRPr="002D5ADD" w:rsidDel="005F5D10">
          <w:rPr>
            <w:rFonts w:cs="Avenir Next LT Pro"/>
            <w:i/>
            <w:iCs/>
            <w:szCs w:val="22"/>
          </w:rPr>
          <w:delText>ì</w:delText>
        </w:r>
        <w:r w:rsidRPr="002D5ADD" w:rsidDel="005F5D10">
          <w:rPr>
            <w:rFonts w:cs="Arial"/>
            <w:i/>
            <w:iCs/>
            <w:szCs w:val="22"/>
          </w:rPr>
          <w:delText>nh th</w:delText>
        </w:r>
        <w:r w:rsidRPr="002D5ADD" w:rsidDel="005F5D10">
          <w:rPr>
            <w:rFonts w:cs="Calibri"/>
            <w:i/>
            <w:iCs/>
            <w:szCs w:val="22"/>
          </w:rPr>
          <w:delText>ứ</w:delText>
        </w:r>
        <w:r w:rsidRPr="002D5ADD" w:rsidDel="005F5D10">
          <w:rPr>
            <w:rFonts w:cs="Arial"/>
            <w:i/>
            <w:iCs/>
            <w:szCs w:val="22"/>
          </w:rPr>
          <w:delText>c mang t</w:delText>
        </w:r>
        <w:r w:rsidRPr="002D5ADD" w:rsidDel="005F5D10">
          <w:rPr>
            <w:rFonts w:cs="Avenir Next LT Pro"/>
            <w:i/>
            <w:iCs/>
            <w:szCs w:val="22"/>
          </w:rPr>
          <w:delText>í</w:delText>
        </w:r>
        <w:r w:rsidRPr="002D5ADD" w:rsidDel="005F5D10">
          <w:rPr>
            <w:rFonts w:cs="Arial"/>
            <w:i/>
            <w:iCs/>
            <w:szCs w:val="22"/>
          </w:rPr>
          <w:delText>nh xây d</w:delText>
        </w:r>
        <w:r w:rsidRPr="002D5ADD" w:rsidDel="005F5D10">
          <w:rPr>
            <w:rFonts w:cs="Calibri"/>
            <w:i/>
            <w:iCs/>
            <w:szCs w:val="22"/>
          </w:rPr>
          <w:delText>ự</w:delText>
        </w:r>
        <w:r w:rsidRPr="002D5ADD" w:rsidDel="005F5D10">
          <w:rPr>
            <w:rFonts w:cs="Arial"/>
            <w:i/>
            <w:iCs/>
            <w:szCs w:val="22"/>
          </w:rPr>
          <w:delText>ng, th</w:delText>
        </w:r>
        <w:r w:rsidRPr="002D5ADD" w:rsidDel="005F5D10">
          <w:rPr>
            <w:rFonts w:cs="Calibri"/>
            <w:i/>
            <w:iCs/>
            <w:szCs w:val="22"/>
          </w:rPr>
          <w:delText>ả</w:delText>
        </w:r>
        <w:r w:rsidRPr="002D5ADD" w:rsidDel="005F5D10">
          <w:rPr>
            <w:rFonts w:cs="Arial"/>
            <w:i/>
            <w:iCs/>
            <w:szCs w:val="22"/>
          </w:rPr>
          <w:delText>o lu</w:delText>
        </w:r>
        <w:r w:rsidRPr="002D5ADD" w:rsidDel="005F5D10">
          <w:rPr>
            <w:rFonts w:cs="Calibri"/>
            <w:i/>
            <w:iCs/>
            <w:szCs w:val="22"/>
          </w:rPr>
          <w:delText>ậ</w:delText>
        </w:r>
        <w:r w:rsidRPr="002D5ADD" w:rsidDel="005F5D10">
          <w:rPr>
            <w:rFonts w:cs="Arial"/>
            <w:i/>
            <w:iCs/>
            <w:szCs w:val="22"/>
          </w:rPr>
          <w:delText>n v</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v</w:delText>
        </w:r>
        <w:r w:rsidRPr="002D5ADD" w:rsidDel="005F5D10">
          <w:rPr>
            <w:rFonts w:cs="Calibri"/>
            <w:i/>
            <w:iCs/>
            <w:szCs w:val="22"/>
          </w:rPr>
          <w:delText>ấ</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ù</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ư</w:delText>
        </w:r>
        <w:r w:rsidRPr="002D5ADD" w:rsidDel="005F5D10">
          <w:rPr>
            <w:rFonts w:cs="Arial"/>
            <w:i/>
            <w:iCs/>
            <w:szCs w:val="22"/>
          </w:rPr>
          <w:delText>a ra gi</w:delText>
        </w:r>
        <w:r w:rsidRPr="002D5ADD" w:rsidDel="005F5D10">
          <w:rPr>
            <w:rFonts w:cs="Calibri"/>
            <w:i/>
            <w:iCs/>
            <w:szCs w:val="22"/>
          </w:rPr>
          <w:delText>ả</w:delText>
        </w:r>
        <w:r w:rsidRPr="002D5ADD" w:rsidDel="005F5D10">
          <w:rPr>
            <w:rFonts w:cs="Arial"/>
            <w:i/>
            <w:iCs/>
            <w:szCs w:val="22"/>
          </w:rPr>
          <w:delText>i ph</w:delText>
        </w:r>
        <w:r w:rsidRPr="002D5ADD" w:rsidDel="005F5D10">
          <w:rPr>
            <w:rFonts w:cs="Avenir Next LT Pro"/>
            <w:i/>
            <w:iCs/>
            <w:szCs w:val="22"/>
          </w:rPr>
          <w:delText>á</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Calibri"/>
            <w:i/>
            <w:iCs/>
            <w:szCs w:val="22"/>
          </w:rPr>
          <w:delText>ả</w:delText>
        </w:r>
        <w:r w:rsidRPr="002D5ADD" w:rsidDel="005F5D10">
          <w:rPr>
            <w:rFonts w:cs="Arial"/>
            <w:i/>
            <w:iCs/>
            <w:szCs w:val="22"/>
          </w:rPr>
          <w:delText>i thi</w:delText>
        </w:r>
        <w:r w:rsidRPr="002D5ADD" w:rsidDel="005F5D10">
          <w:rPr>
            <w:rFonts w:cs="Calibri"/>
            <w:i/>
            <w:iCs/>
            <w:szCs w:val="22"/>
          </w:rPr>
          <w:delText>ệ</w:delText>
        </w:r>
        <w:r w:rsidRPr="002D5ADD" w:rsidDel="005F5D10">
          <w:rPr>
            <w:rFonts w:cs="Arial"/>
            <w:i/>
            <w:iCs/>
            <w:szCs w:val="22"/>
          </w:rPr>
          <w:delText>n trong c</w:delText>
        </w:r>
        <w:r w:rsidRPr="002D5ADD" w:rsidDel="005F5D10">
          <w:rPr>
            <w:rFonts w:cs="Avenir Next LT Pro"/>
            <w:i/>
            <w:iCs/>
            <w:szCs w:val="22"/>
          </w:rPr>
          <w:delText>á</w:delText>
        </w:r>
        <w:r w:rsidRPr="002D5ADD" w:rsidDel="005F5D10">
          <w:rPr>
            <w:rFonts w:cs="Arial"/>
            <w:i/>
            <w:iCs/>
            <w:szCs w:val="22"/>
          </w:rPr>
          <w:delText>c t</w:delText>
        </w:r>
        <w:r w:rsidRPr="002D5ADD" w:rsidDel="005F5D10">
          <w:rPr>
            <w:rFonts w:cs="Avenir Next LT Pro"/>
            <w:i/>
            <w:iCs/>
            <w:szCs w:val="22"/>
          </w:rPr>
          <w:delText>ì</w:delText>
        </w:r>
        <w:r w:rsidRPr="002D5ADD" w:rsidDel="005F5D10">
          <w:rPr>
            <w:rFonts w:cs="Arial"/>
            <w:i/>
            <w:iCs/>
            <w:szCs w:val="22"/>
          </w:rPr>
          <w:delText>nh hu</w:delText>
        </w:r>
        <w:r w:rsidRPr="002D5ADD" w:rsidDel="005F5D10">
          <w:rPr>
            <w:rFonts w:cs="Calibri"/>
            <w:i/>
            <w:iCs/>
            <w:szCs w:val="22"/>
          </w:rPr>
          <w:delText>ố</w:delText>
        </w:r>
        <w:r w:rsidRPr="002D5ADD" w:rsidDel="005F5D10">
          <w:rPr>
            <w:rFonts w:cs="Arial"/>
            <w:i/>
            <w:iCs/>
            <w:szCs w:val="22"/>
          </w:rPr>
          <w:delText>ng t</w:delText>
        </w:r>
        <w:r w:rsidRPr="002D5ADD" w:rsidDel="005F5D10">
          <w:rPr>
            <w:rFonts w:cs="Calibri"/>
            <w:i/>
            <w:iCs/>
            <w:szCs w:val="22"/>
          </w:rPr>
          <w:delText>ươ</w:delText>
        </w:r>
        <w:r w:rsidRPr="002D5ADD" w:rsidDel="005F5D10">
          <w:rPr>
            <w:rFonts w:cs="Arial"/>
            <w:i/>
            <w:iCs/>
            <w:szCs w:val="22"/>
          </w:rPr>
          <w:delText>ng t</w:delText>
        </w:r>
        <w:r w:rsidRPr="002D5ADD" w:rsidDel="005F5D10">
          <w:rPr>
            <w:rFonts w:cs="Calibri"/>
            <w:i/>
            <w:iCs/>
            <w:szCs w:val="22"/>
          </w:rPr>
          <w:delText>ự</w:delText>
        </w:r>
        <w:r w:rsidRPr="002D5ADD" w:rsidDel="005F5D10">
          <w:rPr>
            <w:rFonts w:cs="Arial"/>
            <w:i/>
            <w:iCs/>
            <w:szCs w:val="22"/>
          </w:rPr>
          <w:delText xml:space="preserve"> trong t</w:delText>
        </w:r>
        <w:r w:rsidRPr="002D5ADD" w:rsidDel="005F5D10">
          <w:rPr>
            <w:rFonts w:cs="Calibri"/>
            <w:i/>
            <w:iCs/>
            <w:szCs w:val="22"/>
          </w:rPr>
          <w:delText>ươ</w:delText>
        </w:r>
        <w:r w:rsidRPr="002D5ADD" w:rsidDel="005F5D10">
          <w:rPr>
            <w:rFonts w:cs="Arial"/>
            <w:i/>
            <w:iCs/>
            <w:szCs w:val="22"/>
          </w:rPr>
          <w:delText>ng lai.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c</w:delText>
        </w:r>
        <w:r w:rsidRPr="002D5ADD" w:rsidDel="005F5D10">
          <w:rPr>
            <w:rFonts w:cs="Avenir Next LT Pro"/>
            <w:i/>
            <w:iCs/>
            <w:szCs w:val="22"/>
          </w:rPr>
          <w:delText>ũ</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c</w:delText>
        </w:r>
        <w:r w:rsidRPr="002D5ADD" w:rsidDel="005F5D10">
          <w:rPr>
            <w:rFonts w:cs="Avenir Next LT Pro"/>
            <w:i/>
            <w:iCs/>
            <w:szCs w:val="22"/>
          </w:rPr>
          <w:delText>á</w:delText>
        </w:r>
        <w:r w:rsidRPr="002D5ADD" w:rsidDel="005F5D10">
          <w:rPr>
            <w:rFonts w:cs="Arial"/>
            <w:i/>
            <w:iCs/>
            <w:szCs w:val="22"/>
          </w:rPr>
          <w:delText>c bu</w:delText>
        </w:r>
        <w:r w:rsidRPr="002D5ADD" w:rsidDel="005F5D10">
          <w:rPr>
            <w:rFonts w:cs="Calibri"/>
            <w:i/>
            <w:iCs/>
            <w:szCs w:val="22"/>
          </w:rPr>
          <w:delText>ổ</w:delText>
        </w:r>
        <w:r w:rsidRPr="002D5ADD" w:rsidDel="005F5D10">
          <w:rPr>
            <w:rFonts w:cs="Arial"/>
            <w:i/>
            <w:iCs/>
            <w:szCs w:val="22"/>
          </w:rPr>
          <w:delText>i ph</w:delText>
        </w:r>
        <w:r w:rsidRPr="002D5ADD" w:rsidDel="005F5D10">
          <w:rPr>
            <w:rFonts w:cs="Calibri"/>
            <w:i/>
            <w:iCs/>
            <w:szCs w:val="22"/>
          </w:rPr>
          <w:delText>ỏ</w:delText>
        </w:r>
        <w:r w:rsidRPr="002D5ADD" w:rsidDel="005F5D10">
          <w:rPr>
            <w:rFonts w:cs="Arial"/>
            <w:i/>
            <w:iCs/>
            <w:szCs w:val="22"/>
          </w:rPr>
          <w:delText>ng v</w:delText>
        </w:r>
        <w:r w:rsidRPr="002D5ADD" w:rsidDel="005F5D10">
          <w:rPr>
            <w:rFonts w:cs="Calibri"/>
            <w:i/>
            <w:iCs/>
            <w:szCs w:val="22"/>
          </w:rPr>
          <w:delText>ấ</w:delText>
        </w:r>
        <w:r w:rsidRPr="002D5ADD" w:rsidDel="005F5D10">
          <w:rPr>
            <w:rFonts w:cs="Arial"/>
            <w:i/>
            <w:iCs/>
            <w:szCs w:val="22"/>
          </w:rPr>
          <w:delText>n th</w:delText>
        </w:r>
        <w:r w:rsidRPr="002D5ADD" w:rsidDel="005F5D10">
          <w:rPr>
            <w:rFonts w:cs="Calibri"/>
            <w:i/>
            <w:iCs/>
            <w:szCs w:val="22"/>
          </w:rPr>
          <w:delText>ử</w:delText>
        </w:r>
        <w:r w:rsidRPr="002D5ADD" w:rsidDel="005F5D10">
          <w:rPr>
            <w:rFonts w:cs="Arial"/>
            <w:i/>
            <w:iCs/>
            <w:szCs w:val="22"/>
          </w:rPr>
          <w:delText xml:space="preserve"> v</w:delText>
        </w:r>
        <w:r w:rsidRPr="002D5ADD" w:rsidDel="005F5D10">
          <w:rPr>
            <w:rFonts w:cs="Calibri"/>
            <w:i/>
            <w:iCs/>
            <w:szCs w:val="22"/>
          </w:rPr>
          <w:delText>ớ</w:delText>
        </w:r>
        <w:r w:rsidRPr="002D5ADD" w:rsidDel="005F5D10">
          <w:rPr>
            <w:rFonts w:cs="Arial"/>
            <w:i/>
            <w:iCs/>
            <w:szCs w:val="22"/>
          </w:rPr>
          <w:delText>i sinh vi</w:delText>
        </w:r>
        <w:r w:rsidRPr="002D5ADD" w:rsidDel="005F5D10">
          <w:rPr>
            <w:rFonts w:cs="Avenir Next LT Pro"/>
            <w:i/>
            <w:iCs/>
            <w:szCs w:val="22"/>
          </w:rPr>
          <w:delText>ê</w:delText>
        </w:r>
        <w:r w:rsidRPr="002D5ADD" w:rsidDel="005F5D10">
          <w:rPr>
            <w:rFonts w:cs="Arial"/>
            <w:i/>
            <w:iCs/>
            <w:szCs w:val="22"/>
          </w:rPr>
          <w:delText>n b</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ứ</w:delText>
        </w:r>
        <w:r w:rsidRPr="002D5ADD" w:rsidDel="005F5D10">
          <w:rPr>
            <w:rFonts w:cs="Arial"/>
            <w:i/>
            <w:iCs/>
            <w:szCs w:val="22"/>
          </w:rPr>
          <w:delText xml:space="preserve"> khi n</w:delText>
        </w:r>
        <w:r w:rsidRPr="002D5ADD" w:rsidDel="005F5D10">
          <w:rPr>
            <w:rFonts w:cs="Avenir Next LT Pro"/>
            <w:i/>
            <w:iCs/>
            <w:szCs w:val="22"/>
          </w:rPr>
          <w:delText>à</w:delText>
        </w:r>
        <w:r w:rsidRPr="002D5ADD" w:rsidDel="005F5D10">
          <w:rPr>
            <w:rFonts w:cs="Arial"/>
            <w:i/>
            <w:iCs/>
            <w:szCs w:val="22"/>
          </w:rPr>
          <w:delText>o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c</w:delText>
        </w:r>
        <w:r w:rsidRPr="002D5ADD" w:rsidDel="005F5D10">
          <w:rPr>
            <w:rFonts w:cs="Calibri"/>
            <w:i/>
            <w:iCs/>
            <w:szCs w:val="22"/>
          </w:rPr>
          <w:delText>ầ</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gi</w:delText>
        </w:r>
        <w:r w:rsidRPr="002D5ADD" w:rsidDel="005F5D10">
          <w:rPr>
            <w:rFonts w:cs="Avenir Next LT Pro"/>
            <w:i/>
            <w:iCs/>
            <w:szCs w:val="22"/>
          </w:rPr>
          <w:delText>ú</w:delText>
        </w:r>
        <w:r w:rsidRPr="002D5ADD" w:rsidDel="005F5D10">
          <w:rPr>
            <w:rFonts w:cs="Arial"/>
            <w:i/>
            <w:iCs/>
            <w:szCs w:val="22"/>
          </w:rPr>
          <w:delText>p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chu</w:delText>
        </w:r>
        <w:r w:rsidRPr="002D5ADD" w:rsidDel="005F5D10">
          <w:rPr>
            <w:rFonts w:cs="Calibri"/>
            <w:i/>
            <w:iCs/>
            <w:szCs w:val="22"/>
          </w:rPr>
          <w:delText>ẩ</w:delText>
        </w:r>
        <w:r w:rsidRPr="002D5ADD" w:rsidDel="005F5D10">
          <w:rPr>
            <w:rFonts w:cs="Arial"/>
            <w:i/>
            <w:iCs/>
            <w:szCs w:val="22"/>
          </w:rPr>
          <w:delText>n b</w:delText>
        </w:r>
        <w:r w:rsidRPr="002D5ADD" w:rsidDel="005F5D10">
          <w:rPr>
            <w:rFonts w:cs="Calibri"/>
            <w:i/>
            <w:iCs/>
            <w:szCs w:val="22"/>
          </w:rPr>
          <w:delText>ị</w:delText>
        </w:r>
        <w:r w:rsidRPr="002D5ADD" w:rsidDel="005F5D10">
          <w:rPr>
            <w:rFonts w:cs="Arial"/>
            <w:i/>
            <w:iCs/>
            <w:szCs w:val="22"/>
          </w:rPr>
          <w:delText xml:space="preserve"> t</w:delText>
        </w:r>
        <w:r w:rsidRPr="002D5ADD" w:rsidDel="005F5D10">
          <w:rPr>
            <w:rFonts w:cs="Calibri"/>
            <w:i/>
            <w:iCs/>
            <w:szCs w:val="22"/>
          </w:rPr>
          <w:delText>ố</w:delText>
        </w:r>
        <w:r w:rsidRPr="002D5ADD" w:rsidDel="005F5D10">
          <w:rPr>
            <w:rFonts w:cs="Arial"/>
            <w:i/>
            <w:iCs/>
            <w:szCs w:val="22"/>
          </w:rPr>
          <w:delText>t h</w:delText>
        </w:r>
        <w:r w:rsidRPr="002D5ADD" w:rsidDel="005F5D10">
          <w:rPr>
            <w:rFonts w:cs="Calibri"/>
            <w:i/>
            <w:iCs/>
            <w:szCs w:val="22"/>
          </w:rPr>
          <w:delText>ơ</w:delText>
        </w:r>
        <w:r w:rsidRPr="002D5ADD" w:rsidDel="005F5D10">
          <w:rPr>
            <w:rFonts w:cs="Arial"/>
            <w:i/>
            <w:iCs/>
            <w:szCs w:val="22"/>
          </w:rPr>
          <w:delText>n trong các l</w:delText>
        </w:r>
        <w:r w:rsidRPr="002D5ADD" w:rsidDel="005F5D10">
          <w:rPr>
            <w:rFonts w:cs="Calibri"/>
            <w:i/>
            <w:iCs/>
            <w:szCs w:val="22"/>
          </w:rPr>
          <w:delText>ầ</w:delText>
        </w:r>
        <w:r w:rsidRPr="002D5ADD" w:rsidDel="005F5D10">
          <w:rPr>
            <w:rFonts w:cs="Arial"/>
            <w:i/>
            <w:iCs/>
            <w:szCs w:val="22"/>
          </w:rPr>
          <w:delText>n ph</w:delText>
        </w:r>
        <w:r w:rsidRPr="002D5ADD" w:rsidDel="005F5D10">
          <w:rPr>
            <w:rFonts w:cs="Calibri"/>
            <w:i/>
            <w:iCs/>
            <w:szCs w:val="22"/>
          </w:rPr>
          <w:delText>ỏ</w:delText>
        </w:r>
        <w:r w:rsidRPr="002D5ADD" w:rsidDel="005F5D10">
          <w:rPr>
            <w:rFonts w:cs="Arial"/>
            <w:i/>
            <w:iCs/>
            <w:szCs w:val="22"/>
          </w:rPr>
          <w:delText>ng v</w:delText>
        </w:r>
        <w:r w:rsidRPr="002D5ADD" w:rsidDel="005F5D10">
          <w:rPr>
            <w:rFonts w:cs="Calibri"/>
            <w:i/>
            <w:iCs/>
            <w:szCs w:val="22"/>
          </w:rPr>
          <w:delText>ấ</w:delText>
        </w:r>
        <w:r w:rsidRPr="002D5ADD" w:rsidDel="005F5D10">
          <w:rPr>
            <w:rFonts w:cs="Arial"/>
            <w:i/>
            <w:iCs/>
            <w:szCs w:val="22"/>
          </w:rPr>
          <w:delText>n ti</w:delText>
        </w:r>
        <w:r w:rsidRPr="002D5ADD" w:rsidDel="005F5D10">
          <w:rPr>
            <w:rFonts w:cs="Calibri"/>
            <w:i/>
            <w:iCs/>
            <w:szCs w:val="22"/>
          </w:rPr>
          <w:delText>ế</w:delText>
        </w:r>
        <w:r w:rsidRPr="002D5ADD" w:rsidDel="005F5D10">
          <w:rPr>
            <w:rFonts w:cs="Arial"/>
            <w:i/>
            <w:iCs/>
            <w:szCs w:val="22"/>
          </w:rPr>
          <w:delText xml:space="preserve">p theo. </w:delText>
        </w:r>
      </w:del>
    </w:p>
    <w:p w14:paraId="5E7198F3" w14:textId="4B6A6E66" w:rsidR="00C1363F" w:rsidDel="005F5D10" w:rsidRDefault="00C1363F" w:rsidP="005F5D10">
      <w:pPr>
        <w:pStyle w:val="Question"/>
        <w:numPr>
          <w:ilvl w:val="0"/>
          <w:numId w:val="7"/>
        </w:numPr>
        <w:tabs>
          <w:tab w:val="left" w:pos="630"/>
          <w:tab w:val="left" w:pos="990"/>
        </w:tabs>
        <w:spacing w:before="100" w:line="400" w:lineRule="exact"/>
        <w:ind w:left="0" w:firstLine="720"/>
        <w:rPr>
          <w:del w:id="8389" w:author="An Tran, ACA (BUV)" w:date="2024-09-12T11:03:00Z" w16du:dateUtc="2024-09-12T04:03:00Z"/>
          <w:rFonts w:cs="Arial"/>
          <w:i/>
          <w:iCs/>
          <w:szCs w:val="22"/>
        </w:rPr>
      </w:pPr>
      <w:del w:id="8390" w:author="An Tran, ACA (BUV)" w:date="2024-09-12T11:03:00Z" w16du:dateUtc="2024-09-12T04:03:00Z">
        <w:r w:rsidRPr="002D5ADD" w:rsidDel="005F5D10">
          <w:rPr>
            <w:rFonts w:cs="Arial"/>
            <w:i/>
            <w:iCs/>
            <w:szCs w:val="22"/>
          </w:rPr>
          <w:delText>Trong tr</w:delText>
        </w:r>
        <w:r w:rsidRPr="002D5ADD" w:rsidDel="005F5D10">
          <w:rPr>
            <w:rFonts w:cs="Calibri"/>
            <w:i/>
            <w:iCs/>
            <w:szCs w:val="22"/>
          </w:rPr>
          <w:delText>ườ</w:delText>
        </w:r>
        <w:r w:rsidRPr="002D5ADD" w:rsidDel="005F5D10">
          <w:rPr>
            <w:rFonts w:cs="Arial"/>
            <w:i/>
            <w:iCs/>
            <w:szCs w:val="22"/>
          </w:rPr>
          <w:delText>ng h</w:delText>
        </w:r>
        <w:r w:rsidRPr="002D5ADD" w:rsidDel="005F5D10">
          <w:rPr>
            <w:rFonts w:cs="Calibri"/>
            <w:i/>
            <w:iCs/>
            <w:szCs w:val="22"/>
          </w:rPr>
          <w:delText>ợ</w:delText>
        </w:r>
        <w:r w:rsidRPr="002D5ADD" w:rsidDel="005F5D10">
          <w:rPr>
            <w:rFonts w:cs="Arial"/>
            <w:i/>
            <w:iCs/>
            <w:szCs w:val="22"/>
          </w:rPr>
          <w:delText>p sinh vi</w:delText>
        </w:r>
        <w:r w:rsidRPr="002D5ADD" w:rsidDel="005F5D10">
          <w:rPr>
            <w:rFonts w:cs="Avenir Next LT Pro"/>
            <w:i/>
            <w:iCs/>
            <w:szCs w:val="22"/>
          </w:rPr>
          <w:delText>ê</w:delText>
        </w:r>
        <w:r w:rsidRPr="002D5ADD" w:rsidDel="005F5D10">
          <w:rPr>
            <w:rFonts w:cs="Arial"/>
            <w:i/>
            <w:iCs/>
            <w:szCs w:val="22"/>
          </w:rPr>
          <w:delText>n v</w:delText>
        </w:r>
        <w:r w:rsidRPr="002D5ADD" w:rsidDel="005F5D10">
          <w:rPr>
            <w:rFonts w:cs="Calibri"/>
            <w:i/>
            <w:iCs/>
            <w:szCs w:val="22"/>
          </w:rPr>
          <w:delText>ẫ</w:delText>
        </w:r>
        <w:r w:rsidRPr="002D5ADD" w:rsidDel="005F5D10">
          <w:rPr>
            <w:rFonts w:cs="Arial"/>
            <w:i/>
            <w:iCs/>
            <w:szCs w:val="22"/>
          </w:rPr>
          <w:delText>n kh</w:delText>
        </w:r>
        <w:r w:rsidRPr="002D5ADD" w:rsidDel="005F5D10">
          <w:rPr>
            <w:rFonts w:cs="Avenir Next LT Pro"/>
            <w:i/>
            <w:iCs/>
            <w:szCs w:val="22"/>
          </w:rPr>
          <w:delText>ô</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ỗ</w:delText>
        </w:r>
        <w:r w:rsidRPr="002D5ADD" w:rsidDel="005F5D10">
          <w:rPr>
            <w:rFonts w:cs="Arial"/>
            <w:i/>
            <w:iCs/>
            <w:szCs w:val="22"/>
          </w:rPr>
          <w:delText xml:space="preserve"> sau nhi</w:delText>
        </w:r>
        <w:r w:rsidRPr="002D5ADD" w:rsidDel="005F5D10">
          <w:rPr>
            <w:rFonts w:cs="Calibri"/>
            <w:i/>
            <w:iCs/>
            <w:szCs w:val="22"/>
          </w:rPr>
          <w:delText>ề</w:delText>
        </w:r>
        <w:r w:rsidRPr="002D5ADD" w:rsidDel="005F5D10">
          <w:rPr>
            <w:rFonts w:cs="Arial"/>
            <w:i/>
            <w:iCs/>
            <w:szCs w:val="22"/>
          </w:rPr>
          <w:delText>u l</w:delText>
        </w:r>
        <w:r w:rsidRPr="002D5ADD" w:rsidDel="005F5D10">
          <w:rPr>
            <w:rFonts w:cs="Calibri"/>
            <w:i/>
            <w:iCs/>
            <w:szCs w:val="22"/>
          </w:rPr>
          <w:delText>ầ</w:delText>
        </w:r>
        <w:r w:rsidRPr="002D5ADD" w:rsidDel="005F5D10">
          <w:rPr>
            <w:rFonts w:cs="Arial"/>
            <w:i/>
            <w:iCs/>
            <w:szCs w:val="22"/>
          </w:rPr>
          <w:delText>n ph</w:delText>
        </w:r>
        <w:r w:rsidRPr="002D5ADD" w:rsidDel="005F5D10">
          <w:rPr>
            <w:rFonts w:cs="Calibri"/>
            <w:i/>
            <w:iCs/>
            <w:szCs w:val="22"/>
          </w:rPr>
          <w:delText>ỏ</w:delText>
        </w:r>
        <w:r w:rsidRPr="002D5ADD" w:rsidDel="005F5D10">
          <w:rPr>
            <w:rFonts w:cs="Arial"/>
            <w:i/>
            <w:iCs/>
            <w:szCs w:val="22"/>
          </w:rPr>
          <w:delText>ng v</w:delText>
        </w:r>
        <w:r w:rsidRPr="002D5ADD" w:rsidDel="005F5D10">
          <w:rPr>
            <w:rFonts w:cs="Calibri"/>
            <w:i/>
            <w:iCs/>
            <w:szCs w:val="22"/>
          </w:rPr>
          <w:delText>ấ</w:delText>
        </w:r>
        <w:r w:rsidRPr="002D5ADD" w:rsidDel="005F5D10">
          <w:rPr>
            <w:rFonts w:cs="Arial"/>
            <w:i/>
            <w:iCs/>
            <w:szCs w:val="22"/>
          </w:rPr>
          <w:delText xml:space="preserve">n, </w:delText>
        </w:r>
        <w:r w:rsidDel="005F5D10">
          <w:rPr>
            <w:rFonts w:cs="Arial"/>
            <w:i/>
            <w:iCs/>
            <w:szCs w:val="22"/>
          </w:rPr>
          <w:delText>chuyên viên</w:delText>
        </w:r>
        <w:r w:rsidRPr="002D5ADD" w:rsidDel="005F5D10">
          <w:rPr>
            <w:rFonts w:cs="Arial"/>
            <w:i/>
            <w:iCs/>
            <w:szCs w:val="22"/>
          </w:rPr>
          <w:delText xml:space="preserve"> Hướng nghiệp</w:delText>
        </w:r>
        <w:r w:rsidDel="005F5D10">
          <w:rPr>
            <w:rFonts w:cs="Arial"/>
            <w:i/>
            <w:iCs/>
            <w:szCs w:val="22"/>
          </w:rPr>
          <w:delText xml:space="preserve"> của trường</w:delText>
        </w:r>
        <w:r w:rsidRPr="002D5ADD" w:rsidDel="005F5D10">
          <w:rPr>
            <w:rFonts w:cs="Arial"/>
            <w:i/>
            <w:iCs/>
            <w:szCs w:val="22"/>
          </w:rPr>
          <w:delText xml:space="preserve"> s</w:delText>
        </w:r>
        <w:r w:rsidRPr="002D5ADD" w:rsidDel="005F5D10">
          <w:rPr>
            <w:rFonts w:cs="Calibri"/>
            <w:i/>
            <w:iCs/>
            <w:szCs w:val="22"/>
          </w:rPr>
          <w:delText>ẽ</w:delText>
        </w:r>
        <w:r w:rsidRPr="002D5ADD" w:rsidDel="005F5D10">
          <w:rPr>
            <w:rFonts w:cs="Arial"/>
            <w:i/>
            <w:iCs/>
            <w:szCs w:val="22"/>
          </w:rPr>
          <w:delText xml:space="preserve"> c</w:delText>
        </w:r>
        <w:r w:rsidRPr="002D5ADD" w:rsidDel="005F5D10">
          <w:rPr>
            <w:rFonts w:cs="Avenir Next LT Pro"/>
            <w:i/>
            <w:iCs/>
            <w:szCs w:val="22"/>
          </w:rPr>
          <w:delText>ù</w:delText>
        </w:r>
        <w:r w:rsidRPr="002D5ADD" w:rsidDel="005F5D10">
          <w:rPr>
            <w:rFonts w:cs="Arial"/>
            <w:i/>
            <w:iCs/>
            <w:szCs w:val="22"/>
          </w:rPr>
          <w:delText>ng ng</w:delText>
        </w:r>
        <w:r w:rsidRPr="002D5ADD" w:rsidDel="005F5D10">
          <w:rPr>
            <w:rFonts w:cs="Calibri"/>
            <w:i/>
            <w:iCs/>
            <w:szCs w:val="22"/>
          </w:rPr>
          <w:delText>ồ</w:delText>
        </w:r>
        <w:r w:rsidRPr="002D5ADD" w:rsidDel="005F5D10">
          <w:rPr>
            <w:rFonts w:cs="Arial"/>
            <w:i/>
            <w:iCs/>
            <w:szCs w:val="22"/>
          </w:rPr>
          <w:delText>i v</w:delText>
        </w:r>
        <w:r w:rsidRPr="002D5ADD" w:rsidDel="005F5D10">
          <w:rPr>
            <w:rFonts w:cs="Calibri"/>
            <w:i/>
            <w:iCs/>
            <w:szCs w:val="22"/>
          </w:rPr>
          <w:delText>ớ</w:delText>
        </w:r>
        <w:r w:rsidRPr="002D5ADD" w:rsidDel="005F5D10">
          <w:rPr>
            <w:rFonts w:cs="Arial"/>
            <w:i/>
            <w:iCs/>
            <w:szCs w:val="22"/>
          </w:rPr>
          <w:delText>i sinh vi</w:delText>
        </w:r>
        <w:r w:rsidRPr="002D5ADD" w:rsidDel="005F5D10">
          <w:rPr>
            <w:rFonts w:cs="Avenir Next LT Pro"/>
            <w:i/>
            <w:iCs/>
            <w:szCs w:val="22"/>
          </w:rPr>
          <w:delText>ê</w:delText>
        </w:r>
        <w:r w:rsidRPr="002D5ADD" w:rsidDel="005F5D10">
          <w:rPr>
            <w:rFonts w:cs="Arial"/>
            <w:i/>
            <w:iCs/>
            <w:szCs w:val="22"/>
          </w:rPr>
          <w:delText>n m</w:delText>
        </w:r>
        <w:r w:rsidRPr="002D5ADD" w:rsidDel="005F5D10">
          <w:rPr>
            <w:rFonts w:cs="Calibri"/>
            <w:i/>
            <w:iCs/>
            <w:szCs w:val="22"/>
          </w:rPr>
          <w:delText>ộ</w:delText>
        </w:r>
        <w:r w:rsidRPr="002D5ADD" w:rsidDel="005F5D10">
          <w:rPr>
            <w:rFonts w:cs="Arial"/>
            <w:i/>
            <w:iCs/>
            <w:szCs w:val="22"/>
          </w:rPr>
          <w:delText>t l</w:delText>
        </w:r>
        <w:r w:rsidRPr="002D5ADD" w:rsidDel="005F5D10">
          <w:rPr>
            <w:rFonts w:cs="Calibri"/>
            <w:i/>
            <w:iCs/>
            <w:szCs w:val="22"/>
          </w:rPr>
          <w:delText>ầ</w:delText>
        </w:r>
        <w:r w:rsidRPr="002D5ADD" w:rsidDel="005F5D10">
          <w:rPr>
            <w:rFonts w:cs="Arial"/>
            <w:i/>
            <w:iCs/>
            <w:szCs w:val="22"/>
          </w:rPr>
          <w:delText>n n</w:delText>
        </w:r>
        <w:r w:rsidRPr="002D5ADD" w:rsidDel="005F5D10">
          <w:rPr>
            <w:rFonts w:cs="Calibri"/>
            <w:i/>
            <w:iCs/>
            <w:szCs w:val="22"/>
          </w:rPr>
          <w:delText>ữ</w:delText>
        </w:r>
        <w:r w:rsidRPr="002D5ADD" w:rsidDel="005F5D10">
          <w:rPr>
            <w:rFonts w:cs="Arial"/>
            <w:i/>
            <w:iCs/>
            <w:szCs w:val="22"/>
          </w:rPr>
          <w:delText xml:space="preserve">a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t</w:delText>
        </w:r>
        <w:r w:rsidRPr="002D5ADD" w:rsidDel="005F5D10">
          <w:rPr>
            <w:rFonts w:cs="Avenir Next LT Pro"/>
            <w:i/>
            <w:iCs/>
            <w:szCs w:val="22"/>
          </w:rPr>
          <w:delText>ì</w:delText>
        </w:r>
        <w:r w:rsidRPr="002D5ADD" w:rsidDel="005F5D10">
          <w:rPr>
            <w:rFonts w:cs="Arial"/>
            <w:i/>
            <w:iCs/>
            <w:szCs w:val="22"/>
          </w:rPr>
          <w:delText>m ra v</w:delText>
        </w:r>
        <w:r w:rsidRPr="002D5ADD" w:rsidDel="005F5D10">
          <w:rPr>
            <w:rFonts w:cs="Calibri"/>
            <w:i/>
            <w:iCs/>
            <w:szCs w:val="22"/>
          </w:rPr>
          <w:delText>ấ</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c</w:delText>
        </w:r>
        <w:r w:rsidRPr="002D5ADD" w:rsidDel="005F5D10">
          <w:rPr>
            <w:rFonts w:cs="Calibri"/>
            <w:i/>
            <w:iCs/>
            <w:szCs w:val="22"/>
          </w:rPr>
          <w:delText>ố</w:delText>
        </w:r>
        <w:r w:rsidRPr="002D5ADD" w:rsidDel="005F5D10">
          <w:rPr>
            <w:rFonts w:cs="Arial"/>
            <w:i/>
            <w:iCs/>
            <w:szCs w:val="22"/>
          </w:rPr>
          <w:delText>t l</w:delText>
        </w:r>
        <w:r w:rsidRPr="002D5ADD" w:rsidDel="005F5D10">
          <w:rPr>
            <w:rFonts w:cs="Avenir Next LT Pro"/>
            <w:i/>
            <w:iCs/>
            <w:szCs w:val="22"/>
          </w:rPr>
          <w:delText>õ</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s</w:delText>
        </w:r>
        <w:r w:rsidRPr="002D5ADD" w:rsidDel="005F5D10">
          <w:rPr>
            <w:rFonts w:cs="Calibri"/>
            <w:i/>
            <w:iCs/>
            <w:szCs w:val="22"/>
          </w:rPr>
          <w:delText>ự</w:delText>
        </w:r>
        <w:r w:rsidRPr="002D5ADD" w:rsidDel="005F5D10">
          <w:rPr>
            <w:rFonts w:cs="Arial"/>
            <w:i/>
            <w:iCs/>
            <w:szCs w:val="22"/>
          </w:rPr>
          <w:delText xml:space="preserve"> khi</w:delText>
        </w:r>
        <w:r w:rsidRPr="002D5ADD" w:rsidDel="005F5D10">
          <w:rPr>
            <w:rFonts w:cs="Calibri"/>
            <w:i/>
            <w:iCs/>
            <w:szCs w:val="22"/>
          </w:rPr>
          <w:delText>ế</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ch</w:delText>
        </w:r>
        <w:r w:rsidRPr="002D5ADD" w:rsidDel="005F5D10">
          <w:rPr>
            <w:rFonts w:cs="Calibri"/>
            <w:i/>
            <w:iCs/>
            <w:szCs w:val="22"/>
          </w:rPr>
          <w:delText>ư</w:delText>
        </w:r>
        <w:r w:rsidRPr="002D5ADD" w:rsidDel="005F5D10">
          <w:rPr>
            <w:rFonts w:cs="Arial"/>
            <w:i/>
            <w:iCs/>
            <w:szCs w:val="22"/>
          </w:rPr>
          <w:delText>a c</w:delText>
        </w:r>
        <w:r w:rsidRPr="002D5ADD" w:rsidDel="005F5D10">
          <w:rPr>
            <w:rFonts w:cs="Calibri"/>
            <w:i/>
            <w:iCs/>
            <w:szCs w:val="22"/>
          </w:rPr>
          <w:delText>ả</w:delText>
        </w:r>
        <w:r w:rsidRPr="002D5ADD" w:rsidDel="005F5D10">
          <w:rPr>
            <w:rFonts w:cs="Arial"/>
            <w:i/>
            <w:iCs/>
            <w:szCs w:val="22"/>
          </w:rPr>
          <w:delText>i thi</w:delText>
        </w:r>
        <w:r w:rsidRPr="002D5ADD" w:rsidDel="005F5D10">
          <w:rPr>
            <w:rFonts w:cs="Calibri"/>
            <w:i/>
            <w:iCs/>
            <w:szCs w:val="22"/>
          </w:rPr>
          <w:delText>ệ</w:delText>
        </w:r>
        <w:r w:rsidRPr="002D5ADD" w:rsidDel="005F5D10">
          <w:rPr>
            <w:rFonts w:cs="Arial"/>
            <w:i/>
            <w:iCs/>
            <w:szCs w:val="22"/>
          </w:rPr>
          <w:delText>n l</w:delText>
        </w:r>
        <w:r w:rsidRPr="002D5ADD" w:rsidDel="005F5D10">
          <w:rPr>
            <w:rFonts w:cs="Avenir Next LT Pro"/>
            <w:i/>
            <w:iCs/>
            <w:szCs w:val="22"/>
          </w:rPr>
          <w:delText>à</w:delText>
        </w:r>
        <w:r w:rsidRPr="002D5ADD" w:rsidDel="005F5D10">
          <w:rPr>
            <w:rFonts w:cs="Arial"/>
            <w:i/>
            <w:iCs/>
            <w:szCs w:val="22"/>
          </w:rPr>
          <w:delText xml:space="preserve"> g</w:delText>
        </w:r>
        <w:r w:rsidRPr="002D5ADD" w:rsidDel="005F5D10">
          <w:rPr>
            <w:rFonts w:cs="Avenir Next LT Pro"/>
            <w:i/>
            <w:iCs/>
            <w:szCs w:val="22"/>
          </w:rPr>
          <w:delText>ì</w:delText>
        </w:r>
        <w:r w:rsidRPr="002D5ADD" w:rsidDel="005F5D10">
          <w:rPr>
            <w:rFonts w:cs="Arial"/>
            <w:i/>
            <w:iCs/>
            <w:szCs w:val="22"/>
          </w:rPr>
          <w:delText>, VD: l</w:delText>
        </w:r>
        <w:r w:rsidRPr="002D5ADD" w:rsidDel="005F5D10">
          <w:rPr>
            <w:rFonts w:cs="Avenir Next LT Pro"/>
            <w:i/>
            <w:iCs/>
            <w:szCs w:val="22"/>
          </w:rPr>
          <w:delText>ý</w:delText>
        </w:r>
        <w:r w:rsidRPr="002D5ADD" w:rsidDel="005F5D10">
          <w:rPr>
            <w:rFonts w:cs="Arial"/>
            <w:i/>
            <w:iCs/>
            <w:szCs w:val="22"/>
          </w:rPr>
          <w:delText xml:space="preserve"> do th</w:delText>
        </w:r>
        <w:r w:rsidRPr="002D5ADD" w:rsidDel="005F5D10">
          <w:rPr>
            <w:rFonts w:cs="Calibri"/>
            <w:i/>
            <w:iCs/>
            <w:szCs w:val="22"/>
          </w:rPr>
          <w:delText>ự</w:delText>
        </w:r>
        <w:r w:rsidRPr="002D5ADD" w:rsidDel="005F5D10">
          <w:rPr>
            <w:rFonts w:cs="Arial"/>
            <w:i/>
            <w:iCs/>
            <w:szCs w:val="22"/>
          </w:rPr>
          <w:delText>c s</w:delText>
        </w:r>
        <w:r w:rsidRPr="002D5ADD" w:rsidDel="005F5D10">
          <w:rPr>
            <w:rFonts w:cs="Calibri"/>
            <w:i/>
            <w:iCs/>
            <w:szCs w:val="22"/>
          </w:rPr>
          <w:delText>ự</w:delText>
        </w:r>
        <w:r w:rsidRPr="002D5ADD" w:rsidDel="005F5D10">
          <w:rPr>
            <w:rFonts w:cs="Arial"/>
            <w:i/>
            <w:iCs/>
            <w:szCs w:val="22"/>
          </w:rPr>
          <w:delText xml:space="preserve"> khi</w:delText>
        </w:r>
        <w:r w:rsidRPr="002D5ADD" w:rsidDel="005F5D10">
          <w:rPr>
            <w:rFonts w:cs="Calibri"/>
            <w:i/>
            <w:iCs/>
            <w:szCs w:val="22"/>
          </w:rPr>
          <w:delText>ế</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m</w:delText>
        </w:r>
        <w:r w:rsidRPr="002D5ADD" w:rsidDel="005F5D10">
          <w:rPr>
            <w:rFonts w:cs="Calibri"/>
            <w:i/>
            <w:iCs/>
            <w:szCs w:val="22"/>
          </w:rPr>
          <w:delText>ắ</w:delText>
        </w:r>
        <w:r w:rsidRPr="002D5ADD" w:rsidDel="005F5D10">
          <w:rPr>
            <w:rFonts w:cs="Arial"/>
            <w:i/>
            <w:iCs/>
            <w:szCs w:val="22"/>
          </w:rPr>
          <w:delText>c l</w:delText>
        </w:r>
        <w:r w:rsidRPr="002D5ADD" w:rsidDel="005F5D10">
          <w:rPr>
            <w:rFonts w:cs="Calibri"/>
            <w:i/>
            <w:iCs/>
            <w:szCs w:val="22"/>
          </w:rPr>
          <w:delText>ặ</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Arial"/>
            <w:i/>
            <w:iCs/>
            <w:szCs w:val="22"/>
          </w:rPr>
          <w:delText>i l</w:delText>
        </w:r>
        <w:r w:rsidRPr="002D5ADD" w:rsidDel="005F5D10">
          <w:rPr>
            <w:rFonts w:cs="Calibri"/>
            <w:i/>
            <w:iCs/>
            <w:szCs w:val="22"/>
          </w:rPr>
          <w:delText>ặ</w:delText>
        </w:r>
        <w:r w:rsidRPr="002D5ADD" w:rsidDel="005F5D10">
          <w:rPr>
            <w:rFonts w:cs="Arial"/>
            <w:i/>
            <w:iCs/>
            <w:szCs w:val="22"/>
          </w:rPr>
          <w:delText>p l</w:delText>
        </w:r>
        <w:r w:rsidRPr="002D5ADD" w:rsidDel="005F5D10">
          <w:rPr>
            <w:rFonts w:cs="Calibri"/>
            <w:i/>
            <w:iCs/>
            <w:szCs w:val="22"/>
          </w:rPr>
          <w:delText>ạ</w:delText>
        </w:r>
        <w:r w:rsidRPr="002D5ADD" w:rsidDel="005F5D10">
          <w:rPr>
            <w:rFonts w:cs="Arial"/>
            <w:i/>
            <w:iCs/>
            <w:szCs w:val="22"/>
          </w:rPr>
          <w:delText>i 1 l</w:delText>
        </w:r>
        <w:r w:rsidRPr="002D5ADD" w:rsidDel="005F5D10">
          <w:rPr>
            <w:rFonts w:cs="Calibri"/>
            <w:i/>
            <w:iCs/>
            <w:szCs w:val="22"/>
          </w:rPr>
          <w:delText>ỗ</w:delText>
        </w:r>
        <w:r w:rsidRPr="002D5ADD" w:rsidDel="005F5D10">
          <w:rPr>
            <w:rFonts w:cs="Arial"/>
            <w:i/>
            <w:iCs/>
            <w:szCs w:val="22"/>
          </w:rPr>
          <w:delText>i, v</w:delText>
        </w:r>
        <w:r w:rsidRPr="002D5ADD" w:rsidDel="005F5D10">
          <w:rPr>
            <w:rFonts w:cs="Calibri"/>
            <w:i/>
            <w:iCs/>
            <w:szCs w:val="22"/>
          </w:rPr>
          <w:delText>ấ</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v</w:delText>
        </w:r>
        <w:r w:rsidRPr="002D5ADD" w:rsidDel="005F5D10">
          <w:rPr>
            <w:rFonts w:cs="Calibri"/>
            <w:i/>
            <w:iCs/>
            <w:szCs w:val="22"/>
          </w:rPr>
          <w:delText>ề</w:delText>
        </w:r>
        <w:r w:rsidRPr="002D5ADD" w:rsidDel="005F5D10">
          <w:rPr>
            <w:rFonts w:cs="Arial"/>
            <w:i/>
            <w:iCs/>
            <w:szCs w:val="22"/>
          </w:rPr>
          <w:delText xml:space="preserve"> t</w:delText>
        </w:r>
        <w:r w:rsidRPr="002D5ADD" w:rsidDel="005F5D10">
          <w:rPr>
            <w:rFonts w:cs="Avenir Next LT Pro"/>
            <w:i/>
            <w:iCs/>
            <w:szCs w:val="22"/>
          </w:rPr>
          <w:delText>â</w:delText>
        </w:r>
        <w:r w:rsidRPr="002D5ADD" w:rsidDel="005F5D10">
          <w:rPr>
            <w:rFonts w:cs="Arial"/>
            <w:i/>
            <w:iCs/>
            <w:szCs w:val="22"/>
          </w:rPr>
          <w:delText>m l</w:delText>
        </w:r>
        <w:r w:rsidRPr="002D5ADD" w:rsidDel="005F5D10">
          <w:rPr>
            <w:rFonts w:cs="Avenir Next LT Pro"/>
            <w:i/>
            <w:iCs/>
            <w:szCs w:val="22"/>
          </w:rPr>
          <w:delText>ý</w:delText>
        </w:r>
        <w:r w:rsidRPr="002D5ADD" w:rsidDel="005F5D10">
          <w:rPr>
            <w:rFonts w:cs="Arial"/>
            <w:i/>
            <w:iCs/>
            <w:szCs w:val="22"/>
          </w:rPr>
          <w:delText xml:space="preserve"> c</w:delText>
        </w:r>
        <w:r w:rsidRPr="002D5ADD" w:rsidDel="005F5D10">
          <w:rPr>
            <w:rFonts w:cs="Calibri"/>
            <w:i/>
            <w:iCs/>
            <w:szCs w:val="22"/>
          </w:rPr>
          <w:delText>ầ</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hay chi</w:delText>
        </w:r>
        <w:r w:rsidRPr="002D5ADD" w:rsidDel="005F5D10">
          <w:rPr>
            <w:rFonts w:cs="Calibri"/>
            <w:i/>
            <w:iCs/>
            <w:szCs w:val="22"/>
          </w:rPr>
          <w:delText>ế</w:delText>
        </w:r>
        <w:r w:rsidRPr="002D5ADD" w:rsidDel="005F5D10">
          <w:rPr>
            <w:rFonts w:cs="Arial"/>
            <w:i/>
            <w:iCs/>
            <w:szCs w:val="22"/>
          </w:rPr>
          <w:delText>n l</w:delText>
        </w:r>
        <w:r w:rsidRPr="002D5ADD" w:rsidDel="005F5D10">
          <w:rPr>
            <w:rFonts w:cs="Calibri"/>
            <w:i/>
            <w:iCs/>
            <w:szCs w:val="22"/>
          </w:rPr>
          <w:delText>ượ</w:delText>
        </w:r>
        <w:r w:rsidRPr="002D5ADD" w:rsidDel="005F5D10">
          <w:rPr>
            <w:rFonts w:cs="Arial"/>
            <w:i/>
            <w:iCs/>
            <w:szCs w:val="22"/>
          </w:rPr>
          <w:delText>c l</w:delText>
        </w:r>
        <w:r w:rsidRPr="002D5ADD" w:rsidDel="005F5D10">
          <w:rPr>
            <w:rFonts w:cs="Calibri"/>
            <w:i/>
            <w:iCs/>
            <w:szCs w:val="22"/>
          </w:rPr>
          <w:delText>ự</w:delText>
        </w:r>
        <w:r w:rsidRPr="002D5ADD" w:rsidDel="005F5D10">
          <w:rPr>
            <w:rFonts w:cs="Arial"/>
            <w:i/>
            <w:iCs/>
            <w:szCs w:val="22"/>
          </w:rPr>
          <w:delText>a ch</w:delText>
        </w:r>
        <w:r w:rsidRPr="002D5ADD" w:rsidDel="005F5D10">
          <w:rPr>
            <w:rFonts w:cs="Calibri"/>
            <w:i/>
            <w:iCs/>
            <w:szCs w:val="22"/>
          </w:rPr>
          <w:delText>ọ</w:delText>
        </w:r>
        <w:r w:rsidRPr="002D5ADD" w:rsidDel="005F5D10">
          <w:rPr>
            <w:rFonts w:cs="Arial"/>
            <w:i/>
            <w:iCs/>
            <w:szCs w:val="22"/>
          </w:rPr>
          <w:delText>n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ch</w:delText>
        </w:r>
        <w:r w:rsidRPr="002D5ADD" w:rsidDel="005F5D10">
          <w:rPr>
            <w:rFonts w:cs="Calibri"/>
            <w:i/>
            <w:iCs/>
            <w:szCs w:val="22"/>
          </w:rPr>
          <w:delText>ư</w:delText>
        </w:r>
        <w:r w:rsidRPr="002D5ADD" w:rsidDel="005F5D10">
          <w:rPr>
            <w:rFonts w:cs="Arial"/>
            <w:i/>
            <w:iCs/>
            <w:szCs w:val="22"/>
          </w:rPr>
          <w:delText>a ph</w:delText>
        </w:r>
        <w:r w:rsidRPr="002D5ADD" w:rsidDel="005F5D10">
          <w:rPr>
            <w:rFonts w:cs="Avenir Next LT Pro"/>
            <w:i/>
            <w:iCs/>
            <w:szCs w:val="22"/>
          </w:rPr>
          <w:delText>ù</w:delText>
        </w:r>
        <w:r w:rsidRPr="002D5ADD" w:rsidDel="005F5D10">
          <w:rPr>
            <w:rFonts w:cs="Arial"/>
            <w:i/>
            <w:iCs/>
            <w:szCs w:val="22"/>
          </w:rPr>
          <w:delText xml:space="preserve"> h</w:delText>
        </w:r>
        <w:r w:rsidRPr="002D5ADD" w:rsidDel="005F5D10">
          <w:rPr>
            <w:rFonts w:cs="Calibri"/>
            <w:i/>
            <w:iCs/>
            <w:szCs w:val="22"/>
          </w:rPr>
          <w:delText>ợ</w:delText>
        </w:r>
        <w:r w:rsidRPr="002D5ADD" w:rsidDel="005F5D10">
          <w:rPr>
            <w:rFonts w:cs="Arial"/>
            <w:i/>
            <w:iCs/>
            <w:szCs w:val="22"/>
          </w:rPr>
          <w:delText>p,...Ch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c</w:delText>
        </w:r>
        <w:r w:rsidRPr="002D5ADD" w:rsidDel="005F5D10">
          <w:rPr>
            <w:rFonts w:cs="Avenir Next LT Pro"/>
            <w:i/>
            <w:iCs/>
            <w:szCs w:val="22"/>
          </w:rPr>
          <w:delText>ũ</w:delText>
        </w:r>
        <w:r w:rsidRPr="002D5ADD" w:rsidDel="005F5D10">
          <w:rPr>
            <w:rFonts w:cs="Arial"/>
            <w:i/>
            <w:iCs/>
            <w:szCs w:val="22"/>
          </w:rPr>
          <w:delText>ng gi</w:delText>
        </w:r>
        <w:r w:rsidRPr="002D5ADD" w:rsidDel="005F5D10">
          <w:rPr>
            <w:rFonts w:cs="Calibri"/>
            <w:i/>
            <w:iCs/>
            <w:szCs w:val="22"/>
          </w:rPr>
          <w:delText>ớ</w:delText>
        </w:r>
        <w:r w:rsidRPr="002D5ADD" w:rsidDel="005F5D10">
          <w:rPr>
            <w:rFonts w:cs="Arial"/>
            <w:i/>
            <w:iCs/>
            <w:szCs w:val="22"/>
          </w:rPr>
          <w:delText>i thi</w:delText>
        </w:r>
        <w:r w:rsidRPr="002D5ADD" w:rsidDel="005F5D10">
          <w:rPr>
            <w:rFonts w:cs="Calibri"/>
            <w:i/>
            <w:iCs/>
            <w:szCs w:val="22"/>
          </w:rPr>
          <w:delText>ệ</w:delText>
        </w:r>
        <w:r w:rsidRPr="002D5ADD" w:rsidDel="005F5D10">
          <w:rPr>
            <w:rFonts w:cs="Arial"/>
            <w:i/>
            <w:iCs/>
            <w:szCs w:val="22"/>
          </w:rPr>
          <w:delText>u sinh vi</w:delText>
        </w:r>
        <w:r w:rsidRPr="002D5ADD" w:rsidDel="005F5D10">
          <w:rPr>
            <w:rFonts w:cs="Avenir Next LT Pro"/>
            <w:i/>
            <w:iCs/>
            <w:szCs w:val="22"/>
          </w:rPr>
          <w:delText>ê</w:delText>
        </w:r>
        <w:r w:rsidRPr="002D5ADD" w:rsidDel="005F5D10">
          <w:rPr>
            <w:rFonts w:cs="Arial"/>
            <w:i/>
            <w:iCs/>
            <w:szCs w:val="22"/>
          </w:rPr>
          <w:delText>n t</w:delText>
        </w:r>
        <w:r w:rsidRPr="002D5ADD" w:rsidDel="005F5D10">
          <w:rPr>
            <w:rFonts w:cs="Calibri"/>
            <w:i/>
            <w:iCs/>
            <w:szCs w:val="22"/>
          </w:rPr>
          <w:delText>ớ</w:delText>
        </w:r>
        <w:r w:rsidRPr="002D5ADD" w:rsidDel="005F5D10">
          <w:rPr>
            <w:rFonts w:cs="Arial"/>
            <w:i/>
            <w:iCs/>
            <w:szCs w:val="22"/>
          </w:rPr>
          <w:delText>i n</w:delText>
        </w:r>
        <w:r w:rsidRPr="002D5ADD" w:rsidDel="005F5D10">
          <w:rPr>
            <w:rFonts w:cs="Avenir Next LT Pro"/>
            <w:i/>
            <w:iCs/>
            <w:szCs w:val="22"/>
          </w:rPr>
          <w:delText>ó</w:delText>
        </w:r>
        <w:r w:rsidRPr="002D5ADD" w:rsidDel="005F5D10">
          <w:rPr>
            <w:rFonts w:cs="Arial"/>
            <w:i/>
            <w:iCs/>
            <w:szCs w:val="22"/>
          </w:rPr>
          <w:delText>i chuy</w:delText>
        </w:r>
        <w:r w:rsidRPr="002D5ADD" w:rsidDel="005F5D10">
          <w:rPr>
            <w:rFonts w:cs="Calibri"/>
            <w:i/>
            <w:iCs/>
            <w:szCs w:val="22"/>
          </w:rPr>
          <w:delText>ệ</w:delText>
        </w:r>
        <w:r w:rsidRPr="002D5ADD" w:rsidDel="005F5D10">
          <w:rPr>
            <w:rFonts w:cs="Arial"/>
            <w:i/>
            <w:iCs/>
            <w:szCs w:val="22"/>
          </w:rPr>
          <w:delText>n t</w:delText>
        </w:r>
        <w:r w:rsidRPr="002D5ADD" w:rsidDel="005F5D10">
          <w:rPr>
            <w:rFonts w:cs="Calibri"/>
            <w:i/>
            <w:iCs/>
            <w:szCs w:val="22"/>
          </w:rPr>
          <w:delText>ư</w:delText>
        </w:r>
        <w:r w:rsidRPr="002D5ADD" w:rsidDel="005F5D10">
          <w:rPr>
            <w:rFonts w:cs="Arial"/>
            <w:i/>
            <w:iCs/>
            <w:szCs w:val="22"/>
          </w:rPr>
          <w:delText xml:space="preserve"> v</w:delText>
        </w:r>
        <w:r w:rsidRPr="002D5ADD" w:rsidDel="005F5D10">
          <w:rPr>
            <w:rFonts w:cs="Calibri"/>
            <w:i/>
            <w:iCs/>
            <w:szCs w:val="22"/>
          </w:rPr>
          <w:delText>ấ</w:delText>
        </w:r>
        <w:r w:rsidRPr="002D5ADD" w:rsidDel="005F5D10">
          <w:rPr>
            <w:rFonts w:cs="Arial"/>
            <w:i/>
            <w:iCs/>
            <w:szCs w:val="22"/>
          </w:rPr>
          <w:delText>n v</w:delText>
        </w:r>
        <w:r w:rsidRPr="002D5ADD" w:rsidDel="005F5D10">
          <w:rPr>
            <w:rFonts w:cs="Calibri"/>
            <w:i/>
            <w:iCs/>
            <w:szCs w:val="22"/>
          </w:rPr>
          <w:delText>ớ</w:delText>
        </w:r>
        <w:r w:rsidRPr="002D5ADD" w:rsidDel="005F5D10">
          <w:rPr>
            <w:rFonts w:cs="Arial"/>
            <w:i/>
            <w:iCs/>
            <w:szCs w:val="22"/>
          </w:rPr>
          <w:delText>i Chuy</w:delText>
        </w:r>
        <w:r w:rsidRPr="002D5ADD" w:rsidDel="005F5D10">
          <w:rPr>
            <w:rFonts w:cs="Avenir Next LT Pro"/>
            <w:i/>
            <w:iCs/>
            <w:szCs w:val="22"/>
          </w:rPr>
          <w:delText>ê</w:delText>
        </w:r>
        <w:r w:rsidRPr="002D5ADD" w:rsidDel="005F5D10">
          <w:rPr>
            <w:rFonts w:cs="Arial"/>
            <w:i/>
            <w:iCs/>
            <w:szCs w:val="22"/>
          </w:rPr>
          <w:delText>n gia T</w:delText>
        </w:r>
        <w:r w:rsidRPr="002D5ADD" w:rsidDel="005F5D10">
          <w:rPr>
            <w:rFonts w:cs="Avenir Next LT Pro"/>
            <w:i/>
            <w:iCs/>
            <w:szCs w:val="22"/>
          </w:rPr>
          <w:delText>â</w:delText>
        </w:r>
        <w:r w:rsidRPr="002D5ADD" w:rsidDel="005F5D10">
          <w:rPr>
            <w:rFonts w:cs="Arial"/>
            <w:i/>
            <w:iCs/>
            <w:szCs w:val="22"/>
          </w:rPr>
          <w:delText>m l</w:delText>
        </w:r>
        <w:r w:rsidRPr="002D5ADD" w:rsidDel="005F5D10">
          <w:rPr>
            <w:rFonts w:cs="Avenir Next LT Pro"/>
            <w:i/>
            <w:iCs/>
            <w:szCs w:val="22"/>
          </w:rPr>
          <w:delText>ý</w:delText>
        </w:r>
        <w:r w:rsidRPr="002D5ADD" w:rsidDel="005F5D10">
          <w:rPr>
            <w:rFonts w:cs="Arial"/>
            <w:i/>
            <w:iCs/>
            <w:szCs w:val="22"/>
          </w:rPr>
          <w:delText xml:space="preserve"> v</w:delText>
        </w:r>
        <w:r w:rsidRPr="002D5ADD" w:rsidDel="005F5D10">
          <w:rPr>
            <w:rFonts w:cs="Avenir Next LT Pro"/>
            <w:i/>
            <w:iCs/>
            <w:szCs w:val="22"/>
          </w:rPr>
          <w:delText>à</w:delText>
        </w:r>
        <w:r w:rsidRPr="002D5ADD" w:rsidDel="005F5D10">
          <w:rPr>
            <w:rFonts w:cs="Arial"/>
            <w:i/>
            <w:iCs/>
            <w:szCs w:val="22"/>
          </w:rPr>
          <w:delText xml:space="preserve"> S</w:delText>
        </w:r>
        <w:r w:rsidRPr="002D5ADD" w:rsidDel="005F5D10">
          <w:rPr>
            <w:rFonts w:cs="Calibri"/>
            <w:i/>
            <w:iCs/>
            <w:szCs w:val="22"/>
          </w:rPr>
          <w:delText>ứ</w:delText>
        </w:r>
        <w:r w:rsidRPr="002D5ADD" w:rsidDel="005F5D10">
          <w:rPr>
            <w:rFonts w:cs="Arial"/>
            <w:i/>
            <w:iCs/>
            <w:szCs w:val="22"/>
          </w:rPr>
          <w:delText>c kh</w:delText>
        </w:r>
        <w:r w:rsidRPr="002D5ADD" w:rsidDel="005F5D10">
          <w:rPr>
            <w:rFonts w:cs="Calibri"/>
            <w:i/>
            <w:iCs/>
            <w:szCs w:val="22"/>
          </w:rPr>
          <w:delText>ỏ</w:delText>
        </w:r>
        <w:r w:rsidRPr="002D5ADD" w:rsidDel="005F5D10">
          <w:rPr>
            <w:rFonts w:cs="Arial"/>
            <w:i/>
            <w:iCs/>
            <w:szCs w:val="22"/>
          </w:rPr>
          <w:delText>e tinh th</w:delText>
        </w:r>
        <w:r w:rsidRPr="002D5ADD" w:rsidDel="005F5D10">
          <w:rPr>
            <w:rFonts w:cs="Calibri"/>
            <w:i/>
            <w:iCs/>
            <w:szCs w:val="22"/>
          </w:rPr>
          <w:delText>ầ</w:delText>
        </w:r>
        <w:r w:rsidRPr="002D5ADD" w:rsidDel="005F5D10">
          <w:rPr>
            <w:rFonts w:cs="Arial"/>
            <w:i/>
            <w:iCs/>
            <w:szCs w:val="22"/>
          </w:rPr>
          <w:delText>n n</w:delText>
        </w:r>
        <w:r w:rsidRPr="002D5ADD" w:rsidDel="005F5D10">
          <w:rPr>
            <w:rFonts w:cs="Calibri"/>
            <w:i/>
            <w:iCs/>
            <w:szCs w:val="22"/>
          </w:rPr>
          <w:delText>ế</w:delText>
        </w:r>
        <w:r w:rsidRPr="002D5ADD" w:rsidDel="005F5D10">
          <w:rPr>
            <w:rFonts w:cs="Arial"/>
            <w:i/>
            <w:iCs/>
            <w:szCs w:val="22"/>
          </w:rPr>
          <w:delText>u c</w:delText>
        </w:r>
        <w:r w:rsidRPr="002D5ADD" w:rsidDel="005F5D10">
          <w:rPr>
            <w:rFonts w:cs="Calibri"/>
            <w:i/>
            <w:iCs/>
            <w:szCs w:val="22"/>
          </w:rPr>
          <w:delText>ả</w:delText>
        </w:r>
        <w:r w:rsidRPr="002D5ADD" w:rsidDel="005F5D10">
          <w:rPr>
            <w:rFonts w:cs="Arial"/>
            <w:i/>
            <w:iCs/>
            <w:szCs w:val="22"/>
          </w:rPr>
          <w:delText>m th</w:delText>
        </w:r>
        <w:r w:rsidRPr="002D5ADD" w:rsidDel="005F5D10">
          <w:rPr>
            <w:rFonts w:cs="Calibri"/>
            <w:i/>
            <w:iCs/>
            <w:szCs w:val="22"/>
          </w:rPr>
          <w:delText>ấ</w:delText>
        </w:r>
        <w:r w:rsidRPr="002D5ADD" w:rsidDel="005F5D10">
          <w:rPr>
            <w:rFonts w:cs="Arial"/>
            <w:i/>
            <w:iCs/>
            <w:szCs w:val="22"/>
          </w:rPr>
          <w:delText>y c</w:delText>
        </w:r>
        <w:r w:rsidRPr="002D5ADD" w:rsidDel="005F5D10">
          <w:rPr>
            <w:rFonts w:cs="Calibri"/>
            <w:i/>
            <w:iCs/>
            <w:szCs w:val="22"/>
          </w:rPr>
          <w:delText>ầ</w:delText>
        </w:r>
        <w:r w:rsidRPr="002D5ADD" w:rsidDel="005F5D10">
          <w:rPr>
            <w:rFonts w:cs="Arial"/>
            <w:i/>
            <w:iCs/>
            <w:szCs w:val="22"/>
          </w:rPr>
          <w:delText>n thi</w:delText>
        </w:r>
        <w:r w:rsidRPr="002D5ADD" w:rsidDel="005F5D10">
          <w:rPr>
            <w:rFonts w:cs="Calibri"/>
            <w:i/>
            <w:iCs/>
            <w:szCs w:val="22"/>
          </w:rPr>
          <w:delText>ế</w:delText>
        </w:r>
        <w:r w:rsidRPr="002D5ADD" w:rsidDel="005F5D10">
          <w:rPr>
            <w:rFonts w:cs="Arial"/>
            <w:i/>
            <w:iCs/>
            <w:szCs w:val="22"/>
          </w:rPr>
          <w:delText>t</w:delText>
        </w:r>
        <w:bookmarkEnd w:id="8380"/>
        <w:r w:rsidRPr="002D5ADD" w:rsidDel="005F5D10">
          <w:rPr>
            <w:rFonts w:cs="Arial"/>
            <w:i/>
            <w:iCs/>
            <w:szCs w:val="22"/>
          </w:rPr>
          <w:delText>.</w:delText>
        </w:r>
      </w:del>
    </w:p>
    <w:p w14:paraId="1159CDC7" w14:textId="715355C1" w:rsidR="00523A1A" w:rsidRPr="004373E8" w:rsidDel="005F5D10" w:rsidRDefault="00C1363F" w:rsidP="005F5D10">
      <w:pPr>
        <w:pStyle w:val="Question"/>
        <w:numPr>
          <w:ilvl w:val="0"/>
          <w:numId w:val="7"/>
        </w:numPr>
        <w:tabs>
          <w:tab w:val="left" w:pos="630"/>
          <w:tab w:val="left" w:pos="990"/>
        </w:tabs>
        <w:spacing w:before="100" w:line="400" w:lineRule="exact"/>
        <w:ind w:left="0" w:firstLine="720"/>
        <w:rPr>
          <w:del w:id="8391" w:author="An Tran, ACA (BUV)" w:date="2024-09-12T11:03:00Z" w16du:dateUtc="2024-09-12T04:03:00Z"/>
          <w:rFonts w:cs="Arial"/>
          <w:i/>
          <w:iCs/>
          <w:szCs w:val="22"/>
          <w:lang w:val="vi-VN"/>
        </w:rPr>
      </w:pPr>
      <w:del w:id="8392"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3D37FB8C" w14:textId="28190145" w:rsidR="00523A1A" w:rsidRPr="004373E8" w:rsidDel="005F5D10" w:rsidRDefault="00523A1A" w:rsidP="005F5D10">
      <w:pPr>
        <w:pStyle w:val="Question"/>
        <w:numPr>
          <w:ilvl w:val="0"/>
          <w:numId w:val="7"/>
        </w:numPr>
        <w:tabs>
          <w:tab w:val="left" w:pos="630"/>
          <w:tab w:val="left" w:pos="990"/>
        </w:tabs>
        <w:spacing w:before="100" w:line="400" w:lineRule="exact"/>
        <w:ind w:left="0" w:firstLine="720"/>
        <w:rPr>
          <w:del w:id="8393" w:author="An Tran, ACA (BUV)" w:date="2024-09-12T11:03:00Z" w16du:dateUtc="2024-09-12T04:03:00Z"/>
          <w:rFonts w:cs="Arial"/>
          <w:b w:val="0"/>
          <w:i/>
          <w:iCs/>
          <w:szCs w:val="22"/>
          <w:lang w:val="vi-VN"/>
        </w:rPr>
      </w:pPr>
      <w:bookmarkStart w:id="8394" w:name="_Toc141433243"/>
      <w:del w:id="8395" w:author="An Tran, ACA (BUV)" w:date="2024-09-12T11:03:00Z" w16du:dateUtc="2024-09-12T04:03:00Z">
        <w:r w:rsidRPr="004373E8" w:rsidDel="005F5D10">
          <w:rPr>
            <w:rFonts w:cs="Arial"/>
            <w:szCs w:val="22"/>
            <w:lang w:val="vi-VN"/>
          </w:rPr>
          <w:delText xml:space="preserve">Are the internships that BUV support students paid or unpaid? / </w:delText>
        </w:r>
        <w:r w:rsidRPr="004373E8" w:rsidDel="005F5D10">
          <w:rPr>
            <w:rFonts w:cs="Arial"/>
            <w:i/>
            <w:iCs/>
            <w:szCs w:val="22"/>
            <w:lang w:val="vi-VN"/>
          </w:rPr>
          <w:delText>Các c</w:delText>
        </w:r>
        <w:r w:rsidRPr="004373E8" w:rsidDel="005F5D10">
          <w:rPr>
            <w:rFonts w:cs="Calibri"/>
            <w:i/>
            <w:iCs/>
            <w:szCs w:val="22"/>
            <w:lang w:val="vi-VN"/>
          </w:rPr>
          <w:delText>ơ</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đ</w:delText>
        </w:r>
        <w:r w:rsidRPr="004373E8" w:rsidDel="005F5D10">
          <w:rPr>
            <w:rFonts w:cs="Calibri"/>
            <w:i/>
            <w:iCs/>
            <w:szCs w:val="22"/>
            <w:lang w:val="vi-VN"/>
          </w:rPr>
          <w:delText>ượ</w:delText>
        </w:r>
        <w:r w:rsidRPr="004373E8" w:rsidDel="005F5D10">
          <w:rPr>
            <w:rFonts w:cs="Arial"/>
            <w:i/>
            <w:iCs/>
            <w:szCs w:val="22"/>
            <w:lang w:val="vi-VN"/>
          </w:rPr>
          <w:delText>c cung c</w:delText>
        </w:r>
        <w:r w:rsidRPr="004373E8" w:rsidDel="005F5D10">
          <w:rPr>
            <w:rFonts w:cs="Calibri"/>
            <w:i/>
            <w:iCs/>
            <w:szCs w:val="22"/>
            <w:lang w:val="vi-VN"/>
          </w:rPr>
          <w:delText>ấ</w:delText>
        </w:r>
        <w:r w:rsidRPr="004373E8" w:rsidDel="005F5D10">
          <w:rPr>
            <w:rFonts w:cs="Arial"/>
            <w:i/>
            <w:iCs/>
            <w:szCs w:val="22"/>
            <w:lang w:val="vi-VN"/>
          </w:rPr>
          <w:delText>p t</w:delText>
        </w:r>
        <w:r w:rsidRPr="004373E8" w:rsidDel="005F5D10">
          <w:rPr>
            <w:rFonts w:cs="Calibri"/>
            <w:i/>
            <w:iCs/>
            <w:szCs w:val="22"/>
            <w:lang w:val="vi-VN"/>
          </w:rPr>
          <w:delText>ạ</w:delText>
        </w:r>
        <w:r w:rsidRPr="004373E8" w:rsidDel="005F5D10">
          <w:rPr>
            <w:rFonts w:cs="Arial"/>
            <w:i/>
            <w:iCs/>
            <w:szCs w:val="22"/>
            <w:lang w:val="vi-VN"/>
          </w:rPr>
          <w:delText>i BUV có ph</w:delText>
        </w:r>
        <w:r w:rsidRPr="004373E8" w:rsidDel="005F5D10">
          <w:rPr>
            <w:rFonts w:cs="Calibri"/>
            <w:i/>
            <w:iCs/>
            <w:szCs w:val="22"/>
            <w:lang w:val="vi-VN"/>
          </w:rPr>
          <w:delText>ụ</w:delText>
        </w:r>
        <w:r w:rsidRPr="004373E8" w:rsidDel="005F5D10">
          <w:rPr>
            <w:rFonts w:cs="Arial"/>
            <w:i/>
            <w:iCs/>
            <w:szCs w:val="22"/>
            <w:lang w:val="vi-VN"/>
          </w:rPr>
          <w:delText xml:space="preserve"> c</w:delText>
        </w:r>
        <w:r w:rsidRPr="004373E8" w:rsidDel="005F5D10">
          <w:rPr>
            <w:rFonts w:cs="Calibri"/>
            <w:i/>
            <w:iCs/>
            <w:szCs w:val="22"/>
            <w:lang w:val="vi-VN"/>
          </w:rPr>
          <w:delText>ấ</w:delText>
        </w:r>
        <w:r w:rsidRPr="004373E8" w:rsidDel="005F5D10">
          <w:rPr>
            <w:rFonts w:cs="Arial"/>
            <w:i/>
            <w:iCs/>
            <w:szCs w:val="22"/>
            <w:lang w:val="vi-VN"/>
          </w:rPr>
          <w:delText>p hay không?</w:delText>
        </w:r>
        <w:bookmarkEnd w:id="8394"/>
        <w:r w:rsidRPr="004373E8" w:rsidDel="005F5D10">
          <w:rPr>
            <w:rFonts w:cs="Arial"/>
            <w:i/>
            <w:iCs/>
            <w:szCs w:val="22"/>
            <w:lang w:val="vi-VN"/>
          </w:rPr>
          <w:delText xml:space="preserve"> </w:delText>
        </w:r>
      </w:del>
    </w:p>
    <w:p w14:paraId="27BA02CD" w14:textId="5531716E" w:rsidR="00523A1A" w:rsidRPr="004373E8" w:rsidDel="005F5D10" w:rsidRDefault="00523A1A" w:rsidP="005F5D10">
      <w:pPr>
        <w:pStyle w:val="Question"/>
        <w:numPr>
          <w:ilvl w:val="0"/>
          <w:numId w:val="7"/>
        </w:numPr>
        <w:tabs>
          <w:tab w:val="left" w:pos="630"/>
          <w:tab w:val="left" w:pos="990"/>
        </w:tabs>
        <w:spacing w:before="100" w:line="400" w:lineRule="exact"/>
        <w:ind w:left="0" w:firstLine="720"/>
        <w:rPr>
          <w:del w:id="8396" w:author="An Tran, ACA (BUV)" w:date="2024-09-12T11:03:00Z" w16du:dateUtc="2024-09-12T04:03:00Z"/>
          <w:rFonts w:cs="Arial"/>
          <w:b w:val="0"/>
          <w:bCs/>
          <w:szCs w:val="22"/>
          <w:u w:val="single"/>
          <w:lang w:val="vi-VN"/>
        </w:rPr>
      </w:pPr>
      <w:del w:id="8397"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5C3F694C" w14:textId="519A540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398" w:author="An Tran, ACA (BUV)" w:date="2024-09-12T11:03:00Z" w16du:dateUtc="2024-09-12T04:03:00Z"/>
          <w:rFonts w:cs="Arial"/>
          <w:szCs w:val="22"/>
        </w:rPr>
      </w:pPr>
      <w:del w:id="8399" w:author="An Tran, ACA (BUV)" w:date="2024-09-12T11:03:00Z" w16du:dateUtc="2024-09-12T04:03:00Z">
        <w:r w:rsidRPr="002D5ADD" w:rsidDel="005F5D10">
          <w:rPr>
            <w:rFonts w:cs="Arial"/>
            <w:szCs w:val="22"/>
          </w:rPr>
          <w:delTex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delText>
        </w:r>
      </w:del>
    </w:p>
    <w:p w14:paraId="07B7806C" w14:textId="6C980332" w:rsidR="00C1363F" w:rsidDel="005F5D10" w:rsidRDefault="00C1363F" w:rsidP="005F5D10">
      <w:pPr>
        <w:pStyle w:val="Question"/>
        <w:numPr>
          <w:ilvl w:val="0"/>
          <w:numId w:val="7"/>
        </w:numPr>
        <w:tabs>
          <w:tab w:val="left" w:pos="630"/>
          <w:tab w:val="left" w:pos="990"/>
        </w:tabs>
        <w:spacing w:before="100" w:line="400" w:lineRule="exact"/>
        <w:ind w:left="0" w:firstLine="720"/>
        <w:rPr>
          <w:del w:id="8400" w:author="An Tran, ACA (BUV)" w:date="2024-09-12T11:03:00Z" w16du:dateUtc="2024-09-12T04:03:00Z"/>
          <w:rFonts w:cs="Arial"/>
          <w:szCs w:val="22"/>
        </w:rPr>
      </w:pPr>
      <w:bookmarkStart w:id="8401" w:name="_Hlk172880035"/>
      <w:del w:id="8402" w:author="An Tran, ACA (BUV)" w:date="2024-09-12T11:03:00Z" w16du:dateUtc="2024-09-12T04:03:00Z">
        <w:r w:rsidRPr="691BD53B" w:rsidDel="005F5D10">
          <w:rPr>
            <w:rFonts w:cs="Arial"/>
            <w:szCs w:val="22"/>
          </w:rPr>
          <w:delTex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w:delText>
        </w:r>
        <w:r w:rsidR="5D198D07" w:rsidRPr="691BD53B" w:rsidDel="005F5D10">
          <w:rPr>
            <w:rFonts w:cs="Arial"/>
            <w:szCs w:val="22"/>
          </w:rPr>
          <w:delText>, but still</w:delText>
        </w:r>
        <w:r w:rsidRPr="691BD53B" w:rsidDel="005F5D10">
          <w:rPr>
            <w:rFonts w:cs="Arial"/>
            <w:szCs w:val="22"/>
          </w:rPr>
          <w:delText xml:space="preserve">, it is important that students remain aware of their rights and </w:delText>
        </w:r>
        <w:r w:rsidR="4B547AA5" w:rsidRPr="691BD53B" w:rsidDel="005F5D10">
          <w:rPr>
            <w:rFonts w:cs="Arial"/>
            <w:szCs w:val="22"/>
          </w:rPr>
          <w:delText xml:space="preserve">do </w:delText>
        </w:r>
        <w:r w:rsidRPr="691BD53B" w:rsidDel="005F5D10">
          <w:rPr>
            <w:rFonts w:cs="Arial"/>
            <w:szCs w:val="22"/>
          </w:rPr>
          <w:delText>not let anyone take advantage of them. The Career Services &amp; Industry Relations Team are always available for advice if students feel unsure anytime.</w:delText>
        </w:r>
      </w:del>
    </w:p>
    <w:bookmarkEnd w:id="8401"/>
    <w:p w14:paraId="25C673B9" w14:textId="3AC94E14"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8403" w:author="An Tran, ACA (BUV)" w:date="2024-09-12T11:03:00Z" w16du:dateUtc="2024-09-12T04:03:00Z"/>
          <w:rFonts w:cs="Arial"/>
          <w:szCs w:val="22"/>
        </w:rPr>
      </w:pPr>
      <w:del w:id="8404"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4952346F" w14:textId="4EA6E6F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405" w:author="An Tran, ACA (BUV)" w:date="2024-09-12T11:03:00Z" w16du:dateUtc="2024-09-12T04:03:00Z"/>
          <w:rFonts w:cs="Arial"/>
          <w:szCs w:val="22"/>
        </w:rPr>
      </w:pPr>
      <w:del w:id="8406" w:author="An Tran, ACA (BUV)" w:date="2024-09-12T11:03:00Z" w16du:dateUtc="2024-09-12T04:03:00Z">
        <w:r w:rsidRPr="002D5ADD" w:rsidDel="005F5D10">
          <w:rPr>
            <w:rFonts w:cs="Arial"/>
            <w:i/>
            <w:iCs/>
            <w:szCs w:val="22"/>
          </w:rPr>
          <w:delText xml:space="preserve"> Các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cung c</w:delText>
        </w:r>
        <w:r w:rsidRPr="002D5ADD" w:rsidDel="005F5D10">
          <w:rPr>
            <w:rFonts w:cs="Calibri"/>
            <w:i/>
            <w:iCs/>
            <w:szCs w:val="22"/>
          </w:rPr>
          <w:delText>ấ</w:delText>
        </w:r>
        <w:r w:rsidRPr="002D5ADD" w:rsidDel="005F5D10">
          <w:rPr>
            <w:rFonts w:cs="Arial"/>
            <w:i/>
            <w:iCs/>
            <w:szCs w:val="22"/>
          </w:rPr>
          <w:delText>p t</w:delText>
        </w:r>
        <w:r w:rsidRPr="002D5ADD" w:rsidDel="005F5D10">
          <w:rPr>
            <w:rFonts w:cs="Calibri"/>
            <w:i/>
            <w:iCs/>
            <w:szCs w:val="22"/>
          </w:rPr>
          <w:delText>ừ</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ố</w:delText>
        </w:r>
        <w:r w:rsidRPr="002D5ADD" w:rsidDel="005F5D10">
          <w:rPr>
            <w:rFonts w:cs="Arial"/>
            <w:i/>
            <w:iCs/>
            <w:szCs w:val="22"/>
          </w:rPr>
          <w:delText>i t</w:delText>
        </w:r>
        <w:r w:rsidRPr="002D5ADD" w:rsidDel="005F5D10">
          <w:rPr>
            <w:rFonts w:cs="Avenir Next LT Pro"/>
            <w:i/>
            <w:iCs/>
            <w:szCs w:val="22"/>
          </w:rPr>
          <w:delText>á</w:delText>
        </w:r>
        <w:r w:rsidRPr="002D5ADD" w:rsidDel="005F5D10">
          <w:rPr>
            <w:rFonts w:cs="Arial"/>
            <w:i/>
            <w:iCs/>
            <w:szCs w:val="22"/>
          </w:rPr>
          <w:delText>c BUV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c</w:delText>
        </w:r>
        <w:r w:rsidRPr="002D5ADD" w:rsidDel="005F5D10">
          <w:rPr>
            <w:rFonts w:cs="Avenir Next LT Pro"/>
            <w:i/>
            <w:iCs/>
            <w:szCs w:val="22"/>
          </w:rPr>
          <w:delText>ó</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c</w:delText>
        </w:r>
        <w:r w:rsidRPr="002D5ADD" w:rsidDel="005F5D10">
          <w:rPr>
            <w:rFonts w:cs="Calibri"/>
            <w:i/>
            <w:iCs/>
            <w:szCs w:val="22"/>
          </w:rPr>
          <w:delText>ấ</w:delText>
        </w:r>
        <w:r w:rsidRPr="002D5ADD" w:rsidDel="005F5D10">
          <w:rPr>
            <w:rFonts w:cs="Arial"/>
            <w:i/>
            <w:iCs/>
            <w:szCs w:val="22"/>
          </w:rPr>
          <w:delText>p ho</w:delText>
        </w:r>
        <w:r w:rsidRPr="002D5ADD" w:rsidDel="005F5D10">
          <w:rPr>
            <w:rFonts w:cs="Calibri"/>
            <w:i/>
            <w:iCs/>
            <w:szCs w:val="22"/>
          </w:rPr>
          <w:delText>ặ</w:delText>
        </w:r>
        <w:r w:rsidRPr="002D5ADD" w:rsidDel="005F5D10">
          <w:rPr>
            <w:rFonts w:cs="Arial"/>
            <w:i/>
            <w:iCs/>
            <w:szCs w:val="22"/>
          </w:rPr>
          <w:delText>c kh</w:delText>
        </w:r>
        <w:r w:rsidRPr="002D5ADD" w:rsidDel="005F5D10">
          <w:rPr>
            <w:rFonts w:cs="Avenir Next LT Pro"/>
            <w:i/>
            <w:iCs/>
            <w:szCs w:val="22"/>
          </w:rPr>
          <w:delText>ô</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c</w:delText>
        </w:r>
        <w:r w:rsidRPr="002D5ADD" w:rsidDel="005F5D10">
          <w:rPr>
            <w:rFonts w:cs="Calibri"/>
            <w:i/>
            <w:iCs/>
            <w:szCs w:val="22"/>
          </w:rPr>
          <w:delText>ấ</w:delText>
        </w:r>
        <w:r w:rsidRPr="002D5ADD" w:rsidDel="005F5D10">
          <w:rPr>
            <w:rFonts w:cs="Arial"/>
            <w:i/>
            <w:iCs/>
            <w:szCs w:val="22"/>
          </w:rPr>
          <w:delText>p, t</w:delText>
        </w:r>
        <w:r w:rsidRPr="002D5ADD" w:rsidDel="005F5D10">
          <w:rPr>
            <w:rFonts w:cs="Avenir Next LT Pro"/>
            <w:i/>
            <w:iCs/>
            <w:szCs w:val="22"/>
          </w:rPr>
          <w:delText>ù</w:delText>
        </w:r>
        <w:r w:rsidRPr="002D5ADD" w:rsidDel="005F5D10">
          <w:rPr>
            <w:rFonts w:cs="Arial"/>
            <w:i/>
            <w:iCs/>
            <w:szCs w:val="22"/>
          </w:rPr>
          <w:delText>y theo ch</w:delText>
        </w:r>
        <w:r w:rsidRPr="002D5ADD" w:rsidDel="005F5D10">
          <w:rPr>
            <w:rFonts w:cs="Avenir Next LT Pro"/>
            <w:i/>
            <w:iCs/>
            <w:szCs w:val="22"/>
          </w:rPr>
          <w:delText>í</w:delText>
        </w:r>
        <w:r w:rsidRPr="002D5ADD" w:rsidDel="005F5D10">
          <w:rPr>
            <w:rFonts w:cs="Arial"/>
            <w:i/>
            <w:iCs/>
            <w:szCs w:val="22"/>
          </w:rPr>
          <w:delText>nh s</w:delText>
        </w:r>
        <w:r w:rsidRPr="002D5ADD" w:rsidDel="005F5D10">
          <w:rPr>
            <w:rFonts w:cs="Avenir Next LT Pro"/>
            <w:i/>
            <w:iCs/>
            <w:szCs w:val="22"/>
          </w:rPr>
          <w:delText>á</w:delText>
        </w:r>
        <w:r w:rsidRPr="002D5ADD" w:rsidDel="005F5D10">
          <w:rPr>
            <w:rFonts w:cs="Arial"/>
            <w:i/>
            <w:iCs/>
            <w:szCs w:val="22"/>
          </w:rPr>
          <w:delText>ch t</w:delText>
        </w:r>
        <w:r w:rsidRPr="002D5ADD" w:rsidDel="005F5D10">
          <w:rPr>
            <w:rFonts w:cs="Calibri"/>
            <w:i/>
            <w:iCs/>
            <w:szCs w:val="22"/>
          </w:rPr>
          <w:delText>ừ</w:delText>
        </w:r>
        <w:r w:rsidRPr="002D5ADD" w:rsidDel="005F5D10">
          <w:rPr>
            <w:rFonts w:cs="Arial"/>
            <w:i/>
            <w:iCs/>
            <w:szCs w:val="22"/>
          </w:rPr>
          <w:delText>ng c</w:delText>
        </w:r>
        <w:r w:rsidRPr="002D5ADD" w:rsidDel="005F5D10">
          <w:rPr>
            <w:rFonts w:cs="Avenir Next LT Pro"/>
            <w:i/>
            <w:iCs/>
            <w:szCs w:val="22"/>
          </w:rPr>
          <w:delText>ô</w:delText>
        </w:r>
        <w:r w:rsidRPr="002D5ADD" w:rsidDel="005F5D10">
          <w:rPr>
            <w:rFonts w:cs="Arial"/>
            <w:i/>
            <w:iCs/>
            <w:szCs w:val="22"/>
          </w:rPr>
          <w:delText>ng ty. Trong ph</w:delText>
        </w:r>
        <w:r w:rsidRPr="002D5ADD" w:rsidDel="005F5D10">
          <w:rPr>
            <w:rFonts w:cs="Calibri"/>
            <w:i/>
            <w:iCs/>
            <w:szCs w:val="22"/>
          </w:rPr>
          <w:delText>ầ</w:delText>
        </w:r>
        <w:r w:rsidRPr="002D5ADD" w:rsidDel="005F5D10">
          <w:rPr>
            <w:rFonts w:cs="Arial"/>
            <w:i/>
            <w:iCs/>
            <w:szCs w:val="22"/>
          </w:rPr>
          <w:delText>n l</w:delText>
        </w:r>
        <w:r w:rsidRPr="002D5ADD" w:rsidDel="005F5D10">
          <w:rPr>
            <w:rFonts w:cs="Calibri"/>
            <w:i/>
            <w:iCs/>
            <w:szCs w:val="22"/>
          </w:rPr>
          <w:delText>ớ</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Avenir Next LT Pro"/>
            <w:i/>
            <w:iCs/>
            <w:szCs w:val="22"/>
          </w:rPr>
          <w:delText>ô</w:delText>
        </w:r>
        <w:r w:rsidRPr="002D5ADD" w:rsidDel="005F5D10">
          <w:rPr>
            <w:rFonts w:cs="Arial"/>
            <w:i/>
            <w:iCs/>
            <w:szCs w:val="22"/>
          </w:rPr>
          <w:delText>ng ty,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 xml:space="preserve">p sinh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tr</w:delText>
        </w:r>
        <w:r w:rsidRPr="002D5ADD" w:rsidDel="005F5D10">
          <w:rPr>
            <w:rFonts w:cs="Calibri"/>
            <w:i/>
            <w:iCs/>
            <w:szCs w:val="22"/>
          </w:rPr>
          <w:delText>ả</w:delText>
        </w:r>
        <w:r w:rsidRPr="002D5ADD" w:rsidDel="005F5D10">
          <w:rPr>
            <w:rFonts w:cs="Arial"/>
            <w:i/>
            <w:iCs/>
            <w:szCs w:val="22"/>
          </w:rPr>
          <w:delText xml:space="preserve"> m</w:delText>
        </w:r>
        <w:r w:rsidRPr="002D5ADD" w:rsidDel="005F5D10">
          <w:rPr>
            <w:rFonts w:cs="Calibri"/>
            <w:i/>
            <w:iCs/>
            <w:szCs w:val="22"/>
          </w:rPr>
          <w:delText>ộ</w:delText>
        </w:r>
        <w:r w:rsidRPr="002D5ADD" w:rsidDel="005F5D10">
          <w:rPr>
            <w:rFonts w:cs="Arial"/>
            <w:i/>
            <w:iCs/>
            <w:szCs w:val="22"/>
          </w:rPr>
          <w:delText>t kho</w:delText>
        </w:r>
        <w:r w:rsidRPr="002D5ADD" w:rsidDel="005F5D10">
          <w:rPr>
            <w:rFonts w:cs="Calibri"/>
            <w:i/>
            <w:iCs/>
            <w:szCs w:val="22"/>
          </w:rPr>
          <w:delText>ả</w:delText>
        </w:r>
        <w:r w:rsidRPr="002D5ADD" w:rsidDel="005F5D10">
          <w:rPr>
            <w:rFonts w:cs="Arial"/>
            <w:i/>
            <w:iCs/>
            <w:szCs w:val="22"/>
          </w:rPr>
          <w:delText>n ph</w:delText>
        </w:r>
        <w:r w:rsidRPr="002D5ADD" w:rsidDel="005F5D10">
          <w:rPr>
            <w:rFonts w:cs="Calibri"/>
            <w:i/>
            <w:iCs/>
            <w:szCs w:val="22"/>
          </w:rPr>
          <w:delText>ụ</w:delText>
        </w:r>
        <w:r w:rsidRPr="002D5ADD" w:rsidDel="005F5D10">
          <w:rPr>
            <w:rFonts w:cs="Arial"/>
            <w:i/>
            <w:iCs/>
            <w:szCs w:val="22"/>
          </w:rPr>
          <w:delText xml:space="preserve"> c</w:delText>
        </w:r>
        <w:r w:rsidRPr="002D5ADD" w:rsidDel="005F5D10">
          <w:rPr>
            <w:rFonts w:cs="Calibri"/>
            <w:i/>
            <w:iCs/>
            <w:szCs w:val="22"/>
          </w:rPr>
          <w:delText>ấ</w:delText>
        </w:r>
        <w:r w:rsidRPr="002D5ADD" w:rsidDel="005F5D10">
          <w:rPr>
            <w:rFonts w:cs="Arial"/>
            <w:i/>
            <w:iCs/>
            <w:szCs w:val="22"/>
          </w:rPr>
          <w:delText>p nh</w:delText>
        </w:r>
        <w:r w:rsidRPr="002D5ADD" w:rsidDel="005F5D10">
          <w:rPr>
            <w:rFonts w:cs="Calibri"/>
            <w:i/>
            <w:iCs/>
            <w:szCs w:val="22"/>
          </w:rPr>
          <w:delText>ỏ</w:delText>
        </w:r>
        <w:r w:rsidRPr="002D5ADD" w:rsidDel="005F5D10">
          <w:rPr>
            <w:rFonts w:cs="Arial"/>
            <w:i/>
            <w:iCs/>
            <w:szCs w:val="22"/>
          </w:rPr>
          <w:delText xml:space="preserve"> v</w:delText>
        </w:r>
        <w:r w:rsidRPr="002D5ADD" w:rsidDel="005F5D10">
          <w:rPr>
            <w:rFonts w:cs="Calibri"/>
            <w:i/>
            <w:iCs/>
            <w:szCs w:val="22"/>
          </w:rPr>
          <w:delText>ớ</w:delText>
        </w:r>
        <w:r w:rsidRPr="002D5ADD" w:rsidDel="005F5D10">
          <w:rPr>
            <w:rFonts w:cs="Arial"/>
            <w:i/>
            <w:iCs/>
            <w:szCs w:val="22"/>
          </w:rPr>
          <w:delText>i m</w:delText>
        </w:r>
        <w:r w:rsidRPr="002D5ADD" w:rsidDel="005F5D10">
          <w:rPr>
            <w:rFonts w:cs="Calibri"/>
            <w:i/>
            <w:iCs/>
            <w:szCs w:val="22"/>
          </w:rPr>
          <w:delText>ụ</w:delText>
        </w:r>
        <w:r w:rsidRPr="002D5ADD" w:rsidDel="005F5D10">
          <w:rPr>
            <w:rFonts w:cs="Arial"/>
            <w:i/>
            <w:iCs/>
            <w:szCs w:val="22"/>
          </w:rPr>
          <w:delText xml:space="preserve">c </w:delText>
        </w:r>
        <w:r w:rsidRPr="002D5ADD" w:rsidDel="005F5D10">
          <w:rPr>
            <w:rFonts w:cs="Avenir Next LT Pro"/>
            <w:i/>
            <w:iCs/>
            <w:szCs w:val="22"/>
          </w:rPr>
          <w:delText>đí</w:delText>
        </w:r>
        <w:r w:rsidRPr="002D5ADD" w:rsidDel="005F5D10">
          <w:rPr>
            <w:rFonts w:cs="Arial"/>
            <w:i/>
            <w:iCs/>
            <w:szCs w:val="22"/>
          </w:rPr>
          <w:delText>ch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ti</w:delText>
        </w:r>
        <w:r w:rsidRPr="002D5ADD" w:rsidDel="005F5D10">
          <w:rPr>
            <w:rFonts w:cs="Calibri"/>
            <w:i/>
            <w:iCs/>
            <w:szCs w:val="22"/>
          </w:rPr>
          <w:delText>ề</w:delText>
        </w:r>
        <w:r w:rsidRPr="002D5ADD" w:rsidDel="005F5D10">
          <w:rPr>
            <w:rFonts w:cs="Arial"/>
            <w:i/>
            <w:iCs/>
            <w:szCs w:val="22"/>
          </w:rPr>
          <w:delText>n x</w:delText>
        </w:r>
        <w:r w:rsidRPr="002D5ADD" w:rsidDel="005F5D10">
          <w:rPr>
            <w:rFonts w:cs="Avenir Next LT Pro"/>
            <w:i/>
            <w:iCs/>
            <w:szCs w:val="22"/>
          </w:rPr>
          <w:delText>ă</w:delText>
        </w:r>
        <w:r w:rsidRPr="002D5ADD" w:rsidDel="005F5D10">
          <w:rPr>
            <w:rFonts w:cs="Arial"/>
            <w:i/>
            <w:iCs/>
            <w:szCs w:val="22"/>
          </w:rPr>
          <w:delText xml:space="preserve">ng xe </w:delText>
        </w:r>
        <w:r w:rsidRPr="002D5ADD" w:rsidDel="005F5D10">
          <w:rPr>
            <w:rFonts w:cs="Avenir Next LT Pro"/>
            <w:i/>
            <w:iCs/>
            <w:szCs w:val="22"/>
          </w:rPr>
          <w:delText>đ</w:delText>
        </w:r>
        <w:r w:rsidRPr="002D5ADD" w:rsidDel="005F5D10">
          <w:rPr>
            <w:rFonts w:cs="Arial"/>
            <w:i/>
            <w:iCs/>
            <w:szCs w:val="22"/>
          </w:rPr>
          <w:delText>i l</w:delText>
        </w:r>
        <w:r w:rsidRPr="002D5ADD" w:rsidDel="005F5D10">
          <w:rPr>
            <w:rFonts w:cs="Calibri"/>
            <w:i/>
            <w:iCs/>
            <w:szCs w:val="22"/>
          </w:rPr>
          <w:delText>ạ</w:delText>
        </w:r>
        <w:r w:rsidRPr="002D5ADD" w:rsidDel="005F5D10">
          <w:rPr>
            <w:rFonts w:cs="Arial"/>
            <w:i/>
            <w:iCs/>
            <w:szCs w:val="22"/>
          </w:rPr>
          <w:delText>i ho</w:delText>
        </w:r>
        <w:r w:rsidRPr="002D5ADD" w:rsidDel="005F5D10">
          <w:rPr>
            <w:rFonts w:cs="Calibri"/>
            <w:i/>
            <w:iCs/>
            <w:szCs w:val="22"/>
          </w:rPr>
          <w:delText>ặ</w:delText>
        </w:r>
        <w:r w:rsidRPr="002D5ADD" w:rsidDel="005F5D10">
          <w:rPr>
            <w:rFonts w:cs="Arial"/>
            <w:i/>
            <w:iCs/>
            <w:szCs w:val="22"/>
          </w:rPr>
          <w:delText>c b</w:delText>
        </w:r>
        <w:r w:rsidRPr="002D5ADD" w:rsidDel="005F5D10">
          <w:rPr>
            <w:rFonts w:cs="Calibri"/>
            <w:i/>
            <w:iCs/>
            <w:szCs w:val="22"/>
          </w:rPr>
          <w:delText>ữ</w:delText>
        </w:r>
        <w:r w:rsidRPr="002D5ADD" w:rsidDel="005F5D10">
          <w:rPr>
            <w:rFonts w:cs="Arial"/>
            <w:i/>
            <w:iCs/>
            <w:szCs w:val="22"/>
          </w:rPr>
          <w:delText>a tr</w:delText>
        </w:r>
        <w:r w:rsidRPr="002D5ADD" w:rsidDel="005F5D10">
          <w:rPr>
            <w:rFonts w:cs="Calibri"/>
            <w:i/>
            <w:iCs/>
            <w:szCs w:val="22"/>
          </w:rPr>
          <w:delText>ư</w:delText>
        </w:r>
        <w:r w:rsidRPr="002D5ADD" w:rsidDel="005F5D10">
          <w:rPr>
            <w:rFonts w:cs="Arial"/>
            <w:i/>
            <w:iCs/>
            <w:szCs w:val="22"/>
          </w:rPr>
          <w:delText>a;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Avenir Next LT Pro"/>
            <w:i/>
            <w:iCs/>
            <w:szCs w:val="22"/>
          </w:rPr>
          <w:delText>ô</w:delText>
        </w:r>
        <w:r w:rsidRPr="002D5ADD" w:rsidDel="005F5D10">
          <w:rPr>
            <w:rFonts w:cs="Arial"/>
            <w:i/>
            <w:iCs/>
            <w:szCs w:val="22"/>
          </w:rPr>
          <w:delText>ng ty c</w:delText>
        </w:r>
        <w:r w:rsidRPr="002D5ADD" w:rsidDel="005F5D10">
          <w:rPr>
            <w:rFonts w:cs="Avenir Next LT Pro"/>
            <w:i/>
            <w:iCs/>
            <w:szCs w:val="22"/>
          </w:rPr>
          <w:delText>ũ</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ch</w:delText>
        </w:r>
        <w:r w:rsidRPr="002D5ADD" w:rsidDel="005F5D10">
          <w:rPr>
            <w:rFonts w:cs="Calibri"/>
            <w:i/>
            <w:iCs/>
            <w:szCs w:val="22"/>
          </w:rPr>
          <w:delText>ọ</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ch cung c</w:delText>
        </w:r>
        <w:r w:rsidRPr="002D5ADD" w:rsidDel="005F5D10">
          <w:rPr>
            <w:rFonts w:cs="Calibri"/>
            <w:i/>
            <w:iCs/>
            <w:szCs w:val="22"/>
          </w:rPr>
          <w:delText>ấ</w:delText>
        </w:r>
        <w:r w:rsidRPr="002D5ADD" w:rsidDel="005F5D10">
          <w:rPr>
            <w:rFonts w:cs="Arial"/>
            <w:i/>
            <w:iCs/>
            <w:szCs w:val="22"/>
          </w:rPr>
          <w:delText>p cho sinh vi</w:delText>
        </w:r>
        <w:r w:rsidRPr="002D5ADD" w:rsidDel="005F5D10">
          <w:rPr>
            <w:rFonts w:cs="Avenir Next LT Pro"/>
            <w:i/>
            <w:iCs/>
            <w:szCs w:val="22"/>
          </w:rPr>
          <w:delText>ê</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ph</w:delText>
        </w:r>
        <w:r w:rsidRPr="002D5ADD" w:rsidDel="005F5D10">
          <w:rPr>
            <w:rFonts w:cs="Calibri"/>
            <w:i/>
            <w:iCs/>
            <w:szCs w:val="22"/>
          </w:rPr>
          <w:delText>ụ</w:delText>
        </w:r>
        <w:r w:rsidRPr="002D5ADD" w:rsidDel="005F5D10">
          <w:rPr>
            <w:rFonts w:cs="Arial"/>
            <w:i/>
            <w:iCs/>
            <w:szCs w:val="22"/>
          </w:rPr>
          <w:delText>c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v</w:delText>
        </w:r>
        <w:r w:rsidRPr="002D5ADD" w:rsidDel="005F5D10">
          <w:rPr>
            <w:rFonts w:cs="Avenir Next LT Pro"/>
            <w:i/>
            <w:iCs/>
            <w:szCs w:val="22"/>
          </w:rPr>
          <w:delText>à</w:delText>
        </w:r>
        <w:r w:rsidRPr="002D5ADD" w:rsidDel="005F5D10">
          <w:rPr>
            <w:rFonts w:cs="Arial"/>
            <w:i/>
            <w:iCs/>
            <w:szCs w:val="22"/>
          </w:rPr>
          <w:delText xml:space="preserve"> b</w:delText>
        </w:r>
        <w:r w:rsidRPr="002D5ADD" w:rsidDel="005F5D10">
          <w:rPr>
            <w:rFonts w:cs="Calibri"/>
            <w:i/>
            <w:iCs/>
            <w:szCs w:val="22"/>
          </w:rPr>
          <w:delText>ữ</w:delText>
        </w:r>
        <w:r w:rsidRPr="002D5ADD" w:rsidDel="005F5D10">
          <w:rPr>
            <w:rFonts w:cs="Arial"/>
            <w:i/>
            <w:iCs/>
            <w:szCs w:val="22"/>
          </w:rPr>
          <w:delText>a tr</w:delText>
        </w:r>
        <w:r w:rsidRPr="002D5ADD" w:rsidDel="005F5D10">
          <w:rPr>
            <w:rFonts w:cs="Calibri"/>
            <w:i/>
            <w:iCs/>
            <w:szCs w:val="22"/>
          </w:rPr>
          <w:delText>ư</w:delText>
        </w:r>
        <w:r w:rsidRPr="002D5ADD" w:rsidDel="005F5D10">
          <w:rPr>
            <w:rFonts w:cs="Arial"/>
            <w:i/>
            <w:iCs/>
            <w:szCs w:val="22"/>
          </w:rPr>
          <w:delText>a, thay vì ti</w:delText>
        </w:r>
        <w:r w:rsidRPr="002D5ADD" w:rsidDel="005F5D10">
          <w:rPr>
            <w:rFonts w:cs="Calibri"/>
            <w:i/>
            <w:iCs/>
            <w:szCs w:val="22"/>
          </w:rPr>
          <w:delText>ề</w:delText>
        </w:r>
        <w:r w:rsidRPr="002D5ADD" w:rsidDel="005F5D10">
          <w:rPr>
            <w:rFonts w:cs="Arial"/>
            <w:i/>
            <w:iCs/>
            <w:szCs w:val="22"/>
          </w:rPr>
          <w:delText>n m</w:delText>
        </w:r>
        <w:r w:rsidRPr="002D5ADD" w:rsidDel="005F5D10">
          <w:rPr>
            <w:rFonts w:cs="Calibri"/>
            <w:i/>
            <w:iCs/>
            <w:szCs w:val="22"/>
          </w:rPr>
          <w:delText>ặ</w:delText>
        </w:r>
        <w:r w:rsidRPr="002D5ADD" w:rsidDel="005F5D10">
          <w:rPr>
            <w:rFonts w:cs="Arial"/>
            <w:i/>
            <w:iCs/>
            <w:szCs w:val="22"/>
          </w:rPr>
          <w:delText>t. V</w:delText>
        </w:r>
        <w:r w:rsidRPr="002D5ADD" w:rsidDel="005F5D10">
          <w:rPr>
            <w:rFonts w:cs="Calibri"/>
            <w:i/>
            <w:iCs/>
            <w:szCs w:val="22"/>
          </w:rPr>
          <w:delText>ớ</w:delText>
        </w:r>
        <w:r w:rsidRPr="002D5ADD" w:rsidDel="005F5D10">
          <w:rPr>
            <w:rFonts w:cs="Arial"/>
            <w:i/>
            <w:iCs/>
            <w:szCs w:val="22"/>
          </w:rPr>
          <w:delText>i m</w:delText>
        </w:r>
        <w:r w:rsidRPr="002D5ADD" w:rsidDel="005F5D10">
          <w:rPr>
            <w:rFonts w:cs="Calibri"/>
            <w:i/>
            <w:iCs/>
            <w:szCs w:val="22"/>
          </w:rPr>
          <w:delText>ộ</w:delText>
        </w:r>
        <w:r w:rsidRPr="002D5ADD" w:rsidDel="005F5D10">
          <w:rPr>
            <w:rFonts w:cs="Arial"/>
            <w:i/>
            <w:iCs/>
            <w:szCs w:val="22"/>
          </w:rPr>
          <w:delText>t s</w:delText>
        </w:r>
        <w:r w:rsidRPr="002D5ADD" w:rsidDel="005F5D10">
          <w:rPr>
            <w:rFonts w:cs="Calibri"/>
            <w:i/>
            <w:iCs/>
            <w:szCs w:val="22"/>
          </w:rPr>
          <w:delText>ố</w:delText>
        </w:r>
        <w:r w:rsidRPr="002D5ADD" w:rsidDel="005F5D10">
          <w:rPr>
            <w:rFonts w:cs="Arial"/>
            <w:i/>
            <w:iCs/>
            <w:szCs w:val="22"/>
          </w:rPr>
          <w:delText xml:space="preserve"> c</w:delText>
        </w:r>
        <w:r w:rsidRPr="002D5ADD" w:rsidDel="005F5D10">
          <w:rPr>
            <w:rFonts w:cs="Avenir Next LT Pro"/>
            <w:i/>
            <w:iCs/>
            <w:szCs w:val="22"/>
          </w:rPr>
          <w:delText>ô</w:delText>
        </w:r>
        <w:r w:rsidRPr="002D5ADD" w:rsidDel="005F5D10">
          <w:rPr>
            <w:rFonts w:cs="Arial"/>
            <w:i/>
            <w:iCs/>
            <w:szCs w:val="22"/>
          </w:rPr>
          <w:delText>ng ty kh</w:delText>
        </w:r>
        <w:r w:rsidRPr="002D5ADD" w:rsidDel="005F5D10">
          <w:rPr>
            <w:rFonts w:cs="Avenir Next LT Pro"/>
            <w:i/>
            <w:iCs/>
            <w:szCs w:val="22"/>
          </w:rPr>
          <w:delText>á</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ặ</w:delText>
        </w:r>
        <w:r w:rsidRPr="002D5ADD" w:rsidDel="005F5D10">
          <w:rPr>
            <w:rFonts w:cs="Arial"/>
            <w:i/>
            <w:iCs/>
            <w:szCs w:val="22"/>
          </w:rPr>
          <w:delText>c bi</w:delText>
        </w:r>
        <w:r w:rsidRPr="002D5ADD" w:rsidDel="005F5D10">
          <w:rPr>
            <w:rFonts w:cs="Calibri"/>
            <w:i/>
            <w:iCs/>
            <w:szCs w:val="22"/>
          </w:rPr>
          <w:delText>ệ</w:delText>
        </w:r>
        <w:r w:rsidRPr="002D5ADD" w:rsidDel="005F5D10">
          <w:rPr>
            <w:rFonts w:cs="Arial"/>
            <w:i/>
            <w:iCs/>
            <w:szCs w:val="22"/>
          </w:rPr>
          <w:delText>t l</w:delText>
        </w:r>
        <w:r w:rsidRPr="002D5ADD" w:rsidDel="005F5D10">
          <w:rPr>
            <w:rFonts w:cs="Avenir Next LT Pro"/>
            <w:i/>
            <w:iCs/>
            <w:szCs w:val="22"/>
          </w:rPr>
          <w:delText>à</w:delText>
        </w:r>
        <w:r w:rsidRPr="002D5ADD" w:rsidDel="005F5D10">
          <w:rPr>
            <w:rFonts w:cs="Arial"/>
            <w:i/>
            <w:iCs/>
            <w:szCs w:val="22"/>
          </w:rPr>
          <w:delText xml:space="preserve"> v</w:delText>
        </w:r>
        <w:r w:rsidRPr="002D5ADD" w:rsidDel="005F5D10">
          <w:rPr>
            <w:rFonts w:cs="Calibri"/>
            <w:i/>
            <w:iCs/>
            <w:szCs w:val="22"/>
          </w:rPr>
          <w:delText>ớ</w:delText>
        </w:r>
        <w:r w:rsidRPr="002D5ADD" w:rsidDel="005F5D10">
          <w:rPr>
            <w:rFonts w:cs="Arial"/>
            <w:i/>
            <w:iCs/>
            <w:szCs w:val="22"/>
          </w:rPr>
          <w:delText>i c</w:delText>
        </w:r>
        <w:r w:rsidRPr="002D5ADD" w:rsidDel="005F5D10">
          <w:rPr>
            <w:rFonts w:cs="Avenir Next LT Pro"/>
            <w:i/>
            <w:iCs/>
            <w:szCs w:val="22"/>
          </w:rPr>
          <w:delText>á</w:delText>
        </w:r>
        <w:r w:rsidRPr="002D5ADD" w:rsidDel="005F5D10">
          <w:rPr>
            <w:rFonts w:cs="Arial"/>
            <w:i/>
            <w:iCs/>
            <w:szCs w:val="22"/>
          </w:rPr>
          <w:delText>c v</w:delText>
        </w:r>
        <w:r w:rsidRPr="002D5ADD" w:rsidDel="005F5D10">
          <w:rPr>
            <w:rFonts w:cs="Calibri"/>
            <w:i/>
            <w:iCs/>
            <w:szCs w:val="22"/>
          </w:rPr>
          <w:delText>ị</w:delText>
        </w:r>
        <w:r w:rsidRPr="002D5ADD" w:rsidDel="005F5D10">
          <w:rPr>
            <w:rFonts w:cs="Arial"/>
            <w:i/>
            <w:iCs/>
            <w:szCs w:val="22"/>
          </w:rPr>
          <w:delText xml:space="preserve"> tr</w:delText>
        </w:r>
        <w:r w:rsidRPr="002D5ADD" w:rsidDel="005F5D10">
          <w:rPr>
            <w:rFonts w:cs="Avenir Next LT Pro"/>
            <w:i/>
            <w:iCs/>
            <w:szCs w:val="22"/>
          </w:rPr>
          <w:delText>í</w:delText>
        </w:r>
        <w:r w:rsidRPr="002D5ADD" w:rsidDel="005F5D10">
          <w:rPr>
            <w:rFonts w:cs="Arial"/>
            <w:i/>
            <w:iCs/>
            <w:szCs w:val="22"/>
          </w:rPr>
          <w:delText xml:space="preserve"> y</w:delText>
        </w:r>
        <w:r w:rsidRPr="002D5ADD" w:rsidDel="005F5D10">
          <w:rPr>
            <w:rFonts w:cs="Avenir Next LT Pro"/>
            <w:i/>
            <w:iCs/>
            <w:szCs w:val="22"/>
          </w:rPr>
          <w:delText>ê</w:delText>
        </w:r>
        <w:r w:rsidRPr="002D5ADD" w:rsidDel="005F5D10">
          <w:rPr>
            <w:rFonts w:cs="Arial"/>
            <w:i/>
            <w:iCs/>
            <w:szCs w:val="22"/>
          </w:rPr>
          <w:delText>u c</w:delText>
        </w:r>
        <w:r w:rsidRPr="002D5ADD" w:rsidDel="005F5D10">
          <w:rPr>
            <w:rFonts w:cs="Calibri"/>
            <w:i/>
            <w:iCs/>
            <w:szCs w:val="22"/>
          </w:rPr>
          <w:delText>ầ</w:delText>
        </w:r>
        <w:r w:rsidRPr="002D5ADD" w:rsidDel="005F5D10">
          <w:rPr>
            <w:rFonts w:cs="Arial"/>
            <w:i/>
            <w:iCs/>
            <w:szCs w:val="22"/>
          </w:rPr>
          <w:delText>u cao,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sinh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tr</w:delText>
        </w:r>
        <w:r w:rsidRPr="002D5ADD" w:rsidDel="005F5D10">
          <w:rPr>
            <w:rFonts w:cs="Calibri"/>
            <w:i/>
            <w:iCs/>
            <w:szCs w:val="22"/>
          </w:rPr>
          <w:delText>ả</w:delText>
        </w:r>
        <w:r w:rsidRPr="002D5ADD" w:rsidDel="005F5D10">
          <w:rPr>
            <w:rFonts w:cs="Arial"/>
            <w:i/>
            <w:iCs/>
            <w:szCs w:val="22"/>
          </w:rPr>
          <w:delText xml:space="preserve"> l</w:delText>
        </w:r>
        <w:r w:rsidRPr="002D5ADD" w:rsidDel="005F5D10">
          <w:rPr>
            <w:rFonts w:cs="Calibri"/>
            <w:i/>
            <w:iCs/>
            <w:szCs w:val="22"/>
          </w:rPr>
          <w:delText>ươ</w:delText>
        </w:r>
        <w:r w:rsidRPr="002D5ADD" w:rsidDel="005F5D10">
          <w:rPr>
            <w:rFonts w:cs="Arial"/>
            <w:i/>
            <w:iCs/>
            <w:szCs w:val="22"/>
          </w:rPr>
          <w:delText>ng g</w:delText>
        </w:r>
        <w:r w:rsidRPr="002D5ADD" w:rsidDel="005F5D10">
          <w:rPr>
            <w:rFonts w:cs="Calibri"/>
            <w:i/>
            <w:iCs/>
            <w:szCs w:val="22"/>
          </w:rPr>
          <w:delText>ầ</w:delText>
        </w:r>
        <w:r w:rsidRPr="002D5ADD" w:rsidDel="005F5D10">
          <w:rPr>
            <w:rFonts w:cs="Arial"/>
            <w:i/>
            <w:iCs/>
            <w:szCs w:val="22"/>
          </w:rPr>
          <w:delText>n t</w:delText>
        </w:r>
        <w:r w:rsidRPr="002D5ADD" w:rsidDel="005F5D10">
          <w:rPr>
            <w:rFonts w:cs="Calibri"/>
            <w:i/>
            <w:iCs/>
            <w:szCs w:val="22"/>
          </w:rPr>
          <w:delText>ươ</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ươ</w:delText>
        </w:r>
        <w:r w:rsidRPr="002D5ADD" w:rsidDel="005F5D10">
          <w:rPr>
            <w:rFonts w:cs="Arial"/>
            <w:i/>
            <w:iCs/>
            <w:szCs w:val="22"/>
          </w:rPr>
          <w:delText>ng nh</w:delText>
        </w:r>
        <w:r w:rsidRPr="002D5ADD" w:rsidDel="005F5D10">
          <w:rPr>
            <w:rFonts w:cs="Calibri"/>
            <w:i/>
            <w:iCs/>
            <w:szCs w:val="22"/>
          </w:rPr>
          <w:delText>ư</w:delText>
        </w:r>
        <w:r w:rsidRPr="002D5ADD" w:rsidDel="005F5D10">
          <w:rPr>
            <w:rFonts w:cs="Arial"/>
            <w:i/>
            <w:iCs/>
            <w:szCs w:val="22"/>
          </w:rPr>
          <w:delText xml:space="preserve"> v</w:delText>
        </w:r>
        <w:r w:rsidRPr="002D5ADD" w:rsidDel="005F5D10">
          <w:rPr>
            <w:rFonts w:cs="Calibri"/>
            <w:i/>
            <w:iCs/>
            <w:szCs w:val="22"/>
          </w:rPr>
          <w:delText>ị</w:delText>
        </w:r>
        <w:r w:rsidRPr="002D5ADD" w:rsidDel="005F5D10">
          <w:rPr>
            <w:rFonts w:cs="Arial"/>
            <w:i/>
            <w:iCs/>
            <w:szCs w:val="22"/>
          </w:rPr>
          <w:delText xml:space="preserve"> tr</w:delText>
        </w:r>
        <w:r w:rsidRPr="002D5ADD" w:rsidDel="005F5D10">
          <w:rPr>
            <w:rFonts w:cs="Avenir Next LT Pro"/>
            <w:i/>
            <w:iCs/>
            <w:szCs w:val="22"/>
          </w:rPr>
          <w:delText>í</w:delText>
        </w:r>
        <w:r w:rsidRPr="002D5ADD" w:rsidDel="005F5D10">
          <w:rPr>
            <w:rFonts w:cs="Arial"/>
            <w:i/>
            <w:iCs/>
            <w:szCs w:val="22"/>
          </w:rPr>
          <w:delText xml:space="preserve"> c</w:delText>
        </w:r>
        <w:r w:rsidRPr="002D5ADD" w:rsidDel="005F5D10">
          <w:rPr>
            <w:rFonts w:cs="Calibri"/>
            <w:i/>
            <w:iCs/>
            <w:szCs w:val="22"/>
          </w:rPr>
          <w:delText>ủ</w:delText>
        </w:r>
        <w:r w:rsidRPr="002D5ADD" w:rsidDel="005F5D10">
          <w:rPr>
            <w:rFonts w:cs="Arial"/>
            <w:i/>
            <w:iCs/>
            <w:szCs w:val="22"/>
          </w:rPr>
          <w:delText>a nh</w:delText>
        </w:r>
        <w:r w:rsidRPr="002D5ADD" w:rsidDel="005F5D10">
          <w:rPr>
            <w:rFonts w:cs="Avenir Next LT Pro"/>
            <w:i/>
            <w:iCs/>
            <w:szCs w:val="22"/>
          </w:rPr>
          <w:delText>â</w:delText>
        </w:r>
        <w:r w:rsidRPr="002D5ADD" w:rsidDel="005F5D10">
          <w:rPr>
            <w:rFonts w:cs="Arial"/>
            <w:i/>
            <w:iCs/>
            <w:szCs w:val="22"/>
          </w:rPr>
          <w:delText>n vi</w:delText>
        </w:r>
        <w:r w:rsidRPr="002D5ADD" w:rsidDel="005F5D10">
          <w:rPr>
            <w:rFonts w:cs="Avenir Next LT Pro"/>
            <w:i/>
            <w:iCs/>
            <w:szCs w:val="22"/>
          </w:rPr>
          <w:delText>ê</w:delText>
        </w:r>
        <w:r w:rsidRPr="002D5ADD" w:rsidDel="005F5D10">
          <w:rPr>
            <w:rFonts w:cs="Arial"/>
            <w:i/>
            <w:iCs/>
            <w:szCs w:val="22"/>
          </w:rPr>
          <w:delText>n ch</w:delText>
        </w:r>
        <w:r w:rsidRPr="002D5ADD" w:rsidDel="005F5D10">
          <w:rPr>
            <w:rFonts w:cs="Avenir Next LT Pro"/>
            <w:i/>
            <w:iCs/>
            <w:szCs w:val="22"/>
          </w:rPr>
          <w:delText>í</w:delText>
        </w:r>
        <w:r w:rsidRPr="002D5ADD" w:rsidDel="005F5D10">
          <w:rPr>
            <w:rFonts w:cs="Arial"/>
            <w:i/>
            <w:iCs/>
            <w:szCs w:val="22"/>
          </w:rPr>
          <w:delText>nh th</w:delText>
        </w:r>
        <w:r w:rsidRPr="002D5ADD" w:rsidDel="005F5D10">
          <w:rPr>
            <w:rFonts w:cs="Calibri"/>
            <w:i/>
            <w:iCs/>
            <w:szCs w:val="22"/>
          </w:rPr>
          <w:delText>ứ</w:delText>
        </w:r>
        <w:r w:rsidRPr="002D5ADD" w:rsidDel="005F5D10">
          <w:rPr>
            <w:rFonts w:cs="Arial"/>
            <w:i/>
            <w:iCs/>
            <w:szCs w:val="22"/>
          </w:rPr>
          <w:delText>c m</w:delText>
        </w:r>
        <w:r w:rsidRPr="002D5ADD" w:rsidDel="005F5D10">
          <w:rPr>
            <w:rFonts w:cs="Calibri"/>
            <w:i/>
            <w:iCs/>
            <w:szCs w:val="22"/>
          </w:rPr>
          <w:delText>ớ</w:delText>
        </w:r>
        <w:r w:rsidRPr="002D5ADD" w:rsidDel="005F5D10">
          <w:rPr>
            <w:rFonts w:cs="Arial"/>
            <w:i/>
            <w:iCs/>
            <w:szCs w:val="22"/>
          </w:rPr>
          <w:delText>i t</w:delText>
        </w:r>
        <w:r w:rsidRPr="002D5ADD" w:rsidDel="005F5D10">
          <w:rPr>
            <w:rFonts w:cs="Calibri"/>
            <w:i/>
            <w:iCs/>
            <w:szCs w:val="22"/>
          </w:rPr>
          <w:delText>ố</w:delText>
        </w:r>
        <w:r w:rsidRPr="002D5ADD" w:rsidDel="005F5D10">
          <w:rPr>
            <w:rFonts w:cs="Arial"/>
            <w:i/>
            <w:iCs/>
            <w:szCs w:val="22"/>
          </w:rPr>
          <w:delText>t nghi</w:delText>
        </w:r>
        <w:r w:rsidRPr="002D5ADD" w:rsidDel="005F5D10">
          <w:rPr>
            <w:rFonts w:cs="Calibri"/>
            <w:i/>
            <w:iCs/>
            <w:szCs w:val="22"/>
          </w:rPr>
          <w:delText>ệ</w:delText>
        </w:r>
        <w:r w:rsidRPr="002D5ADD" w:rsidDel="005F5D10">
          <w:rPr>
            <w:rFonts w:cs="Arial"/>
            <w:i/>
            <w:iCs/>
            <w:szCs w:val="22"/>
          </w:rPr>
          <w:delText>p. C</w:delText>
        </w:r>
        <w:r w:rsidRPr="002D5ADD" w:rsidDel="005F5D10">
          <w:rPr>
            <w:rFonts w:cs="Avenir Next LT Pro"/>
            <w:i/>
            <w:iCs/>
            <w:szCs w:val="22"/>
          </w:rPr>
          <w:delText>ũ</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c</w:delText>
        </w:r>
        <w:r w:rsidRPr="002D5ADD" w:rsidDel="005F5D10">
          <w:rPr>
            <w:rFonts w:cs="Avenir Next LT Pro"/>
            <w:i/>
            <w:iCs/>
            <w:szCs w:val="22"/>
          </w:rPr>
          <w:delText>ô</w:delText>
        </w:r>
        <w:r w:rsidRPr="002D5ADD" w:rsidDel="005F5D10">
          <w:rPr>
            <w:rFonts w:cs="Arial"/>
            <w:i/>
            <w:iCs/>
            <w:szCs w:val="22"/>
          </w:rPr>
          <w:delText>ng ty kh</w:delText>
        </w:r>
        <w:r w:rsidRPr="002D5ADD" w:rsidDel="005F5D10">
          <w:rPr>
            <w:rFonts w:cs="Avenir Next LT Pro"/>
            <w:i/>
            <w:iCs/>
            <w:szCs w:val="22"/>
          </w:rPr>
          <w:delText>ô</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c</w:delText>
        </w:r>
        <w:r w:rsidRPr="002D5ADD" w:rsidDel="005F5D10">
          <w:rPr>
            <w:rFonts w:cs="Calibri"/>
            <w:i/>
            <w:iCs/>
            <w:szCs w:val="22"/>
          </w:rPr>
          <w:delText>ấ</w:delText>
        </w:r>
        <w:r w:rsidRPr="002D5ADD" w:rsidDel="005F5D10">
          <w:rPr>
            <w:rFonts w:cs="Arial"/>
            <w:i/>
            <w:iCs/>
            <w:szCs w:val="22"/>
          </w:rPr>
          <w:delText>p hay l</w:delText>
        </w:r>
        <w:r w:rsidRPr="002D5ADD" w:rsidDel="005F5D10">
          <w:rPr>
            <w:rFonts w:cs="Calibri"/>
            <w:i/>
            <w:iCs/>
            <w:szCs w:val="22"/>
          </w:rPr>
          <w:delText>ươ</w:delText>
        </w:r>
        <w:r w:rsidRPr="002D5ADD" w:rsidDel="005F5D10">
          <w:rPr>
            <w:rFonts w:cs="Arial"/>
            <w:i/>
            <w:iCs/>
            <w:szCs w:val="22"/>
          </w:rPr>
          <w:delText>ng cho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sinh. Tuy nhiên, vi</w:delText>
        </w:r>
        <w:r w:rsidRPr="002D5ADD" w:rsidDel="005F5D10">
          <w:rPr>
            <w:rFonts w:cs="Calibri"/>
            <w:i/>
            <w:iCs/>
            <w:szCs w:val="22"/>
          </w:rPr>
          <w:delText>ệ</w:delText>
        </w:r>
        <w:r w:rsidRPr="002D5ADD" w:rsidDel="005F5D10">
          <w:rPr>
            <w:rFonts w:cs="Arial"/>
            <w:i/>
            <w:iCs/>
            <w:szCs w:val="22"/>
          </w:rPr>
          <w:delText>c tr</w:delText>
        </w:r>
        <w:r w:rsidRPr="002D5ADD" w:rsidDel="005F5D10">
          <w:rPr>
            <w:rFonts w:cs="Calibri"/>
            <w:i/>
            <w:iCs/>
            <w:szCs w:val="22"/>
          </w:rPr>
          <w:delText>ả</w:delText>
        </w:r>
        <w:r w:rsidRPr="002D5ADD" w:rsidDel="005F5D10">
          <w:rPr>
            <w:rFonts w:cs="Arial"/>
            <w:i/>
            <w:iCs/>
            <w:szCs w:val="22"/>
          </w:rPr>
          <w:delText xml:space="preserve"> kho</w:delText>
        </w:r>
        <w:r w:rsidRPr="002D5ADD" w:rsidDel="005F5D10">
          <w:rPr>
            <w:rFonts w:cs="Calibri"/>
            <w:i/>
            <w:iCs/>
            <w:szCs w:val="22"/>
          </w:rPr>
          <w:delText>ả</w:delText>
        </w:r>
        <w:r w:rsidRPr="002D5ADD" w:rsidDel="005F5D10">
          <w:rPr>
            <w:rFonts w:cs="Arial"/>
            <w:i/>
            <w:iCs/>
            <w:szCs w:val="22"/>
          </w:rPr>
          <w:delText>n ph</w:delText>
        </w:r>
        <w:r w:rsidRPr="002D5ADD" w:rsidDel="005F5D10">
          <w:rPr>
            <w:rFonts w:cs="Calibri"/>
            <w:i/>
            <w:iCs/>
            <w:szCs w:val="22"/>
          </w:rPr>
          <w:delText>ụ</w:delText>
        </w:r>
        <w:r w:rsidRPr="002D5ADD" w:rsidDel="005F5D10">
          <w:rPr>
            <w:rFonts w:cs="Arial"/>
            <w:i/>
            <w:iCs/>
            <w:szCs w:val="22"/>
          </w:rPr>
          <w:delText xml:space="preserve"> c</w:delText>
        </w:r>
        <w:r w:rsidRPr="002D5ADD" w:rsidDel="005F5D10">
          <w:rPr>
            <w:rFonts w:cs="Calibri"/>
            <w:i/>
            <w:iCs/>
            <w:szCs w:val="22"/>
          </w:rPr>
          <w:delText>ấ</w:delText>
        </w:r>
        <w:r w:rsidRPr="002D5ADD" w:rsidDel="005F5D10">
          <w:rPr>
            <w:rFonts w:cs="Arial"/>
            <w:i/>
            <w:iCs/>
            <w:szCs w:val="22"/>
          </w:rPr>
          <w:delText>p nh</w:delText>
        </w:r>
        <w:r w:rsidRPr="002D5ADD" w:rsidDel="005F5D10">
          <w:rPr>
            <w:rFonts w:cs="Calibri"/>
            <w:i/>
            <w:iCs/>
            <w:szCs w:val="22"/>
          </w:rPr>
          <w:delText>ỏ</w:delText>
        </w:r>
        <w:r w:rsidRPr="002D5ADD" w:rsidDel="005F5D10">
          <w:rPr>
            <w:rFonts w:cs="Arial"/>
            <w:i/>
            <w:iCs/>
            <w:szCs w:val="22"/>
          </w:rPr>
          <w:delText xml:space="preserve"> hay kh</w:delText>
        </w:r>
        <w:r w:rsidRPr="002D5ADD" w:rsidDel="005F5D10">
          <w:rPr>
            <w:rFonts w:cs="Avenir Next LT Pro"/>
            <w:i/>
            <w:iCs/>
            <w:szCs w:val="22"/>
          </w:rPr>
          <w:delText>ô</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ph</w:delText>
        </w:r>
        <w:r w:rsidRPr="002D5ADD" w:rsidDel="005F5D10">
          <w:rPr>
            <w:rFonts w:cs="Calibri"/>
            <w:i/>
            <w:iCs/>
            <w:szCs w:val="22"/>
          </w:rPr>
          <w:delText>ụ</w:delText>
        </w:r>
        <w:r w:rsidRPr="002D5ADD" w:rsidDel="005F5D10">
          <w:rPr>
            <w:rFonts w:cs="Arial"/>
            <w:i/>
            <w:iCs/>
            <w:szCs w:val="22"/>
          </w:rPr>
          <w:delText xml:space="preserve"> c</w:delText>
        </w:r>
        <w:r w:rsidRPr="002D5ADD" w:rsidDel="005F5D10">
          <w:rPr>
            <w:rFonts w:cs="Calibri"/>
            <w:i/>
            <w:iCs/>
            <w:szCs w:val="22"/>
          </w:rPr>
          <w:delText>ấ</w:delText>
        </w:r>
        <w:r w:rsidRPr="002D5ADD" w:rsidDel="005F5D10">
          <w:rPr>
            <w:rFonts w:cs="Arial"/>
            <w:i/>
            <w:iCs/>
            <w:szCs w:val="22"/>
          </w:rPr>
          <w:delText>p kh</w:delText>
        </w:r>
        <w:r w:rsidRPr="002D5ADD" w:rsidDel="005F5D10">
          <w:rPr>
            <w:rFonts w:cs="Avenir Next LT Pro"/>
            <w:i/>
            <w:iCs/>
            <w:szCs w:val="22"/>
          </w:rPr>
          <w:delText>ô</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ngh</w:delText>
        </w:r>
        <w:r w:rsidRPr="002D5ADD" w:rsidDel="005F5D10">
          <w:rPr>
            <w:rFonts w:cs="Avenir Next LT Pro"/>
            <w:i/>
            <w:iCs/>
            <w:szCs w:val="22"/>
          </w:rPr>
          <w:delText>ĩ</w:delText>
        </w:r>
        <w:r w:rsidRPr="002D5ADD" w:rsidDel="005F5D10">
          <w:rPr>
            <w:rFonts w:cs="Arial"/>
            <w:i/>
            <w:iCs/>
            <w:szCs w:val="22"/>
          </w:rPr>
          <w:delText>a v</w:delText>
        </w:r>
        <w:r w:rsidRPr="002D5ADD" w:rsidDel="005F5D10">
          <w:rPr>
            <w:rFonts w:cs="Calibri"/>
            <w:i/>
            <w:iCs/>
            <w:szCs w:val="22"/>
          </w:rPr>
          <w:delText>ớ</w:delText>
        </w:r>
        <w:r w:rsidRPr="002D5ADD" w:rsidDel="005F5D10">
          <w:rPr>
            <w:rFonts w:cs="Arial"/>
            <w:i/>
            <w:iCs/>
            <w:szCs w:val="22"/>
          </w:rPr>
          <w:delText>i vi</w:delText>
        </w:r>
        <w:r w:rsidRPr="002D5ADD" w:rsidDel="005F5D10">
          <w:rPr>
            <w:rFonts w:cs="Calibri"/>
            <w:i/>
            <w:iCs/>
            <w:szCs w:val="22"/>
          </w:rPr>
          <w:delText>ệ</w:delText>
        </w:r>
        <w:r w:rsidRPr="002D5ADD" w:rsidDel="005F5D10">
          <w:rPr>
            <w:rFonts w:cs="Arial"/>
            <w:i/>
            <w:iCs/>
            <w:szCs w:val="22"/>
          </w:rPr>
          <w:delText>c c</w:delText>
        </w:r>
        <w:r w:rsidRPr="002D5ADD" w:rsidDel="005F5D10">
          <w:rPr>
            <w:rFonts w:cs="Avenir Next LT Pro"/>
            <w:i/>
            <w:iCs/>
            <w:szCs w:val="22"/>
          </w:rPr>
          <w:delText>ô</w:delText>
        </w:r>
        <w:r w:rsidRPr="002D5ADD" w:rsidDel="005F5D10">
          <w:rPr>
            <w:rFonts w:cs="Arial"/>
            <w:i/>
            <w:iCs/>
            <w:szCs w:val="22"/>
          </w:rPr>
          <w:delText>ng ty kh</w:delText>
        </w:r>
        <w:r w:rsidRPr="002D5ADD" w:rsidDel="005F5D10">
          <w:rPr>
            <w:rFonts w:cs="Avenir Next LT Pro"/>
            <w:i/>
            <w:iCs/>
            <w:szCs w:val="22"/>
          </w:rPr>
          <w:delText>ô</w:delText>
        </w:r>
        <w:r w:rsidRPr="002D5ADD" w:rsidDel="005F5D10">
          <w:rPr>
            <w:rFonts w:cs="Arial"/>
            <w:i/>
            <w:iCs/>
            <w:szCs w:val="22"/>
          </w:rPr>
          <w:delText>ng coi tr</w:delText>
        </w:r>
        <w:r w:rsidRPr="002D5ADD" w:rsidDel="005F5D10">
          <w:rPr>
            <w:rFonts w:cs="Calibri"/>
            <w:i/>
            <w:iCs/>
            <w:szCs w:val="22"/>
          </w:rPr>
          <w:delText>ọ</w:delText>
        </w:r>
        <w:r w:rsidRPr="002D5ADD" w:rsidDel="005F5D10">
          <w:rPr>
            <w:rFonts w:cs="Arial"/>
            <w:i/>
            <w:iCs/>
            <w:szCs w:val="22"/>
          </w:rPr>
          <w:delText>ng c</w:delText>
        </w:r>
        <w:r w:rsidRPr="002D5ADD" w:rsidDel="005F5D10">
          <w:rPr>
            <w:rFonts w:cs="Calibri"/>
            <w:i/>
            <w:iCs/>
            <w:szCs w:val="22"/>
          </w:rPr>
          <w:delText>ố</w:delText>
        </w:r>
        <w:r w:rsidRPr="002D5ADD" w:rsidDel="005F5D10">
          <w:rPr>
            <w:rFonts w:cs="Arial"/>
            <w:i/>
            <w:iCs/>
            <w:szCs w:val="22"/>
          </w:rPr>
          <w:delText>ng hi</w:delText>
        </w:r>
        <w:r w:rsidRPr="002D5ADD" w:rsidDel="005F5D10">
          <w:rPr>
            <w:rFonts w:cs="Calibri"/>
            <w:i/>
            <w:iCs/>
            <w:szCs w:val="22"/>
          </w:rPr>
          <w:delText>ế</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s</w:delText>
        </w:r>
        <w:r w:rsidRPr="002D5ADD" w:rsidDel="005F5D10">
          <w:rPr>
            <w:rFonts w:cs="Calibri"/>
            <w:i/>
            <w:iCs/>
            <w:szCs w:val="22"/>
          </w:rPr>
          <w:delText>ứ</w:delText>
        </w:r>
        <w:r w:rsidRPr="002D5ADD" w:rsidDel="005F5D10">
          <w:rPr>
            <w:rFonts w:cs="Arial"/>
            <w:i/>
            <w:iCs/>
            <w:szCs w:val="22"/>
          </w:rPr>
          <w:delText xml:space="preserve">c lao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ng c</w:delText>
        </w:r>
        <w:r w:rsidRPr="002D5ADD" w:rsidDel="005F5D10">
          <w:rPr>
            <w:rFonts w:cs="Calibri"/>
            <w:i/>
            <w:iCs/>
            <w:szCs w:val="22"/>
          </w:rPr>
          <w:delText>ủ</w:delText>
        </w:r>
        <w:r w:rsidRPr="002D5ADD" w:rsidDel="005F5D10">
          <w:rPr>
            <w:rFonts w:cs="Arial"/>
            <w:i/>
            <w:iCs/>
            <w:szCs w:val="22"/>
          </w:rPr>
          <w:delText>a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sinh. Thay v</w:delText>
        </w:r>
        <w:r w:rsidRPr="002D5ADD" w:rsidDel="005F5D10">
          <w:rPr>
            <w:rFonts w:cs="Avenir Next LT Pro"/>
            <w:i/>
            <w:iCs/>
            <w:szCs w:val="22"/>
          </w:rPr>
          <w:delText>ì</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quy</w:delText>
        </w:r>
        <w:r w:rsidRPr="002D5ADD" w:rsidDel="005F5D10">
          <w:rPr>
            <w:rFonts w:cs="Calibri"/>
            <w:i/>
            <w:iCs/>
            <w:szCs w:val="22"/>
          </w:rPr>
          <w:delText>ề</w:delText>
        </w:r>
        <w:r w:rsidRPr="002D5ADD" w:rsidDel="005F5D10">
          <w:rPr>
            <w:rFonts w:cs="Arial"/>
            <w:i/>
            <w:iCs/>
            <w:szCs w:val="22"/>
          </w:rPr>
          <w:delText>n l</w:delText>
        </w:r>
        <w:r w:rsidRPr="002D5ADD" w:rsidDel="005F5D10">
          <w:rPr>
            <w:rFonts w:cs="Calibri"/>
            <w:i/>
            <w:iCs/>
            <w:szCs w:val="22"/>
          </w:rPr>
          <w:delText>ợ</w:delText>
        </w:r>
        <w:r w:rsidRPr="002D5ADD" w:rsidDel="005F5D10">
          <w:rPr>
            <w:rFonts w:cs="Arial"/>
            <w:i/>
            <w:iCs/>
            <w:szCs w:val="22"/>
          </w:rPr>
          <w:delText>i v</w:delText>
        </w:r>
        <w:r w:rsidRPr="002D5ADD" w:rsidDel="005F5D10">
          <w:rPr>
            <w:rFonts w:cs="Calibri"/>
            <w:i/>
            <w:iCs/>
            <w:szCs w:val="22"/>
          </w:rPr>
          <w:delText>ề</w:delText>
        </w:r>
        <w:r w:rsidRPr="002D5ADD" w:rsidDel="005F5D10">
          <w:rPr>
            <w:rFonts w:cs="Arial"/>
            <w:i/>
            <w:iCs/>
            <w:szCs w:val="22"/>
          </w:rPr>
          <w:delText xml:space="preserve"> t</w:delText>
        </w:r>
        <w:r w:rsidRPr="002D5ADD" w:rsidDel="005F5D10">
          <w:rPr>
            <w:rFonts w:cs="Avenir Next LT Pro"/>
            <w:i/>
            <w:iCs/>
            <w:szCs w:val="22"/>
          </w:rPr>
          <w:delText>à</w:delText>
        </w:r>
        <w:r w:rsidRPr="002D5ADD" w:rsidDel="005F5D10">
          <w:rPr>
            <w:rFonts w:cs="Arial"/>
            <w:i/>
            <w:iCs/>
            <w:szCs w:val="22"/>
          </w:rPr>
          <w:delText>i ch</w:delText>
        </w:r>
        <w:r w:rsidRPr="002D5ADD" w:rsidDel="005F5D10">
          <w:rPr>
            <w:rFonts w:cs="Avenir Next LT Pro"/>
            <w:i/>
            <w:iCs/>
            <w:szCs w:val="22"/>
          </w:rPr>
          <w:delText>í</w:delText>
        </w:r>
        <w:r w:rsidRPr="002D5ADD" w:rsidDel="005F5D10">
          <w:rPr>
            <w:rFonts w:cs="Arial"/>
            <w:i/>
            <w:iCs/>
            <w:szCs w:val="22"/>
          </w:rPr>
          <w:delText>nh,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Avenir Next LT Pro"/>
            <w:i/>
            <w:iCs/>
            <w:szCs w:val="22"/>
          </w:rPr>
          <w:delText>ô</w:delText>
        </w:r>
        <w:r w:rsidRPr="002D5ADD" w:rsidDel="005F5D10">
          <w:rPr>
            <w:rFonts w:cs="Arial"/>
            <w:i/>
            <w:iCs/>
            <w:szCs w:val="22"/>
          </w:rPr>
          <w:delText>ng ty n</w:delText>
        </w:r>
        <w:r w:rsidRPr="002D5ADD" w:rsidDel="005F5D10">
          <w:rPr>
            <w:rFonts w:cs="Avenir Next LT Pro"/>
            <w:i/>
            <w:iCs/>
            <w:szCs w:val="22"/>
          </w:rPr>
          <w:delText>à</w:delText>
        </w:r>
        <w:r w:rsidRPr="002D5ADD" w:rsidDel="005F5D10">
          <w:rPr>
            <w:rFonts w:cs="Arial"/>
            <w:i/>
            <w:iCs/>
            <w:szCs w:val="22"/>
          </w:rPr>
          <w:delText>y cung c</w:delText>
        </w:r>
        <w:r w:rsidRPr="002D5ADD" w:rsidDel="005F5D10">
          <w:rPr>
            <w:rFonts w:cs="Calibri"/>
            <w:i/>
            <w:iCs/>
            <w:szCs w:val="22"/>
          </w:rPr>
          <w:delText>ấ</w:delText>
        </w:r>
        <w:r w:rsidRPr="002D5ADD" w:rsidDel="005F5D10">
          <w:rPr>
            <w:rFonts w:cs="Arial"/>
            <w:i/>
            <w:iCs/>
            <w:szCs w:val="22"/>
          </w:rPr>
          <w:delText>p nh</w:delText>
        </w:r>
        <w:r w:rsidRPr="002D5ADD" w:rsidDel="005F5D10">
          <w:rPr>
            <w:rFonts w:cs="Avenir Next LT Pro"/>
            <w:i/>
            <w:iCs/>
            <w:szCs w:val="22"/>
          </w:rPr>
          <w:delText>â</w:delText>
        </w:r>
        <w:r w:rsidRPr="002D5ADD" w:rsidDel="005F5D10">
          <w:rPr>
            <w:rFonts w:cs="Arial"/>
            <w:i/>
            <w:iCs/>
            <w:szCs w:val="22"/>
          </w:rPr>
          <w:delText>n l</w:delText>
        </w:r>
        <w:r w:rsidRPr="002D5ADD" w:rsidDel="005F5D10">
          <w:rPr>
            <w:rFonts w:cs="Calibri"/>
            <w:i/>
            <w:iCs/>
            <w:szCs w:val="22"/>
          </w:rPr>
          <w:delText>ự</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h</w:delText>
        </w:r>
        <w:r w:rsidRPr="002D5ADD" w:rsidDel="005F5D10">
          <w:rPr>
            <w:rFonts w:cs="Avenir Next LT Pro"/>
            <w:i/>
            <w:iCs/>
            <w:szCs w:val="22"/>
          </w:rPr>
          <w:delText>à</w:delText>
        </w:r>
        <w:r w:rsidRPr="002D5ADD" w:rsidDel="005F5D10">
          <w:rPr>
            <w:rFonts w:cs="Arial"/>
            <w:i/>
            <w:iCs/>
            <w:szCs w:val="22"/>
          </w:rPr>
          <w:delText>nh ch</w:delText>
        </w:r>
        <w:r w:rsidRPr="002D5ADD" w:rsidDel="005F5D10">
          <w:rPr>
            <w:rFonts w:cs="Calibri"/>
            <w:i/>
            <w:iCs/>
            <w:szCs w:val="22"/>
          </w:rPr>
          <w:delText>ỉ</w:delText>
        </w:r>
        <w:r w:rsidRPr="002D5ADD" w:rsidDel="005F5D10">
          <w:rPr>
            <w:rFonts w:cs="Arial"/>
            <w:i/>
            <w:iCs/>
            <w:szCs w:val="22"/>
          </w:rPr>
          <w:delText xml:space="preserve"> d</w:delText>
        </w:r>
        <w:r w:rsidRPr="002D5ADD" w:rsidDel="005F5D10">
          <w:rPr>
            <w:rFonts w:cs="Calibri"/>
            <w:i/>
            <w:iCs/>
            <w:szCs w:val="22"/>
          </w:rPr>
          <w:delText>ẫ</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sinh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trong khi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c</w:delText>
        </w:r>
        <w:r w:rsidRPr="002D5ADD" w:rsidDel="005F5D10">
          <w:rPr>
            <w:rFonts w:cs="Calibri"/>
            <w:i/>
            <w:iCs/>
            <w:szCs w:val="22"/>
          </w:rPr>
          <w:delText>ơ</w:delText>
        </w:r>
        <w:r w:rsidRPr="002D5ADD" w:rsidDel="005F5D10">
          <w:rPr>
            <w:rFonts w:cs="Arial"/>
            <w:i/>
            <w:iCs/>
            <w:szCs w:val="22"/>
          </w:rPr>
          <w:delText xml:space="preserve"> s</w:delText>
        </w:r>
        <w:r w:rsidRPr="002D5ADD" w:rsidDel="005F5D10">
          <w:rPr>
            <w:rFonts w:cs="Calibri"/>
            <w:i/>
            <w:iCs/>
            <w:szCs w:val="22"/>
          </w:rPr>
          <w:delText>ở</w:delText>
        </w:r>
        <w:r w:rsidRPr="002D5ADD" w:rsidDel="005F5D10">
          <w:rPr>
            <w:rFonts w:cs="Arial"/>
            <w:i/>
            <w:iCs/>
            <w:szCs w:val="22"/>
          </w:rPr>
          <w:delText xml:space="preserve"> v</w:delText>
        </w:r>
        <w:r w:rsidRPr="002D5ADD" w:rsidDel="005F5D10">
          <w:rPr>
            <w:rFonts w:cs="Calibri"/>
            <w:i/>
            <w:iCs/>
            <w:szCs w:val="22"/>
          </w:rPr>
          <w:delText>ậ</w:delText>
        </w:r>
        <w:r w:rsidRPr="002D5ADD" w:rsidDel="005F5D10">
          <w:rPr>
            <w:rFonts w:cs="Arial"/>
            <w:i/>
            <w:iCs/>
            <w:szCs w:val="22"/>
          </w:rPr>
          <w:delText>t ch</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Calibri"/>
            <w:i/>
            <w:iCs/>
            <w:szCs w:val="22"/>
          </w:rPr>
          <w:delText>ộ</w:delText>
        </w:r>
        <w:r w:rsidRPr="002D5ADD" w:rsidDel="005F5D10">
          <w:rPr>
            <w:rFonts w:cs="Arial"/>
            <w:i/>
            <w:iCs/>
            <w:szCs w:val="22"/>
          </w:rPr>
          <w:delText>t g</w:delText>
        </w:r>
        <w:r w:rsidRPr="002D5ADD" w:rsidDel="005F5D10">
          <w:rPr>
            <w:rFonts w:cs="Avenir Next LT Pro"/>
            <w:i/>
            <w:iCs/>
            <w:szCs w:val="22"/>
          </w:rPr>
          <w:delText>ó</w:delText>
        </w:r>
        <w:r w:rsidRPr="002D5ADD" w:rsidDel="005F5D10">
          <w:rPr>
            <w:rFonts w:cs="Arial"/>
            <w:i/>
            <w:iCs/>
            <w:szCs w:val="22"/>
          </w:rPr>
          <w:delText>c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bao g</w:delText>
        </w:r>
        <w:r w:rsidRPr="002D5ADD" w:rsidDel="005F5D10">
          <w:rPr>
            <w:rFonts w:cs="Calibri"/>
            <w:i/>
            <w:iCs/>
            <w:szCs w:val="22"/>
          </w:rPr>
          <w:delText>ồ</w:delText>
        </w:r>
        <w:r w:rsidRPr="002D5ADD" w:rsidDel="005F5D10">
          <w:rPr>
            <w:rFonts w:cs="Arial"/>
            <w:i/>
            <w:iCs/>
            <w:szCs w:val="22"/>
          </w:rPr>
          <w:delText>m laptop/m</w:delText>
        </w:r>
        <w:r w:rsidRPr="002D5ADD" w:rsidDel="005F5D10">
          <w:rPr>
            <w:rFonts w:cs="Avenir Next LT Pro"/>
            <w:i/>
            <w:iCs/>
            <w:szCs w:val="22"/>
          </w:rPr>
          <w:delText>á</w:delText>
        </w:r>
        <w:r w:rsidRPr="002D5ADD" w:rsidDel="005F5D10">
          <w:rPr>
            <w:rFonts w:cs="Arial"/>
            <w:i/>
            <w:iCs/>
            <w:szCs w:val="22"/>
          </w:rPr>
          <w:delText>y t</w:delText>
        </w:r>
        <w:r w:rsidRPr="002D5ADD" w:rsidDel="005F5D10">
          <w:rPr>
            <w:rFonts w:cs="Avenir Next LT Pro"/>
            <w:i/>
            <w:iCs/>
            <w:szCs w:val="22"/>
          </w:rPr>
          <w:delText>í</w:delText>
        </w:r>
        <w:r w:rsidRPr="002D5ADD" w:rsidDel="005F5D10">
          <w:rPr>
            <w:rFonts w:cs="Arial"/>
            <w:i/>
            <w:iCs/>
            <w:szCs w:val="22"/>
          </w:rPr>
          <w:delText xml:space="preserve">nh,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ệ</w:delText>
        </w:r>
        <w:r w:rsidRPr="002D5ADD" w:rsidDel="005F5D10">
          <w:rPr>
            <w:rFonts w:cs="Arial"/>
            <w:i/>
            <w:iCs/>
            <w:szCs w:val="22"/>
          </w:rPr>
          <w:delText>n tho</w:delText>
        </w:r>
        <w:r w:rsidRPr="002D5ADD" w:rsidDel="005F5D10">
          <w:rPr>
            <w:rFonts w:cs="Calibri"/>
            <w:i/>
            <w:iCs/>
            <w:szCs w:val="22"/>
          </w:rPr>
          <w:delText>ạ</w:delText>
        </w:r>
        <w:r w:rsidRPr="002D5ADD" w:rsidDel="005F5D10">
          <w:rPr>
            <w:rFonts w:cs="Arial"/>
            <w:i/>
            <w:iCs/>
            <w:szCs w:val="22"/>
          </w:rPr>
          <w:delText>i, v</w:delText>
        </w:r>
        <w:r w:rsidRPr="002D5ADD" w:rsidDel="005F5D10">
          <w:rPr>
            <w:rFonts w:cs="Avenir Next LT Pro"/>
            <w:i/>
            <w:iCs/>
            <w:szCs w:val="22"/>
          </w:rPr>
          <w:delText>ă</w:delText>
        </w:r>
        <w:r w:rsidRPr="002D5ADD" w:rsidDel="005F5D10">
          <w:rPr>
            <w:rFonts w:cs="Arial"/>
            <w:i/>
            <w:iCs/>
            <w:szCs w:val="22"/>
          </w:rPr>
          <w:delText>n ph</w:delText>
        </w:r>
        <w:r w:rsidRPr="002D5ADD" w:rsidDel="005F5D10">
          <w:rPr>
            <w:rFonts w:cs="Avenir Next LT Pro"/>
            <w:i/>
            <w:iCs/>
            <w:szCs w:val="22"/>
          </w:rPr>
          <w:delText>ò</w:delText>
        </w:r>
        <w:r w:rsidRPr="002D5ADD" w:rsidDel="005F5D10">
          <w:rPr>
            <w:rFonts w:cs="Arial"/>
            <w:i/>
            <w:iCs/>
            <w:szCs w:val="22"/>
          </w:rPr>
          <w:delText>ng ph</w:delText>
        </w:r>
        <w:r w:rsidRPr="002D5ADD" w:rsidDel="005F5D10">
          <w:rPr>
            <w:rFonts w:cs="Calibri"/>
            <w:i/>
            <w:iCs/>
            <w:szCs w:val="22"/>
          </w:rPr>
          <w:delText>ẩ</w:delText>
        </w:r>
        <w:r w:rsidRPr="002D5ADD" w:rsidDel="005F5D10">
          <w:rPr>
            <w:rFonts w:cs="Arial"/>
            <w:i/>
            <w:iCs/>
            <w:szCs w:val="22"/>
          </w:rPr>
          <w:delText>m; b</w:delText>
        </w:r>
        <w:r w:rsidRPr="002D5ADD" w:rsidDel="005F5D10">
          <w:rPr>
            <w:rFonts w:cs="Calibri"/>
            <w:i/>
            <w:iCs/>
            <w:szCs w:val="22"/>
          </w:rPr>
          <w:delText>ữ</w:delText>
        </w:r>
        <w:r w:rsidRPr="002D5ADD" w:rsidDel="005F5D10">
          <w:rPr>
            <w:rFonts w:cs="Arial"/>
            <w:i/>
            <w:iCs/>
            <w:szCs w:val="22"/>
          </w:rPr>
          <w:delText xml:space="preserve">a </w:delText>
        </w:r>
        <w:r w:rsidRPr="002D5ADD" w:rsidDel="005F5D10">
          <w:rPr>
            <w:rFonts w:cs="Avenir Next LT Pro"/>
            <w:i/>
            <w:iCs/>
            <w:szCs w:val="22"/>
          </w:rPr>
          <w:delText>ă</w:delText>
        </w:r>
        <w:r w:rsidRPr="002D5ADD" w:rsidDel="005F5D10">
          <w:rPr>
            <w:rFonts w:cs="Arial"/>
            <w:i/>
            <w:iCs/>
            <w:szCs w:val="22"/>
          </w:rPr>
          <w:delText>n theo ca l</w:delText>
        </w:r>
        <w:r w:rsidRPr="002D5ADD" w:rsidDel="005F5D10">
          <w:rPr>
            <w:rFonts w:cs="Avenir Next LT Pro"/>
            <w:i/>
            <w:iCs/>
            <w:szCs w:val="22"/>
          </w:rPr>
          <w:delText>à</w:delText>
        </w:r>
        <w:r w:rsidRPr="002D5ADD" w:rsidDel="005F5D10">
          <w:rPr>
            <w:rFonts w:cs="Arial"/>
            <w:i/>
            <w:iCs/>
            <w:szCs w:val="22"/>
          </w:rPr>
          <w:delText>m; v</w:delText>
        </w:r>
        <w:r w:rsidRPr="002D5ADD" w:rsidDel="005F5D10">
          <w:rPr>
            <w:rFonts w:cs="Avenir Next LT Pro"/>
            <w:i/>
            <w:iCs/>
            <w:szCs w:val="22"/>
          </w:rPr>
          <w:delText>à</w:delText>
        </w:r>
        <w:r w:rsidRPr="002D5ADD" w:rsidDel="005F5D10">
          <w:rPr>
            <w:rFonts w:cs="Arial"/>
            <w:i/>
            <w:iCs/>
            <w:szCs w:val="22"/>
          </w:rPr>
          <w:delText xml:space="preserve"> ch</w:delText>
        </w:r>
        <w:r w:rsidRPr="002D5ADD" w:rsidDel="005F5D10">
          <w:rPr>
            <w:rFonts w:cs="Calibri"/>
            <w:i/>
            <w:iCs/>
            <w:szCs w:val="22"/>
          </w:rPr>
          <w:delText>ấ</w:delText>
        </w:r>
        <w:r w:rsidRPr="002D5ADD" w:rsidDel="005F5D10">
          <w:rPr>
            <w:rFonts w:cs="Arial"/>
            <w:i/>
            <w:iCs/>
            <w:szCs w:val="22"/>
          </w:rPr>
          <w:delText>p nh</w:delText>
        </w:r>
        <w:r w:rsidRPr="002D5ADD" w:rsidDel="005F5D10">
          <w:rPr>
            <w:rFonts w:cs="Calibri"/>
            <w:i/>
            <w:iCs/>
            <w:szCs w:val="22"/>
          </w:rPr>
          <w:delText>ậ</w:delText>
        </w:r>
        <w:r w:rsidRPr="002D5ADD" w:rsidDel="005F5D10">
          <w:rPr>
            <w:rFonts w:cs="Arial"/>
            <w:i/>
            <w:iCs/>
            <w:szCs w:val="22"/>
          </w:rPr>
          <w:delText>n r</w:delText>
        </w:r>
        <w:r w:rsidRPr="002D5ADD" w:rsidDel="005F5D10">
          <w:rPr>
            <w:rFonts w:cs="Calibri"/>
            <w:i/>
            <w:iCs/>
            <w:szCs w:val="22"/>
          </w:rPr>
          <w:delText>ủ</w:delText>
        </w:r>
        <w:r w:rsidRPr="002D5ADD" w:rsidDel="005F5D10">
          <w:rPr>
            <w:rFonts w:cs="Arial"/>
            <w:i/>
            <w:iCs/>
            <w:szCs w:val="22"/>
          </w:rPr>
          <w:delText>i ro khi c</w:delText>
        </w:r>
        <w:r w:rsidRPr="002D5ADD" w:rsidDel="005F5D10">
          <w:rPr>
            <w:rFonts w:cs="Avenir Next LT Pro"/>
            <w:i/>
            <w:iCs/>
            <w:szCs w:val="22"/>
          </w:rPr>
          <w:delText>á</w:delText>
        </w:r>
        <w:r w:rsidRPr="002D5ADD" w:rsidDel="005F5D10">
          <w:rPr>
            <w:rFonts w:cs="Arial"/>
            <w:i/>
            <w:iCs/>
            <w:szCs w:val="22"/>
          </w:rPr>
          <w:delText>c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sinh c</w:delText>
        </w:r>
        <w:r w:rsidRPr="002D5ADD" w:rsidDel="005F5D10">
          <w:rPr>
            <w:rFonts w:cs="Avenir Next LT Pro"/>
            <w:i/>
            <w:iCs/>
            <w:szCs w:val="22"/>
          </w:rPr>
          <w:delText>ó</w:delText>
        </w:r>
        <w:r w:rsidRPr="002D5ADD" w:rsidDel="005F5D10">
          <w:rPr>
            <w:rFonts w:cs="Arial"/>
            <w:i/>
            <w:iCs/>
            <w:szCs w:val="22"/>
          </w:rPr>
          <w:delText xml:space="preserve"> th</w:delText>
        </w:r>
        <w:r w:rsidRPr="002D5ADD" w:rsidDel="005F5D10">
          <w:rPr>
            <w:rFonts w:cs="Calibri"/>
            <w:i/>
            <w:iCs/>
            <w:szCs w:val="22"/>
          </w:rPr>
          <w:delText>ể</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m ch</w:delText>
        </w:r>
        <w:r w:rsidRPr="002D5ADD" w:rsidDel="005F5D10">
          <w:rPr>
            <w:rFonts w:cs="Calibri"/>
            <w:i/>
            <w:iCs/>
            <w:szCs w:val="22"/>
          </w:rPr>
          <w:delText>ư</w:delText>
        </w:r>
        <w:r w:rsidRPr="002D5ADD" w:rsidDel="005F5D10">
          <w:rPr>
            <w:rFonts w:cs="Arial"/>
            <w:i/>
            <w:iCs/>
            <w:szCs w:val="22"/>
          </w:rPr>
          <w:delText>a t</w:delText>
        </w:r>
        <w:r w:rsidRPr="002D5ADD" w:rsidDel="005F5D10">
          <w:rPr>
            <w:rFonts w:cs="Calibri"/>
            <w:i/>
            <w:iCs/>
            <w:szCs w:val="22"/>
          </w:rPr>
          <w:delText>ố</w:delText>
        </w:r>
        <w:r w:rsidRPr="002D5ADD" w:rsidDel="005F5D10">
          <w:rPr>
            <w:rFonts w:cs="Arial"/>
            <w:i/>
            <w:iCs/>
            <w:szCs w:val="22"/>
          </w:rPr>
          <w:delText>t trong nh</w:delText>
        </w:r>
        <w:r w:rsidRPr="002D5ADD" w:rsidDel="005F5D10">
          <w:rPr>
            <w:rFonts w:cs="Calibri"/>
            <w:i/>
            <w:iCs/>
            <w:szCs w:val="22"/>
          </w:rPr>
          <w:delText>ữ</w:delText>
        </w:r>
        <w:r w:rsidRPr="002D5ADD" w:rsidDel="005F5D10">
          <w:rPr>
            <w:rFonts w:cs="Arial"/>
            <w:i/>
            <w:iCs/>
            <w:szCs w:val="22"/>
          </w:rPr>
          <w:delText>ng l</w:delText>
        </w:r>
        <w:r w:rsidRPr="002D5ADD" w:rsidDel="005F5D10">
          <w:rPr>
            <w:rFonts w:cs="Calibri"/>
            <w:i/>
            <w:iCs/>
            <w:szCs w:val="22"/>
          </w:rPr>
          <w:delText>ầ</w:delText>
        </w:r>
        <w:r w:rsidRPr="002D5ADD" w:rsidDel="005F5D10">
          <w:rPr>
            <w:rFonts w:cs="Arial"/>
            <w:i/>
            <w:iCs/>
            <w:szCs w:val="22"/>
          </w:rPr>
          <w:delText>n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m c</w:delText>
        </w:r>
        <w:r w:rsidRPr="002D5ADD" w:rsidDel="005F5D10">
          <w:rPr>
            <w:rFonts w:cs="Avenir Next LT Pro"/>
            <w:i/>
            <w:iCs/>
            <w:szCs w:val="22"/>
          </w:rPr>
          <w:delText>ô</w:delText>
        </w:r>
        <w:r w:rsidRPr="002D5ADD" w:rsidDel="005F5D10">
          <w:rPr>
            <w:rFonts w:cs="Arial"/>
            <w:i/>
            <w:iCs/>
            <w:szCs w:val="22"/>
          </w:rPr>
          <w:delText>ng vi</w:delText>
        </w:r>
        <w:r w:rsidRPr="002D5ADD" w:rsidDel="005F5D10">
          <w:rPr>
            <w:rFonts w:cs="Calibri"/>
            <w:i/>
            <w:iCs/>
            <w:szCs w:val="22"/>
          </w:rPr>
          <w:delText>ệ</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ầ</w:delText>
        </w:r>
        <w:r w:rsidRPr="002D5ADD" w:rsidDel="005F5D10">
          <w:rPr>
            <w:rFonts w:cs="Arial"/>
            <w:i/>
            <w:iCs/>
            <w:szCs w:val="22"/>
          </w:rPr>
          <w:delText>u ti</w:delText>
        </w:r>
        <w:r w:rsidRPr="002D5ADD" w:rsidDel="005F5D10">
          <w:rPr>
            <w:rFonts w:cs="Avenir Next LT Pro"/>
            <w:i/>
            <w:iCs/>
            <w:szCs w:val="22"/>
          </w:rPr>
          <w:delText>ê</w:delText>
        </w:r>
        <w:r w:rsidRPr="002D5ADD" w:rsidDel="005F5D10">
          <w:rPr>
            <w:rFonts w:cs="Arial"/>
            <w:i/>
            <w:iCs/>
            <w:szCs w:val="22"/>
          </w:rPr>
          <w:delText xml:space="preserve">n. </w:delText>
        </w:r>
      </w:del>
    </w:p>
    <w:p w14:paraId="71B250F3" w14:textId="7434387E" w:rsidR="00C1363F" w:rsidDel="005F5D10" w:rsidRDefault="00C1363F" w:rsidP="005F5D10">
      <w:pPr>
        <w:pStyle w:val="Question"/>
        <w:numPr>
          <w:ilvl w:val="0"/>
          <w:numId w:val="7"/>
        </w:numPr>
        <w:tabs>
          <w:tab w:val="left" w:pos="630"/>
          <w:tab w:val="left" w:pos="990"/>
        </w:tabs>
        <w:spacing w:before="100" w:line="400" w:lineRule="exact"/>
        <w:ind w:left="0" w:firstLine="720"/>
        <w:rPr>
          <w:del w:id="8407" w:author="An Tran, ACA (BUV)" w:date="2024-09-12T11:03:00Z" w16du:dateUtc="2024-09-12T04:03:00Z"/>
          <w:rFonts w:cs="Arial"/>
          <w:i/>
          <w:iCs/>
          <w:szCs w:val="22"/>
        </w:rPr>
      </w:pPr>
      <w:del w:id="8408" w:author="An Tran, ACA (BUV)" w:date="2024-09-12T11:03:00Z" w16du:dateUtc="2024-09-12T04:03:00Z">
        <w:r w:rsidRPr="002D5ADD" w:rsidDel="005F5D10">
          <w:rPr>
            <w:rFonts w:cs="Arial"/>
            <w:i/>
            <w:iCs/>
            <w:szCs w:val="22"/>
          </w:rPr>
          <w:delText>N</w:delText>
        </w:r>
        <w:r w:rsidRPr="002D5ADD" w:rsidDel="005F5D10">
          <w:rPr>
            <w:rFonts w:cs="Calibri"/>
            <w:i/>
            <w:iCs/>
            <w:szCs w:val="22"/>
          </w:rPr>
          <w:delText>ế</w:delText>
        </w:r>
        <w:r w:rsidRPr="002D5ADD" w:rsidDel="005F5D10">
          <w:rPr>
            <w:rFonts w:cs="Arial"/>
            <w:i/>
            <w:iCs/>
            <w:szCs w:val="22"/>
          </w:rPr>
          <w:delText>u sinh vi</w:delText>
        </w:r>
        <w:r w:rsidRPr="002D5ADD" w:rsidDel="005F5D10">
          <w:rPr>
            <w:rFonts w:cs="Avenir Next LT Pro"/>
            <w:i/>
            <w:iCs/>
            <w:szCs w:val="22"/>
          </w:rPr>
          <w:delText>ê</w:delText>
        </w:r>
        <w:r w:rsidRPr="002D5ADD" w:rsidDel="005F5D10">
          <w:rPr>
            <w:rFonts w:cs="Arial"/>
            <w:i/>
            <w:iCs/>
            <w:szCs w:val="22"/>
          </w:rPr>
          <w:delText>n kh</w:delText>
        </w:r>
        <w:r w:rsidRPr="002D5ADD" w:rsidDel="005F5D10">
          <w:rPr>
            <w:rFonts w:cs="Avenir Next LT Pro"/>
            <w:i/>
            <w:iCs/>
            <w:szCs w:val="22"/>
          </w:rPr>
          <w:delText>ô</w:delText>
        </w:r>
        <w:r w:rsidRPr="002D5ADD" w:rsidDel="005F5D10">
          <w:rPr>
            <w:rFonts w:cs="Arial"/>
            <w:i/>
            <w:iCs/>
            <w:szCs w:val="22"/>
          </w:rPr>
          <w:delText>ng c</w:delText>
        </w:r>
        <w:r w:rsidRPr="002D5ADD" w:rsidDel="005F5D10">
          <w:rPr>
            <w:rFonts w:cs="Avenir Next LT Pro"/>
            <w:i/>
            <w:iCs/>
            <w:szCs w:val="22"/>
          </w:rPr>
          <w:delText>ó</w:delText>
        </w:r>
        <w:r w:rsidRPr="002D5ADD" w:rsidDel="005F5D10">
          <w:rPr>
            <w:rFonts w:cs="Arial"/>
            <w:i/>
            <w:iCs/>
            <w:szCs w:val="22"/>
          </w:rPr>
          <w:delText xml:space="preserve"> </w:delText>
        </w:r>
        <w:r w:rsidRPr="002D5ADD" w:rsidDel="005F5D10">
          <w:rPr>
            <w:rFonts w:cs="Avenir Next LT Pro"/>
            <w:i/>
            <w:iCs/>
            <w:szCs w:val="22"/>
          </w:rPr>
          <w:delText>á</w:delText>
        </w:r>
        <w:r w:rsidRPr="002D5ADD" w:rsidDel="005F5D10">
          <w:rPr>
            <w:rFonts w:cs="Arial"/>
            <w:i/>
            <w:iCs/>
            <w:szCs w:val="22"/>
          </w:rPr>
          <w:delText>p l</w:delText>
        </w:r>
        <w:r w:rsidRPr="002D5ADD" w:rsidDel="005F5D10">
          <w:rPr>
            <w:rFonts w:cs="Calibri"/>
            <w:i/>
            <w:iCs/>
            <w:szCs w:val="22"/>
          </w:rPr>
          <w:delText>ự</w:delText>
        </w:r>
        <w:r w:rsidRPr="002D5ADD" w:rsidDel="005F5D10">
          <w:rPr>
            <w:rFonts w:cs="Arial"/>
            <w:i/>
            <w:iCs/>
            <w:szCs w:val="22"/>
          </w:rPr>
          <w:delText>c v</w:delText>
        </w:r>
        <w:r w:rsidRPr="002D5ADD" w:rsidDel="005F5D10">
          <w:rPr>
            <w:rFonts w:cs="Calibri"/>
            <w:i/>
            <w:iCs/>
            <w:szCs w:val="22"/>
          </w:rPr>
          <w:delText>ề</w:delText>
        </w:r>
        <w:r w:rsidRPr="002D5ADD" w:rsidDel="005F5D10">
          <w:rPr>
            <w:rFonts w:cs="Arial"/>
            <w:i/>
            <w:iCs/>
            <w:szCs w:val="22"/>
          </w:rPr>
          <w:delText xml:space="preserve"> t</w:delText>
        </w:r>
        <w:r w:rsidRPr="002D5ADD" w:rsidDel="005F5D10">
          <w:rPr>
            <w:rFonts w:cs="Avenir Next LT Pro"/>
            <w:i/>
            <w:iCs/>
            <w:szCs w:val="22"/>
          </w:rPr>
          <w:delText>à</w:delText>
        </w:r>
        <w:r w:rsidRPr="002D5ADD" w:rsidDel="005F5D10">
          <w:rPr>
            <w:rFonts w:cs="Arial"/>
            <w:i/>
            <w:iCs/>
            <w:szCs w:val="22"/>
          </w:rPr>
          <w:delText>i ch</w:delText>
        </w:r>
        <w:r w:rsidRPr="002D5ADD" w:rsidDel="005F5D10">
          <w:rPr>
            <w:rFonts w:cs="Avenir Next LT Pro"/>
            <w:i/>
            <w:iCs/>
            <w:szCs w:val="22"/>
          </w:rPr>
          <w:delText>í</w:delText>
        </w:r>
        <w:r w:rsidRPr="002D5ADD" w:rsidDel="005F5D10">
          <w:rPr>
            <w:rFonts w:cs="Arial"/>
            <w:i/>
            <w:iCs/>
            <w:szCs w:val="22"/>
          </w:rPr>
          <w:delText xml:space="preserve">nh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chi tr</w:delText>
        </w:r>
        <w:r w:rsidRPr="002D5ADD" w:rsidDel="005F5D10">
          <w:rPr>
            <w:rFonts w:cs="Calibri"/>
            <w:i/>
            <w:iCs/>
            <w:szCs w:val="22"/>
          </w:rPr>
          <w:delText>ả</w:delText>
        </w:r>
        <w:r w:rsidRPr="002D5ADD" w:rsidDel="005F5D10">
          <w:rPr>
            <w:rFonts w:cs="Arial"/>
            <w:i/>
            <w:iCs/>
            <w:szCs w:val="22"/>
          </w:rPr>
          <w:delText xml:space="preserve"> cu</w:delText>
        </w:r>
        <w:r w:rsidRPr="002D5ADD" w:rsidDel="005F5D10">
          <w:rPr>
            <w:rFonts w:cs="Calibri"/>
            <w:i/>
            <w:iCs/>
            <w:szCs w:val="22"/>
          </w:rPr>
          <w:delText>ộ</w:delText>
        </w:r>
        <w:r w:rsidRPr="002D5ADD" w:rsidDel="005F5D10">
          <w:rPr>
            <w:rFonts w:cs="Arial"/>
            <w:i/>
            <w:iCs/>
            <w:szCs w:val="22"/>
          </w:rPr>
          <w:delText>c s</w:delText>
        </w:r>
        <w:r w:rsidRPr="002D5ADD" w:rsidDel="005F5D10">
          <w:rPr>
            <w:rFonts w:cs="Calibri"/>
            <w:i/>
            <w:iCs/>
            <w:szCs w:val="22"/>
          </w:rPr>
          <w:delText>ố</w:delText>
        </w:r>
        <w:r w:rsidRPr="002D5ADD" w:rsidDel="005F5D10">
          <w:rPr>
            <w:rFonts w:cs="Arial"/>
            <w:i/>
            <w:iCs/>
            <w:szCs w:val="22"/>
          </w:rPr>
          <w:delText>ng, ch</w:delText>
        </w:r>
        <w:r w:rsidRPr="002D5ADD" w:rsidDel="005F5D10">
          <w:rPr>
            <w:rFonts w:cs="Avenir Next LT Pro"/>
            <w:i/>
            <w:iCs/>
            <w:szCs w:val="22"/>
          </w:rPr>
          <w:delText>ú</w:delText>
        </w:r>
        <w:r w:rsidRPr="002D5ADD" w:rsidDel="005F5D10">
          <w:rPr>
            <w:rFonts w:cs="Arial"/>
            <w:i/>
            <w:iCs/>
            <w:szCs w:val="22"/>
          </w:rPr>
          <w:delText>ng t</w:delText>
        </w:r>
        <w:r w:rsidRPr="002D5ADD" w:rsidDel="005F5D10">
          <w:rPr>
            <w:rFonts w:cs="Avenir Next LT Pro"/>
            <w:i/>
            <w:iCs/>
            <w:szCs w:val="22"/>
          </w:rPr>
          <w:delText>ô</w:delText>
        </w:r>
        <w:r w:rsidRPr="002D5ADD" w:rsidDel="005F5D10">
          <w:rPr>
            <w:rFonts w:cs="Arial"/>
            <w:i/>
            <w:iCs/>
            <w:szCs w:val="22"/>
          </w:rPr>
          <w:delText>i khuy</w:delText>
        </w:r>
        <w:r w:rsidRPr="002D5ADD" w:rsidDel="005F5D10">
          <w:rPr>
            <w:rFonts w:cs="Calibri"/>
            <w:i/>
            <w:iCs/>
            <w:szCs w:val="22"/>
          </w:rPr>
          <w:delText>ế</w:delText>
        </w:r>
        <w:r w:rsidRPr="002D5ADD" w:rsidDel="005F5D10">
          <w:rPr>
            <w:rFonts w:cs="Arial"/>
            <w:i/>
            <w:iCs/>
            <w:szCs w:val="22"/>
          </w:rPr>
          <w:delText>n kh</w:delText>
        </w:r>
        <w:r w:rsidRPr="002D5ADD" w:rsidDel="005F5D10">
          <w:rPr>
            <w:rFonts w:cs="Avenir Next LT Pro"/>
            <w:i/>
            <w:iCs/>
            <w:szCs w:val="22"/>
          </w:rPr>
          <w:delText>í</w:delText>
        </w:r>
        <w:r w:rsidRPr="002D5ADD" w:rsidDel="005F5D10">
          <w:rPr>
            <w:rFonts w:cs="Arial"/>
            <w:i/>
            <w:iCs/>
            <w:szCs w:val="22"/>
          </w:rPr>
          <w:delText>ch c</w:delText>
        </w:r>
        <w:r w:rsidRPr="002D5ADD" w:rsidDel="005F5D10">
          <w:rPr>
            <w:rFonts w:cs="Avenir Next LT Pro"/>
            <w:i/>
            <w:iCs/>
            <w:szCs w:val="22"/>
          </w:rPr>
          <w:delText>á</w:delText>
        </w:r>
        <w:r w:rsidRPr="002D5ADD" w:rsidDel="005F5D10">
          <w:rPr>
            <w:rFonts w:cs="Arial"/>
            <w:i/>
            <w:iCs/>
            <w:szCs w:val="22"/>
          </w:rPr>
          <w:delText>c b</w:delText>
        </w:r>
        <w:r w:rsidRPr="002D5ADD" w:rsidDel="005F5D10">
          <w:rPr>
            <w:rFonts w:cs="Calibri"/>
            <w:i/>
            <w:iCs/>
            <w:szCs w:val="22"/>
          </w:rPr>
          <w:delText>ạ</w:delText>
        </w:r>
        <w:r w:rsidRPr="002D5ADD" w:rsidDel="005F5D10">
          <w:rPr>
            <w:rFonts w:cs="Arial"/>
            <w:i/>
            <w:iCs/>
            <w:szCs w:val="22"/>
          </w:rPr>
          <w:delText>n kh</w:delText>
        </w:r>
        <w:r w:rsidRPr="002D5ADD" w:rsidDel="005F5D10">
          <w:rPr>
            <w:rFonts w:cs="Avenir Next LT Pro"/>
            <w:i/>
            <w:iCs/>
            <w:szCs w:val="22"/>
          </w:rPr>
          <w:delText>ô</w:delText>
        </w:r>
        <w:r w:rsidRPr="002D5ADD" w:rsidDel="005F5D10">
          <w:rPr>
            <w:rFonts w:cs="Arial"/>
            <w:i/>
            <w:iCs/>
            <w:szCs w:val="22"/>
          </w:rPr>
          <w:delText>ng n</w:delText>
        </w:r>
        <w:r w:rsidRPr="002D5ADD" w:rsidDel="005F5D10">
          <w:rPr>
            <w:rFonts w:cs="Avenir Next LT Pro"/>
            <w:i/>
            <w:iCs/>
            <w:szCs w:val="22"/>
          </w:rPr>
          <w:delText>ê</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ặ</w:delText>
        </w:r>
        <w:r w:rsidRPr="002D5ADD" w:rsidDel="005F5D10">
          <w:rPr>
            <w:rFonts w:cs="Arial"/>
            <w:i/>
            <w:iCs/>
            <w:szCs w:val="22"/>
          </w:rPr>
          <w:delText>t v</w:delText>
        </w:r>
        <w:r w:rsidRPr="002D5ADD" w:rsidDel="005F5D10">
          <w:rPr>
            <w:rFonts w:cs="Calibri"/>
            <w:i/>
            <w:iCs/>
            <w:szCs w:val="22"/>
          </w:rPr>
          <w:delText>ấ</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ề</w:delText>
        </w:r>
        <w:r w:rsidRPr="002D5ADD" w:rsidDel="005F5D10">
          <w:rPr>
            <w:rFonts w:cs="Arial"/>
            <w:i/>
            <w:iCs/>
            <w:szCs w:val="22"/>
          </w:rPr>
          <w:delText xml:space="preserve"> thu nh</w:delText>
        </w:r>
        <w:r w:rsidRPr="002D5ADD" w:rsidDel="005F5D10">
          <w:rPr>
            <w:rFonts w:cs="Calibri"/>
            <w:i/>
            <w:iCs/>
            <w:szCs w:val="22"/>
          </w:rPr>
          <w:delText>ậ</w:delText>
        </w:r>
        <w:r w:rsidRPr="002D5ADD" w:rsidDel="005F5D10">
          <w:rPr>
            <w:rFonts w:cs="Arial"/>
            <w:i/>
            <w:iCs/>
            <w:szCs w:val="22"/>
          </w:rPr>
          <w:delText>p l</w:delText>
        </w:r>
        <w:r w:rsidRPr="002D5ADD" w:rsidDel="005F5D10">
          <w:rPr>
            <w:rFonts w:cs="Avenir Next LT Pro"/>
            <w:i/>
            <w:iCs/>
            <w:szCs w:val="22"/>
          </w:rPr>
          <w:delText>à</w:delText>
        </w:r>
        <w:r w:rsidRPr="002D5ADD" w:rsidDel="005F5D10">
          <w:rPr>
            <w:rFonts w:cs="Arial"/>
            <w:i/>
            <w:iCs/>
            <w:szCs w:val="22"/>
          </w:rPr>
          <w:delText xml:space="preserve">m </w:delText>
        </w:r>
        <w:r w:rsidRPr="002D5ADD" w:rsidDel="005F5D10">
          <w:rPr>
            <w:rFonts w:cs="Calibri"/>
            <w:i/>
            <w:iCs/>
            <w:szCs w:val="22"/>
          </w:rPr>
          <w:delText>ư</w:delText>
        </w:r>
        <w:r w:rsidRPr="002D5ADD" w:rsidDel="005F5D10">
          <w:rPr>
            <w:rFonts w:cs="Arial"/>
            <w:i/>
            <w:iCs/>
            <w:szCs w:val="22"/>
          </w:rPr>
          <w:delText>u ti</w:delText>
        </w:r>
        <w:r w:rsidRPr="002D5ADD" w:rsidDel="005F5D10">
          <w:rPr>
            <w:rFonts w:cs="Avenir Next LT Pro"/>
            <w:i/>
            <w:iCs/>
            <w:szCs w:val="22"/>
          </w:rPr>
          <w:delText>ê</w:delText>
        </w:r>
        <w:r w:rsidRPr="002D5ADD" w:rsidDel="005F5D10">
          <w:rPr>
            <w:rFonts w:cs="Arial"/>
            <w:i/>
            <w:iCs/>
            <w:szCs w:val="22"/>
          </w:rPr>
          <w:delText>n h</w:delText>
        </w:r>
        <w:r w:rsidRPr="002D5ADD" w:rsidDel="005F5D10">
          <w:rPr>
            <w:rFonts w:cs="Avenir Next LT Pro"/>
            <w:i/>
            <w:iCs/>
            <w:szCs w:val="22"/>
          </w:rPr>
          <w:delText>à</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ầ</w:delText>
        </w:r>
        <w:r w:rsidRPr="002D5ADD" w:rsidDel="005F5D10">
          <w:rPr>
            <w:rFonts w:cs="Arial"/>
            <w:i/>
            <w:iCs/>
            <w:szCs w:val="22"/>
          </w:rPr>
          <w:delText>u trong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m</w:delText>
        </w:r>
        <w:r w:rsidRPr="002D5ADD" w:rsidDel="005F5D10">
          <w:rPr>
            <w:rFonts w:cs="Avenir Next LT Pro"/>
            <w:i/>
            <w:iCs/>
            <w:szCs w:val="22"/>
          </w:rPr>
          <w:delText>à</w:delText>
        </w:r>
        <w:r w:rsidRPr="002D5ADD" w:rsidDel="005F5D10">
          <w:rPr>
            <w:rFonts w:cs="Arial"/>
            <w:i/>
            <w:iCs/>
            <w:szCs w:val="22"/>
          </w:rPr>
          <w:delText xml:space="preserve"> thay v</w:delText>
        </w:r>
        <w:r w:rsidRPr="002D5ADD" w:rsidDel="005F5D10">
          <w:rPr>
            <w:rFonts w:cs="Avenir Next LT Pro"/>
            <w:i/>
            <w:iCs/>
            <w:szCs w:val="22"/>
          </w:rPr>
          <w:delText>à</w:delText>
        </w:r>
        <w:r w:rsidRPr="002D5ADD" w:rsidDel="005F5D10">
          <w:rPr>
            <w:rFonts w:cs="Arial"/>
            <w:i/>
            <w:iCs/>
            <w:szCs w:val="22"/>
          </w:rPr>
          <w:delText xml:space="preserve">o </w:delText>
        </w:r>
        <w:r w:rsidRPr="002D5ADD" w:rsidDel="005F5D10">
          <w:rPr>
            <w:rFonts w:cs="Avenir Next LT Pro"/>
            <w:i/>
            <w:iCs/>
            <w:szCs w:val="22"/>
          </w:rPr>
          <w:delText>đó</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kh</w:delText>
        </w:r>
        <w:r w:rsidRPr="002D5ADD" w:rsidDel="005F5D10">
          <w:rPr>
            <w:rFonts w:cs="Avenir Next LT Pro"/>
            <w:i/>
            <w:iCs/>
            <w:szCs w:val="22"/>
          </w:rPr>
          <w:delText>á</w:delText>
        </w:r>
        <w:r w:rsidRPr="002D5ADD" w:rsidDel="005F5D10">
          <w:rPr>
            <w:rFonts w:cs="Arial"/>
            <w:i/>
            <w:iCs/>
            <w:szCs w:val="22"/>
          </w:rPr>
          <w:delText xml:space="preserve">c </w:delText>
        </w:r>
        <w:r w:rsidRPr="002D5ADD" w:rsidDel="005F5D10">
          <w:rPr>
            <w:rFonts w:cs="Avenir Next LT Pro"/>
            <w:i/>
            <w:iCs/>
            <w:szCs w:val="22"/>
          </w:rPr>
          <w:delText>–</w:delText>
        </w:r>
        <w:r w:rsidRPr="002D5ADD" w:rsidDel="005F5D10">
          <w:rPr>
            <w:rFonts w:cs="Arial"/>
            <w:i/>
            <w:iCs/>
            <w:szCs w:val="22"/>
          </w:rPr>
          <w:delText xml:space="preserve"> v</w:delText>
        </w:r>
        <w:r w:rsidRPr="002D5ADD" w:rsidDel="005F5D10">
          <w:rPr>
            <w:rFonts w:cs="Avenir Next LT Pro"/>
            <w:i/>
            <w:iCs/>
            <w:szCs w:val="22"/>
          </w:rPr>
          <w:delText>ì</w:delText>
        </w:r>
        <w:r w:rsidRPr="002D5ADD" w:rsidDel="005F5D10">
          <w:rPr>
            <w:rFonts w:cs="Arial"/>
            <w:i/>
            <w:iCs/>
            <w:szCs w:val="22"/>
          </w:rPr>
          <w:delText xml:space="preserve"> </w:delText>
        </w:r>
        <w:r w:rsidRPr="002D5ADD" w:rsidDel="005F5D10">
          <w:rPr>
            <w:rFonts w:cs="Avenir Next LT Pro"/>
            <w:i/>
            <w:iCs/>
            <w:szCs w:val="22"/>
          </w:rPr>
          <w:delText>đó</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c</w:delText>
        </w:r>
        <w:r w:rsidRPr="002D5ADD" w:rsidDel="005F5D10">
          <w:rPr>
            <w:rFonts w:cs="Calibri"/>
            <w:i/>
            <w:iCs/>
            <w:szCs w:val="22"/>
          </w:rPr>
          <w:delText>ơ</w:delText>
        </w:r>
        <w:r w:rsidRPr="002D5ADD" w:rsidDel="005F5D10">
          <w:rPr>
            <w:rFonts w:cs="Arial"/>
            <w:i/>
            <w:iCs/>
            <w:szCs w:val="22"/>
          </w:rPr>
          <w:delText xml:space="preserve"> h</w:delText>
        </w:r>
        <w:r w:rsidRPr="002D5ADD" w:rsidDel="005F5D10">
          <w:rPr>
            <w:rFonts w:cs="Calibri"/>
            <w:i/>
            <w:iCs/>
            <w:szCs w:val="22"/>
          </w:rPr>
          <w:delText>ộ</w:delText>
        </w:r>
        <w:r w:rsidRPr="002D5ADD" w:rsidDel="005F5D10">
          <w:rPr>
            <w:rFonts w:cs="Arial"/>
            <w:i/>
            <w:iCs/>
            <w:szCs w:val="22"/>
          </w:rPr>
          <w:delText>i th</w:delText>
        </w:r>
        <w:r w:rsidRPr="002D5ADD" w:rsidDel="005F5D10">
          <w:rPr>
            <w:rFonts w:cs="Avenir Next LT Pro"/>
            <w:i/>
            <w:iCs/>
            <w:szCs w:val="22"/>
          </w:rPr>
          <w:delText>ú</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ẩ</w:delText>
        </w:r>
        <w:r w:rsidRPr="002D5ADD" w:rsidDel="005F5D10">
          <w:rPr>
            <w:rFonts w:cs="Arial"/>
            <w:i/>
            <w:iCs/>
            <w:szCs w:val="22"/>
          </w:rPr>
          <w:delText>y s</w:delText>
        </w:r>
        <w:r w:rsidRPr="002D5ADD" w:rsidDel="005F5D10">
          <w:rPr>
            <w:rFonts w:cs="Calibri"/>
            <w:i/>
            <w:iCs/>
            <w:szCs w:val="22"/>
          </w:rPr>
          <w:delText>ự</w:delText>
        </w:r>
        <w:r w:rsidRPr="002D5ADD" w:rsidDel="005F5D10">
          <w:rPr>
            <w:rFonts w:cs="Arial"/>
            <w:i/>
            <w:iCs/>
            <w:szCs w:val="22"/>
          </w:rPr>
          <w:delText xml:space="preserve"> nghi</w:delText>
        </w:r>
        <w:r w:rsidRPr="002D5ADD" w:rsidDel="005F5D10">
          <w:rPr>
            <w:rFonts w:cs="Calibri"/>
            <w:i/>
            <w:iCs/>
            <w:szCs w:val="22"/>
          </w:rPr>
          <w:delText>ệ</w:delText>
        </w:r>
        <w:r w:rsidRPr="002D5ADD" w:rsidDel="005F5D10">
          <w:rPr>
            <w:rFonts w:cs="Arial"/>
            <w:i/>
            <w:iCs/>
            <w:szCs w:val="22"/>
          </w:rPr>
          <w:delText>p quan tr</w:delText>
        </w:r>
        <w:r w:rsidRPr="002D5ADD" w:rsidDel="005F5D10">
          <w:rPr>
            <w:rFonts w:cs="Calibri"/>
            <w:i/>
            <w:iCs/>
            <w:szCs w:val="22"/>
          </w:rPr>
          <w:delText>ọ</w:delText>
        </w:r>
        <w:r w:rsidRPr="002D5ADD" w:rsidDel="005F5D10">
          <w:rPr>
            <w:rFonts w:cs="Arial"/>
            <w:i/>
            <w:iCs/>
            <w:szCs w:val="22"/>
          </w:rPr>
          <w:delText>ng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ũ</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ồ</w:delText>
        </w:r>
        <w:r w:rsidRPr="002D5ADD" w:rsidDel="005F5D10">
          <w:rPr>
            <w:rFonts w:cs="Arial"/>
            <w:i/>
            <w:iCs/>
            <w:szCs w:val="22"/>
          </w:rPr>
          <w:delText>ng th</w:delText>
        </w:r>
        <w:r w:rsidRPr="002D5ADD" w:rsidDel="005F5D10">
          <w:rPr>
            <w:rFonts w:cs="Calibri"/>
            <w:i/>
            <w:iCs/>
            <w:szCs w:val="22"/>
          </w:rPr>
          <w:delText>ờ</w:delText>
        </w:r>
        <w:r w:rsidRPr="002D5ADD" w:rsidDel="005F5D10">
          <w:rPr>
            <w:rFonts w:cs="Arial"/>
            <w:i/>
            <w:iCs/>
            <w:szCs w:val="22"/>
          </w:rPr>
          <w:delText>i l</w:delText>
        </w:r>
        <w:r w:rsidRPr="002D5ADD" w:rsidDel="005F5D10">
          <w:rPr>
            <w:rFonts w:cs="Avenir Next LT Pro"/>
            <w:i/>
            <w:iCs/>
            <w:szCs w:val="22"/>
          </w:rPr>
          <w:delText>à</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tr</w:delText>
        </w:r>
        <w:r w:rsidRPr="002D5ADD" w:rsidDel="005F5D10">
          <w:rPr>
            <w:rFonts w:cs="Calibri"/>
            <w:i/>
            <w:iCs/>
            <w:szCs w:val="22"/>
          </w:rPr>
          <w:delText>ả</w:delText>
        </w:r>
        <w:r w:rsidRPr="002D5ADD" w:rsidDel="005F5D10">
          <w:rPr>
            <w:rFonts w:cs="Arial"/>
            <w:i/>
            <w:iCs/>
            <w:szCs w:val="22"/>
          </w:rPr>
          <w:delText>i nghi</w:delText>
        </w:r>
        <w:r w:rsidRPr="002D5ADD" w:rsidDel="005F5D10">
          <w:rPr>
            <w:rFonts w:cs="Calibri"/>
            <w:i/>
            <w:iCs/>
            <w:szCs w:val="22"/>
          </w:rPr>
          <w:delText>ệ</w:delText>
        </w:r>
        <w:r w:rsidRPr="002D5ADD" w:rsidDel="005F5D10">
          <w:rPr>
            <w:rFonts w:cs="Arial"/>
            <w:i/>
            <w:iCs/>
            <w:szCs w:val="22"/>
          </w:rPr>
          <w:delText>m kh</w:delText>
        </w:r>
        <w:r w:rsidRPr="002D5ADD" w:rsidDel="005F5D10">
          <w:rPr>
            <w:rFonts w:cs="Avenir Next LT Pro"/>
            <w:i/>
            <w:iCs/>
            <w:szCs w:val="22"/>
          </w:rPr>
          <w:delText>ô</w:delText>
        </w:r>
        <w:r w:rsidRPr="002D5ADD" w:rsidDel="005F5D10">
          <w:rPr>
            <w:rFonts w:cs="Arial"/>
            <w:i/>
            <w:iCs/>
            <w:szCs w:val="22"/>
          </w:rPr>
          <w:delText>ng th</w:delText>
        </w:r>
        <w:r w:rsidRPr="002D5ADD" w:rsidDel="005F5D10">
          <w:rPr>
            <w:rFonts w:cs="Calibri"/>
            <w:i/>
            <w:iCs/>
            <w:szCs w:val="22"/>
          </w:rPr>
          <w:delText>ể</w:delText>
        </w:r>
        <w:r w:rsidRPr="002D5ADD" w:rsidDel="005F5D10">
          <w:rPr>
            <w:rFonts w:cs="Arial"/>
            <w:i/>
            <w:iCs/>
            <w:szCs w:val="22"/>
          </w:rPr>
          <w:delText xml:space="preserve"> n</w:delText>
        </w:r>
        <w:r w:rsidRPr="002D5ADD" w:rsidDel="005F5D10">
          <w:rPr>
            <w:rFonts w:cs="Avenir Next LT Pro"/>
            <w:i/>
            <w:iCs/>
            <w:szCs w:val="22"/>
          </w:rPr>
          <w:delText>à</w:delText>
        </w:r>
        <w:r w:rsidRPr="002D5ADD" w:rsidDel="005F5D10">
          <w:rPr>
            <w:rFonts w:cs="Arial"/>
            <w:i/>
            <w:iCs/>
            <w:szCs w:val="22"/>
          </w:rPr>
          <w:delText>o qu</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gi</w:delText>
        </w:r>
        <w:r w:rsidRPr="002D5ADD" w:rsidDel="005F5D10">
          <w:rPr>
            <w:rFonts w:cs="Avenir Next LT Pro"/>
            <w:i/>
            <w:iCs/>
            <w:szCs w:val="22"/>
          </w:rPr>
          <w:delText>ú</w:delText>
        </w:r>
        <w:r w:rsidRPr="002D5ADD" w:rsidDel="005F5D10">
          <w:rPr>
            <w:rFonts w:cs="Arial"/>
            <w:i/>
            <w:iCs/>
            <w:szCs w:val="22"/>
          </w:rPr>
          <w:delText>p c</w:delText>
        </w:r>
        <w:r w:rsidRPr="002D5ADD" w:rsidDel="005F5D10">
          <w:rPr>
            <w:rFonts w:cs="Avenir Next LT Pro"/>
            <w:i/>
            <w:iCs/>
            <w:szCs w:val="22"/>
          </w:rPr>
          <w:delText>á</w:delText>
        </w:r>
        <w:r w:rsidRPr="002D5ADD" w:rsidDel="005F5D10">
          <w:rPr>
            <w:rFonts w:cs="Arial"/>
            <w:i/>
            <w:iCs/>
            <w:szCs w:val="22"/>
          </w:rPr>
          <w:delText>c em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Avenir Next LT Pro"/>
            <w:i/>
            <w:iCs/>
            <w:szCs w:val="22"/>
          </w:rPr>
          <w:delText>ó</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nh</w:delText>
        </w:r>
        <w:r w:rsidRPr="002D5ADD" w:rsidDel="005F5D10">
          <w:rPr>
            <w:rFonts w:cs="Calibri"/>
            <w:i/>
            <w:iCs/>
            <w:szCs w:val="22"/>
          </w:rPr>
          <w:delText>ữ</w:delText>
        </w:r>
        <w:r w:rsidRPr="002D5ADD" w:rsidDel="005F5D10">
          <w:rPr>
            <w:rFonts w:cs="Arial"/>
            <w:i/>
            <w:iCs/>
            <w:szCs w:val="22"/>
          </w:rPr>
          <w:delText>ng k</w:delText>
        </w:r>
        <w:r w:rsidRPr="002D5ADD" w:rsidDel="005F5D10">
          <w:rPr>
            <w:rFonts w:cs="Calibri"/>
            <w:i/>
            <w:iCs/>
            <w:szCs w:val="22"/>
          </w:rPr>
          <w:delText>ỹ</w:delText>
        </w:r>
        <w:r w:rsidRPr="002D5ADD" w:rsidDel="005F5D10">
          <w:rPr>
            <w:rFonts w:cs="Arial"/>
            <w:i/>
            <w:iCs/>
            <w:szCs w:val="22"/>
          </w:rPr>
          <w:delText xml:space="preserve"> n</w:delText>
        </w:r>
        <w:r w:rsidRPr="002D5ADD" w:rsidDel="005F5D10">
          <w:rPr>
            <w:rFonts w:cs="Avenir Next LT Pro"/>
            <w:i/>
            <w:iCs/>
            <w:szCs w:val="22"/>
          </w:rPr>
          <w:delText>ă</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m vi</w:delText>
        </w:r>
        <w:r w:rsidRPr="002D5ADD" w:rsidDel="005F5D10">
          <w:rPr>
            <w:rFonts w:cs="Calibri"/>
            <w:i/>
            <w:iCs/>
            <w:szCs w:val="22"/>
          </w:rPr>
          <w:delText>ệ</w:delText>
        </w:r>
        <w:r w:rsidRPr="002D5ADD" w:rsidDel="005F5D10">
          <w:rPr>
            <w:rFonts w:cs="Arial"/>
            <w:i/>
            <w:iCs/>
            <w:szCs w:val="22"/>
          </w:rPr>
          <w:delText>c v</w:delText>
        </w:r>
        <w:r w:rsidRPr="002D5ADD" w:rsidDel="005F5D10">
          <w:rPr>
            <w:rFonts w:cs="Avenir Next LT Pro"/>
            <w:i/>
            <w:iCs/>
            <w:szCs w:val="22"/>
          </w:rPr>
          <w:delText>ô</w:delText>
        </w:r>
        <w:r w:rsidRPr="002D5ADD" w:rsidDel="005F5D10">
          <w:rPr>
            <w:rFonts w:cs="Arial"/>
            <w:i/>
            <w:iCs/>
            <w:szCs w:val="22"/>
          </w:rPr>
          <w:delText xml:space="preserve"> gi</w:delText>
        </w:r>
        <w:r w:rsidRPr="002D5ADD" w:rsidDel="005F5D10">
          <w:rPr>
            <w:rFonts w:cs="Avenir Next LT Pro"/>
            <w:i/>
            <w:iCs/>
            <w:szCs w:val="22"/>
          </w:rPr>
          <w:delText>á</w:delText>
        </w:r>
        <w:r w:rsidRPr="002D5ADD" w:rsidDel="005F5D10">
          <w:rPr>
            <w:rFonts w:cs="Arial"/>
            <w:i/>
            <w:iCs/>
            <w:szCs w:val="22"/>
          </w:rPr>
          <w:delText xml:space="preserve">, </w:delText>
        </w:r>
        <w:r w:rsidRPr="002D5ADD" w:rsidDel="005F5D10">
          <w:rPr>
            <w:rFonts w:cs="Avenir Next LT Pro"/>
            <w:i/>
            <w:iCs/>
            <w:szCs w:val="22"/>
          </w:rPr>
          <w:delText>đ</w:delText>
        </w:r>
        <w:r w:rsidRPr="002D5ADD" w:rsidDel="005F5D10">
          <w:rPr>
            <w:rFonts w:cs="Calibri"/>
            <w:i/>
            <w:iCs/>
            <w:szCs w:val="22"/>
          </w:rPr>
          <w:delText>ặ</w:delText>
        </w:r>
        <w:r w:rsidRPr="002D5ADD" w:rsidDel="005F5D10">
          <w:rPr>
            <w:rFonts w:cs="Arial"/>
            <w:i/>
            <w:iCs/>
            <w:szCs w:val="22"/>
          </w:rPr>
          <w:delText>t n</w:delText>
        </w:r>
        <w:r w:rsidRPr="002D5ADD" w:rsidDel="005F5D10">
          <w:rPr>
            <w:rFonts w:cs="Calibri"/>
            <w:i/>
            <w:iCs/>
            <w:szCs w:val="22"/>
          </w:rPr>
          <w:delText>ề</w:delText>
        </w:r>
        <w:r w:rsidRPr="002D5ADD" w:rsidDel="005F5D10">
          <w:rPr>
            <w:rFonts w:cs="Arial"/>
            <w:i/>
            <w:iCs/>
            <w:szCs w:val="22"/>
          </w:rPr>
          <w:delText>n m</w:delText>
        </w:r>
        <w:r w:rsidRPr="002D5ADD" w:rsidDel="005F5D10">
          <w:rPr>
            <w:rFonts w:cs="Avenir Next LT Pro"/>
            <w:i/>
            <w:iCs/>
            <w:szCs w:val="22"/>
          </w:rPr>
          <w:delText>ó</w:delText>
        </w:r>
        <w:r w:rsidRPr="002D5ADD" w:rsidDel="005F5D10">
          <w:rPr>
            <w:rFonts w:cs="Arial"/>
            <w:i/>
            <w:iCs/>
            <w:szCs w:val="22"/>
          </w:rPr>
          <w:delText>ng cho m</w:delText>
        </w:r>
        <w:r w:rsidRPr="002D5ADD" w:rsidDel="005F5D10">
          <w:rPr>
            <w:rFonts w:cs="Calibri"/>
            <w:i/>
            <w:iCs/>
            <w:szCs w:val="22"/>
          </w:rPr>
          <w:delText>ạ</w:delText>
        </w:r>
        <w:r w:rsidRPr="002D5ADD" w:rsidDel="005F5D10">
          <w:rPr>
            <w:rFonts w:cs="Arial"/>
            <w:i/>
            <w:iCs/>
            <w:szCs w:val="22"/>
          </w:rPr>
          <w:delText>ng l</w:delText>
        </w:r>
        <w:r w:rsidRPr="002D5ADD" w:rsidDel="005F5D10">
          <w:rPr>
            <w:rFonts w:cs="Calibri"/>
            <w:i/>
            <w:iCs/>
            <w:szCs w:val="22"/>
          </w:rPr>
          <w:delText>ướ</w:delText>
        </w:r>
        <w:r w:rsidRPr="002D5ADD" w:rsidDel="005F5D10">
          <w:rPr>
            <w:rFonts w:cs="Arial"/>
            <w:i/>
            <w:iCs/>
            <w:szCs w:val="22"/>
          </w:rPr>
          <w:delText>i ngh</w:delText>
        </w:r>
        <w:r w:rsidRPr="002D5ADD" w:rsidDel="005F5D10">
          <w:rPr>
            <w:rFonts w:cs="Calibri"/>
            <w:i/>
            <w:iCs/>
            <w:szCs w:val="22"/>
          </w:rPr>
          <w:delText>ề</w:delText>
        </w:r>
        <w:r w:rsidRPr="002D5ADD" w:rsidDel="005F5D10">
          <w:rPr>
            <w:rFonts w:cs="Arial"/>
            <w:i/>
            <w:iCs/>
            <w:szCs w:val="22"/>
          </w:rPr>
          <w:delText xml:space="preserve"> nghi</w:delText>
        </w:r>
        <w:r w:rsidRPr="002D5ADD" w:rsidDel="005F5D10">
          <w:rPr>
            <w:rFonts w:cs="Calibri"/>
            <w:i/>
            <w:iCs/>
            <w:szCs w:val="22"/>
          </w:rPr>
          <w:delText>ệ</w:delText>
        </w:r>
        <w:r w:rsidRPr="002D5ADD" w:rsidDel="005F5D10">
          <w:rPr>
            <w:rFonts w:cs="Arial"/>
            <w:i/>
            <w:iCs/>
            <w:szCs w:val="22"/>
          </w:rPr>
          <w:delText>p c</w:delText>
        </w:r>
        <w:r w:rsidRPr="002D5ADD" w:rsidDel="005F5D10">
          <w:rPr>
            <w:rFonts w:cs="Calibri"/>
            <w:i/>
            <w:iCs/>
            <w:szCs w:val="22"/>
          </w:rPr>
          <w:delText>ủ</w:delText>
        </w:r>
        <w:r w:rsidRPr="002D5ADD" w:rsidDel="005F5D10">
          <w:rPr>
            <w:rFonts w:cs="Arial"/>
            <w:i/>
            <w:iCs/>
            <w:szCs w:val="22"/>
          </w:rPr>
          <w:delText>a c</w:delText>
        </w:r>
        <w:r w:rsidRPr="002D5ADD" w:rsidDel="005F5D10">
          <w:rPr>
            <w:rFonts w:cs="Avenir Next LT Pro"/>
            <w:i/>
            <w:iCs/>
            <w:szCs w:val="22"/>
          </w:rPr>
          <w:delText>á</w:delText>
        </w:r>
        <w:r w:rsidRPr="002D5ADD" w:rsidDel="005F5D10">
          <w:rPr>
            <w:rFonts w:cs="Arial"/>
            <w:i/>
            <w:iCs/>
            <w:szCs w:val="22"/>
          </w:rPr>
          <w:delText>c em, v</w:delText>
        </w:r>
        <w:r w:rsidRPr="002D5ADD" w:rsidDel="005F5D10">
          <w:rPr>
            <w:rFonts w:cs="Avenir Next LT Pro"/>
            <w:i/>
            <w:iCs/>
            <w:szCs w:val="22"/>
          </w:rPr>
          <w:delText>à</w:delText>
        </w:r>
        <w:r w:rsidRPr="002D5ADD" w:rsidDel="005F5D10">
          <w:rPr>
            <w:rFonts w:cs="Arial"/>
            <w:i/>
            <w:iCs/>
            <w:szCs w:val="22"/>
          </w:rPr>
          <w:delText xml:space="preserve"> b</w:delText>
        </w:r>
        <w:r w:rsidRPr="002D5ADD" w:rsidDel="005F5D10">
          <w:rPr>
            <w:rFonts w:cs="Calibri"/>
            <w:i/>
            <w:iCs/>
            <w:szCs w:val="22"/>
          </w:rPr>
          <w:delText>ướ</w:delText>
        </w:r>
        <w:r w:rsidRPr="002D5ADD" w:rsidDel="005F5D10">
          <w:rPr>
            <w:rFonts w:cs="Arial"/>
            <w:i/>
            <w:iCs/>
            <w:szCs w:val="22"/>
          </w:rPr>
          <w:delText>c ch</w:delText>
        </w:r>
        <w:r w:rsidRPr="002D5ADD" w:rsidDel="005F5D10">
          <w:rPr>
            <w:rFonts w:cs="Avenir Next LT Pro"/>
            <w:i/>
            <w:iCs/>
            <w:szCs w:val="22"/>
          </w:rPr>
          <w:delText>â</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ầ</w:delText>
        </w:r>
        <w:r w:rsidRPr="002D5ADD" w:rsidDel="005F5D10">
          <w:rPr>
            <w:rFonts w:cs="Arial"/>
            <w:i/>
            <w:iCs/>
            <w:szCs w:val="22"/>
          </w:rPr>
          <w:delText>u ti</w:delText>
        </w:r>
        <w:r w:rsidRPr="002D5ADD" w:rsidDel="005F5D10">
          <w:rPr>
            <w:rFonts w:cs="Avenir Next LT Pro"/>
            <w:i/>
            <w:iCs/>
            <w:szCs w:val="22"/>
          </w:rPr>
          <w:delText>ê</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o c</w:delText>
        </w:r>
        <w:r w:rsidRPr="002D5ADD" w:rsidDel="005F5D10">
          <w:rPr>
            <w:rFonts w:cs="Avenir Next LT Pro"/>
            <w:i/>
            <w:iCs/>
            <w:szCs w:val="22"/>
          </w:rPr>
          <w:delText>á</w:delText>
        </w:r>
        <w:r w:rsidRPr="002D5ADD" w:rsidDel="005F5D10">
          <w:rPr>
            <w:rFonts w:cs="Arial"/>
            <w:i/>
            <w:iCs/>
            <w:szCs w:val="22"/>
          </w:rPr>
          <w:delText>nh c</w:delText>
        </w:r>
        <w:r w:rsidRPr="002D5ADD" w:rsidDel="005F5D10">
          <w:rPr>
            <w:rFonts w:cs="Calibri"/>
            <w:i/>
            <w:iCs/>
            <w:szCs w:val="22"/>
          </w:rPr>
          <w:delText>ử</w:delText>
        </w:r>
        <w:r w:rsidRPr="002D5ADD" w:rsidDel="005F5D10">
          <w:rPr>
            <w:rFonts w:cs="Arial"/>
            <w:i/>
            <w:iCs/>
            <w:szCs w:val="22"/>
          </w:rPr>
          <w:delText>a ngh</w:delText>
        </w:r>
        <w:r w:rsidRPr="002D5ADD" w:rsidDel="005F5D10">
          <w:rPr>
            <w:rFonts w:cs="Calibri"/>
            <w:i/>
            <w:iCs/>
            <w:szCs w:val="22"/>
          </w:rPr>
          <w:delText>ề</w:delText>
        </w:r>
        <w:r w:rsidRPr="002D5ADD" w:rsidDel="005F5D10">
          <w:rPr>
            <w:rFonts w:cs="Arial"/>
            <w:i/>
            <w:iCs/>
            <w:szCs w:val="22"/>
          </w:rPr>
          <w:delText xml:space="preserve"> nghi</w:delText>
        </w:r>
        <w:r w:rsidRPr="002D5ADD" w:rsidDel="005F5D10">
          <w:rPr>
            <w:rFonts w:cs="Calibri"/>
            <w:i/>
            <w:iCs/>
            <w:szCs w:val="22"/>
          </w:rPr>
          <w:delText>ệ</w:delText>
        </w:r>
        <w:r w:rsidRPr="002D5ADD" w:rsidDel="005F5D10">
          <w:rPr>
            <w:rFonts w:cs="Arial"/>
            <w:i/>
            <w:iCs/>
            <w:szCs w:val="22"/>
          </w:rPr>
          <w:delText>p. Tuy c</w:delText>
        </w:r>
        <w:r w:rsidRPr="002D5ADD" w:rsidDel="005F5D10">
          <w:rPr>
            <w:rFonts w:cs="Avenir Next LT Pro"/>
            <w:i/>
            <w:iCs/>
            <w:szCs w:val="22"/>
          </w:rPr>
          <w:delText>á</w:delText>
        </w:r>
        <w:r w:rsidRPr="002D5ADD" w:rsidDel="005F5D10">
          <w:rPr>
            <w:rFonts w:cs="Arial"/>
            <w:i/>
            <w:iCs/>
            <w:szCs w:val="22"/>
          </w:rPr>
          <w:delText>c k</w:delText>
        </w:r>
        <w:r w:rsidRPr="002D5ADD" w:rsidDel="005F5D10">
          <w:rPr>
            <w:rFonts w:cs="Calibri"/>
            <w:i/>
            <w:iCs/>
            <w:szCs w:val="22"/>
          </w:rPr>
          <w:delText>ỳ</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ậ</w:delText>
        </w:r>
        <w:r w:rsidRPr="002D5ADD" w:rsidDel="005F5D10">
          <w:rPr>
            <w:rFonts w:cs="Arial"/>
            <w:i/>
            <w:iCs/>
            <w:szCs w:val="22"/>
          </w:rPr>
          <w:delText>p mang l</w:delText>
        </w:r>
        <w:r w:rsidRPr="002D5ADD" w:rsidDel="005F5D10">
          <w:rPr>
            <w:rFonts w:cs="Calibri"/>
            <w:i/>
            <w:iCs/>
            <w:szCs w:val="22"/>
          </w:rPr>
          <w:delText>ạ</w:delText>
        </w:r>
        <w:r w:rsidRPr="002D5ADD" w:rsidDel="005F5D10">
          <w:rPr>
            <w:rFonts w:cs="Arial"/>
            <w:i/>
            <w:iCs/>
            <w:szCs w:val="22"/>
          </w:rPr>
          <w:delText>i r</w:delText>
        </w:r>
        <w:r w:rsidRPr="002D5ADD" w:rsidDel="005F5D10">
          <w:rPr>
            <w:rFonts w:cs="Calibri"/>
            <w:i/>
            <w:iCs/>
            <w:szCs w:val="22"/>
          </w:rPr>
          <w:delText>ấ</w:delText>
        </w:r>
        <w:r w:rsidRPr="002D5ADD" w:rsidDel="005F5D10">
          <w:rPr>
            <w:rFonts w:cs="Arial"/>
            <w:i/>
            <w:iCs/>
            <w:szCs w:val="22"/>
          </w:rPr>
          <w:delText>t nhi</w:delText>
        </w:r>
        <w:r w:rsidRPr="002D5ADD" w:rsidDel="005F5D10">
          <w:rPr>
            <w:rFonts w:cs="Calibri"/>
            <w:i/>
            <w:iCs/>
            <w:szCs w:val="22"/>
          </w:rPr>
          <w:delText>ề</w:delText>
        </w:r>
        <w:r w:rsidRPr="002D5ADD" w:rsidDel="005F5D10">
          <w:rPr>
            <w:rFonts w:cs="Arial"/>
            <w:i/>
            <w:iCs/>
            <w:szCs w:val="22"/>
          </w:rPr>
          <w:delText>u l</w:delText>
        </w:r>
        <w:r w:rsidRPr="002D5ADD" w:rsidDel="005F5D10">
          <w:rPr>
            <w:rFonts w:cs="Calibri"/>
            <w:i/>
            <w:iCs/>
            <w:szCs w:val="22"/>
          </w:rPr>
          <w:delText>ợ</w:delText>
        </w:r>
        <w:r w:rsidRPr="002D5ADD" w:rsidDel="005F5D10">
          <w:rPr>
            <w:rFonts w:cs="Arial"/>
            <w:i/>
            <w:iCs/>
            <w:szCs w:val="22"/>
          </w:rPr>
          <w:delText xml:space="preserve">i </w:delText>
        </w:r>
        <w:r w:rsidRPr="002D5ADD" w:rsidDel="005F5D10">
          <w:rPr>
            <w:rFonts w:cs="Avenir Next LT Pro"/>
            <w:i/>
            <w:iCs/>
            <w:szCs w:val="22"/>
          </w:rPr>
          <w:delText>í</w:delText>
        </w:r>
        <w:r w:rsidRPr="002D5ADD" w:rsidDel="005F5D10">
          <w:rPr>
            <w:rFonts w:cs="Arial"/>
            <w:i/>
            <w:iCs/>
            <w:szCs w:val="22"/>
          </w:rPr>
          <w:delText>ch cho sinh vi</w:delText>
        </w:r>
        <w:r w:rsidRPr="002D5ADD" w:rsidDel="005F5D10">
          <w:rPr>
            <w:rFonts w:cs="Avenir Next LT Pro"/>
            <w:i/>
            <w:iCs/>
            <w:szCs w:val="22"/>
          </w:rPr>
          <w:delText>ê</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quan tr</w:delText>
        </w:r>
        <w:r w:rsidRPr="002D5ADD" w:rsidDel="005F5D10">
          <w:rPr>
            <w:rFonts w:cs="Calibri"/>
            <w:i/>
            <w:iCs/>
            <w:szCs w:val="22"/>
          </w:rPr>
          <w:delText>ọ</w:delText>
        </w:r>
        <w:r w:rsidRPr="002D5ADD" w:rsidDel="005F5D10">
          <w:rPr>
            <w:rFonts w:cs="Arial"/>
            <w:i/>
            <w:iCs/>
            <w:szCs w:val="22"/>
          </w:rPr>
          <w:delText>ng l</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Avenir Next LT Pro"/>
            <w:i/>
            <w:iCs/>
            <w:szCs w:val="22"/>
          </w:rPr>
          <w:delText>á</w:delText>
        </w:r>
        <w:r w:rsidRPr="002D5ADD" w:rsidDel="005F5D10">
          <w:rPr>
            <w:rFonts w:cs="Arial"/>
            <w:i/>
            <w:iCs/>
            <w:szCs w:val="22"/>
          </w:rPr>
          <w:delText>c em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Calibri"/>
            <w:i/>
            <w:iCs/>
            <w:szCs w:val="22"/>
          </w:rPr>
          <w:delText>ầ</w:delText>
        </w:r>
        <w:r w:rsidRPr="002D5ADD" w:rsidDel="005F5D10">
          <w:rPr>
            <w:rFonts w:cs="Arial"/>
            <w:i/>
            <w:iCs/>
            <w:szCs w:val="22"/>
          </w:rPr>
          <w:delText xml:space="preserve">n </w:delText>
        </w:r>
        <w:r w:rsidRPr="002D5ADD" w:rsidDel="005F5D10">
          <w:rPr>
            <w:rFonts w:cs="Avenir Next LT Pro"/>
            <w:i/>
            <w:iCs/>
            <w:szCs w:val="22"/>
          </w:rPr>
          <w:delText>ý</w:delText>
        </w:r>
        <w:r w:rsidRPr="002D5ADD" w:rsidDel="005F5D10">
          <w:rPr>
            <w:rFonts w:cs="Arial"/>
            <w:i/>
            <w:iCs/>
            <w:szCs w:val="22"/>
          </w:rPr>
          <w:delText xml:space="preserve"> th</w:delText>
        </w:r>
        <w:r w:rsidRPr="002D5ADD" w:rsidDel="005F5D10">
          <w:rPr>
            <w:rFonts w:cs="Calibri"/>
            <w:i/>
            <w:iCs/>
            <w:szCs w:val="22"/>
          </w:rPr>
          <w:delText>ứ</w:delText>
        </w:r>
        <w:r w:rsidRPr="002D5ADD" w:rsidDel="005F5D10">
          <w:rPr>
            <w:rFonts w:cs="Arial"/>
            <w:i/>
            <w:iCs/>
            <w:szCs w:val="22"/>
          </w:rPr>
          <w:delText xml:space="preserve">c </w:delText>
        </w:r>
        <w:r w:rsidRPr="002D5ADD" w:rsidDel="005F5D10">
          <w:rPr>
            <w:rFonts w:cs="Avenir Next LT Pro"/>
            <w:i/>
            <w:iCs/>
            <w:szCs w:val="22"/>
          </w:rPr>
          <w:delText>đ</w:delText>
        </w:r>
        <w:r w:rsidRPr="002D5ADD" w:rsidDel="005F5D10">
          <w:rPr>
            <w:rFonts w:cs="Calibri"/>
            <w:i/>
            <w:iCs/>
            <w:szCs w:val="22"/>
          </w:rPr>
          <w:delText>ượ</w:delText>
        </w:r>
        <w:r w:rsidRPr="002D5ADD" w:rsidDel="005F5D10">
          <w:rPr>
            <w:rFonts w:cs="Arial"/>
            <w:i/>
            <w:iCs/>
            <w:szCs w:val="22"/>
          </w:rPr>
          <w:delText>c quy</w:delText>
        </w:r>
        <w:r w:rsidRPr="002D5ADD" w:rsidDel="005F5D10">
          <w:rPr>
            <w:rFonts w:cs="Calibri"/>
            <w:i/>
            <w:iCs/>
            <w:szCs w:val="22"/>
          </w:rPr>
          <w:delText>ề</w:delText>
        </w:r>
        <w:r w:rsidRPr="002D5ADD" w:rsidDel="005F5D10">
          <w:rPr>
            <w:rFonts w:cs="Arial"/>
            <w:i/>
            <w:iCs/>
            <w:szCs w:val="22"/>
          </w:rPr>
          <w:delText>n l</w:delText>
        </w:r>
        <w:r w:rsidRPr="002D5ADD" w:rsidDel="005F5D10">
          <w:rPr>
            <w:rFonts w:cs="Calibri"/>
            <w:i/>
            <w:iCs/>
            <w:szCs w:val="22"/>
          </w:rPr>
          <w:delText>ợ</w:delText>
        </w:r>
        <w:r w:rsidRPr="002D5ADD" w:rsidDel="005F5D10">
          <w:rPr>
            <w:rFonts w:cs="Arial"/>
            <w:i/>
            <w:iCs/>
            <w:szCs w:val="22"/>
          </w:rPr>
          <w:delText>i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Avenir Next LT Pro"/>
            <w:i/>
            <w:iCs/>
            <w:szCs w:val="22"/>
          </w:rPr>
          <w:delText>ì</w:delText>
        </w:r>
        <w:r w:rsidRPr="002D5ADD" w:rsidDel="005F5D10">
          <w:rPr>
            <w:rFonts w:cs="Arial"/>
            <w:i/>
            <w:iCs/>
            <w:szCs w:val="22"/>
          </w:rPr>
          <w:delText>nh v</w:delText>
        </w:r>
        <w:r w:rsidRPr="002D5ADD" w:rsidDel="005F5D10">
          <w:rPr>
            <w:rFonts w:cs="Avenir Next LT Pro"/>
            <w:i/>
            <w:iCs/>
            <w:szCs w:val="22"/>
          </w:rPr>
          <w:delText>à</w:delText>
        </w:r>
        <w:r w:rsidRPr="002D5ADD" w:rsidDel="005F5D10">
          <w:rPr>
            <w:rFonts w:cs="Arial"/>
            <w:i/>
            <w:iCs/>
            <w:szCs w:val="22"/>
          </w:rPr>
          <w:delText xml:space="preserve"> kh</w:delText>
        </w:r>
        <w:r w:rsidRPr="002D5ADD" w:rsidDel="005F5D10">
          <w:rPr>
            <w:rFonts w:cs="Avenir Next LT Pro"/>
            <w:i/>
            <w:iCs/>
            <w:szCs w:val="22"/>
          </w:rPr>
          <w:delText>ô</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ể</w:delText>
        </w:r>
        <w:r w:rsidRPr="002D5ADD" w:rsidDel="005F5D10">
          <w:rPr>
            <w:rFonts w:cs="Arial"/>
            <w:i/>
            <w:iCs/>
            <w:szCs w:val="22"/>
          </w:rPr>
          <w:delText xml:space="preserve"> b</w:delText>
        </w:r>
        <w:r w:rsidRPr="002D5ADD" w:rsidDel="005F5D10">
          <w:rPr>
            <w:rFonts w:cs="Calibri"/>
            <w:i/>
            <w:iCs/>
            <w:szCs w:val="22"/>
          </w:rPr>
          <w:delText>ị</w:delText>
        </w:r>
        <w:r w:rsidRPr="002D5ADD" w:rsidDel="005F5D10">
          <w:rPr>
            <w:rFonts w:cs="Arial"/>
            <w:i/>
            <w:iCs/>
            <w:szCs w:val="22"/>
          </w:rPr>
          <w:delText xml:space="preserve"> l</w:delText>
        </w:r>
        <w:r w:rsidRPr="002D5ADD" w:rsidDel="005F5D10">
          <w:rPr>
            <w:rFonts w:cs="Calibri"/>
            <w:i/>
            <w:iCs/>
            <w:szCs w:val="22"/>
          </w:rPr>
          <w:delText>ợ</w:delText>
        </w:r>
        <w:r w:rsidRPr="002D5ADD" w:rsidDel="005F5D10">
          <w:rPr>
            <w:rFonts w:cs="Arial"/>
            <w:i/>
            <w:iCs/>
            <w:szCs w:val="22"/>
          </w:rPr>
          <w:delText>i d</w:delText>
        </w:r>
        <w:r w:rsidRPr="002D5ADD" w:rsidDel="005F5D10">
          <w:rPr>
            <w:rFonts w:cs="Calibri"/>
            <w:i/>
            <w:iCs/>
            <w:szCs w:val="22"/>
          </w:rPr>
          <w:delText>ụ</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Calibri"/>
            <w:i/>
            <w:iCs/>
            <w:szCs w:val="22"/>
          </w:rPr>
          <w:delText>ộ</w:delText>
        </w:r>
        <w:r w:rsidRPr="002D5ADD" w:rsidDel="005F5D10">
          <w:rPr>
            <w:rFonts w:cs="Arial"/>
            <w:i/>
            <w:iCs/>
            <w:szCs w:val="22"/>
          </w:rPr>
          <w:delText>i ng</w:delText>
        </w:r>
        <w:r w:rsidRPr="002D5ADD" w:rsidDel="005F5D10">
          <w:rPr>
            <w:rFonts w:cs="Avenir Next LT Pro"/>
            <w:i/>
            <w:iCs/>
            <w:szCs w:val="22"/>
          </w:rPr>
          <w:delText>ũ</w:delText>
        </w:r>
        <w:r w:rsidRPr="002D5ADD" w:rsidDel="005F5D10">
          <w:rPr>
            <w:rFonts w:cs="Arial"/>
            <w:i/>
            <w:iCs/>
            <w:szCs w:val="22"/>
          </w:rPr>
          <w:delText xml:space="preserve"> H</w:delText>
        </w:r>
        <w:r w:rsidRPr="002D5ADD" w:rsidDel="005F5D10">
          <w:rPr>
            <w:rFonts w:cs="Calibri"/>
            <w:i/>
            <w:iCs/>
            <w:szCs w:val="22"/>
          </w:rPr>
          <w:delText>ướ</w:delText>
        </w:r>
        <w:r w:rsidRPr="002D5ADD" w:rsidDel="005F5D10">
          <w:rPr>
            <w:rFonts w:cs="Arial"/>
            <w:i/>
            <w:iCs/>
            <w:szCs w:val="22"/>
          </w:rPr>
          <w:delText>ng nghi</w:delText>
        </w:r>
        <w:r w:rsidRPr="002D5ADD" w:rsidDel="005F5D10">
          <w:rPr>
            <w:rFonts w:cs="Calibri"/>
            <w:i/>
            <w:iCs/>
            <w:szCs w:val="22"/>
          </w:rPr>
          <w:delText>ệ</w:delText>
        </w:r>
        <w:r w:rsidRPr="002D5ADD" w:rsidDel="005F5D10">
          <w:rPr>
            <w:rFonts w:cs="Arial"/>
            <w:i/>
            <w:iCs/>
            <w:szCs w:val="22"/>
          </w:rPr>
          <w:delText>p lu</w:delText>
        </w:r>
        <w:r w:rsidRPr="002D5ADD" w:rsidDel="005F5D10">
          <w:rPr>
            <w:rFonts w:cs="Avenir Next LT Pro"/>
            <w:i/>
            <w:iCs/>
            <w:szCs w:val="22"/>
          </w:rPr>
          <w:delText>ô</w:delText>
        </w:r>
        <w:r w:rsidRPr="002D5ADD" w:rsidDel="005F5D10">
          <w:rPr>
            <w:rFonts w:cs="Arial"/>
            <w:i/>
            <w:iCs/>
            <w:szCs w:val="22"/>
          </w:rPr>
          <w:delText>n s</w:delText>
        </w:r>
        <w:r w:rsidRPr="002D5ADD" w:rsidDel="005F5D10">
          <w:rPr>
            <w:rFonts w:cs="Calibri"/>
            <w:i/>
            <w:iCs/>
            <w:szCs w:val="22"/>
          </w:rPr>
          <w:delText>ẵ</w:delText>
        </w:r>
        <w:r w:rsidRPr="002D5ADD" w:rsidDel="005F5D10">
          <w:rPr>
            <w:rFonts w:cs="Arial"/>
            <w:i/>
            <w:iCs/>
            <w:szCs w:val="22"/>
          </w:rPr>
          <w:delText>n s</w:delText>
        </w:r>
        <w:r w:rsidRPr="002D5ADD" w:rsidDel="005F5D10">
          <w:rPr>
            <w:rFonts w:cs="Avenir Next LT Pro"/>
            <w:i/>
            <w:iCs/>
            <w:szCs w:val="22"/>
          </w:rPr>
          <w:delText>à</w:delText>
        </w:r>
        <w:r w:rsidRPr="002D5ADD" w:rsidDel="005F5D10">
          <w:rPr>
            <w:rFonts w:cs="Arial"/>
            <w:i/>
            <w:iCs/>
            <w:szCs w:val="22"/>
          </w:rPr>
          <w:delText>ng h</w:delText>
        </w:r>
        <w:r w:rsidRPr="002D5ADD" w:rsidDel="005F5D10">
          <w:rPr>
            <w:rFonts w:cs="Calibri"/>
            <w:i/>
            <w:iCs/>
            <w:szCs w:val="22"/>
          </w:rPr>
          <w:delText>ỗ</w:delText>
        </w:r>
        <w:r w:rsidRPr="002D5ADD" w:rsidDel="005F5D10">
          <w:rPr>
            <w:rFonts w:cs="Arial"/>
            <w:i/>
            <w:iCs/>
            <w:szCs w:val="22"/>
          </w:rPr>
          <w:delText xml:space="preserve"> tr</w:delText>
        </w:r>
        <w:r w:rsidRPr="002D5ADD" w:rsidDel="005F5D10">
          <w:rPr>
            <w:rFonts w:cs="Calibri"/>
            <w:i/>
            <w:iCs/>
            <w:szCs w:val="22"/>
          </w:rPr>
          <w:delText>ợ</w:delText>
        </w:r>
        <w:r w:rsidRPr="002D5ADD" w:rsidDel="005F5D10">
          <w:rPr>
            <w:rFonts w:cs="Arial"/>
            <w:i/>
            <w:iCs/>
            <w:szCs w:val="22"/>
          </w:rPr>
          <w:delText xml:space="preserve"> v</w:delText>
        </w:r>
        <w:r w:rsidRPr="002D5ADD" w:rsidDel="005F5D10">
          <w:rPr>
            <w:rFonts w:cs="Avenir Next LT Pro"/>
            <w:i/>
            <w:iCs/>
            <w:szCs w:val="22"/>
          </w:rPr>
          <w:delText>à</w:delText>
        </w:r>
        <w:r w:rsidRPr="002D5ADD" w:rsidDel="005F5D10">
          <w:rPr>
            <w:rFonts w:cs="Arial"/>
            <w:i/>
            <w:iCs/>
            <w:szCs w:val="22"/>
          </w:rPr>
          <w:delText xml:space="preserve"> t</w:delText>
        </w:r>
        <w:r w:rsidRPr="002D5ADD" w:rsidDel="005F5D10">
          <w:rPr>
            <w:rFonts w:cs="Calibri"/>
            <w:i/>
            <w:iCs/>
            <w:szCs w:val="22"/>
          </w:rPr>
          <w:delText>ư</w:delText>
        </w:r>
        <w:r w:rsidRPr="002D5ADD" w:rsidDel="005F5D10">
          <w:rPr>
            <w:rFonts w:cs="Arial"/>
            <w:i/>
            <w:iCs/>
            <w:szCs w:val="22"/>
          </w:rPr>
          <w:delText xml:space="preserve"> v</w:delText>
        </w:r>
        <w:r w:rsidRPr="002D5ADD" w:rsidDel="005F5D10">
          <w:rPr>
            <w:rFonts w:cs="Calibri"/>
            <w:i/>
            <w:iCs/>
            <w:szCs w:val="22"/>
          </w:rPr>
          <w:delText>ấ</w:delText>
        </w:r>
        <w:r w:rsidRPr="002D5ADD" w:rsidDel="005F5D10">
          <w:rPr>
            <w:rFonts w:cs="Arial"/>
            <w:i/>
            <w:iCs/>
            <w:szCs w:val="22"/>
          </w:rPr>
          <w:delText>n b</w:delText>
        </w:r>
        <w:r w:rsidRPr="002D5ADD" w:rsidDel="005F5D10">
          <w:rPr>
            <w:rFonts w:cs="Calibri"/>
            <w:i/>
            <w:iCs/>
            <w:szCs w:val="22"/>
          </w:rPr>
          <w:delText>ấ</w:delText>
        </w:r>
        <w:r w:rsidRPr="002D5ADD" w:rsidDel="005F5D10">
          <w:rPr>
            <w:rFonts w:cs="Arial"/>
            <w:i/>
            <w:iCs/>
            <w:szCs w:val="22"/>
          </w:rPr>
          <w:delText>t c</w:delText>
        </w:r>
        <w:r w:rsidRPr="002D5ADD" w:rsidDel="005F5D10">
          <w:rPr>
            <w:rFonts w:cs="Calibri"/>
            <w:i/>
            <w:iCs/>
            <w:szCs w:val="22"/>
          </w:rPr>
          <w:delText>ứ</w:delText>
        </w:r>
        <w:r w:rsidRPr="002D5ADD" w:rsidDel="005F5D10">
          <w:rPr>
            <w:rFonts w:cs="Arial"/>
            <w:i/>
            <w:iCs/>
            <w:szCs w:val="22"/>
          </w:rPr>
          <w:delText xml:space="preserve"> l</w:delText>
        </w:r>
        <w:r w:rsidRPr="002D5ADD" w:rsidDel="005F5D10">
          <w:rPr>
            <w:rFonts w:cs="Avenir Next LT Pro"/>
            <w:i/>
            <w:iCs/>
            <w:szCs w:val="22"/>
          </w:rPr>
          <w:delText>ú</w:delText>
        </w:r>
        <w:r w:rsidRPr="002D5ADD" w:rsidDel="005F5D10">
          <w:rPr>
            <w:rFonts w:cs="Arial"/>
            <w:i/>
            <w:iCs/>
            <w:szCs w:val="22"/>
          </w:rPr>
          <w:delText>c n</w:delText>
        </w:r>
        <w:r w:rsidRPr="002D5ADD" w:rsidDel="005F5D10">
          <w:rPr>
            <w:rFonts w:cs="Avenir Next LT Pro"/>
            <w:i/>
            <w:iCs/>
            <w:szCs w:val="22"/>
          </w:rPr>
          <w:delText>à</w:delText>
        </w:r>
        <w:r w:rsidRPr="002D5ADD" w:rsidDel="005F5D10">
          <w:rPr>
            <w:rFonts w:cs="Arial"/>
            <w:i/>
            <w:iCs/>
            <w:szCs w:val="22"/>
          </w:rPr>
          <w:delText>o c</w:delText>
        </w:r>
        <w:r w:rsidRPr="002D5ADD" w:rsidDel="005F5D10">
          <w:rPr>
            <w:rFonts w:cs="Avenir Next LT Pro"/>
            <w:i/>
            <w:iCs/>
            <w:szCs w:val="22"/>
          </w:rPr>
          <w:delText>á</w:delText>
        </w:r>
        <w:r w:rsidRPr="002D5ADD" w:rsidDel="005F5D10">
          <w:rPr>
            <w:rFonts w:cs="Arial"/>
            <w:i/>
            <w:iCs/>
            <w:szCs w:val="22"/>
          </w:rPr>
          <w:delText>c em sinh vi</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Calibri"/>
            <w:i/>
            <w:iCs/>
            <w:szCs w:val="22"/>
          </w:rPr>
          <w:delText>ả</w:delText>
        </w:r>
        <w:r w:rsidRPr="002D5ADD" w:rsidDel="005F5D10">
          <w:rPr>
            <w:rFonts w:cs="Arial"/>
            <w:i/>
            <w:iCs/>
            <w:szCs w:val="22"/>
          </w:rPr>
          <w:delText>m th</w:delText>
        </w:r>
        <w:r w:rsidRPr="002D5ADD" w:rsidDel="005F5D10">
          <w:rPr>
            <w:rFonts w:cs="Calibri"/>
            <w:i/>
            <w:iCs/>
            <w:szCs w:val="22"/>
          </w:rPr>
          <w:delText>ấ</w:delText>
        </w:r>
        <w:r w:rsidRPr="002D5ADD" w:rsidDel="005F5D10">
          <w:rPr>
            <w:rFonts w:cs="Arial"/>
            <w:i/>
            <w:iCs/>
            <w:szCs w:val="22"/>
          </w:rPr>
          <w:delText>y kh</w:delText>
        </w:r>
        <w:r w:rsidRPr="002D5ADD" w:rsidDel="005F5D10">
          <w:rPr>
            <w:rFonts w:cs="Avenir Next LT Pro"/>
            <w:i/>
            <w:iCs/>
            <w:szCs w:val="22"/>
          </w:rPr>
          <w:delText>ô</w:delText>
        </w:r>
        <w:r w:rsidRPr="002D5ADD" w:rsidDel="005F5D10">
          <w:rPr>
            <w:rFonts w:cs="Arial"/>
            <w:i/>
            <w:iCs/>
            <w:szCs w:val="22"/>
          </w:rPr>
          <w:delText>ng ch</w:delText>
        </w:r>
        <w:r w:rsidRPr="002D5ADD" w:rsidDel="005F5D10">
          <w:rPr>
            <w:rFonts w:cs="Calibri"/>
            <w:i/>
            <w:iCs/>
            <w:szCs w:val="22"/>
          </w:rPr>
          <w:delText>ắ</w:delText>
        </w:r>
        <w:r w:rsidRPr="002D5ADD" w:rsidDel="005F5D10">
          <w:rPr>
            <w:rFonts w:cs="Arial"/>
            <w:i/>
            <w:iCs/>
            <w:szCs w:val="22"/>
          </w:rPr>
          <w:delText>c ch</w:delText>
        </w:r>
        <w:r w:rsidRPr="002D5ADD" w:rsidDel="005F5D10">
          <w:rPr>
            <w:rFonts w:cs="Calibri"/>
            <w:i/>
            <w:iCs/>
            <w:szCs w:val="22"/>
          </w:rPr>
          <w:delText>ắ</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c</w:delText>
        </w:r>
        <w:r w:rsidRPr="002D5ADD" w:rsidDel="005F5D10">
          <w:rPr>
            <w:rFonts w:cs="Calibri"/>
            <w:i/>
            <w:iCs/>
            <w:szCs w:val="22"/>
          </w:rPr>
          <w:delText>ầ</w:delText>
        </w:r>
        <w:r w:rsidRPr="002D5ADD" w:rsidDel="005F5D10">
          <w:rPr>
            <w:rFonts w:cs="Arial"/>
            <w:i/>
            <w:iCs/>
            <w:szCs w:val="22"/>
          </w:rPr>
          <w:delText xml:space="preserve">n </w:delText>
        </w:r>
        <w:r w:rsidRPr="002D5ADD" w:rsidDel="005F5D10">
          <w:rPr>
            <w:rFonts w:cs="Avenir Next LT Pro"/>
            <w:i/>
            <w:iCs/>
            <w:szCs w:val="22"/>
          </w:rPr>
          <w:delText>đ</w:delText>
        </w:r>
        <w:r w:rsidRPr="002D5ADD" w:rsidDel="005F5D10">
          <w:rPr>
            <w:rFonts w:cs="Calibri"/>
            <w:i/>
            <w:iCs/>
            <w:szCs w:val="22"/>
          </w:rPr>
          <w:delText>ế</w:delText>
        </w:r>
        <w:r w:rsidRPr="002D5ADD" w:rsidDel="005F5D10">
          <w:rPr>
            <w:rFonts w:cs="Arial"/>
            <w:i/>
            <w:iCs/>
            <w:szCs w:val="22"/>
          </w:rPr>
          <w:delText>n s</w:delText>
        </w:r>
        <w:r w:rsidRPr="002D5ADD" w:rsidDel="005F5D10">
          <w:rPr>
            <w:rFonts w:cs="Calibri"/>
            <w:i/>
            <w:iCs/>
            <w:szCs w:val="22"/>
          </w:rPr>
          <w:delText>ự</w:delText>
        </w:r>
        <w:r w:rsidRPr="002D5ADD" w:rsidDel="005F5D10">
          <w:rPr>
            <w:rFonts w:cs="Arial"/>
            <w:i/>
            <w:iCs/>
            <w:szCs w:val="22"/>
          </w:rPr>
          <w:delText xml:space="preserve"> gi</w:delText>
        </w:r>
        <w:r w:rsidRPr="002D5ADD" w:rsidDel="005F5D10">
          <w:rPr>
            <w:rFonts w:cs="Avenir Next LT Pro"/>
            <w:i/>
            <w:iCs/>
            <w:szCs w:val="22"/>
          </w:rPr>
          <w:delText>ú</w:delText>
        </w:r>
        <w:r w:rsidRPr="002D5ADD" w:rsidDel="005F5D10">
          <w:rPr>
            <w:rFonts w:cs="Arial"/>
            <w:i/>
            <w:iCs/>
            <w:szCs w:val="22"/>
          </w:rPr>
          <w:delText xml:space="preserve">p </w:delText>
        </w:r>
        <w:r w:rsidRPr="002D5ADD" w:rsidDel="005F5D10">
          <w:rPr>
            <w:rFonts w:cs="Avenir Next LT Pro"/>
            <w:i/>
            <w:iCs/>
            <w:szCs w:val="22"/>
          </w:rPr>
          <w:delText>đ</w:delText>
        </w:r>
        <w:r w:rsidRPr="002D5ADD" w:rsidDel="005F5D10">
          <w:rPr>
            <w:rFonts w:cs="Calibri"/>
            <w:i/>
            <w:iCs/>
            <w:szCs w:val="22"/>
          </w:rPr>
          <w:delText>ỡ</w:delText>
        </w:r>
        <w:r w:rsidRPr="002D5ADD" w:rsidDel="005F5D10">
          <w:rPr>
            <w:rFonts w:cs="Arial"/>
            <w:i/>
            <w:iCs/>
            <w:szCs w:val="22"/>
          </w:rPr>
          <w:delText xml:space="preserve">.  </w:delText>
        </w:r>
      </w:del>
    </w:p>
    <w:p w14:paraId="2F044068" w14:textId="114F8D2A" w:rsidR="00523A1A" w:rsidRPr="004373E8" w:rsidDel="005F5D10" w:rsidRDefault="00C1363F" w:rsidP="005F5D10">
      <w:pPr>
        <w:pStyle w:val="Question"/>
        <w:numPr>
          <w:ilvl w:val="0"/>
          <w:numId w:val="7"/>
        </w:numPr>
        <w:tabs>
          <w:tab w:val="left" w:pos="630"/>
          <w:tab w:val="left" w:pos="990"/>
        </w:tabs>
        <w:spacing w:before="100" w:line="400" w:lineRule="exact"/>
        <w:ind w:left="0" w:firstLine="720"/>
        <w:rPr>
          <w:del w:id="8409" w:author="An Tran, ACA (BUV)" w:date="2024-09-12T11:03:00Z" w16du:dateUtc="2024-09-12T04:03:00Z"/>
          <w:rFonts w:cs="Arial"/>
          <w:i/>
          <w:iCs/>
          <w:szCs w:val="22"/>
          <w:lang w:val="vi-VN"/>
        </w:rPr>
      </w:pPr>
      <w:del w:id="8410"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r w:rsidR="00523A1A" w:rsidRPr="004373E8" w:rsidDel="005F5D10">
          <w:rPr>
            <w:rFonts w:cs="Arial"/>
            <w:i/>
            <w:iCs/>
            <w:szCs w:val="22"/>
            <w:lang w:val="vi-VN"/>
          </w:rPr>
          <w:delText xml:space="preserve">  </w:delText>
        </w:r>
      </w:del>
    </w:p>
    <w:p w14:paraId="5127B2D7" w14:textId="742EFD87" w:rsidR="00523A1A" w:rsidRPr="004373E8" w:rsidDel="005F5D10" w:rsidRDefault="00523A1A" w:rsidP="005F5D10">
      <w:pPr>
        <w:pStyle w:val="Question"/>
        <w:numPr>
          <w:ilvl w:val="0"/>
          <w:numId w:val="7"/>
        </w:numPr>
        <w:tabs>
          <w:tab w:val="left" w:pos="630"/>
          <w:tab w:val="left" w:pos="990"/>
        </w:tabs>
        <w:spacing w:before="100" w:line="400" w:lineRule="exact"/>
        <w:ind w:left="0" w:firstLine="720"/>
        <w:rPr>
          <w:del w:id="8411" w:author="An Tran, ACA (BUV)" w:date="2024-09-12T11:03:00Z" w16du:dateUtc="2024-09-12T04:03:00Z"/>
          <w:rFonts w:cs="Arial"/>
          <w:b w:val="0"/>
          <w:i/>
          <w:iCs/>
          <w:szCs w:val="22"/>
          <w:lang w:val="vi-VN"/>
        </w:rPr>
      </w:pPr>
      <w:del w:id="8412" w:author="An Tran, ACA (BUV)" w:date="2024-09-12T11:03:00Z" w16du:dateUtc="2024-09-12T04:03:00Z">
        <w:r w:rsidRPr="004373E8" w:rsidDel="005F5D10">
          <w:rPr>
            <w:rFonts w:cs="Arial"/>
            <w:szCs w:val="22"/>
            <w:lang w:val="vi-VN"/>
          </w:rPr>
          <w:delText xml:space="preserve"> </w:delText>
        </w:r>
        <w:bookmarkStart w:id="8413" w:name="_Toc141433244"/>
        <w:r w:rsidRPr="004373E8" w:rsidDel="005F5D10">
          <w:rPr>
            <w:rFonts w:cs="Arial"/>
            <w:szCs w:val="22"/>
            <w:lang w:val="vi-VN"/>
          </w:rPr>
          <w:delText xml:space="preserve">How does BUV evaluate students’ internship? Is any post-internship report required from students to prove they have done it? / </w:delText>
        </w:r>
        <w:r w:rsidRPr="004373E8" w:rsidDel="005F5D10">
          <w:rPr>
            <w:rFonts w:cs="Arial"/>
            <w:i/>
            <w:iCs/>
            <w:szCs w:val="22"/>
            <w:lang w:val="vi-VN"/>
          </w:rPr>
          <w:delText>Nhà tr</w:delText>
        </w:r>
        <w:r w:rsidRPr="004373E8" w:rsidDel="005F5D10">
          <w:rPr>
            <w:rFonts w:cs="Calibri"/>
            <w:i/>
            <w:iCs/>
            <w:szCs w:val="22"/>
            <w:lang w:val="vi-VN"/>
          </w:rPr>
          <w:delText>ườ</w:delText>
        </w:r>
        <w:r w:rsidRPr="004373E8" w:rsidDel="005F5D10">
          <w:rPr>
            <w:rFonts w:cs="Arial"/>
            <w:i/>
            <w:iCs/>
            <w:szCs w:val="22"/>
            <w:lang w:val="vi-VN"/>
          </w:rPr>
          <w:delText>ng đánh giá k</w:delText>
        </w:r>
        <w:r w:rsidRPr="004373E8" w:rsidDel="005F5D10">
          <w:rPr>
            <w:rFonts w:cs="Calibri"/>
            <w:i/>
            <w:iCs/>
            <w:szCs w:val="22"/>
            <w:lang w:val="vi-VN"/>
          </w:rPr>
          <w:delText>ế</w:delText>
        </w:r>
        <w:r w:rsidRPr="004373E8" w:rsidDel="005F5D10">
          <w:rPr>
            <w:rFonts w:cs="Arial"/>
            <w:i/>
            <w:iCs/>
            <w:szCs w:val="22"/>
            <w:lang w:val="vi-VN"/>
          </w:rPr>
          <w:delText>t qu</w:delText>
        </w:r>
        <w:r w:rsidRPr="004373E8" w:rsidDel="005F5D10">
          <w:rPr>
            <w:rFonts w:cs="Calibri"/>
            <w:i/>
            <w:iCs/>
            <w:szCs w:val="22"/>
            <w:lang w:val="vi-VN"/>
          </w:rPr>
          <w:delText>ả</w:delText>
        </w:r>
        <w:r w:rsidRPr="004373E8" w:rsidDel="005F5D10">
          <w:rPr>
            <w:rFonts w:cs="Arial"/>
            <w:i/>
            <w:iCs/>
            <w:szCs w:val="22"/>
            <w:lang w:val="vi-VN"/>
          </w:rPr>
          <w:delText xml:space="preserve">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c</w:delText>
        </w:r>
        <w:r w:rsidRPr="004373E8" w:rsidDel="005F5D10">
          <w:rPr>
            <w:rFonts w:cs="Calibri"/>
            <w:i/>
            <w:iCs/>
            <w:szCs w:val="22"/>
            <w:lang w:val="vi-VN"/>
          </w:rPr>
          <w:delText>ủ</w:delText>
        </w:r>
        <w:r w:rsidRPr="004373E8" w:rsidDel="005F5D10">
          <w:rPr>
            <w:rFonts w:cs="Arial"/>
            <w:i/>
            <w:iCs/>
            <w:szCs w:val="22"/>
            <w:lang w:val="vi-VN"/>
          </w:rPr>
          <w:delText>a sinh viên th</w:delText>
        </w:r>
        <w:r w:rsidRPr="004373E8" w:rsidDel="005F5D10">
          <w:rPr>
            <w:rFonts w:cs="Calibri"/>
            <w:i/>
            <w:iCs/>
            <w:szCs w:val="22"/>
            <w:lang w:val="vi-VN"/>
          </w:rPr>
          <w:delText>ế</w:delText>
        </w:r>
        <w:r w:rsidRPr="004373E8" w:rsidDel="005F5D10">
          <w:rPr>
            <w:rFonts w:cs="Arial"/>
            <w:i/>
            <w:iCs/>
            <w:szCs w:val="22"/>
            <w:lang w:val="vi-VN"/>
          </w:rPr>
          <w:delText xml:space="preserve"> nào? Nhà tr</w:delText>
        </w:r>
        <w:r w:rsidRPr="004373E8" w:rsidDel="005F5D10">
          <w:rPr>
            <w:rFonts w:cs="Calibri"/>
            <w:i/>
            <w:iCs/>
            <w:szCs w:val="22"/>
            <w:lang w:val="vi-VN"/>
          </w:rPr>
          <w:delText>ườ</w:delText>
        </w:r>
        <w:r w:rsidRPr="004373E8" w:rsidDel="005F5D10">
          <w:rPr>
            <w:rFonts w:cs="Arial"/>
            <w:i/>
            <w:iCs/>
            <w:szCs w:val="22"/>
            <w:lang w:val="vi-VN"/>
          </w:rPr>
          <w:delText>ng có yêu c</w:delText>
        </w:r>
        <w:r w:rsidRPr="004373E8" w:rsidDel="005F5D10">
          <w:rPr>
            <w:rFonts w:cs="Calibri"/>
            <w:i/>
            <w:iCs/>
            <w:szCs w:val="22"/>
            <w:lang w:val="vi-VN"/>
          </w:rPr>
          <w:delText>ầ</w:delText>
        </w:r>
        <w:r w:rsidRPr="004373E8" w:rsidDel="005F5D10">
          <w:rPr>
            <w:rFonts w:cs="Arial"/>
            <w:i/>
            <w:iCs/>
            <w:szCs w:val="22"/>
            <w:lang w:val="vi-VN"/>
          </w:rPr>
          <w:delText>u báo cáo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cu</w:delText>
        </w:r>
        <w:r w:rsidRPr="004373E8" w:rsidDel="005F5D10">
          <w:rPr>
            <w:rFonts w:cs="Calibri"/>
            <w:i/>
            <w:iCs/>
            <w:szCs w:val="22"/>
            <w:lang w:val="vi-VN"/>
          </w:rPr>
          <w:delText>ố</w:delText>
        </w:r>
        <w:r w:rsidRPr="004373E8" w:rsidDel="005F5D10">
          <w:rPr>
            <w:rFonts w:cs="Arial"/>
            <w:i/>
            <w:iCs/>
            <w:szCs w:val="22"/>
            <w:lang w:val="vi-VN"/>
          </w:rPr>
          <w:delText>i k</w:delText>
        </w:r>
        <w:r w:rsidRPr="004373E8" w:rsidDel="005F5D10">
          <w:rPr>
            <w:rFonts w:cs="Calibri"/>
            <w:i/>
            <w:iCs/>
            <w:szCs w:val="22"/>
            <w:lang w:val="vi-VN"/>
          </w:rPr>
          <w:delText>ỳ</w:delText>
        </w:r>
        <w:r w:rsidRPr="004373E8" w:rsidDel="005F5D10">
          <w:rPr>
            <w:rFonts w:cs="Arial"/>
            <w:i/>
            <w:iCs/>
            <w:szCs w:val="22"/>
            <w:lang w:val="vi-VN"/>
          </w:rPr>
          <w:delText xml:space="preserve"> t</w:delText>
        </w:r>
        <w:r w:rsidRPr="004373E8" w:rsidDel="005F5D10">
          <w:rPr>
            <w:rFonts w:cs="Calibri"/>
            <w:i/>
            <w:iCs/>
            <w:szCs w:val="22"/>
            <w:lang w:val="vi-VN"/>
          </w:rPr>
          <w:delText>ừ</w:delText>
        </w:r>
        <w:r w:rsidRPr="004373E8" w:rsidDel="005F5D10">
          <w:rPr>
            <w:rFonts w:cs="Arial"/>
            <w:i/>
            <w:iCs/>
            <w:szCs w:val="22"/>
            <w:lang w:val="vi-VN"/>
          </w:rPr>
          <w:delText xml:space="preserve"> sinh viên đ</w:delText>
        </w:r>
        <w:r w:rsidRPr="004373E8" w:rsidDel="005F5D10">
          <w:rPr>
            <w:rFonts w:cs="Calibri"/>
            <w:i/>
            <w:iCs/>
            <w:szCs w:val="22"/>
            <w:lang w:val="vi-VN"/>
          </w:rPr>
          <w:delText>ể</w:delText>
        </w:r>
        <w:r w:rsidRPr="004373E8" w:rsidDel="005F5D10">
          <w:rPr>
            <w:rFonts w:cs="Arial"/>
            <w:i/>
            <w:iCs/>
            <w:szCs w:val="22"/>
            <w:lang w:val="vi-VN"/>
          </w:rPr>
          <w:delText xml:space="preserve"> có b</w:delText>
        </w:r>
        <w:r w:rsidRPr="004373E8" w:rsidDel="005F5D10">
          <w:rPr>
            <w:rFonts w:cs="Calibri"/>
            <w:i/>
            <w:iCs/>
            <w:szCs w:val="22"/>
            <w:lang w:val="vi-VN"/>
          </w:rPr>
          <w:delText>ằ</w:delText>
        </w:r>
        <w:r w:rsidRPr="004373E8" w:rsidDel="005F5D10">
          <w:rPr>
            <w:rFonts w:cs="Arial"/>
            <w:i/>
            <w:iCs/>
            <w:szCs w:val="22"/>
            <w:lang w:val="vi-VN"/>
          </w:rPr>
          <w:delText>ng ch</w:delText>
        </w:r>
        <w:r w:rsidRPr="004373E8" w:rsidDel="005F5D10">
          <w:rPr>
            <w:rFonts w:cs="Calibri"/>
            <w:i/>
            <w:iCs/>
            <w:szCs w:val="22"/>
            <w:lang w:val="vi-VN"/>
          </w:rPr>
          <w:delText>ứ</w:delText>
        </w:r>
        <w:r w:rsidRPr="004373E8" w:rsidDel="005F5D10">
          <w:rPr>
            <w:rFonts w:cs="Arial"/>
            <w:i/>
            <w:iCs/>
            <w:szCs w:val="22"/>
            <w:lang w:val="vi-VN"/>
          </w:rPr>
          <w:delText>ng đã hoàn thành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không?</w:delText>
        </w:r>
        <w:bookmarkEnd w:id="8413"/>
      </w:del>
    </w:p>
    <w:p w14:paraId="7B04D2DF" w14:textId="4DFF3EA7" w:rsidR="00523A1A" w:rsidRPr="004373E8" w:rsidDel="005F5D10" w:rsidRDefault="00523A1A" w:rsidP="005F5D10">
      <w:pPr>
        <w:pStyle w:val="Question"/>
        <w:numPr>
          <w:ilvl w:val="0"/>
          <w:numId w:val="7"/>
        </w:numPr>
        <w:tabs>
          <w:tab w:val="left" w:pos="630"/>
          <w:tab w:val="left" w:pos="990"/>
        </w:tabs>
        <w:spacing w:before="100" w:line="400" w:lineRule="exact"/>
        <w:ind w:left="0" w:firstLine="720"/>
        <w:rPr>
          <w:del w:id="8414" w:author="An Tran, ACA (BUV)" w:date="2024-09-12T11:03:00Z" w16du:dateUtc="2024-09-12T04:03:00Z"/>
          <w:rFonts w:cs="Arial"/>
          <w:b w:val="0"/>
          <w:bCs/>
          <w:szCs w:val="22"/>
          <w:u w:val="single"/>
          <w:lang w:val="vi-VN"/>
        </w:rPr>
      </w:pPr>
      <w:del w:id="8415"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r w:rsidRPr="004373E8" w:rsidDel="005F5D10">
          <w:rPr>
            <w:rFonts w:cs="Arial"/>
            <w:bCs/>
            <w:szCs w:val="22"/>
            <w:u w:val="single"/>
            <w:lang w:val="vi-VN"/>
          </w:rPr>
          <w:delText>:</w:delText>
        </w:r>
      </w:del>
    </w:p>
    <w:p w14:paraId="0F965D5F" w14:textId="08DA292F" w:rsidR="00C1363F" w:rsidDel="005F5D10" w:rsidRDefault="00C1363F" w:rsidP="005F5D10">
      <w:pPr>
        <w:pStyle w:val="Question"/>
        <w:numPr>
          <w:ilvl w:val="0"/>
          <w:numId w:val="7"/>
        </w:numPr>
        <w:tabs>
          <w:tab w:val="left" w:pos="630"/>
          <w:tab w:val="left" w:pos="990"/>
        </w:tabs>
        <w:spacing w:before="100" w:line="400" w:lineRule="exact"/>
        <w:ind w:left="0" w:firstLine="720"/>
        <w:rPr>
          <w:del w:id="8416" w:author="An Tran, ACA (BUV)" w:date="2024-09-12T11:03:00Z" w16du:dateUtc="2024-09-12T04:03:00Z"/>
          <w:rFonts w:cs="Arial"/>
          <w:szCs w:val="22"/>
        </w:rPr>
      </w:pPr>
      <w:bookmarkStart w:id="8417" w:name="_Hlk172880986"/>
      <w:bookmarkStart w:id="8418" w:name="_Hlk171284377"/>
      <w:del w:id="8419" w:author="An Tran, ACA (BUV)" w:date="2024-09-12T11:03:00Z" w16du:dateUtc="2024-09-12T04:03:00Z">
        <w:r w:rsidRPr="691BD53B" w:rsidDel="005F5D10">
          <w:rPr>
            <w:rFonts w:cs="Arial"/>
            <w:szCs w:val="22"/>
          </w:rPr>
          <w:delText xml:space="preserve">We encourage students to take professional experience in order to create a real-life learning experience from which they can reflect on what they have done well, what they should improve, and their next steps in their career exploration journey. </w:delText>
        </w:r>
      </w:del>
    </w:p>
    <w:bookmarkEnd w:id="8417"/>
    <w:p w14:paraId="1688C042" w14:textId="7BA0B7EA" w:rsidR="00C1363F" w:rsidDel="005F5D10" w:rsidRDefault="00C1363F" w:rsidP="005F5D10">
      <w:pPr>
        <w:pStyle w:val="Question"/>
        <w:numPr>
          <w:ilvl w:val="0"/>
          <w:numId w:val="7"/>
        </w:numPr>
        <w:tabs>
          <w:tab w:val="left" w:pos="630"/>
          <w:tab w:val="left" w:pos="990"/>
        </w:tabs>
        <w:spacing w:before="100" w:line="400" w:lineRule="exact"/>
        <w:ind w:left="0" w:firstLine="720"/>
        <w:rPr>
          <w:del w:id="8420" w:author="An Tran, ACA (BUV)" w:date="2024-09-12T11:03:00Z" w16du:dateUtc="2024-09-12T04:03:00Z"/>
          <w:rFonts w:cs="Arial"/>
          <w:szCs w:val="22"/>
        </w:rPr>
      </w:pPr>
      <w:del w:id="8421" w:author="An Tran, ACA (BUV)" w:date="2024-09-12T11:03:00Z" w16du:dateUtc="2024-09-12T04:03:00Z">
        <w:r w:rsidDel="005F5D10">
          <w:rPr>
            <w:rFonts w:cs="Arial"/>
            <w:szCs w:val="22"/>
          </w:rPr>
          <w:delText xml:space="preserve">We have different processes and requirements for different professional experience options. </w:delText>
        </w:r>
      </w:del>
    </w:p>
    <w:p w14:paraId="1744670A" w14:textId="08905E01" w:rsidR="00C1363F" w:rsidRPr="001A5B9A" w:rsidDel="005F5D10" w:rsidRDefault="00C1363F" w:rsidP="005F5D10">
      <w:pPr>
        <w:pStyle w:val="Question"/>
        <w:numPr>
          <w:ilvl w:val="0"/>
          <w:numId w:val="7"/>
        </w:numPr>
        <w:tabs>
          <w:tab w:val="left" w:pos="630"/>
          <w:tab w:val="left" w:pos="990"/>
        </w:tabs>
        <w:spacing w:before="100" w:line="400" w:lineRule="exact"/>
        <w:ind w:left="0" w:firstLine="720"/>
        <w:rPr>
          <w:del w:id="8422" w:author="An Tran, ACA (BUV)" w:date="2024-09-12T11:03:00Z" w16du:dateUtc="2024-09-12T04:03:00Z"/>
          <w:rFonts w:cs="Arial"/>
          <w:szCs w:val="22"/>
        </w:rPr>
      </w:pPr>
      <w:del w:id="8423" w:author="An Tran, ACA (BUV)" w:date="2024-09-12T11:03:00Z" w16du:dateUtc="2024-09-12T04:03:00Z">
        <w:r w:rsidRPr="00050F3E" w:rsidDel="005F5D10">
          <w:rPr>
            <w:rFonts w:cs="Arial"/>
            <w:bCs/>
            <w:szCs w:val="22"/>
          </w:rPr>
          <w:delText>Part-time jobs; Internships; Work placements (Academic credited); Long-term community projects with verified NGOs, NPOs, social enterprises; Start-up incubation and acceleration</w:delText>
        </w:r>
        <w:r w:rsidDel="005F5D10">
          <w:rPr>
            <w:rFonts w:cs="Arial"/>
            <w:szCs w:val="22"/>
          </w:rPr>
          <w:delText xml:space="preserve">: </w:delText>
        </w:r>
        <w:r w:rsidRPr="001A5B9A" w:rsidDel="005F5D10">
          <w:rPr>
            <w:rFonts w:cs="Arial"/>
            <w:szCs w:val="22"/>
          </w:rPr>
          <w:delText xml:space="preserve">students are required to to get a </w:delText>
        </w:r>
        <w:r w:rsidRPr="00050F3E" w:rsidDel="005F5D10">
          <w:rPr>
            <w:rFonts w:cs="Arial"/>
            <w:bCs/>
            <w:szCs w:val="22"/>
          </w:rPr>
          <w:delText>Professional Experience Evaluation Form</w:delText>
        </w:r>
        <w:r w:rsidRPr="001A5B9A" w:rsidDel="005F5D10">
          <w:rPr>
            <w:rFonts w:cs="Arial"/>
            <w:szCs w:val="22"/>
          </w:rPr>
          <w:delText xml:space="preserve"> endorsed by their Employer/ Supervisor. </w:delText>
        </w:r>
      </w:del>
    </w:p>
    <w:p w14:paraId="3631B3EA" w14:textId="6DFB10B7" w:rsidR="00C1363F" w:rsidDel="005F5D10" w:rsidRDefault="00C1363F" w:rsidP="005F5D10">
      <w:pPr>
        <w:pStyle w:val="Question"/>
        <w:numPr>
          <w:ilvl w:val="0"/>
          <w:numId w:val="7"/>
        </w:numPr>
        <w:tabs>
          <w:tab w:val="left" w:pos="630"/>
          <w:tab w:val="left" w:pos="990"/>
        </w:tabs>
        <w:spacing w:before="100" w:line="400" w:lineRule="exact"/>
        <w:ind w:left="0" w:firstLine="720"/>
        <w:rPr>
          <w:del w:id="8424" w:author="An Tran, ACA (BUV)" w:date="2024-09-12T11:03:00Z" w16du:dateUtc="2024-09-12T04:03:00Z"/>
          <w:rFonts w:cs="Arial"/>
          <w:szCs w:val="22"/>
        </w:rPr>
      </w:pPr>
      <w:del w:id="8425" w:author="An Tran, ACA (BUV)" w:date="2024-09-12T11:03:00Z" w16du:dateUtc="2024-09-12T04:03:00Z">
        <w:r w:rsidDel="005F5D10">
          <w:rPr>
            <w:rFonts w:cs="Arial"/>
            <w:bCs/>
            <w:szCs w:val="22"/>
          </w:rPr>
          <w:delText>R</w:delText>
        </w:r>
        <w:r w:rsidRPr="00050F3E" w:rsidDel="005F5D10">
          <w:rPr>
            <w:rFonts w:cs="Arial"/>
            <w:bCs/>
            <w:szCs w:val="22"/>
          </w:rPr>
          <w:delText>unning a business:</w:delText>
        </w:r>
        <w:r w:rsidRPr="00050F3E" w:rsidDel="005F5D10">
          <w:rPr>
            <w:rFonts w:cs="Arial"/>
            <w:szCs w:val="22"/>
          </w:rPr>
          <w:delText xml:space="preserve"> </w:delText>
        </w:r>
        <w:r w:rsidDel="005F5D10">
          <w:rPr>
            <w:rFonts w:cs="Arial"/>
            <w:szCs w:val="22"/>
          </w:rPr>
          <w:delText xml:space="preserve">Students are required to submit </w:delText>
        </w:r>
        <w:r w:rsidRPr="00050F3E" w:rsidDel="005F5D10">
          <w:rPr>
            <w:rFonts w:cs="Arial"/>
            <w:szCs w:val="22"/>
          </w:rPr>
          <w:delText>Business Registration Certificate and supporting evidence</w:delText>
        </w:r>
        <w:r w:rsidDel="005F5D10">
          <w:rPr>
            <w:rFonts w:cs="Arial"/>
            <w:szCs w:val="22"/>
          </w:rPr>
          <w:delText xml:space="preserve"> with their name on it, or an introduction letter from the Founder verifying that the student is one of the Co-founders/ key stakeholders of the business. </w:delText>
        </w:r>
      </w:del>
    </w:p>
    <w:p w14:paraId="2BCFE436" w14:textId="58EC9C97" w:rsidR="00C1363F" w:rsidDel="005F5D10" w:rsidRDefault="00C1363F" w:rsidP="005F5D10">
      <w:pPr>
        <w:pStyle w:val="Question"/>
        <w:numPr>
          <w:ilvl w:val="0"/>
          <w:numId w:val="7"/>
        </w:numPr>
        <w:tabs>
          <w:tab w:val="left" w:pos="630"/>
          <w:tab w:val="left" w:pos="990"/>
        </w:tabs>
        <w:spacing w:before="100" w:line="400" w:lineRule="exact"/>
        <w:ind w:left="0" w:firstLine="720"/>
        <w:rPr>
          <w:del w:id="8426" w:author="An Tran, ACA (BUV)" w:date="2024-09-12T11:03:00Z" w16du:dateUtc="2024-09-12T04:03:00Z"/>
          <w:rFonts w:cs="Arial"/>
          <w:szCs w:val="22"/>
        </w:rPr>
      </w:pPr>
      <w:del w:id="8427" w:author="An Tran, ACA (BUV)" w:date="2024-09-12T11:03:00Z" w16du:dateUtc="2024-09-12T04:03:00Z">
        <w:r w:rsidRPr="00050F3E" w:rsidDel="005F5D10">
          <w:rPr>
            <w:rFonts w:cs="Arial"/>
            <w:bCs/>
            <w:szCs w:val="22"/>
          </w:rPr>
          <w:delText>Submitting a personal professional portfolio (For EM students only):</w:delText>
        </w:r>
        <w:r w:rsidRPr="00050F3E" w:rsidDel="005F5D10">
          <w:rPr>
            <w:rFonts w:cs="Arial"/>
            <w:szCs w:val="22"/>
          </w:rPr>
          <w:delText xml:space="preserve"> </w:delText>
        </w:r>
        <w:r w:rsidDel="005F5D10">
          <w:rPr>
            <w:rFonts w:cs="Arial"/>
            <w:szCs w:val="22"/>
          </w:rPr>
          <w:delText xml:space="preserve">For each event, an </w:delText>
        </w:r>
        <w:r w:rsidRPr="00325C99" w:rsidDel="005F5D10">
          <w:rPr>
            <w:rFonts w:cs="Arial"/>
            <w:szCs w:val="22"/>
          </w:rPr>
          <w:delText xml:space="preserve">Event Support Evaluation Form </w:delText>
        </w:r>
        <w:r w:rsidDel="005F5D10">
          <w:rPr>
            <w:rFonts w:cs="Arial"/>
            <w:szCs w:val="22"/>
          </w:rPr>
          <w:delText>from the</w:delText>
        </w:r>
        <w:r w:rsidRPr="00050F3E" w:rsidDel="005F5D10">
          <w:rPr>
            <w:rFonts w:cs="Arial"/>
            <w:szCs w:val="22"/>
          </w:rPr>
          <w:delText xml:space="preserve"> </w:delText>
        </w:r>
        <w:r w:rsidDel="005F5D10">
          <w:rPr>
            <w:rFonts w:cs="Arial"/>
            <w:szCs w:val="22"/>
          </w:rPr>
          <w:delText xml:space="preserve">event </w:delText>
        </w:r>
        <w:r w:rsidRPr="00050F3E" w:rsidDel="005F5D10">
          <w:rPr>
            <w:rFonts w:cs="Arial"/>
            <w:szCs w:val="22"/>
          </w:rPr>
          <w:delText>supervisor</w:delText>
        </w:r>
        <w:r w:rsidDel="005F5D10">
          <w:rPr>
            <w:rFonts w:cs="Arial"/>
            <w:szCs w:val="22"/>
          </w:rPr>
          <w:delText xml:space="preserve"> </w:delText>
        </w:r>
        <w:r w:rsidRPr="00050F3E" w:rsidDel="005F5D10">
          <w:rPr>
            <w:rFonts w:cs="Arial"/>
            <w:szCs w:val="22"/>
          </w:rPr>
          <w:delText>plus any documents, photos, videos, or other materials synthesised into a portfolio that demonstrate your contribution &amp; involvement.</w:delText>
        </w:r>
      </w:del>
    </w:p>
    <w:p w14:paraId="6172BB0A" w14:textId="3C1F60AF"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8428" w:author="An Tran, ACA (BUV)" w:date="2024-09-12T11:03:00Z" w16du:dateUtc="2024-09-12T04:03:00Z"/>
          <w:rFonts w:cs="Arial"/>
          <w:szCs w:val="22"/>
        </w:rPr>
      </w:pPr>
      <w:del w:id="8429" w:author="An Tran, ACA (BUV)" w:date="2024-09-12T11:03:00Z" w16du:dateUtc="2024-09-12T04:03:00Z">
        <w:r w:rsidRPr="00050F3E" w:rsidDel="005F5D10">
          <w:rPr>
            <w:rFonts w:cs="Arial"/>
            <w:bCs/>
            <w:szCs w:val="22"/>
          </w:rPr>
          <w:delText>Submitting a personal professional portfolio (For CS, CT, CGDP, CCP students only):</w:delText>
        </w:r>
        <w:r w:rsidRPr="00050F3E" w:rsidDel="005F5D10">
          <w:rPr>
            <w:rFonts w:cs="Arial"/>
            <w:szCs w:val="22"/>
          </w:rPr>
          <w:delText xml:space="preserve"> A personal portfolio with previous works that qualify for job applications AND a</w:delText>
        </w:r>
        <w:r w:rsidDel="005F5D10">
          <w:rPr>
            <w:rFonts w:cs="Arial"/>
            <w:szCs w:val="22"/>
          </w:rPr>
          <w:delText xml:space="preserve"> Portfolio Evaluation Form</w:delText>
        </w:r>
        <w:r w:rsidRPr="00050F3E" w:rsidDel="005F5D10">
          <w:rPr>
            <w:rFonts w:cs="Arial"/>
            <w:szCs w:val="22"/>
          </w:rPr>
          <w:delText xml:space="preserve"> from a verified industry expert or an employer on the portfolio quality.</w:delText>
        </w:r>
      </w:del>
    </w:p>
    <w:p w14:paraId="097E5D28" w14:textId="455AC765"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430" w:author="An Tran, ACA (BUV)" w:date="2024-09-12T11:03:00Z" w16du:dateUtc="2024-09-12T04:03:00Z"/>
          <w:rFonts w:cs="Arial"/>
          <w:szCs w:val="22"/>
        </w:rPr>
      </w:pPr>
      <w:del w:id="8431" w:author="An Tran, ACA (BUV)" w:date="2024-09-12T11:03:00Z" w16du:dateUtc="2024-09-12T04:03:00Z">
        <w:r w:rsidDel="005F5D10">
          <w:rPr>
            <w:rFonts w:cs="Arial"/>
            <w:szCs w:val="22"/>
          </w:rPr>
          <w:delText xml:space="preserve">All the submitted documents are: </w:delText>
        </w:r>
      </w:del>
    </w:p>
    <w:p w14:paraId="4FC877EF" w14:textId="510522D2"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8432" w:author="An Tran, ACA (BUV)" w:date="2024-09-12T11:03:00Z" w16du:dateUtc="2024-09-12T04:03:00Z"/>
          <w:rFonts w:cs="Arial"/>
          <w:szCs w:val="22"/>
        </w:rPr>
      </w:pPr>
      <w:del w:id="8433" w:author="An Tran, ACA (BUV)" w:date="2024-09-12T11:03:00Z" w16du:dateUtc="2024-09-12T04:03:00Z">
        <w:r w:rsidRPr="00050F3E" w:rsidDel="005F5D10">
          <w:rPr>
            <w:rFonts w:cs="Arial"/>
            <w:szCs w:val="22"/>
          </w:rPr>
          <w:delText xml:space="preserve">Received and reviewed by BUV Career Services &amp; Industry Relations </w:delText>
        </w:r>
        <w:r w:rsidDel="005F5D10">
          <w:rPr>
            <w:rFonts w:cs="Arial"/>
            <w:szCs w:val="22"/>
          </w:rPr>
          <w:delText>Division</w:delText>
        </w:r>
        <w:r w:rsidRPr="00050F3E" w:rsidDel="005F5D10">
          <w:rPr>
            <w:rFonts w:cs="Arial"/>
            <w:szCs w:val="22"/>
          </w:rPr>
          <w:delText xml:space="preserve"> to record the students’ strengths and weaknesses and provide suitable career guidance for them.</w:delText>
        </w:r>
      </w:del>
    </w:p>
    <w:p w14:paraId="58ADF2B3" w14:textId="29F70B0C"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8434" w:author="An Tran, ACA (BUV)" w:date="2024-09-12T11:03:00Z" w16du:dateUtc="2024-09-12T04:03:00Z"/>
          <w:rFonts w:cs="Arial"/>
          <w:szCs w:val="22"/>
        </w:rPr>
      </w:pPr>
      <w:del w:id="8435" w:author="An Tran, ACA (BUV)" w:date="2024-09-12T11:03:00Z" w16du:dateUtc="2024-09-12T04:03:00Z">
        <w:r w:rsidRPr="00050F3E" w:rsidDel="005F5D10">
          <w:rPr>
            <w:rFonts w:cs="Arial"/>
            <w:szCs w:val="22"/>
          </w:rPr>
          <w:delText xml:space="preserve">Reviewed and approved by BUV Management if an internship and the evaluation are valid for students to gain PSG points. </w:delText>
        </w:r>
        <w:r w:rsidDel="005F5D10">
          <w:rPr>
            <w:rFonts w:cs="Arial"/>
            <w:szCs w:val="22"/>
          </w:rPr>
          <w:delText xml:space="preserve">The number of PSG points varies upon types and lengths of each experience. </w:delText>
        </w:r>
      </w:del>
    </w:p>
    <w:p w14:paraId="2444A5EE" w14:textId="2701C8A0" w:rsidR="00C1363F" w:rsidDel="005F5D10" w:rsidRDefault="00C1363F" w:rsidP="005F5D10">
      <w:pPr>
        <w:pStyle w:val="Question"/>
        <w:numPr>
          <w:ilvl w:val="0"/>
          <w:numId w:val="7"/>
        </w:numPr>
        <w:tabs>
          <w:tab w:val="left" w:pos="630"/>
          <w:tab w:val="left" w:pos="990"/>
        </w:tabs>
        <w:spacing w:before="100" w:line="400" w:lineRule="exact"/>
        <w:ind w:left="0" w:firstLine="720"/>
        <w:rPr>
          <w:del w:id="8436" w:author="An Tran, ACA (BUV)" w:date="2024-09-12T11:03:00Z" w16du:dateUtc="2024-09-12T04:03:00Z"/>
          <w:rFonts w:cs="Arial"/>
          <w:szCs w:val="22"/>
        </w:rPr>
      </w:pPr>
      <w:del w:id="8437" w:author="An Tran, ACA (BUV)" w:date="2024-09-12T11:03:00Z" w16du:dateUtc="2024-09-12T04:03:00Z">
        <w:r w:rsidRPr="00050F3E" w:rsidDel="005F5D10">
          <w:rPr>
            <w:rFonts w:cs="Arial"/>
            <w:szCs w:val="22"/>
          </w:rPr>
          <w:delText xml:space="preserve">The step-by-step instructions of the mentioned processes are fully communicated to all students via email. </w:delText>
        </w:r>
      </w:del>
    </w:p>
    <w:p w14:paraId="789E5A53" w14:textId="5B14B3CC"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8438" w:author="An Tran, ACA (BUV)" w:date="2024-09-12T11:03:00Z" w16du:dateUtc="2024-09-12T04:03:00Z"/>
          <w:rFonts w:cs="Arial"/>
          <w:szCs w:val="22"/>
        </w:rPr>
      </w:pPr>
      <w:del w:id="8439"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6DFC0B33" w14:textId="799B4971" w:rsidR="00C1363F" w:rsidDel="005F5D10" w:rsidRDefault="00C1363F" w:rsidP="005F5D10">
      <w:pPr>
        <w:pStyle w:val="Question"/>
        <w:numPr>
          <w:ilvl w:val="0"/>
          <w:numId w:val="7"/>
        </w:numPr>
        <w:tabs>
          <w:tab w:val="left" w:pos="630"/>
          <w:tab w:val="left" w:pos="990"/>
        </w:tabs>
        <w:spacing w:before="100" w:line="400" w:lineRule="exact"/>
        <w:ind w:left="0" w:firstLine="720"/>
        <w:rPr>
          <w:del w:id="8440" w:author="An Tran, ACA (BUV)" w:date="2024-09-12T11:03:00Z" w16du:dateUtc="2024-09-12T04:03:00Z"/>
          <w:rFonts w:cs="Arial"/>
          <w:i/>
          <w:iCs/>
          <w:szCs w:val="22"/>
        </w:rPr>
      </w:pPr>
      <w:del w:id="8441" w:author="An Tran, ACA (BUV)" w:date="2024-09-12T11:03:00Z" w16du:dateUtc="2024-09-12T04:03:00Z">
        <w:r w:rsidDel="005F5D10">
          <w:rPr>
            <w:rFonts w:cs="Arial"/>
            <w:i/>
            <w:iCs/>
            <w:szCs w:val="22"/>
          </w:rPr>
          <w:delText>Chúng tôi khuyến khích sinh viên trải nghiệm làm việc để các bạn có thể</w:delText>
        </w:r>
        <w:r w:rsidRPr="002D5ADD" w:rsidDel="005F5D10">
          <w:rPr>
            <w:rFonts w:cs="Arial"/>
            <w:i/>
            <w:iCs/>
            <w:szCs w:val="22"/>
          </w:rPr>
          <w:delText xml:space="preserve"> h</w:delText>
        </w:r>
        <w:r w:rsidRPr="002D5ADD" w:rsidDel="005F5D10">
          <w:rPr>
            <w:rFonts w:cs="Calibri"/>
            <w:i/>
            <w:iCs/>
            <w:szCs w:val="22"/>
          </w:rPr>
          <w:delText>ọ</w:delText>
        </w:r>
        <w:r w:rsidRPr="002D5ADD" w:rsidDel="005F5D10">
          <w:rPr>
            <w:rFonts w:cs="Arial"/>
            <w:i/>
            <w:iCs/>
            <w:szCs w:val="22"/>
          </w:rPr>
          <w:delText>c h</w:delText>
        </w:r>
        <w:r w:rsidRPr="002D5ADD" w:rsidDel="005F5D10">
          <w:rPr>
            <w:rFonts w:cs="Calibri"/>
            <w:i/>
            <w:iCs/>
            <w:szCs w:val="22"/>
          </w:rPr>
          <w:delText>ỏ</w:delText>
        </w:r>
        <w:r w:rsidRPr="002D5ADD" w:rsidDel="005F5D10">
          <w:rPr>
            <w:rFonts w:cs="Arial"/>
            <w:i/>
            <w:iCs/>
            <w:szCs w:val="22"/>
          </w:rPr>
          <w:delText>i t</w:delText>
        </w:r>
        <w:r w:rsidRPr="002D5ADD" w:rsidDel="005F5D10">
          <w:rPr>
            <w:rFonts w:cs="Calibri"/>
            <w:i/>
            <w:iCs/>
            <w:szCs w:val="22"/>
          </w:rPr>
          <w:delText>ừ</w:delText>
        </w:r>
        <w:r w:rsidRPr="002D5ADD" w:rsidDel="005F5D10">
          <w:rPr>
            <w:rFonts w:cs="Arial"/>
            <w:i/>
            <w:iCs/>
            <w:szCs w:val="22"/>
          </w:rPr>
          <w:delText xml:space="preserve"> th</w:delText>
        </w:r>
        <w:r w:rsidRPr="002D5ADD" w:rsidDel="005F5D10">
          <w:rPr>
            <w:rFonts w:cs="Calibri"/>
            <w:i/>
            <w:iCs/>
            <w:szCs w:val="22"/>
          </w:rPr>
          <w:delText>ự</w:delText>
        </w:r>
        <w:r w:rsidRPr="002D5ADD" w:rsidDel="005F5D10">
          <w:rPr>
            <w:rFonts w:cs="Arial"/>
            <w:i/>
            <w:iCs/>
            <w:szCs w:val="22"/>
          </w:rPr>
          <w:delText>c t</w:delText>
        </w:r>
        <w:r w:rsidRPr="002D5ADD" w:rsidDel="005F5D10">
          <w:rPr>
            <w:rFonts w:cs="Calibri"/>
            <w:i/>
            <w:iCs/>
            <w:szCs w:val="22"/>
          </w:rPr>
          <w:delText>ế</w:delText>
        </w:r>
        <w:r w:rsidRPr="002D5ADD" w:rsidDel="005F5D10">
          <w:rPr>
            <w:rFonts w:cs="Arial"/>
            <w:i/>
            <w:iCs/>
            <w:szCs w:val="22"/>
          </w:rPr>
          <w:delText>, t</w:delText>
        </w:r>
        <w:r w:rsidRPr="002D5ADD" w:rsidDel="005F5D10">
          <w:rPr>
            <w:rFonts w:cs="Calibri"/>
            <w:i/>
            <w:iCs/>
            <w:szCs w:val="22"/>
          </w:rPr>
          <w:delText>ừ</w:delText>
        </w:r>
        <w:r w:rsidRPr="002D5ADD" w:rsidDel="005F5D10">
          <w:rPr>
            <w:rFonts w:cs="Arial"/>
            <w:i/>
            <w:iCs/>
            <w:szCs w:val="22"/>
          </w:rPr>
          <w:delText xml:space="preserve"> </w:delText>
        </w:r>
        <w:r w:rsidRPr="002D5ADD" w:rsidDel="005F5D10">
          <w:rPr>
            <w:rFonts w:cs="Avenir Next LT Pro"/>
            <w:i/>
            <w:iCs/>
            <w:szCs w:val="22"/>
          </w:rPr>
          <w:delText>đó</w:delText>
        </w:r>
        <w:r w:rsidRPr="002D5ADD" w:rsidDel="005F5D10">
          <w:rPr>
            <w:rFonts w:cs="Arial"/>
            <w:i/>
            <w:iCs/>
            <w:szCs w:val="22"/>
          </w:rPr>
          <w:delText xml:space="preserve"> suy ng</w:delText>
        </w:r>
        <w:r w:rsidRPr="002D5ADD" w:rsidDel="005F5D10">
          <w:rPr>
            <w:rFonts w:cs="Calibri"/>
            <w:i/>
            <w:iCs/>
            <w:szCs w:val="22"/>
          </w:rPr>
          <w:delText>ẫ</w:delText>
        </w:r>
        <w:r w:rsidRPr="002D5ADD" w:rsidDel="005F5D10">
          <w:rPr>
            <w:rFonts w:cs="Arial"/>
            <w:i/>
            <w:iCs/>
            <w:szCs w:val="22"/>
          </w:rPr>
          <w:delText>m v</w:delText>
        </w:r>
        <w:r w:rsidRPr="002D5ADD" w:rsidDel="005F5D10">
          <w:rPr>
            <w:rFonts w:cs="Avenir Next LT Pro"/>
            <w:i/>
            <w:iCs/>
            <w:szCs w:val="22"/>
          </w:rPr>
          <w:delText>à</w:delText>
        </w:r>
        <w:r w:rsidRPr="002D5ADD" w:rsidDel="005F5D10">
          <w:rPr>
            <w:rFonts w:cs="Arial"/>
            <w:i/>
            <w:iCs/>
            <w:szCs w:val="22"/>
          </w:rPr>
          <w:delText xml:space="preserve"> r</w:delText>
        </w:r>
        <w:r w:rsidRPr="002D5ADD" w:rsidDel="005F5D10">
          <w:rPr>
            <w:rFonts w:cs="Avenir Next LT Pro"/>
            <w:i/>
            <w:iCs/>
            <w:szCs w:val="22"/>
          </w:rPr>
          <w:delText>ú</w:delText>
        </w:r>
        <w:r w:rsidRPr="002D5ADD" w:rsidDel="005F5D10">
          <w:rPr>
            <w:rFonts w:cs="Arial"/>
            <w:i/>
            <w:iCs/>
            <w:szCs w:val="22"/>
          </w:rPr>
          <w:delText>t kinh nghi</w:delText>
        </w:r>
        <w:r w:rsidRPr="002D5ADD" w:rsidDel="005F5D10">
          <w:rPr>
            <w:rFonts w:cs="Calibri"/>
            <w:i/>
            <w:iCs/>
            <w:szCs w:val="22"/>
          </w:rPr>
          <w:delText>ệ</w:delText>
        </w:r>
        <w:r w:rsidRPr="002D5ADD" w:rsidDel="005F5D10">
          <w:rPr>
            <w:rFonts w:cs="Arial"/>
            <w:i/>
            <w:iCs/>
            <w:szCs w:val="22"/>
          </w:rPr>
          <w:delText>m v</w:delText>
        </w:r>
        <w:r w:rsidRPr="002D5ADD" w:rsidDel="005F5D10">
          <w:rPr>
            <w:rFonts w:cs="Calibri"/>
            <w:i/>
            <w:iCs/>
            <w:szCs w:val="22"/>
          </w:rPr>
          <w:delText>ề</w:delText>
        </w:r>
        <w:r w:rsidRPr="002D5ADD" w:rsidDel="005F5D10">
          <w:rPr>
            <w:rFonts w:cs="Arial"/>
            <w:i/>
            <w:iCs/>
            <w:szCs w:val="22"/>
          </w:rPr>
          <w:delText xml:space="preserve"> nh</w:delText>
        </w:r>
        <w:r w:rsidRPr="002D5ADD" w:rsidDel="005F5D10">
          <w:rPr>
            <w:rFonts w:cs="Calibri"/>
            <w:i/>
            <w:iCs/>
            <w:szCs w:val="22"/>
          </w:rPr>
          <w:delText>ữ</w:delText>
        </w:r>
        <w:r w:rsidRPr="002D5ADD" w:rsidDel="005F5D10">
          <w:rPr>
            <w:rFonts w:cs="Arial"/>
            <w:i/>
            <w:iCs/>
            <w:szCs w:val="22"/>
          </w:rPr>
          <w:delText>ng vi</w:delText>
        </w:r>
        <w:r w:rsidRPr="002D5ADD" w:rsidDel="005F5D10">
          <w:rPr>
            <w:rFonts w:cs="Calibri"/>
            <w:i/>
            <w:iCs/>
            <w:szCs w:val="22"/>
          </w:rPr>
          <w:delText>ệ</w:delText>
        </w:r>
        <w:r w:rsidRPr="002D5ADD" w:rsidDel="005F5D10">
          <w:rPr>
            <w:rFonts w:cs="Arial"/>
            <w:i/>
            <w:iCs/>
            <w:szCs w:val="22"/>
          </w:rPr>
          <w:delText>c c</w:delText>
        </w:r>
        <w:r w:rsidRPr="002D5ADD" w:rsidDel="005F5D10">
          <w:rPr>
            <w:rFonts w:cs="Avenir Next LT Pro"/>
            <w:i/>
            <w:iCs/>
            <w:szCs w:val="22"/>
          </w:rPr>
          <w:delText>á</w:delText>
        </w:r>
        <w:r w:rsidRPr="002D5ADD" w:rsidDel="005F5D10">
          <w:rPr>
            <w:rFonts w:cs="Arial"/>
            <w:i/>
            <w:iCs/>
            <w:szCs w:val="22"/>
          </w:rPr>
          <w:delText>c</w:delText>
        </w:r>
        <w:r w:rsidDel="005F5D10">
          <w:rPr>
            <w:rFonts w:cs="Arial"/>
            <w:i/>
            <w:iCs/>
            <w:szCs w:val="22"/>
          </w:rPr>
          <w:delText xml:space="preserve"> bạn</w:delText>
        </w:r>
        <w:r w:rsidRPr="002D5ADD" w:rsidDel="005F5D10">
          <w:rPr>
            <w:rFonts w:cs="Arial"/>
            <w:i/>
            <w:iCs/>
            <w:szCs w:val="22"/>
          </w:rPr>
          <w:delText xml:space="preserve"> </w:delText>
        </w:r>
        <w:r w:rsidRPr="002D5ADD" w:rsidDel="005F5D10">
          <w:rPr>
            <w:rFonts w:cs="Avenir Next LT Pro"/>
            <w:i/>
            <w:iCs/>
            <w:szCs w:val="22"/>
          </w:rPr>
          <w:delText>đã</w:delText>
        </w:r>
        <w:r w:rsidRPr="002D5ADD" w:rsidDel="005F5D10">
          <w:rPr>
            <w:rFonts w:cs="Arial"/>
            <w:i/>
            <w:iCs/>
            <w:szCs w:val="22"/>
          </w:rPr>
          <w:delText xml:space="preserve"> l</w:delText>
        </w:r>
        <w:r w:rsidRPr="002D5ADD" w:rsidDel="005F5D10">
          <w:rPr>
            <w:rFonts w:cs="Avenir Next LT Pro"/>
            <w:i/>
            <w:iCs/>
            <w:szCs w:val="22"/>
          </w:rPr>
          <w:delText>à</w:delText>
        </w:r>
        <w:r w:rsidRPr="002D5ADD" w:rsidDel="005F5D10">
          <w:rPr>
            <w:rFonts w:cs="Arial"/>
            <w:i/>
            <w:iCs/>
            <w:szCs w:val="22"/>
          </w:rPr>
          <w:delText>m t</w:delText>
        </w:r>
        <w:r w:rsidRPr="002D5ADD" w:rsidDel="005F5D10">
          <w:rPr>
            <w:rFonts w:cs="Calibri"/>
            <w:i/>
            <w:iCs/>
            <w:szCs w:val="22"/>
          </w:rPr>
          <w:delText>ố</w:delText>
        </w:r>
        <w:r w:rsidRPr="002D5ADD" w:rsidDel="005F5D10">
          <w:rPr>
            <w:rFonts w:cs="Arial"/>
            <w:i/>
            <w:iCs/>
            <w:szCs w:val="22"/>
          </w:rPr>
          <w:delText>t, nh</w:delText>
        </w:r>
        <w:r w:rsidRPr="002D5ADD" w:rsidDel="005F5D10">
          <w:rPr>
            <w:rFonts w:cs="Calibri"/>
            <w:i/>
            <w:iCs/>
            <w:szCs w:val="22"/>
          </w:rPr>
          <w:delText>ữ</w:delText>
        </w:r>
        <w:r w:rsidRPr="002D5ADD" w:rsidDel="005F5D10">
          <w:rPr>
            <w:rFonts w:cs="Arial"/>
            <w:i/>
            <w:iCs/>
            <w:szCs w:val="22"/>
          </w:rPr>
          <w:delText xml:space="preserve">ng </w:delText>
        </w:r>
        <w:r w:rsidRPr="002D5ADD" w:rsidDel="005F5D10">
          <w:rPr>
            <w:rFonts w:cs="Avenir Next LT Pro"/>
            <w:i/>
            <w:iCs/>
            <w:szCs w:val="22"/>
          </w:rPr>
          <w:delText>đ</w:delText>
        </w:r>
        <w:r w:rsidRPr="002D5ADD" w:rsidDel="005F5D10">
          <w:rPr>
            <w:rFonts w:cs="Arial"/>
            <w:i/>
            <w:iCs/>
            <w:szCs w:val="22"/>
          </w:rPr>
          <w:delText>i</w:delText>
        </w:r>
        <w:r w:rsidRPr="002D5ADD" w:rsidDel="005F5D10">
          <w:rPr>
            <w:rFonts w:cs="Calibri"/>
            <w:i/>
            <w:iCs/>
            <w:szCs w:val="22"/>
          </w:rPr>
          <w:delText>ề</w:delText>
        </w:r>
        <w:r w:rsidRPr="002D5ADD" w:rsidDel="005F5D10">
          <w:rPr>
            <w:rFonts w:cs="Arial"/>
            <w:i/>
            <w:iCs/>
            <w:szCs w:val="22"/>
          </w:rPr>
          <w:delText>u n</w:delText>
        </w:r>
        <w:r w:rsidRPr="002D5ADD" w:rsidDel="005F5D10">
          <w:rPr>
            <w:rFonts w:cs="Avenir Next LT Pro"/>
            <w:i/>
            <w:iCs/>
            <w:szCs w:val="22"/>
          </w:rPr>
          <w:delText>ê</w:delText>
        </w:r>
        <w:r w:rsidRPr="002D5ADD" w:rsidDel="005F5D10">
          <w:rPr>
            <w:rFonts w:cs="Arial"/>
            <w:i/>
            <w:iCs/>
            <w:szCs w:val="22"/>
          </w:rPr>
          <w:delText>n c</w:delText>
        </w:r>
        <w:r w:rsidRPr="002D5ADD" w:rsidDel="005F5D10">
          <w:rPr>
            <w:rFonts w:cs="Calibri"/>
            <w:i/>
            <w:iCs/>
            <w:szCs w:val="22"/>
          </w:rPr>
          <w:delText>ả</w:delText>
        </w:r>
        <w:r w:rsidRPr="002D5ADD" w:rsidDel="005F5D10">
          <w:rPr>
            <w:rFonts w:cs="Arial"/>
            <w:i/>
            <w:iCs/>
            <w:szCs w:val="22"/>
          </w:rPr>
          <w:delText>i thi</w:delText>
        </w:r>
        <w:r w:rsidRPr="002D5ADD" w:rsidDel="005F5D10">
          <w:rPr>
            <w:rFonts w:cs="Calibri"/>
            <w:i/>
            <w:iCs/>
            <w:szCs w:val="22"/>
          </w:rPr>
          <w:delText>ệ</w:delText>
        </w:r>
        <w:r w:rsidRPr="002D5ADD" w:rsidDel="005F5D10">
          <w:rPr>
            <w:rFonts w:cs="Arial"/>
            <w:i/>
            <w:iCs/>
            <w:szCs w:val="22"/>
          </w:rPr>
          <w:delText>n, v</w:delText>
        </w:r>
        <w:r w:rsidRPr="002D5ADD" w:rsidDel="005F5D10">
          <w:rPr>
            <w:rFonts w:cs="Avenir Next LT Pro"/>
            <w:i/>
            <w:iCs/>
            <w:szCs w:val="22"/>
          </w:rPr>
          <w:delText>à</w:delText>
        </w:r>
        <w:r w:rsidRPr="002D5ADD" w:rsidDel="005F5D10">
          <w:rPr>
            <w:rFonts w:cs="Arial"/>
            <w:i/>
            <w:iCs/>
            <w:szCs w:val="22"/>
          </w:rPr>
          <w:delText xml:space="preserve"> các b</w:delText>
        </w:r>
        <w:r w:rsidRPr="002D5ADD" w:rsidDel="005F5D10">
          <w:rPr>
            <w:rFonts w:cs="Calibri"/>
            <w:i/>
            <w:iCs/>
            <w:szCs w:val="22"/>
          </w:rPr>
          <w:delText>ướ</w:delText>
        </w:r>
        <w:r w:rsidRPr="002D5ADD" w:rsidDel="005F5D10">
          <w:rPr>
            <w:rFonts w:cs="Arial"/>
            <w:i/>
            <w:iCs/>
            <w:szCs w:val="22"/>
          </w:rPr>
          <w:delText>c c</w:delText>
        </w:r>
        <w:r w:rsidRPr="002D5ADD" w:rsidDel="005F5D10">
          <w:rPr>
            <w:rFonts w:cs="Calibri"/>
            <w:i/>
            <w:iCs/>
            <w:szCs w:val="22"/>
          </w:rPr>
          <w:delText>ầ</w:delText>
        </w:r>
        <w:r w:rsidRPr="002D5ADD" w:rsidDel="005F5D10">
          <w:rPr>
            <w:rFonts w:cs="Arial"/>
            <w:i/>
            <w:iCs/>
            <w:szCs w:val="22"/>
          </w:rPr>
          <w:delText>n l</w:delText>
        </w:r>
        <w:r w:rsidRPr="002D5ADD" w:rsidDel="005F5D10">
          <w:rPr>
            <w:rFonts w:cs="Avenir Next LT Pro"/>
            <w:i/>
            <w:iCs/>
            <w:szCs w:val="22"/>
          </w:rPr>
          <w:delText>à</w:delText>
        </w:r>
        <w:r w:rsidRPr="002D5ADD" w:rsidDel="005F5D10">
          <w:rPr>
            <w:rFonts w:cs="Arial"/>
            <w:i/>
            <w:iCs/>
            <w:szCs w:val="22"/>
          </w:rPr>
          <w:delText>m ti</w:delText>
        </w:r>
        <w:r w:rsidRPr="002D5ADD" w:rsidDel="005F5D10">
          <w:rPr>
            <w:rFonts w:cs="Calibri"/>
            <w:i/>
            <w:iCs/>
            <w:szCs w:val="22"/>
          </w:rPr>
          <w:delText>ế</w:delText>
        </w:r>
        <w:r w:rsidRPr="002D5ADD" w:rsidDel="005F5D10">
          <w:rPr>
            <w:rFonts w:cs="Arial"/>
            <w:i/>
            <w:iCs/>
            <w:szCs w:val="22"/>
          </w:rPr>
          <w:delText>p theo tr</w:delText>
        </w:r>
        <w:r w:rsidRPr="002D5ADD" w:rsidDel="005F5D10">
          <w:rPr>
            <w:rFonts w:cs="Avenir Next LT Pro"/>
            <w:i/>
            <w:iCs/>
            <w:szCs w:val="22"/>
          </w:rPr>
          <w:delText>ê</w:delText>
        </w:r>
        <w:r w:rsidRPr="002D5ADD" w:rsidDel="005F5D10">
          <w:rPr>
            <w:rFonts w:cs="Arial"/>
            <w:i/>
            <w:iCs/>
            <w:szCs w:val="22"/>
          </w:rPr>
          <w:delText xml:space="preserve">n con </w:delText>
        </w:r>
        <w:r w:rsidRPr="002D5ADD" w:rsidDel="005F5D10">
          <w:rPr>
            <w:rFonts w:cs="Avenir Next LT Pro"/>
            <w:i/>
            <w:iCs/>
            <w:szCs w:val="22"/>
          </w:rPr>
          <w:delText>đ</w:delText>
        </w:r>
        <w:r w:rsidRPr="002D5ADD" w:rsidDel="005F5D10">
          <w:rPr>
            <w:rFonts w:cs="Calibri"/>
            <w:i/>
            <w:iCs/>
            <w:szCs w:val="22"/>
          </w:rPr>
          <w:delText>ườ</w:delText>
        </w:r>
        <w:r w:rsidRPr="002D5ADD" w:rsidDel="005F5D10">
          <w:rPr>
            <w:rFonts w:cs="Arial"/>
            <w:i/>
            <w:iCs/>
            <w:szCs w:val="22"/>
          </w:rPr>
          <w:delText>ng kh</w:delText>
        </w:r>
        <w:r w:rsidRPr="002D5ADD" w:rsidDel="005F5D10">
          <w:rPr>
            <w:rFonts w:cs="Avenir Next LT Pro"/>
            <w:i/>
            <w:iCs/>
            <w:szCs w:val="22"/>
          </w:rPr>
          <w:delText>á</w:delText>
        </w:r>
        <w:r w:rsidRPr="002D5ADD" w:rsidDel="005F5D10">
          <w:rPr>
            <w:rFonts w:cs="Arial"/>
            <w:i/>
            <w:iCs/>
            <w:szCs w:val="22"/>
          </w:rPr>
          <w:delText>m ph</w:delText>
        </w:r>
        <w:r w:rsidRPr="002D5ADD" w:rsidDel="005F5D10">
          <w:rPr>
            <w:rFonts w:cs="Avenir Next LT Pro"/>
            <w:i/>
            <w:iCs/>
            <w:szCs w:val="22"/>
          </w:rPr>
          <w:delText>á</w:delText>
        </w:r>
        <w:r w:rsidRPr="002D5ADD" w:rsidDel="005F5D10">
          <w:rPr>
            <w:rFonts w:cs="Arial"/>
            <w:i/>
            <w:iCs/>
            <w:szCs w:val="22"/>
          </w:rPr>
          <w:delText xml:space="preserve"> ngh</w:delText>
        </w:r>
        <w:r w:rsidRPr="002D5ADD" w:rsidDel="005F5D10">
          <w:rPr>
            <w:rFonts w:cs="Calibri"/>
            <w:i/>
            <w:iCs/>
            <w:szCs w:val="22"/>
          </w:rPr>
          <w:delText>ề</w:delText>
        </w:r>
        <w:r w:rsidRPr="002D5ADD" w:rsidDel="005F5D10">
          <w:rPr>
            <w:rFonts w:cs="Arial"/>
            <w:i/>
            <w:iCs/>
            <w:szCs w:val="22"/>
          </w:rPr>
          <w:delText xml:space="preserve"> nghi</w:delText>
        </w:r>
        <w:r w:rsidRPr="002D5ADD" w:rsidDel="005F5D10">
          <w:rPr>
            <w:rFonts w:cs="Calibri"/>
            <w:i/>
            <w:iCs/>
            <w:szCs w:val="22"/>
          </w:rPr>
          <w:delText>ệ</w:delText>
        </w:r>
        <w:r w:rsidRPr="002D5ADD" w:rsidDel="005F5D10">
          <w:rPr>
            <w:rFonts w:cs="Arial"/>
            <w:i/>
            <w:iCs/>
            <w:szCs w:val="22"/>
          </w:rPr>
          <w:delText>p c</w:delText>
        </w:r>
        <w:r w:rsidRPr="002D5ADD" w:rsidDel="005F5D10">
          <w:rPr>
            <w:rFonts w:cs="Calibri"/>
            <w:i/>
            <w:iCs/>
            <w:szCs w:val="22"/>
          </w:rPr>
          <w:delText>ủ</w:delText>
        </w:r>
        <w:r w:rsidRPr="002D5ADD" w:rsidDel="005F5D10">
          <w:rPr>
            <w:rFonts w:cs="Arial"/>
            <w:i/>
            <w:iCs/>
            <w:szCs w:val="22"/>
          </w:rPr>
          <w:delText>a m</w:delText>
        </w:r>
        <w:r w:rsidRPr="002D5ADD" w:rsidDel="005F5D10">
          <w:rPr>
            <w:rFonts w:cs="Avenir Next LT Pro"/>
            <w:i/>
            <w:iCs/>
            <w:szCs w:val="22"/>
          </w:rPr>
          <w:delText>ì</w:delText>
        </w:r>
        <w:r w:rsidRPr="002D5ADD" w:rsidDel="005F5D10">
          <w:rPr>
            <w:rFonts w:cs="Arial"/>
            <w:i/>
            <w:iCs/>
            <w:szCs w:val="22"/>
          </w:rPr>
          <w:delText xml:space="preserve">nh. </w:delText>
        </w:r>
      </w:del>
    </w:p>
    <w:p w14:paraId="794696D7" w14:textId="7959605D" w:rsidR="00C1363F" w:rsidDel="005F5D10" w:rsidRDefault="00C1363F" w:rsidP="005F5D10">
      <w:pPr>
        <w:pStyle w:val="Question"/>
        <w:numPr>
          <w:ilvl w:val="0"/>
          <w:numId w:val="7"/>
        </w:numPr>
        <w:tabs>
          <w:tab w:val="left" w:pos="630"/>
          <w:tab w:val="left" w:pos="990"/>
        </w:tabs>
        <w:spacing w:before="100" w:line="400" w:lineRule="exact"/>
        <w:ind w:left="0" w:firstLine="720"/>
        <w:rPr>
          <w:del w:id="8442" w:author="An Tran, ACA (BUV)" w:date="2024-09-12T11:03:00Z" w16du:dateUtc="2024-09-12T04:03:00Z"/>
          <w:rFonts w:cs="Arial"/>
          <w:i/>
          <w:iCs/>
          <w:szCs w:val="22"/>
        </w:rPr>
      </w:pPr>
      <w:del w:id="8443" w:author="An Tran, ACA (BUV)" w:date="2024-09-12T11:03:00Z" w16du:dateUtc="2024-09-12T04:03:00Z">
        <w:r w:rsidDel="005F5D10">
          <w:rPr>
            <w:rFonts w:cs="Arial"/>
            <w:i/>
            <w:iCs/>
            <w:szCs w:val="22"/>
          </w:rPr>
          <w:delText xml:space="preserve">Mỗi lựa chọn trải nghiệm sẽ có các quy trình và yêu cầu khác nhau. </w:delText>
        </w:r>
      </w:del>
    </w:p>
    <w:p w14:paraId="2415A4ED" w14:textId="039BE8C4" w:rsidR="00C1363F" w:rsidDel="005F5D10" w:rsidRDefault="00C1363F" w:rsidP="005F5D10">
      <w:pPr>
        <w:pStyle w:val="Question"/>
        <w:numPr>
          <w:ilvl w:val="0"/>
          <w:numId w:val="7"/>
        </w:numPr>
        <w:tabs>
          <w:tab w:val="left" w:pos="630"/>
          <w:tab w:val="left" w:pos="990"/>
        </w:tabs>
        <w:spacing w:before="100" w:line="400" w:lineRule="exact"/>
        <w:ind w:left="0" w:firstLine="720"/>
        <w:rPr>
          <w:del w:id="8444" w:author="An Tran, ACA (BUV)" w:date="2024-09-12T11:03:00Z" w16du:dateUtc="2024-09-12T04:03:00Z"/>
          <w:rFonts w:cs="Arial"/>
          <w:i/>
          <w:iCs/>
          <w:szCs w:val="22"/>
        </w:rPr>
      </w:pPr>
      <w:del w:id="8445" w:author="An Tran, ACA (BUV)" w:date="2024-09-12T11:03:00Z" w16du:dateUtc="2024-09-12T04:03:00Z">
        <w:r w:rsidRPr="00050F3E" w:rsidDel="005F5D10">
          <w:rPr>
            <w:rFonts w:cs="Arial"/>
            <w:bCs/>
            <w:i/>
            <w:iCs/>
            <w:szCs w:val="22"/>
          </w:rPr>
          <w:delText>Làm thêm, thực tập, kiến tập, dự án cộng đồng với các tổ chức phi chính phủ (NGO), tổ chức phi lợi nhuận (NPO), doanh nghiệp xã hội đã được xác nhận; chương trình ươm tạo và tăng tốc khởi nghiệp:</w:delText>
        </w:r>
        <w:r w:rsidDel="005F5D10">
          <w:rPr>
            <w:rFonts w:cs="Arial"/>
            <w:i/>
            <w:iCs/>
            <w:szCs w:val="22"/>
          </w:rPr>
          <w:delText xml:space="preserve"> Yêu cầu nộp Bản đánh giá Chất lượng Làm việc được chứng thực bởi Công ty/ Quản lý. </w:delText>
        </w:r>
      </w:del>
    </w:p>
    <w:p w14:paraId="6D64E472" w14:textId="05B561C5" w:rsidR="00C1363F" w:rsidDel="005F5D10" w:rsidRDefault="00C1363F" w:rsidP="005F5D10">
      <w:pPr>
        <w:pStyle w:val="Question"/>
        <w:numPr>
          <w:ilvl w:val="0"/>
          <w:numId w:val="7"/>
        </w:numPr>
        <w:tabs>
          <w:tab w:val="left" w:pos="630"/>
          <w:tab w:val="left" w:pos="990"/>
        </w:tabs>
        <w:spacing w:before="100" w:line="400" w:lineRule="exact"/>
        <w:ind w:left="0" w:firstLine="720"/>
        <w:rPr>
          <w:del w:id="8446" w:author="An Tran, ACA (BUV)" w:date="2024-09-12T11:03:00Z" w16du:dateUtc="2024-09-12T04:03:00Z"/>
          <w:rFonts w:cs="Arial"/>
          <w:i/>
          <w:iCs/>
          <w:szCs w:val="22"/>
        </w:rPr>
      </w:pPr>
      <w:del w:id="8447" w:author="An Tran, ACA (BUV)" w:date="2024-09-12T11:03:00Z" w16du:dateUtc="2024-09-12T04:03:00Z">
        <w:r w:rsidRPr="00050F3E" w:rsidDel="005F5D10">
          <w:rPr>
            <w:rFonts w:cs="Arial"/>
            <w:bCs/>
            <w:i/>
            <w:iCs/>
            <w:szCs w:val="22"/>
          </w:rPr>
          <w:delText>Kinh doanh riêng:</w:delText>
        </w:r>
        <w:r w:rsidDel="005F5D10">
          <w:rPr>
            <w:rFonts w:cs="Arial"/>
            <w:i/>
            <w:iCs/>
            <w:szCs w:val="22"/>
          </w:rPr>
          <w:delTex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w:delText>
        </w:r>
      </w:del>
    </w:p>
    <w:p w14:paraId="529CED23" w14:textId="265C5AC1" w:rsidR="00C1363F" w:rsidRPr="00325C99" w:rsidDel="005F5D10" w:rsidRDefault="00C1363F" w:rsidP="005F5D10">
      <w:pPr>
        <w:pStyle w:val="Question"/>
        <w:numPr>
          <w:ilvl w:val="0"/>
          <w:numId w:val="7"/>
        </w:numPr>
        <w:tabs>
          <w:tab w:val="left" w:pos="630"/>
          <w:tab w:val="left" w:pos="990"/>
        </w:tabs>
        <w:spacing w:before="100" w:line="400" w:lineRule="exact"/>
        <w:ind w:left="0" w:firstLine="720"/>
        <w:rPr>
          <w:del w:id="8448" w:author="An Tran, ACA (BUV)" w:date="2024-09-12T11:03:00Z" w16du:dateUtc="2024-09-12T04:03:00Z"/>
          <w:rFonts w:cs="Arial"/>
          <w:i/>
          <w:iCs/>
          <w:szCs w:val="22"/>
        </w:rPr>
      </w:pPr>
      <w:del w:id="8449" w:author="An Tran, ACA (BUV)" w:date="2024-09-12T11:03:00Z" w16du:dateUtc="2024-09-12T04:03:00Z">
        <w:r w:rsidRPr="00050F3E" w:rsidDel="005F5D10">
          <w:rPr>
            <w:rFonts w:cs="Arial"/>
            <w:bCs/>
            <w:i/>
            <w:iCs/>
            <w:szCs w:val="22"/>
          </w:rPr>
          <w:delText>Hồ sơ năng lực chuyên môn (chuyên ngành Quản trị Sự kiện):</w:delText>
        </w:r>
        <w:r w:rsidRPr="00325C99" w:rsidDel="005F5D10">
          <w:rPr>
            <w:rFonts w:cs="Arial"/>
            <w:i/>
            <w:iCs/>
            <w:szCs w:val="22"/>
          </w:rPr>
          <w:delTex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w:delText>
        </w:r>
        <w:r w:rsidDel="005F5D10">
          <w:rPr>
            <w:rFonts w:cs="Arial"/>
            <w:i/>
            <w:iCs/>
            <w:szCs w:val="22"/>
          </w:rPr>
          <w:delText>.</w:delText>
        </w:r>
        <w:r w:rsidRPr="00325C99" w:rsidDel="005F5D10">
          <w:rPr>
            <w:rFonts w:cs="Arial"/>
            <w:i/>
            <w:iCs/>
            <w:szCs w:val="22"/>
          </w:rPr>
          <w:delText xml:space="preserve"> </w:delText>
        </w:r>
      </w:del>
    </w:p>
    <w:p w14:paraId="69423E24" w14:textId="58ADB107" w:rsidR="00C1363F" w:rsidRPr="00050F3E" w:rsidDel="005F5D10" w:rsidRDefault="00C1363F" w:rsidP="005F5D10">
      <w:pPr>
        <w:pStyle w:val="Question"/>
        <w:numPr>
          <w:ilvl w:val="0"/>
          <w:numId w:val="7"/>
        </w:numPr>
        <w:tabs>
          <w:tab w:val="left" w:pos="630"/>
          <w:tab w:val="left" w:pos="990"/>
        </w:tabs>
        <w:spacing w:before="100" w:line="400" w:lineRule="exact"/>
        <w:ind w:left="0" w:firstLine="720"/>
        <w:rPr>
          <w:del w:id="8450" w:author="An Tran, ACA (BUV)" w:date="2024-09-12T11:03:00Z" w16du:dateUtc="2024-09-12T04:03:00Z"/>
          <w:rFonts w:cs="Arial"/>
          <w:i/>
          <w:iCs/>
          <w:szCs w:val="22"/>
        </w:rPr>
      </w:pPr>
      <w:del w:id="8451" w:author="An Tran, ACA (BUV)" w:date="2024-09-12T11:03:00Z" w16du:dateUtc="2024-09-12T04:03:00Z">
        <w:r w:rsidRPr="00050F3E" w:rsidDel="005F5D10">
          <w:rPr>
            <w:rFonts w:cs="Arial"/>
            <w:bCs/>
            <w:i/>
            <w:iCs/>
            <w:szCs w:val="22"/>
          </w:rPr>
          <w:delText>Hồ sơ năng lực chuyên môn (chuyên ngành An ninh mạng, Công nghệ Đám mây, Thiết kế và Lập trình Game, Ứng dụng Sáng tạo Đương đại):</w:delText>
        </w:r>
        <w:r w:rsidRPr="00325C99" w:rsidDel="005F5D10">
          <w:rPr>
            <w:rFonts w:cs="Arial"/>
            <w:i/>
            <w:iCs/>
            <w:szCs w:val="22"/>
          </w:rPr>
          <w:delText xml:space="preserve"> Hồ sơ cần bao gồm các công trình, dự án chuyên môn có thể dùng được để ứng tuyển việc làm </w:delText>
        </w:r>
        <w:r w:rsidDel="005F5D10">
          <w:rPr>
            <w:rFonts w:cs="Arial"/>
            <w:i/>
            <w:iCs/>
            <w:szCs w:val="22"/>
          </w:rPr>
          <w:delText>k</w:delText>
        </w:r>
        <w:r w:rsidRPr="00325C99" w:rsidDel="005F5D10">
          <w:rPr>
            <w:rFonts w:cs="Arial"/>
            <w:i/>
            <w:iCs/>
            <w:szCs w:val="22"/>
          </w:rPr>
          <w:delText xml:space="preserve">èm với Bản đánh giá Hồ sơ Năng lực Chuyên môn từ </w:delText>
        </w:r>
        <w:r w:rsidRPr="00050F3E" w:rsidDel="005F5D10">
          <w:rPr>
            <w:rFonts w:cs="Arial"/>
            <w:i/>
            <w:iCs/>
            <w:szCs w:val="22"/>
          </w:rPr>
          <w:delText xml:space="preserve">một chuyên gia </w:delText>
        </w:r>
        <w:r w:rsidDel="005F5D10">
          <w:rPr>
            <w:rFonts w:cs="Arial"/>
            <w:i/>
            <w:iCs/>
            <w:szCs w:val="22"/>
          </w:rPr>
          <w:delText xml:space="preserve">trong </w:delText>
        </w:r>
        <w:r w:rsidRPr="00050F3E" w:rsidDel="005F5D10">
          <w:rPr>
            <w:rFonts w:cs="Arial"/>
            <w:i/>
            <w:iCs/>
            <w:szCs w:val="22"/>
          </w:rPr>
          <w:delText>ngành đủ điều kiện</w:delText>
        </w:r>
        <w:r w:rsidDel="005F5D10">
          <w:rPr>
            <w:rFonts w:cs="Arial"/>
            <w:i/>
            <w:iCs/>
            <w:szCs w:val="22"/>
          </w:rPr>
          <w:delText xml:space="preserve"> theo yêu cầu của Nhà trường. </w:delText>
        </w:r>
        <w:r w:rsidRPr="00050F3E" w:rsidDel="005F5D10">
          <w:rPr>
            <w:rFonts w:cs="Arial"/>
            <w:i/>
            <w:iCs/>
            <w:szCs w:val="22"/>
          </w:rPr>
          <w:delText xml:space="preserve"> </w:delText>
        </w:r>
      </w:del>
    </w:p>
    <w:p w14:paraId="2D56D088" w14:textId="66179BC2"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452" w:author="An Tran, ACA (BUV)" w:date="2024-09-12T11:03:00Z" w16du:dateUtc="2024-09-12T04:03:00Z"/>
          <w:rFonts w:cs="Arial"/>
          <w:i/>
          <w:iCs/>
          <w:szCs w:val="22"/>
        </w:rPr>
      </w:pPr>
      <w:del w:id="8453" w:author="An Tran, ACA (BUV)" w:date="2024-09-12T11:03:00Z" w16du:dateUtc="2024-09-12T04:03:00Z">
        <w:r w:rsidDel="005F5D10">
          <w:rPr>
            <w:rFonts w:cs="Arial"/>
            <w:i/>
            <w:iCs/>
            <w:szCs w:val="22"/>
          </w:rPr>
          <w:delText>Các b</w:delText>
        </w:r>
        <w:r w:rsidRPr="002D5ADD" w:rsidDel="005F5D10">
          <w:rPr>
            <w:rFonts w:cs="Arial"/>
            <w:i/>
            <w:iCs/>
            <w:szCs w:val="22"/>
          </w:rPr>
          <w:delText xml:space="preserve">ản đánh giá </w:delText>
        </w:r>
        <w:r w:rsidDel="005F5D10">
          <w:rPr>
            <w:rFonts w:cs="Arial"/>
            <w:i/>
            <w:iCs/>
            <w:szCs w:val="22"/>
          </w:rPr>
          <w:delText>và tài liệu bằng chứng</w:delText>
        </w:r>
        <w:r w:rsidRPr="002D5ADD" w:rsidDel="005F5D10">
          <w:rPr>
            <w:rFonts w:cs="Arial"/>
            <w:i/>
            <w:iCs/>
            <w:szCs w:val="22"/>
          </w:rPr>
          <w:delText xml:space="preserve"> sẽ được:</w:delText>
        </w:r>
      </w:del>
    </w:p>
    <w:p w14:paraId="768AC8FF" w14:textId="70D9FB7D" w:rsidR="00C1363F" w:rsidRPr="002D5ADD" w:rsidDel="005F5D10" w:rsidRDefault="00C1363F" w:rsidP="005F5D10">
      <w:pPr>
        <w:pStyle w:val="Question"/>
        <w:numPr>
          <w:ilvl w:val="0"/>
          <w:numId w:val="7"/>
        </w:numPr>
        <w:tabs>
          <w:tab w:val="left" w:pos="630"/>
          <w:tab w:val="left" w:pos="990"/>
        </w:tabs>
        <w:spacing w:before="100" w:line="400" w:lineRule="exact"/>
        <w:ind w:left="0" w:firstLine="720"/>
        <w:rPr>
          <w:del w:id="8454" w:author="An Tran, ACA (BUV)" w:date="2024-09-12T11:03:00Z" w16du:dateUtc="2024-09-12T04:03:00Z"/>
          <w:rFonts w:cs="Arial"/>
          <w:i/>
          <w:iCs/>
          <w:szCs w:val="22"/>
        </w:rPr>
      </w:pPr>
      <w:del w:id="8455" w:author="An Tran, ACA (BUV)" w:date="2024-09-12T11:03:00Z" w16du:dateUtc="2024-09-12T04:03:00Z">
        <w:r w:rsidRPr="002D5ADD" w:rsidDel="005F5D10">
          <w:rPr>
            <w:rFonts w:cs="Arial"/>
            <w:i/>
            <w:iCs/>
            <w:szCs w:val="22"/>
          </w:rPr>
          <w:delText>Tiếp nhận và xử lý bởi Đội ngũ Hướng nghiệp với mục đích ghi nhận thế mạnh, điểm yếu, từ đó hỗ trợ hướng nghiệp cho sinh viên một cách phù hợp.</w:delText>
        </w:r>
      </w:del>
    </w:p>
    <w:p w14:paraId="454DC570" w14:textId="759E0BEC" w:rsidR="00C1363F" w:rsidDel="005F5D10" w:rsidRDefault="00C1363F" w:rsidP="005F5D10">
      <w:pPr>
        <w:pStyle w:val="Question"/>
        <w:numPr>
          <w:ilvl w:val="0"/>
          <w:numId w:val="7"/>
        </w:numPr>
        <w:tabs>
          <w:tab w:val="left" w:pos="630"/>
          <w:tab w:val="left" w:pos="990"/>
        </w:tabs>
        <w:spacing w:before="100" w:line="400" w:lineRule="exact"/>
        <w:ind w:left="0" w:firstLine="720"/>
        <w:rPr>
          <w:del w:id="8456" w:author="An Tran, ACA (BUV)" w:date="2024-09-12T11:03:00Z" w16du:dateUtc="2024-09-12T04:03:00Z"/>
          <w:rFonts w:cs="Arial"/>
          <w:i/>
          <w:iCs/>
          <w:szCs w:val="22"/>
        </w:rPr>
      </w:pPr>
      <w:del w:id="8457" w:author="An Tran, ACA (BUV)" w:date="2024-09-12T11:03:00Z" w16du:dateUtc="2024-09-12T04:03:00Z">
        <w:r w:rsidRPr="002D5ADD" w:rsidDel="005F5D10">
          <w:rPr>
            <w:rFonts w:cs="Arial"/>
            <w:i/>
            <w:iCs/>
            <w:szCs w:val="22"/>
          </w:rPr>
          <w:delText xml:space="preserve">Xem xét về bản chất kỳ thực tập và chất lượng thực tập, phê duyệt bởi Ban lãnh đạo nhà trường để được ghi nhận điểm PSG. </w:delText>
        </w:r>
      </w:del>
    </w:p>
    <w:p w14:paraId="539C3B9E" w14:textId="65BAB573" w:rsidR="00C1363F" w:rsidDel="005F5D10" w:rsidRDefault="00C1363F" w:rsidP="005F5D10">
      <w:pPr>
        <w:pStyle w:val="Question"/>
        <w:numPr>
          <w:ilvl w:val="0"/>
          <w:numId w:val="7"/>
        </w:numPr>
        <w:tabs>
          <w:tab w:val="left" w:pos="630"/>
          <w:tab w:val="left" w:pos="990"/>
        </w:tabs>
        <w:spacing w:before="100" w:line="400" w:lineRule="exact"/>
        <w:ind w:left="0" w:firstLine="720"/>
        <w:rPr>
          <w:del w:id="8458" w:author="An Tran, ACA (BUV)" w:date="2024-09-12T11:03:00Z" w16du:dateUtc="2024-09-12T04:03:00Z"/>
          <w:rFonts w:cs="Arial"/>
          <w:i/>
          <w:iCs/>
          <w:szCs w:val="22"/>
        </w:rPr>
      </w:pPr>
      <w:del w:id="8459" w:author="An Tran, ACA (BUV)" w:date="2024-09-12T11:03:00Z" w16du:dateUtc="2024-09-12T04:03:00Z">
        <w:r w:rsidDel="005F5D10">
          <w:rPr>
            <w:rFonts w:cs="Arial"/>
            <w:i/>
            <w:iCs/>
            <w:szCs w:val="22"/>
          </w:rPr>
          <w:delText>Các quy trình chi tiết được đề cập bên trên đều đã được thông báo tới sinh viên qua email</w:delText>
        </w:r>
        <w:bookmarkEnd w:id="8418"/>
        <w:r w:rsidDel="005F5D10">
          <w:rPr>
            <w:rFonts w:cs="Arial"/>
            <w:i/>
            <w:iCs/>
            <w:szCs w:val="22"/>
          </w:rPr>
          <w:delText xml:space="preserve">. </w:delText>
        </w:r>
      </w:del>
    </w:p>
    <w:p w14:paraId="2D9B4BC6" w14:textId="2A29C475" w:rsidR="00523A1A" w:rsidRPr="00C1363F" w:rsidDel="005F5D10" w:rsidRDefault="00C1363F" w:rsidP="005F5D10">
      <w:pPr>
        <w:pStyle w:val="Question"/>
        <w:numPr>
          <w:ilvl w:val="0"/>
          <w:numId w:val="7"/>
        </w:numPr>
        <w:tabs>
          <w:tab w:val="left" w:pos="630"/>
          <w:tab w:val="left" w:pos="990"/>
        </w:tabs>
        <w:spacing w:before="100" w:line="400" w:lineRule="exact"/>
        <w:ind w:left="0" w:firstLine="720"/>
        <w:rPr>
          <w:del w:id="8460" w:author="An Tran, ACA (BUV)" w:date="2024-09-12T11:03:00Z" w16du:dateUtc="2024-09-12T04:03:00Z"/>
          <w:rFonts w:cs="Arial"/>
          <w:i/>
          <w:iCs/>
          <w:szCs w:val="22"/>
          <w:lang w:val="vi-VN"/>
        </w:rPr>
      </w:pPr>
      <w:del w:id="8461" w:author="An Tran, ACA (BUV)" w:date="2024-09-12T11:03:00Z" w16du:dateUtc="2024-09-12T04:03:00Z">
        <w:r w:rsidRPr="00C1363F" w:rsidDel="005F5D10">
          <w:rPr>
            <w:rFonts w:cs="Arial"/>
            <w:i/>
            <w:iCs/>
            <w:szCs w:val="22"/>
          </w:rPr>
          <w:delText xml:space="preserve">Nếu có bất cứ câu hỏi hoặc cần hỗ trợ thêm, vui lòng liên hệ </w:delText>
        </w:r>
        <w:r w:rsidRPr="00C1363F" w:rsidDel="005F5D10">
          <w:rPr>
            <w:rFonts w:cs="Arial"/>
            <w:bCs/>
            <w:i/>
            <w:iCs/>
            <w:szCs w:val="22"/>
          </w:rPr>
          <w:delText>với Phòng DV Hướng nghiệp và QH Đối tác</w:delText>
        </w:r>
        <w:r w:rsidRPr="00C1363F"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C1363F"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C1363F" w:rsidDel="005F5D10">
          <w:rPr>
            <w:rFonts w:cs="Arial"/>
            <w:i/>
            <w:iCs/>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5F5D10" w:rsidDel="005F5D10">
          <w:fldChar w:fldCharType="begin"/>
        </w:r>
        <w:r w:rsidR="005F5D10" w:rsidDel="005F5D10">
          <w:delInstrText>HYPERLINK "https://buvse.simplybook.asia/v2/"</w:delInstrText>
        </w:r>
        <w:r w:rsidR="005F5D10" w:rsidDel="005F5D10">
          <w:fldChar w:fldCharType="separate"/>
        </w:r>
        <w:r w:rsidRPr="00C1363F"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C1363F" w:rsidDel="005F5D10">
          <w:rPr>
            <w:rFonts w:cs="Arial"/>
            <w:i/>
            <w:iCs/>
            <w:szCs w:val="22"/>
          </w:rPr>
          <w:delText xml:space="preserve"> (dành riêng cho sinh viên và cựu sinh viên BUV).</w:delText>
        </w:r>
      </w:del>
    </w:p>
    <w:p w14:paraId="26FFD51B" w14:textId="039F6892"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462" w:author="An Tran, ACA (BUV)" w:date="2024-09-12T11:03:00Z" w16du:dateUtc="2024-09-12T04:03:00Z"/>
          <w:rFonts w:cs="Arial"/>
          <w:b w:val="0"/>
          <w:i/>
          <w:iCs/>
          <w:szCs w:val="22"/>
          <w:lang w:val="vi-VN"/>
        </w:rPr>
      </w:pPr>
      <w:del w:id="8463" w:author="An Tran, ACA (BUV)" w:date="2024-09-12T11:03:00Z" w16du:dateUtc="2024-09-12T04:03:00Z">
        <w:r w:rsidRPr="004373E8" w:rsidDel="005F5D10">
          <w:rPr>
            <w:rFonts w:cs="Arial"/>
            <w:szCs w:val="22"/>
            <w:lang w:val="vi-VN"/>
          </w:rPr>
          <w:delText xml:space="preserve">Who are normally the companies that host BUV students for internships? How can internships take place if companies continue to work from home with social distancing? / </w:delText>
        </w:r>
        <w:r w:rsidRPr="004373E8" w:rsidDel="005F5D10">
          <w:rPr>
            <w:rFonts w:cs="Arial"/>
            <w:i/>
            <w:iCs/>
            <w:szCs w:val="22"/>
            <w:lang w:val="vi-VN"/>
          </w:rPr>
          <w:delText>Các công ty nh</w:delText>
        </w:r>
        <w:r w:rsidRPr="004373E8" w:rsidDel="005F5D10">
          <w:rPr>
            <w:rFonts w:cs="Calibri"/>
            <w:i/>
            <w:iCs/>
            <w:szCs w:val="22"/>
            <w:lang w:val="vi-VN"/>
          </w:rPr>
          <w:delText>ậ</w:delText>
        </w:r>
        <w:r w:rsidRPr="004373E8" w:rsidDel="005F5D10">
          <w:rPr>
            <w:rFonts w:cs="Arial"/>
            <w:i/>
            <w:iCs/>
            <w:szCs w:val="22"/>
            <w:lang w:val="vi-VN"/>
          </w:rPr>
          <w:delText>n sinh viên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t</w:delText>
        </w:r>
        <w:r w:rsidRPr="004373E8" w:rsidDel="005F5D10">
          <w:rPr>
            <w:rFonts w:cs="Calibri"/>
            <w:i/>
            <w:iCs/>
            <w:szCs w:val="22"/>
            <w:lang w:val="vi-VN"/>
          </w:rPr>
          <w:delText>ừ</w:delText>
        </w:r>
        <w:r w:rsidRPr="004373E8" w:rsidDel="005F5D10">
          <w:rPr>
            <w:rFonts w:cs="Arial"/>
            <w:i/>
            <w:iCs/>
            <w:szCs w:val="22"/>
            <w:lang w:val="vi-VN"/>
          </w:rPr>
          <w:delText xml:space="preserve"> BUV th</w:delText>
        </w:r>
        <w:r w:rsidRPr="004373E8" w:rsidDel="005F5D10">
          <w:rPr>
            <w:rFonts w:cs="Calibri"/>
            <w:i/>
            <w:iCs/>
            <w:szCs w:val="22"/>
            <w:lang w:val="vi-VN"/>
          </w:rPr>
          <w:delText>ườ</w:delText>
        </w:r>
        <w:r w:rsidRPr="004373E8" w:rsidDel="005F5D10">
          <w:rPr>
            <w:rFonts w:cs="Arial"/>
            <w:i/>
            <w:iCs/>
            <w:szCs w:val="22"/>
            <w:lang w:val="vi-VN"/>
          </w:rPr>
          <w:delText>ng là nh</w:delText>
        </w:r>
        <w:r w:rsidRPr="004373E8" w:rsidDel="005F5D10">
          <w:rPr>
            <w:rFonts w:cs="Calibri"/>
            <w:i/>
            <w:iCs/>
            <w:szCs w:val="22"/>
            <w:lang w:val="vi-VN"/>
          </w:rPr>
          <w:delText>ữ</w:delText>
        </w:r>
        <w:r w:rsidRPr="004373E8" w:rsidDel="005F5D10">
          <w:rPr>
            <w:rFonts w:cs="Arial"/>
            <w:i/>
            <w:iCs/>
            <w:szCs w:val="22"/>
            <w:lang w:val="vi-VN"/>
          </w:rPr>
          <w:delText>ng công ty nào? N</w:delText>
        </w:r>
        <w:r w:rsidRPr="004373E8" w:rsidDel="005F5D10">
          <w:rPr>
            <w:rFonts w:cs="Calibri"/>
            <w:i/>
            <w:iCs/>
            <w:szCs w:val="22"/>
            <w:lang w:val="vi-VN"/>
          </w:rPr>
          <w:delText>ế</w:delText>
        </w:r>
        <w:r w:rsidRPr="004373E8" w:rsidDel="005F5D10">
          <w:rPr>
            <w:rFonts w:cs="Arial"/>
            <w:i/>
            <w:iCs/>
            <w:szCs w:val="22"/>
            <w:lang w:val="vi-VN"/>
          </w:rPr>
          <w:delText>u các công ty ti</w:delText>
        </w:r>
        <w:r w:rsidRPr="004373E8" w:rsidDel="005F5D10">
          <w:rPr>
            <w:rFonts w:cs="Calibri"/>
            <w:i/>
            <w:iCs/>
            <w:szCs w:val="22"/>
            <w:lang w:val="vi-VN"/>
          </w:rPr>
          <w:delText>ế</w:delText>
        </w:r>
        <w:r w:rsidRPr="004373E8" w:rsidDel="005F5D10">
          <w:rPr>
            <w:rFonts w:cs="Arial"/>
            <w:i/>
            <w:iCs/>
            <w:szCs w:val="22"/>
            <w:lang w:val="vi-VN"/>
          </w:rPr>
          <w:delText>p t</w:delText>
        </w:r>
        <w:r w:rsidRPr="004373E8" w:rsidDel="005F5D10">
          <w:rPr>
            <w:rFonts w:cs="Calibri"/>
            <w:i/>
            <w:iCs/>
            <w:szCs w:val="22"/>
            <w:lang w:val="vi-VN"/>
          </w:rPr>
          <w:delText>ụ</w:delText>
        </w:r>
        <w:r w:rsidRPr="004373E8" w:rsidDel="005F5D10">
          <w:rPr>
            <w:rFonts w:cs="Arial"/>
            <w:i/>
            <w:iCs/>
            <w:szCs w:val="22"/>
            <w:lang w:val="vi-VN"/>
          </w:rPr>
          <w:delText>c làm vi</w:delText>
        </w:r>
        <w:r w:rsidRPr="004373E8" w:rsidDel="005F5D10">
          <w:rPr>
            <w:rFonts w:cs="Calibri"/>
            <w:i/>
            <w:iCs/>
            <w:szCs w:val="22"/>
            <w:lang w:val="vi-VN"/>
          </w:rPr>
          <w:delText>ệ</w:delText>
        </w:r>
        <w:r w:rsidRPr="004373E8" w:rsidDel="005F5D10">
          <w:rPr>
            <w:rFonts w:cs="Arial"/>
            <w:i/>
            <w:iCs/>
            <w:szCs w:val="22"/>
            <w:lang w:val="vi-VN"/>
          </w:rPr>
          <w:delText>c t</w:delText>
        </w:r>
        <w:r w:rsidRPr="004373E8" w:rsidDel="005F5D10">
          <w:rPr>
            <w:rFonts w:cs="Calibri"/>
            <w:i/>
            <w:iCs/>
            <w:szCs w:val="22"/>
            <w:lang w:val="vi-VN"/>
          </w:rPr>
          <w:delText>ừ</w:delText>
        </w:r>
        <w:r w:rsidRPr="004373E8" w:rsidDel="005F5D10">
          <w:rPr>
            <w:rFonts w:cs="Arial"/>
            <w:i/>
            <w:iCs/>
            <w:szCs w:val="22"/>
            <w:lang w:val="vi-VN"/>
          </w:rPr>
          <w:delText xml:space="preserve"> xa do giãn cách thì sinh viên có th</w:delText>
        </w:r>
        <w:r w:rsidRPr="004373E8" w:rsidDel="005F5D10">
          <w:rPr>
            <w:rFonts w:cs="Calibri"/>
            <w:i/>
            <w:iCs/>
            <w:szCs w:val="22"/>
            <w:lang w:val="vi-VN"/>
          </w:rPr>
          <w:delText>ể</w:delText>
        </w:r>
        <w:r w:rsidRPr="004373E8" w:rsidDel="005F5D10">
          <w:rPr>
            <w:rFonts w:cs="Arial"/>
            <w:i/>
            <w:iCs/>
            <w:szCs w:val="22"/>
            <w:lang w:val="vi-VN"/>
          </w:rPr>
          <w:delText xml:space="preserve"> </w:delText>
        </w:r>
        <w:r w:rsidRPr="004373E8" w:rsidDel="005F5D10">
          <w:rPr>
            <w:rFonts w:cs="Calibri"/>
            <w:i/>
            <w:iCs/>
            <w:szCs w:val="22"/>
            <w:lang w:val="vi-VN"/>
          </w:rPr>
          <w:delText>đ</w:delText>
        </w:r>
        <w:r w:rsidRPr="004373E8" w:rsidDel="005F5D10">
          <w:rPr>
            <w:rFonts w:cs="Arial"/>
            <w:i/>
            <w:iCs/>
            <w:szCs w:val="22"/>
            <w:lang w:val="vi-VN"/>
          </w:rPr>
          <w:delText>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không?</w:delText>
        </w:r>
      </w:del>
    </w:p>
    <w:p w14:paraId="3F9F399C" w14:textId="0F6DD2AF"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464" w:author="An Tran, ACA (BUV)" w:date="2024-09-12T11:03:00Z" w16du:dateUtc="2024-09-12T04:03:00Z"/>
          <w:rFonts w:cs="Arial"/>
          <w:b w:val="0"/>
          <w:bCs/>
          <w:i/>
          <w:iCs/>
          <w:szCs w:val="22"/>
          <w:u w:val="single"/>
          <w:lang w:val="vi-VN"/>
        </w:rPr>
      </w:pPr>
      <w:del w:id="8465"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del>
    </w:p>
    <w:p w14:paraId="5A71F67A" w14:textId="20344D6C"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466" w:author="An Tran, ACA (BUV)" w:date="2024-09-12T11:03:00Z" w16du:dateUtc="2024-09-12T04:03:00Z"/>
          <w:rFonts w:cs="Arial"/>
          <w:szCs w:val="22"/>
          <w:lang w:val="vi-VN"/>
        </w:rPr>
      </w:pPr>
      <w:del w:id="8467" w:author="An Tran, ACA (BUV)" w:date="2024-09-12T11:03:00Z" w16du:dateUtc="2024-09-12T04:03:00Z">
        <w:r w:rsidRPr="004373E8" w:rsidDel="005F5D10">
          <w:rPr>
            <w:rFonts w:cs="Arial"/>
            <w:szCs w:val="22"/>
            <w:lang w:val="vi-VN"/>
          </w:rPr>
          <w:delTex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delText>
        </w:r>
      </w:del>
    </w:p>
    <w:p w14:paraId="61099A3C" w14:textId="66A1C877" w:rsidR="00EA7631" w:rsidDel="005F5D10" w:rsidRDefault="00EA7631" w:rsidP="005F5D10">
      <w:pPr>
        <w:pStyle w:val="Question"/>
        <w:numPr>
          <w:ilvl w:val="0"/>
          <w:numId w:val="7"/>
        </w:numPr>
        <w:tabs>
          <w:tab w:val="left" w:pos="630"/>
          <w:tab w:val="left" w:pos="990"/>
        </w:tabs>
        <w:spacing w:before="100" w:line="400" w:lineRule="exact"/>
        <w:ind w:left="0" w:firstLine="720"/>
        <w:rPr>
          <w:del w:id="8468" w:author="An Tran, ACA (BUV)" w:date="2024-09-12T11:03:00Z" w16du:dateUtc="2024-09-12T04:03:00Z"/>
          <w:rFonts w:cs="Arial"/>
          <w:szCs w:val="22"/>
        </w:rPr>
      </w:pPr>
      <w:del w:id="8469" w:author="An Tran, ACA (BUV)" w:date="2024-09-12T11:03:00Z" w16du:dateUtc="2024-09-12T04:03:00Z">
        <w:r w:rsidRPr="004373E8" w:rsidDel="005F5D10">
          <w:rPr>
            <w:rFonts w:cs="Arial"/>
            <w:b w:val="0"/>
            <w:noProof/>
            <w:szCs w:val="22"/>
            <w:lang w:val="vi-VN"/>
          </w:rPr>
          <w:drawing>
            <wp:anchor distT="0" distB="0" distL="114300" distR="114300" simplePos="0" relativeHeight="251668480" behindDoc="1" locked="0" layoutInCell="1" allowOverlap="1" wp14:anchorId="467E6870" wp14:editId="7A796C52">
              <wp:simplePos x="0" y="0"/>
              <wp:positionH relativeFrom="margin">
                <wp:posOffset>-45720</wp:posOffset>
              </wp:positionH>
              <wp:positionV relativeFrom="paragraph">
                <wp:posOffset>76835</wp:posOffset>
              </wp:positionV>
              <wp:extent cx="6264910" cy="3366770"/>
              <wp:effectExtent l="0" t="0" r="2540" b="5080"/>
              <wp:wrapTopAndBottom/>
              <wp:docPr id="1637814752"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4373E8" w:rsidDel="005F5D10">
          <w:rPr>
            <w:rFonts w:cs="Arial"/>
            <w:szCs w:val="22"/>
            <w:lang w:val="vi-VN"/>
          </w:rPr>
          <w:delTex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delText>
        </w:r>
      </w:del>
    </w:p>
    <w:p w14:paraId="2B510EF0" w14:textId="40E94EB9" w:rsidR="00C1363F" w:rsidRPr="00C1363F" w:rsidDel="005F5D10" w:rsidRDefault="00C1363F" w:rsidP="005F5D10">
      <w:pPr>
        <w:pStyle w:val="Question"/>
        <w:numPr>
          <w:ilvl w:val="0"/>
          <w:numId w:val="7"/>
        </w:numPr>
        <w:tabs>
          <w:tab w:val="left" w:pos="630"/>
          <w:tab w:val="left" w:pos="990"/>
        </w:tabs>
        <w:spacing w:before="100" w:line="400" w:lineRule="exact"/>
        <w:ind w:left="0" w:firstLine="720"/>
        <w:rPr>
          <w:del w:id="8470" w:author="An Tran, ACA (BUV)" w:date="2024-09-12T11:03:00Z" w16du:dateUtc="2024-09-12T04:03:00Z"/>
          <w:rFonts w:cs="Arial"/>
          <w:i/>
          <w:iCs/>
          <w:szCs w:val="22"/>
        </w:rPr>
      </w:pPr>
      <w:del w:id="8471"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486EC990" w14:textId="3D2A8DAB" w:rsidR="00863B99" w:rsidRPr="004373E8" w:rsidDel="005F5D10" w:rsidRDefault="00EA7631" w:rsidP="005F5D10">
      <w:pPr>
        <w:pStyle w:val="Question"/>
        <w:numPr>
          <w:ilvl w:val="0"/>
          <w:numId w:val="7"/>
        </w:numPr>
        <w:tabs>
          <w:tab w:val="left" w:pos="630"/>
          <w:tab w:val="left" w:pos="990"/>
        </w:tabs>
        <w:spacing w:before="100" w:line="400" w:lineRule="exact"/>
        <w:ind w:left="0" w:firstLine="720"/>
        <w:rPr>
          <w:del w:id="8472" w:author="An Tran, ACA (BUV)" w:date="2024-09-12T11:03:00Z" w16du:dateUtc="2024-09-12T04:03:00Z"/>
          <w:rFonts w:cs="Arial"/>
          <w:i/>
          <w:iCs/>
          <w:szCs w:val="22"/>
          <w:lang w:val="vi-VN"/>
        </w:rPr>
      </w:pPr>
      <w:del w:id="8473" w:author="An Tran, ACA (BUV)" w:date="2024-09-12T11:03:00Z" w16du:dateUtc="2024-09-12T04:03:00Z">
        <w:r w:rsidRPr="004373E8" w:rsidDel="005F5D10">
          <w:rPr>
            <w:rFonts w:cs="Arial"/>
            <w:i/>
            <w:iCs/>
            <w:szCs w:val="22"/>
            <w:lang w:val="vi-VN"/>
          </w:rPr>
          <w:delText xml:space="preserve">Các công ty </w:delText>
        </w:r>
        <w:r w:rsidRPr="004373E8" w:rsidDel="005F5D10">
          <w:rPr>
            <w:rFonts w:cs="Calibri"/>
            <w:i/>
            <w:iCs/>
            <w:szCs w:val="22"/>
            <w:lang w:val="vi-VN"/>
          </w:rPr>
          <w:delText>đố</w:delText>
        </w:r>
        <w:r w:rsidRPr="004373E8" w:rsidDel="005F5D10">
          <w:rPr>
            <w:rFonts w:cs="Arial"/>
            <w:i/>
            <w:iCs/>
            <w:szCs w:val="22"/>
            <w:lang w:val="vi-VN"/>
          </w:rPr>
          <w:delText>i t</w:delText>
        </w:r>
        <w:r w:rsidRPr="004373E8" w:rsidDel="005F5D10">
          <w:rPr>
            <w:rFonts w:cs="Avenir Next LT Pro"/>
            <w:i/>
            <w:iCs/>
            <w:szCs w:val="22"/>
            <w:lang w:val="vi-VN"/>
          </w:rPr>
          <w:delText>á</w:delText>
        </w:r>
        <w:r w:rsidRPr="004373E8" w:rsidDel="005F5D10">
          <w:rPr>
            <w:rFonts w:cs="Arial"/>
            <w:i/>
            <w:iCs/>
            <w:szCs w:val="22"/>
            <w:lang w:val="vi-VN"/>
          </w:rPr>
          <w:delText>c v</w:delText>
        </w:r>
        <w:r w:rsidRPr="004373E8" w:rsidDel="005F5D10">
          <w:rPr>
            <w:rFonts w:cs="Calibri"/>
            <w:i/>
            <w:iCs/>
            <w:szCs w:val="22"/>
            <w:lang w:val="vi-VN"/>
          </w:rPr>
          <w:delText>ớ</w:delText>
        </w:r>
        <w:r w:rsidRPr="004373E8" w:rsidDel="005F5D10">
          <w:rPr>
            <w:rFonts w:cs="Arial"/>
            <w:i/>
            <w:iCs/>
            <w:szCs w:val="22"/>
            <w:lang w:val="vi-VN"/>
          </w:rPr>
          <w:delText>i BUV v</w:delText>
        </w:r>
        <w:r w:rsidRPr="004373E8" w:rsidDel="005F5D10">
          <w:rPr>
            <w:rFonts w:cs="Calibri"/>
            <w:i/>
            <w:iCs/>
            <w:szCs w:val="22"/>
            <w:lang w:val="vi-VN"/>
          </w:rPr>
          <w:delText>ề</w:delText>
        </w:r>
        <w:r w:rsidRPr="004373E8" w:rsidDel="005F5D10">
          <w:rPr>
            <w:rFonts w:cs="Arial"/>
            <w:i/>
            <w:iCs/>
            <w:szCs w:val="22"/>
            <w:lang w:val="vi-VN"/>
          </w:rPr>
          <w:delText xml:space="preserve"> c</w:delText>
        </w:r>
        <w:r w:rsidRPr="004373E8" w:rsidDel="005F5D10">
          <w:rPr>
            <w:rFonts w:cs="Calibri"/>
            <w:i/>
            <w:iCs/>
            <w:szCs w:val="22"/>
            <w:lang w:val="vi-VN"/>
          </w:rPr>
          <w:delText>ơ</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bao g</w:delText>
        </w:r>
        <w:r w:rsidRPr="004373E8" w:rsidDel="005F5D10">
          <w:rPr>
            <w:rFonts w:cs="Calibri"/>
            <w:i/>
            <w:iCs/>
            <w:szCs w:val="22"/>
            <w:lang w:val="vi-VN"/>
          </w:rPr>
          <w:delText>ồ</w:delText>
        </w:r>
        <w:r w:rsidRPr="004373E8" w:rsidDel="005F5D10">
          <w:rPr>
            <w:rFonts w:cs="Arial"/>
            <w:i/>
            <w:iCs/>
            <w:szCs w:val="22"/>
            <w:lang w:val="vi-VN"/>
          </w:rPr>
          <w:delText>m c</w:delText>
        </w:r>
        <w:r w:rsidRPr="004373E8" w:rsidDel="005F5D10">
          <w:rPr>
            <w:rFonts w:cs="Avenir Next LT Pro"/>
            <w:i/>
            <w:iCs/>
            <w:szCs w:val="22"/>
            <w:lang w:val="vi-VN"/>
          </w:rPr>
          <w:delText>á</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 xml:space="preserve">p </w:delText>
        </w:r>
        <w:r w:rsidRPr="004373E8" w:rsidDel="005F5D10">
          <w:rPr>
            <w:rFonts w:cs="Calibri"/>
            <w:i/>
            <w:iCs/>
            <w:szCs w:val="22"/>
            <w:lang w:val="vi-VN"/>
          </w:rPr>
          <w:delText>đ</w:delText>
        </w:r>
        <w:r w:rsidRPr="004373E8" w:rsidDel="005F5D10">
          <w:rPr>
            <w:rFonts w:cs="Arial"/>
            <w:i/>
            <w:iCs/>
            <w:szCs w:val="22"/>
            <w:lang w:val="vi-VN"/>
          </w:rPr>
          <w:delText>o</w:delText>
        </w:r>
        <w:r w:rsidRPr="004373E8" w:rsidDel="005F5D10">
          <w:rPr>
            <w:rFonts w:cs="Avenir Next LT Pro"/>
            <w:i/>
            <w:iCs/>
            <w:szCs w:val="22"/>
            <w:lang w:val="vi-VN"/>
          </w:rPr>
          <w:delText>à</w:delText>
        </w:r>
        <w:r w:rsidRPr="004373E8" w:rsidDel="005F5D10">
          <w:rPr>
            <w:rFonts w:cs="Arial"/>
            <w:i/>
            <w:iCs/>
            <w:szCs w:val="22"/>
            <w:lang w:val="vi-VN"/>
          </w:rPr>
          <w:delText>n l</w:delText>
        </w:r>
        <w:r w:rsidRPr="004373E8" w:rsidDel="005F5D10">
          <w:rPr>
            <w:rFonts w:cs="Calibri"/>
            <w:i/>
            <w:iCs/>
            <w:szCs w:val="22"/>
            <w:lang w:val="vi-VN"/>
          </w:rPr>
          <w:delText>ớ</w:delText>
        </w:r>
        <w:r w:rsidRPr="004373E8" w:rsidDel="005F5D10">
          <w:rPr>
            <w:rFonts w:cs="Arial"/>
            <w:i/>
            <w:iCs/>
            <w:szCs w:val="22"/>
            <w:lang w:val="vi-VN"/>
          </w:rPr>
          <w:delText>n, c</w:delText>
        </w:r>
        <w:r w:rsidRPr="004373E8" w:rsidDel="005F5D10">
          <w:rPr>
            <w:rFonts w:cs="Avenir Next LT Pro"/>
            <w:i/>
            <w:iCs/>
            <w:szCs w:val="22"/>
            <w:lang w:val="vi-VN"/>
          </w:rPr>
          <w:delText>ô</w:delText>
        </w:r>
        <w:r w:rsidRPr="004373E8" w:rsidDel="005F5D10">
          <w:rPr>
            <w:rFonts w:cs="Arial"/>
            <w:i/>
            <w:iCs/>
            <w:szCs w:val="22"/>
            <w:lang w:val="vi-VN"/>
          </w:rPr>
          <w:delText>ng ty v</w:delText>
        </w:r>
        <w:r w:rsidRPr="004373E8" w:rsidDel="005F5D10">
          <w:rPr>
            <w:rFonts w:cs="Calibri"/>
            <w:i/>
            <w:iCs/>
            <w:szCs w:val="22"/>
            <w:lang w:val="vi-VN"/>
          </w:rPr>
          <w:delText>ừ</w:delText>
        </w:r>
        <w:r w:rsidRPr="004373E8" w:rsidDel="005F5D10">
          <w:rPr>
            <w:rFonts w:cs="Arial"/>
            <w:i/>
            <w:iCs/>
            <w:szCs w:val="22"/>
            <w:lang w:val="vi-VN"/>
          </w:rPr>
          <w:delText>a v</w:delText>
        </w:r>
        <w:r w:rsidRPr="004373E8" w:rsidDel="005F5D10">
          <w:rPr>
            <w:rFonts w:cs="Avenir Next LT Pro"/>
            <w:i/>
            <w:iCs/>
            <w:szCs w:val="22"/>
            <w:lang w:val="vi-VN"/>
          </w:rPr>
          <w:delText>à</w:delText>
        </w:r>
        <w:r w:rsidRPr="004373E8" w:rsidDel="005F5D10">
          <w:rPr>
            <w:rFonts w:cs="Arial"/>
            <w:i/>
            <w:iCs/>
            <w:szCs w:val="22"/>
            <w:lang w:val="vi-VN"/>
          </w:rPr>
          <w:delText xml:space="preserve"> nh</w:delText>
        </w:r>
        <w:r w:rsidRPr="004373E8" w:rsidDel="005F5D10">
          <w:rPr>
            <w:rFonts w:cs="Calibri"/>
            <w:i/>
            <w:iCs/>
            <w:szCs w:val="22"/>
            <w:lang w:val="vi-VN"/>
          </w:rPr>
          <w:delText>ỏ</w:delText>
        </w:r>
        <w:r w:rsidRPr="004373E8" w:rsidDel="005F5D10">
          <w:rPr>
            <w:rFonts w:cs="Arial"/>
            <w:i/>
            <w:iCs/>
            <w:szCs w:val="22"/>
            <w:lang w:val="vi-VN"/>
          </w:rPr>
          <w:delText>, c</w:delText>
        </w:r>
        <w:r w:rsidRPr="004373E8" w:rsidDel="005F5D10">
          <w:rPr>
            <w:rFonts w:cs="Avenir Next LT Pro"/>
            <w:i/>
            <w:iCs/>
            <w:szCs w:val="22"/>
            <w:lang w:val="vi-VN"/>
          </w:rPr>
          <w:delText>á</w:delText>
        </w:r>
        <w:r w:rsidRPr="004373E8" w:rsidDel="005F5D10">
          <w:rPr>
            <w:rFonts w:cs="Arial"/>
            <w:i/>
            <w:iCs/>
            <w:szCs w:val="22"/>
            <w:lang w:val="vi-VN"/>
          </w:rPr>
          <w:delText>c c</w:delText>
        </w:r>
        <w:r w:rsidRPr="004373E8" w:rsidDel="005F5D10">
          <w:rPr>
            <w:rFonts w:cs="Avenir Next LT Pro"/>
            <w:i/>
            <w:iCs/>
            <w:szCs w:val="22"/>
            <w:lang w:val="vi-VN"/>
          </w:rPr>
          <w:delText>ô</w:delText>
        </w:r>
        <w:r w:rsidRPr="004373E8" w:rsidDel="005F5D10">
          <w:rPr>
            <w:rFonts w:cs="Arial"/>
            <w:i/>
            <w:iCs/>
            <w:szCs w:val="22"/>
            <w:lang w:val="vi-VN"/>
          </w:rPr>
          <w:delText>ng ty Vi</w:delText>
        </w:r>
        <w:r w:rsidRPr="004373E8" w:rsidDel="005F5D10">
          <w:rPr>
            <w:rFonts w:cs="Calibri"/>
            <w:i/>
            <w:iCs/>
            <w:szCs w:val="22"/>
            <w:lang w:val="vi-VN"/>
          </w:rPr>
          <w:delText>ệ</w:delText>
        </w:r>
        <w:r w:rsidRPr="004373E8" w:rsidDel="005F5D10">
          <w:rPr>
            <w:rFonts w:cs="Arial"/>
            <w:i/>
            <w:iCs/>
            <w:szCs w:val="22"/>
            <w:lang w:val="vi-VN"/>
          </w:rPr>
          <w:delText>t Nam v</w:delText>
        </w:r>
        <w:r w:rsidRPr="004373E8" w:rsidDel="005F5D10">
          <w:rPr>
            <w:rFonts w:cs="Avenir Next LT Pro"/>
            <w:i/>
            <w:iCs/>
            <w:szCs w:val="22"/>
            <w:lang w:val="vi-VN"/>
          </w:rPr>
          <w:delText>à</w:delText>
        </w:r>
        <w:r w:rsidRPr="004373E8" w:rsidDel="005F5D10">
          <w:rPr>
            <w:rFonts w:cs="Arial"/>
            <w:i/>
            <w:iCs/>
            <w:szCs w:val="22"/>
            <w:lang w:val="vi-VN"/>
          </w:rPr>
          <w:delText xml:space="preserve"> qu</w:delText>
        </w:r>
        <w:r w:rsidRPr="004373E8" w:rsidDel="005F5D10">
          <w:rPr>
            <w:rFonts w:cs="Calibri"/>
            <w:i/>
            <w:iCs/>
            <w:szCs w:val="22"/>
            <w:lang w:val="vi-VN"/>
          </w:rPr>
          <w:delText>ố</w:delText>
        </w:r>
        <w:r w:rsidRPr="004373E8" w:rsidDel="005F5D10">
          <w:rPr>
            <w:rFonts w:cs="Arial"/>
            <w:i/>
            <w:iCs/>
            <w:szCs w:val="22"/>
            <w:lang w:val="vi-VN"/>
          </w:rPr>
          <w:delText>c t</w:delText>
        </w:r>
        <w:r w:rsidRPr="004373E8" w:rsidDel="005F5D10">
          <w:rPr>
            <w:rFonts w:cs="Calibri"/>
            <w:i/>
            <w:iCs/>
            <w:szCs w:val="22"/>
            <w:lang w:val="vi-VN"/>
          </w:rPr>
          <w:delText>ế</w:delText>
        </w:r>
        <w:r w:rsidRPr="004373E8" w:rsidDel="005F5D10">
          <w:rPr>
            <w:rFonts w:cs="Arial"/>
            <w:i/>
            <w:iCs/>
            <w:szCs w:val="22"/>
            <w:lang w:val="vi-VN"/>
          </w:rPr>
          <w:delText>, c</w:delText>
        </w:r>
        <w:r w:rsidRPr="004373E8" w:rsidDel="005F5D10">
          <w:rPr>
            <w:rFonts w:cs="Avenir Next LT Pro"/>
            <w:i/>
            <w:iCs/>
            <w:szCs w:val="22"/>
            <w:lang w:val="vi-VN"/>
          </w:rPr>
          <w:delText>á</w:delText>
        </w:r>
        <w:r w:rsidRPr="004373E8" w:rsidDel="005F5D10">
          <w:rPr>
            <w:rFonts w:cs="Arial"/>
            <w:i/>
            <w:iCs/>
            <w:szCs w:val="22"/>
            <w:lang w:val="vi-VN"/>
          </w:rPr>
          <w:delText>c t</w:delText>
        </w:r>
        <w:r w:rsidRPr="004373E8" w:rsidDel="005F5D10">
          <w:rPr>
            <w:rFonts w:cs="Calibri"/>
            <w:i/>
            <w:iCs/>
            <w:szCs w:val="22"/>
            <w:lang w:val="vi-VN"/>
          </w:rPr>
          <w:delText>ổ</w:delText>
        </w:r>
        <w:r w:rsidRPr="004373E8" w:rsidDel="005F5D10">
          <w:rPr>
            <w:rFonts w:cs="Arial"/>
            <w:i/>
            <w:iCs/>
            <w:szCs w:val="22"/>
            <w:lang w:val="vi-VN"/>
          </w:rPr>
          <w:delText xml:space="preserve"> ch</w:delText>
        </w:r>
        <w:r w:rsidRPr="004373E8" w:rsidDel="005F5D10">
          <w:rPr>
            <w:rFonts w:cs="Calibri"/>
            <w:i/>
            <w:iCs/>
            <w:szCs w:val="22"/>
            <w:lang w:val="vi-VN"/>
          </w:rPr>
          <w:delText>ứ</w:delText>
        </w:r>
        <w:r w:rsidRPr="004373E8" w:rsidDel="005F5D10">
          <w:rPr>
            <w:rFonts w:cs="Arial"/>
            <w:i/>
            <w:iCs/>
            <w:szCs w:val="22"/>
            <w:lang w:val="vi-VN"/>
          </w:rPr>
          <w:delText>c phi l</w:delText>
        </w:r>
        <w:r w:rsidRPr="004373E8" w:rsidDel="005F5D10">
          <w:rPr>
            <w:rFonts w:cs="Calibri"/>
            <w:i/>
            <w:iCs/>
            <w:szCs w:val="22"/>
            <w:lang w:val="vi-VN"/>
          </w:rPr>
          <w:delText>ợ</w:delText>
        </w:r>
        <w:r w:rsidRPr="004373E8" w:rsidDel="005F5D10">
          <w:rPr>
            <w:rFonts w:cs="Arial"/>
            <w:i/>
            <w:iCs/>
            <w:szCs w:val="22"/>
            <w:lang w:val="vi-VN"/>
          </w:rPr>
          <w:delText>i nhu</w:delText>
        </w:r>
        <w:r w:rsidRPr="004373E8" w:rsidDel="005F5D10">
          <w:rPr>
            <w:rFonts w:cs="Calibri"/>
            <w:i/>
            <w:iCs/>
            <w:szCs w:val="22"/>
            <w:lang w:val="vi-VN"/>
          </w:rPr>
          <w:delText>ậ</w:delText>
        </w:r>
        <w:r w:rsidRPr="004373E8" w:rsidDel="005F5D10">
          <w:rPr>
            <w:rFonts w:cs="Arial"/>
            <w:i/>
            <w:iCs/>
            <w:szCs w:val="22"/>
            <w:lang w:val="vi-VN"/>
          </w:rPr>
          <w:delText>n v</w:delText>
        </w:r>
        <w:r w:rsidRPr="004373E8" w:rsidDel="005F5D10">
          <w:rPr>
            <w:rFonts w:cs="Avenir Next LT Pro"/>
            <w:i/>
            <w:iCs/>
            <w:szCs w:val="22"/>
            <w:lang w:val="vi-VN"/>
          </w:rPr>
          <w:delText>à</w:delText>
        </w:r>
        <w:r w:rsidRPr="004373E8" w:rsidDel="005F5D10">
          <w:rPr>
            <w:rFonts w:cs="Arial"/>
            <w:i/>
            <w:iCs/>
            <w:szCs w:val="22"/>
            <w:lang w:val="vi-VN"/>
          </w:rPr>
          <w:delText xml:space="preserve"> phi ch</w:delText>
        </w:r>
        <w:r w:rsidRPr="004373E8" w:rsidDel="005F5D10">
          <w:rPr>
            <w:rFonts w:cs="Avenir Next LT Pro"/>
            <w:i/>
            <w:iCs/>
            <w:szCs w:val="22"/>
            <w:lang w:val="vi-VN"/>
          </w:rPr>
          <w:delText>í</w:delText>
        </w:r>
        <w:r w:rsidRPr="004373E8" w:rsidDel="005F5D10">
          <w:rPr>
            <w:rFonts w:cs="Arial"/>
            <w:i/>
            <w:iCs/>
            <w:szCs w:val="22"/>
            <w:lang w:val="vi-VN"/>
          </w:rPr>
          <w:delText>nh ph</w:delText>
        </w:r>
        <w:r w:rsidRPr="004373E8" w:rsidDel="005F5D10">
          <w:rPr>
            <w:rFonts w:cs="Calibri"/>
            <w:i/>
            <w:iCs/>
            <w:szCs w:val="22"/>
            <w:lang w:val="vi-VN"/>
          </w:rPr>
          <w:delText>ủ</w:delText>
        </w:r>
        <w:r w:rsidRPr="004373E8" w:rsidDel="005F5D10">
          <w:rPr>
            <w:rFonts w:cs="Arial"/>
            <w:i/>
            <w:iCs/>
            <w:szCs w:val="22"/>
            <w:lang w:val="vi-VN"/>
          </w:rPr>
          <w:delText xml:space="preserve"> (NGOs), v</w:delText>
        </w:r>
        <w:r w:rsidRPr="004373E8" w:rsidDel="005F5D10">
          <w:rPr>
            <w:rFonts w:cs="Avenir Next LT Pro"/>
            <w:i/>
            <w:iCs/>
            <w:szCs w:val="22"/>
            <w:lang w:val="vi-VN"/>
          </w:rPr>
          <w:delText>à</w:delText>
        </w:r>
        <w:r w:rsidRPr="004373E8" w:rsidDel="005F5D10">
          <w:rPr>
            <w:rFonts w:cs="Arial"/>
            <w:i/>
            <w:iCs/>
            <w:szCs w:val="22"/>
            <w:lang w:val="vi-VN"/>
          </w:rPr>
          <w:delText xml:space="preserve"> c</w:delText>
        </w:r>
        <w:r w:rsidRPr="004373E8" w:rsidDel="005F5D10">
          <w:rPr>
            <w:rFonts w:cs="Avenir Next LT Pro"/>
            <w:i/>
            <w:iCs/>
            <w:szCs w:val="22"/>
            <w:lang w:val="vi-VN"/>
          </w:rPr>
          <w:delText>á</w:delText>
        </w:r>
        <w:r w:rsidRPr="004373E8" w:rsidDel="005F5D10">
          <w:rPr>
            <w:rFonts w:cs="Arial"/>
            <w:i/>
            <w:iCs/>
            <w:szCs w:val="22"/>
            <w:lang w:val="vi-VN"/>
          </w:rPr>
          <w:delText>c c</w:delText>
        </w:r>
        <w:r w:rsidRPr="004373E8" w:rsidDel="005F5D10">
          <w:rPr>
            <w:rFonts w:cs="Avenir Next LT Pro"/>
            <w:i/>
            <w:iCs/>
            <w:szCs w:val="22"/>
            <w:lang w:val="vi-VN"/>
          </w:rPr>
          <w:delText>ô</w:delText>
        </w:r>
        <w:r w:rsidRPr="004373E8" w:rsidDel="005F5D10">
          <w:rPr>
            <w:rFonts w:cs="Arial"/>
            <w:i/>
            <w:iCs/>
            <w:szCs w:val="22"/>
            <w:lang w:val="vi-VN"/>
          </w:rPr>
          <w:delText>ng ty c</w:delText>
        </w:r>
        <w:r w:rsidRPr="004373E8" w:rsidDel="005F5D10">
          <w:rPr>
            <w:rFonts w:cs="Avenir Next LT Pro"/>
            <w:i/>
            <w:iCs/>
            <w:szCs w:val="22"/>
            <w:lang w:val="vi-VN"/>
          </w:rPr>
          <w:delText>ó</w:delText>
        </w:r>
        <w:r w:rsidRPr="004373E8" w:rsidDel="005F5D10">
          <w:rPr>
            <w:rFonts w:cs="Arial"/>
            <w:i/>
            <w:iCs/>
            <w:szCs w:val="22"/>
            <w:lang w:val="vi-VN"/>
          </w:rPr>
          <w:delText xml:space="preserve"> tr</w:delText>
        </w:r>
        <w:r w:rsidRPr="004373E8" w:rsidDel="005F5D10">
          <w:rPr>
            <w:rFonts w:cs="Calibri"/>
            <w:i/>
            <w:iCs/>
            <w:szCs w:val="22"/>
            <w:lang w:val="vi-VN"/>
          </w:rPr>
          <w:delText>ụ</w:delText>
        </w:r>
        <w:r w:rsidRPr="004373E8" w:rsidDel="005F5D10">
          <w:rPr>
            <w:rFonts w:cs="Arial"/>
            <w:i/>
            <w:iCs/>
            <w:szCs w:val="22"/>
            <w:lang w:val="vi-VN"/>
          </w:rPr>
          <w:delText xml:space="preserve"> s</w:delText>
        </w:r>
        <w:r w:rsidRPr="004373E8" w:rsidDel="005F5D10">
          <w:rPr>
            <w:rFonts w:cs="Calibri"/>
            <w:i/>
            <w:iCs/>
            <w:szCs w:val="22"/>
            <w:lang w:val="vi-VN"/>
          </w:rPr>
          <w:delText>ở</w:delText>
        </w:r>
        <w:r w:rsidRPr="004373E8" w:rsidDel="005F5D10">
          <w:rPr>
            <w:rFonts w:cs="Arial"/>
            <w:i/>
            <w:iCs/>
            <w:szCs w:val="22"/>
            <w:lang w:val="vi-VN"/>
          </w:rPr>
          <w:delText xml:space="preserve"> </w:delText>
        </w:r>
        <w:r w:rsidRPr="004373E8" w:rsidDel="005F5D10">
          <w:rPr>
            <w:rFonts w:cs="Calibri"/>
            <w:i/>
            <w:iCs/>
            <w:szCs w:val="22"/>
            <w:lang w:val="vi-VN"/>
          </w:rPr>
          <w:delText>đặ</w:delText>
        </w:r>
        <w:r w:rsidRPr="004373E8" w:rsidDel="005F5D10">
          <w:rPr>
            <w:rFonts w:cs="Arial"/>
            <w:i/>
            <w:iCs/>
            <w:szCs w:val="22"/>
            <w:lang w:val="vi-VN"/>
          </w:rPr>
          <w:delText>t t</w:delText>
        </w:r>
        <w:r w:rsidRPr="004373E8" w:rsidDel="005F5D10">
          <w:rPr>
            <w:rFonts w:cs="Calibri"/>
            <w:i/>
            <w:iCs/>
            <w:szCs w:val="22"/>
            <w:lang w:val="vi-VN"/>
          </w:rPr>
          <w:delText>ạ</w:delText>
        </w:r>
        <w:r w:rsidRPr="004373E8" w:rsidDel="005F5D10">
          <w:rPr>
            <w:rFonts w:cs="Arial"/>
            <w:i/>
            <w:iCs/>
            <w:szCs w:val="22"/>
            <w:lang w:val="vi-VN"/>
          </w:rPr>
          <w:delText>i n</w:delText>
        </w:r>
        <w:r w:rsidRPr="004373E8" w:rsidDel="005F5D10">
          <w:rPr>
            <w:rFonts w:cs="Calibri"/>
            <w:i/>
            <w:iCs/>
            <w:szCs w:val="22"/>
            <w:lang w:val="vi-VN"/>
          </w:rPr>
          <w:delText>ướ</w:delText>
        </w:r>
        <w:r w:rsidRPr="004373E8" w:rsidDel="005F5D10">
          <w:rPr>
            <w:rFonts w:cs="Arial"/>
            <w:i/>
            <w:iCs/>
            <w:szCs w:val="22"/>
            <w:lang w:val="vi-VN"/>
          </w:rPr>
          <w:delText>c ngo</w:delText>
        </w:r>
        <w:r w:rsidRPr="004373E8" w:rsidDel="005F5D10">
          <w:rPr>
            <w:rFonts w:cs="Avenir Next LT Pro"/>
            <w:i/>
            <w:iCs/>
            <w:szCs w:val="22"/>
            <w:lang w:val="vi-VN"/>
          </w:rPr>
          <w:delText>à</w:delText>
        </w:r>
        <w:r w:rsidRPr="004373E8" w:rsidDel="005F5D10">
          <w:rPr>
            <w:rFonts w:cs="Arial"/>
            <w:i/>
            <w:iCs/>
            <w:szCs w:val="22"/>
            <w:lang w:val="vi-VN"/>
          </w:rPr>
          <w:delText xml:space="preserve">i, trong </w:delText>
        </w:r>
        <w:r w:rsidRPr="004373E8" w:rsidDel="005F5D10">
          <w:rPr>
            <w:rFonts w:cs="Calibri"/>
            <w:i/>
            <w:iCs/>
            <w:szCs w:val="22"/>
            <w:lang w:val="vi-VN"/>
          </w:rPr>
          <w:delText>đ</w:delText>
        </w:r>
        <w:r w:rsidRPr="004373E8" w:rsidDel="005F5D10">
          <w:rPr>
            <w:rFonts w:cs="Arial"/>
            <w:i/>
            <w:iCs/>
            <w:szCs w:val="22"/>
            <w:lang w:val="vi-VN"/>
          </w:rPr>
          <w:delText>a d</w:delText>
        </w:r>
        <w:r w:rsidRPr="004373E8" w:rsidDel="005F5D10">
          <w:rPr>
            <w:rFonts w:cs="Calibri"/>
            <w:i/>
            <w:iCs/>
            <w:szCs w:val="22"/>
            <w:lang w:val="vi-VN"/>
          </w:rPr>
          <w:delText>ạ</w:delText>
        </w:r>
        <w:r w:rsidRPr="004373E8" w:rsidDel="005F5D10">
          <w:rPr>
            <w:rFonts w:cs="Arial"/>
            <w:i/>
            <w:iCs/>
            <w:szCs w:val="22"/>
            <w:lang w:val="vi-VN"/>
          </w:rPr>
          <w:delText>ng c</w:delText>
        </w:r>
        <w:r w:rsidRPr="004373E8" w:rsidDel="005F5D10">
          <w:rPr>
            <w:rFonts w:cs="Avenir Next LT Pro"/>
            <w:i/>
            <w:iCs/>
            <w:szCs w:val="22"/>
            <w:lang w:val="vi-VN"/>
          </w:rPr>
          <w:delText>á</w:delText>
        </w:r>
        <w:r w:rsidRPr="004373E8" w:rsidDel="005F5D10">
          <w:rPr>
            <w:rFonts w:cs="Arial"/>
            <w:i/>
            <w:iCs/>
            <w:szCs w:val="22"/>
            <w:lang w:val="vi-VN"/>
          </w:rPr>
          <w:delText>c l</w:delText>
        </w:r>
        <w:r w:rsidRPr="004373E8" w:rsidDel="005F5D10">
          <w:rPr>
            <w:rFonts w:cs="Calibri"/>
            <w:i/>
            <w:iCs/>
            <w:szCs w:val="22"/>
            <w:lang w:val="vi-VN"/>
          </w:rPr>
          <w:delText>ĩ</w:delText>
        </w:r>
        <w:r w:rsidRPr="004373E8" w:rsidDel="005F5D10">
          <w:rPr>
            <w:rFonts w:cs="Arial"/>
            <w:i/>
            <w:iCs/>
            <w:szCs w:val="22"/>
            <w:lang w:val="vi-VN"/>
          </w:rPr>
          <w:delText>nh v</w:delText>
        </w:r>
        <w:r w:rsidRPr="004373E8" w:rsidDel="005F5D10">
          <w:rPr>
            <w:rFonts w:cs="Calibri"/>
            <w:i/>
            <w:iCs/>
            <w:szCs w:val="22"/>
            <w:lang w:val="vi-VN"/>
          </w:rPr>
          <w:delText>ự</w:delText>
        </w:r>
        <w:r w:rsidRPr="004373E8" w:rsidDel="005F5D10">
          <w:rPr>
            <w:rFonts w:cs="Arial"/>
            <w:i/>
            <w:iCs/>
            <w:szCs w:val="22"/>
            <w:lang w:val="vi-VN"/>
          </w:rPr>
          <w:delText>c kh</w:delText>
        </w:r>
        <w:r w:rsidRPr="004373E8" w:rsidDel="005F5D10">
          <w:rPr>
            <w:rFonts w:cs="Avenir Next LT Pro"/>
            <w:i/>
            <w:iCs/>
            <w:szCs w:val="22"/>
            <w:lang w:val="vi-VN"/>
          </w:rPr>
          <w:delText>á</w:delText>
        </w:r>
        <w:r w:rsidRPr="004373E8" w:rsidDel="005F5D10">
          <w:rPr>
            <w:rFonts w:cs="Arial"/>
            <w:i/>
            <w:iCs/>
            <w:szCs w:val="22"/>
            <w:lang w:val="vi-VN"/>
          </w:rPr>
          <w:delText>c nhau. Qu</w:delText>
        </w:r>
        <w:r w:rsidRPr="004373E8" w:rsidDel="005F5D10">
          <w:rPr>
            <w:rFonts w:cs="Avenir Next LT Pro"/>
            <w:i/>
            <w:iCs/>
            <w:szCs w:val="22"/>
            <w:lang w:val="vi-VN"/>
          </w:rPr>
          <w:delText>ý</w:delText>
        </w:r>
        <w:r w:rsidRPr="004373E8" w:rsidDel="005F5D10">
          <w:rPr>
            <w:rFonts w:cs="Arial"/>
            <w:i/>
            <w:iCs/>
            <w:szCs w:val="22"/>
            <w:lang w:val="vi-VN"/>
          </w:rPr>
          <w:delText xml:space="preserve"> ph</w:delText>
        </w:r>
        <w:r w:rsidRPr="004373E8" w:rsidDel="005F5D10">
          <w:rPr>
            <w:rFonts w:cs="Calibri"/>
            <w:i/>
            <w:iCs/>
            <w:szCs w:val="22"/>
            <w:lang w:val="vi-VN"/>
          </w:rPr>
          <w:delText>ụ</w:delText>
        </w:r>
        <w:r w:rsidRPr="004373E8" w:rsidDel="005F5D10">
          <w:rPr>
            <w:rFonts w:cs="Arial"/>
            <w:i/>
            <w:iCs/>
            <w:szCs w:val="22"/>
            <w:lang w:val="vi-VN"/>
          </w:rPr>
          <w:delText xml:space="preserve"> huynh c</w:delText>
        </w:r>
        <w:r w:rsidRPr="004373E8" w:rsidDel="005F5D10">
          <w:rPr>
            <w:rFonts w:cs="Avenir Next LT Pro"/>
            <w:i/>
            <w:iCs/>
            <w:szCs w:val="22"/>
            <w:lang w:val="vi-VN"/>
          </w:rPr>
          <w:delText>ó</w:delText>
        </w:r>
        <w:r w:rsidRPr="004373E8" w:rsidDel="005F5D10">
          <w:rPr>
            <w:rFonts w:cs="Arial"/>
            <w:i/>
            <w:iCs/>
            <w:szCs w:val="22"/>
            <w:lang w:val="vi-VN"/>
          </w:rPr>
          <w:delText xml:space="preserve"> th</w:delText>
        </w:r>
        <w:r w:rsidRPr="004373E8" w:rsidDel="005F5D10">
          <w:rPr>
            <w:rFonts w:cs="Calibri"/>
            <w:i/>
            <w:iCs/>
            <w:szCs w:val="22"/>
            <w:lang w:val="vi-VN"/>
          </w:rPr>
          <w:delText>ể</w:delText>
        </w:r>
        <w:r w:rsidRPr="004373E8" w:rsidDel="005F5D10">
          <w:rPr>
            <w:rFonts w:cs="Arial"/>
            <w:i/>
            <w:iCs/>
            <w:szCs w:val="22"/>
            <w:lang w:val="vi-VN"/>
          </w:rPr>
          <w:delText xml:space="preserve"> tham kh</w:delText>
        </w:r>
        <w:r w:rsidRPr="004373E8" w:rsidDel="005F5D10">
          <w:rPr>
            <w:rFonts w:cs="Calibri"/>
            <w:i/>
            <w:iCs/>
            <w:szCs w:val="22"/>
            <w:lang w:val="vi-VN"/>
          </w:rPr>
          <w:delText>ả</w:delText>
        </w:r>
        <w:r w:rsidRPr="004373E8" w:rsidDel="005F5D10">
          <w:rPr>
            <w:rFonts w:cs="Arial"/>
            <w:i/>
            <w:iCs/>
            <w:szCs w:val="22"/>
            <w:lang w:val="vi-VN"/>
          </w:rPr>
          <w:delText>o m</w:delText>
        </w:r>
        <w:r w:rsidRPr="004373E8" w:rsidDel="005F5D10">
          <w:rPr>
            <w:rFonts w:cs="Calibri"/>
            <w:i/>
            <w:iCs/>
            <w:szCs w:val="22"/>
            <w:lang w:val="vi-VN"/>
          </w:rPr>
          <w:delText>ộ</w:delText>
        </w:r>
        <w:r w:rsidRPr="004373E8" w:rsidDel="005F5D10">
          <w:rPr>
            <w:rFonts w:cs="Arial"/>
            <w:i/>
            <w:iCs/>
            <w:szCs w:val="22"/>
            <w:lang w:val="vi-VN"/>
          </w:rPr>
          <w:delText>t s</w:delText>
        </w:r>
        <w:r w:rsidRPr="004373E8" w:rsidDel="005F5D10">
          <w:rPr>
            <w:rFonts w:cs="Calibri"/>
            <w:i/>
            <w:iCs/>
            <w:szCs w:val="22"/>
            <w:lang w:val="vi-VN"/>
          </w:rPr>
          <w:delText>ố</w:delText>
        </w:r>
        <w:r w:rsidRPr="004373E8" w:rsidDel="005F5D10">
          <w:rPr>
            <w:rFonts w:cs="Arial"/>
            <w:i/>
            <w:iCs/>
            <w:szCs w:val="22"/>
            <w:lang w:val="vi-VN"/>
          </w:rPr>
          <w:delText xml:space="preserve"> t</w:delText>
        </w:r>
        <w:r w:rsidRPr="004373E8" w:rsidDel="005F5D10">
          <w:rPr>
            <w:rFonts w:cs="Avenir Next LT Pro"/>
            <w:i/>
            <w:iCs/>
            <w:szCs w:val="22"/>
            <w:lang w:val="vi-VN"/>
          </w:rPr>
          <w:delText>ê</w:delText>
        </w:r>
        <w:r w:rsidRPr="004373E8" w:rsidDel="005F5D10">
          <w:rPr>
            <w:rFonts w:cs="Arial"/>
            <w:i/>
            <w:iCs/>
            <w:szCs w:val="22"/>
            <w:lang w:val="vi-VN"/>
          </w:rPr>
          <w:delText>n c</w:delText>
        </w:r>
        <w:r w:rsidRPr="004373E8" w:rsidDel="005F5D10">
          <w:rPr>
            <w:rFonts w:cs="Avenir Next LT Pro"/>
            <w:i/>
            <w:iCs/>
            <w:szCs w:val="22"/>
            <w:lang w:val="vi-VN"/>
          </w:rPr>
          <w:delText>á</w:delText>
        </w:r>
        <w:r w:rsidRPr="004373E8" w:rsidDel="005F5D10">
          <w:rPr>
            <w:rFonts w:cs="Arial"/>
            <w:i/>
            <w:iCs/>
            <w:szCs w:val="22"/>
            <w:lang w:val="vi-VN"/>
          </w:rPr>
          <w:delText>c c</w:delText>
        </w:r>
        <w:r w:rsidRPr="004373E8" w:rsidDel="005F5D10">
          <w:rPr>
            <w:rFonts w:cs="Avenir Next LT Pro"/>
            <w:i/>
            <w:iCs/>
            <w:szCs w:val="22"/>
            <w:lang w:val="vi-VN"/>
          </w:rPr>
          <w:delText>ô</w:delText>
        </w:r>
        <w:r w:rsidRPr="004373E8" w:rsidDel="005F5D10">
          <w:rPr>
            <w:rFonts w:cs="Arial"/>
            <w:i/>
            <w:iCs/>
            <w:szCs w:val="22"/>
            <w:lang w:val="vi-VN"/>
          </w:rPr>
          <w:delText>ng ty n</w:delText>
        </w:r>
        <w:r w:rsidRPr="004373E8" w:rsidDel="005F5D10">
          <w:rPr>
            <w:rFonts w:cs="Calibri"/>
            <w:i/>
            <w:iCs/>
            <w:szCs w:val="22"/>
            <w:lang w:val="vi-VN"/>
          </w:rPr>
          <w:delText>ằ</w:delText>
        </w:r>
        <w:r w:rsidRPr="004373E8" w:rsidDel="005F5D10">
          <w:rPr>
            <w:rFonts w:cs="Arial"/>
            <w:i/>
            <w:iCs/>
            <w:szCs w:val="22"/>
            <w:lang w:val="vi-VN"/>
          </w:rPr>
          <w:delText>m trong m</w:delText>
        </w:r>
        <w:r w:rsidRPr="004373E8" w:rsidDel="005F5D10">
          <w:rPr>
            <w:rFonts w:cs="Calibri"/>
            <w:i/>
            <w:iCs/>
            <w:szCs w:val="22"/>
            <w:lang w:val="vi-VN"/>
          </w:rPr>
          <w:delText>ạ</w:delText>
        </w:r>
        <w:r w:rsidRPr="004373E8" w:rsidDel="005F5D10">
          <w:rPr>
            <w:rFonts w:cs="Arial"/>
            <w:i/>
            <w:iCs/>
            <w:szCs w:val="22"/>
            <w:lang w:val="vi-VN"/>
          </w:rPr>
          <w:delText>ng l</w:delText>
        </w:r>
        <w:r w:rsidRPr="004373E8" w:rsidDel="005F5D10">
          <w:rPr>
            <w:rFonts w:cs="Calibri"/>
            <w:i/>
            <w:iCs/>
            <w:szCs w:val="22"/>
            <w:lang w:val="vi-VN"/>
          </w:rPr>
          <w:delText>ướ</w:delText>
        </w:r>
        <w:r w:rsidRPr="004373E8" w:rsidDel="005F5D10">
          <w:rPr>
            <w:rFonts w:cs="Arial"/>
            <w:i/>
            <w:iCs/>
            <w:szCs w:val="22"/>
            <w:lang w:val="vi-VN"/>
          </w:rPr>
          <w:delText>i h</w:delText>
        </w:r>
        <w:r w:rsidRPr="004373E8" w:rsidDel="005F5D10">
          <w:rPr>
            <w:rFonts w:cs="Calibri"/>
            <w:i/>
            <w:iCs/>
            <w:szCs w:val="22"/>
            <w:lang w:val="vi-VN"/>
          </w:rPr>
          <w:delText>ơ</w:delText>
        </w:r>
        <w:r w:rsidRPr="004373E8" w:rsidDel="005F5D10">
          <w:rPr>
            <w:rFonts w:cs="Arial"/>
            <w:i/>
            <w:iCs/>
            <w:szCs w:val="22"/>
            <w:lang w:val="vi-VN"/>
          </w:rPr>
          <w:delText xml:space="preserve">n 400 </w:delText>
        </w:r>
        <w:r w:rsidRPr="004373E8" w:rsidDel="005F5D10">
          <w:rPr>
            <w:rFonts w:cs="Calibri"/>
            <w:i/>
            <w:iCs/>
            <w:szCs w:val="22"/>
            <w:lang w:val="vi-VN"/>
          </w:rPr>
          <w:delText>đố</w:delText>
        </w:r>
        <w:r w:rsidRPr="004373E8" w:rsidDel="005F5D10">
          <w:rPr>
            <w:rFonts w:cs="Arial"/>
            <w:i/>
            <w:iCs/>
            <w:szCs w:val="22"/>
            <w:lang w:val="vi-VN"/>
          </w:rPr>
          <w:delText>i t</w:delText>
        </w:r>
        <w:r w:rsidRPr="004373E8" w:rsidDel="005F5D10">
          <w:rPr>
            <w:rFonts w:cs="Avenir Next LT Pro"/>
            <w:i/>
            <w:iCs/>
            <w:szCs w:val="22"/>
            <w:lang w:val="vi-VN"/>
          </w:rPr>
          <w:delText>á</w:delText>
        </w:r>
        <w:r w:rsidRPr="004373E8" w:rsidDel="005F5D10">
          <w:rPr>
            <w:rFonts w:cs="Arial"/>
            <w:i/>
            <w:iCs/>
            <w:szCs w:val="22"/>
            <w:lang w:val="vi-VN"/>
          </w:rPr>
          <w:delText>c nh</w:delText>
        </w:r>
        <w:r w:rsidRPr="004373E8" w:rsidDel="005F5D10">
          <w:rPr>
            <w:rFonts w:cs="Calibri"/>
            <w:i/>
            <w:iCs/>
            <w:szCs w:val="22"/>
            <w:lang w:val="vi-VN"/>
          </w:rPr>
          <w:delText>ư</w:delText>
        </w:r>
        <w:r w:rsidRPr="004373E8" w:rsidDel="005F5D10">
          <w:rPr>
            <w:rFonts w:cs="Arial"/>
            <w:i/>
            <w:iCs/>
            <w:szCs w:val="22"/>
            <w:lang w:val="vi-VN"/>
          </w:rPr>
          <w:delText xml:space="preserve"> trong h</w:delText>
        </w:r>
        <w:r w:rsidRPr="004373E8" w:rsidDel="005F5D10">
          <w:rPr>
            <w:rFonts w:cs="Avenir Next LT Pro"/>
            <w:i/>
            <w:iCs/>
            <w:szCs w:val="22"/>
            <w:lang w:val="vi-VN"/>
          </w:rPr>
          <w:delText>ì</w:delText>
        </w:r>
        <w:r w:rsidRPr="004373E8" w:rsidDel="005F5D10">
          <w:rPr>
            <w:rFonts w:cs="Arial"/>
            <w:i/>
            <w:iCs/>
            <w:szCs w:val="22"/>
            <w:lang w:val="vi-VN"/>
          </w:rPr>
          <w:delText>nh.</w:delText>
        </w:r>
      </w:del>
    </w:p>
    <w:p w14:paraId="2D9F1B51" w14:textId="2D1CC4CD" w:rsidR="002A1CEC" w:rsidDel="005F5D10" w:rsidRDefault="00863B99" w:rsidP="005F5D10">
      <w:pPr>
        <w:pStyle w:val="Question"/>
        <w:numPr>
          <w:ilvl w:val="0"/>
          <w:numId w:val="7"/>
        </w:numPr>
        <w:tabs>
          <w:tab w:val="left" w:pos="630"/>
          <w:tab w:val="left" w:pos="990"/>
        </w:tabs>
        <w:spacing w:before="100" w:line="400" w:lineRule="exact"/>
        <w:ind w:left="0" w:firstLine="720"/>
        <w:rPr>
          <w:del w:id="8474" w:author="An Tran, ACA (BUV)" w:date="2024-09-12T11:03:00Z" w16du:dateUtc="2024-09-12T04:03:00Z"/>
          <w:rFonts w:cs="Arial"/>
          <w:i/>
          <w:iCs/>
          <w:szCs w:val="22"/>
        </w:rPr>
      </w:pPr>
      <w:del w:id="8475" w:author="An Tran, ACA (BUV)" w:date="2024-09-12T11:03:00Z" w16du:dateUtc="2024-09-12T04:03:00Z">
        <w:r w:rsidRPr="004373E8" w:rsidDel="005F5D10">
          <w:rPr>
            <w:rFonts w:cs="Arial"/>
            <w:b w:val="0"/>
            <w:noProof/>
            <w:szCs w:val="22"/>
            <w:lang w:val="vi-VN"/>
          </w:rPr>
          <w:drawing>
            <wp:anchor distT="0" distB="0" distL="114300" distR="114300" simplePos="0" relativeHeight="251673600" behindDoc="1" locked="0" layoutInCell="1" allowOverlap="1" wp14:anchorId="5125853A" wp14:editId="43F44494">
              <wp:simplePos x="0" y="0"/>
              <wp:positionH relativeFrom="margin">
                <wp:posOffset>0</wp:posOffset>
              </wp:positionH>
              <wp:positionV relativeFrom="paragraph">
                <wp:posOffset>0</wp:posOffset>
              </wp:positionV>
              <wp:extent cx="6264910" cy="3366770"/>
              <wp:effectExtent l="0" t="0" r="2540" b="5080"/>
              <wp:wrapTopAndBottom/>
              <wp:docPr id="132252593" name="Picture 13225259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00EA7631" w:rsidRPr="004373E8" w:rsidDel="005F5D10">
          <w:rPr>
            <w:rFonts w:cs="Arial"/>
            <w:i/>
            <w:iCs/>
            <w:szCs w:val="22"/>
            <w:lang w:val="vi-VN"/>
          </w:rPr>
          <w:delText>Chúng tôi tin r</w:delText>
        </w:r>
        <w:r w:rsidR="00EA7631" w:rsidRPr="004373E8" w:rsidDel="005F5D10">
          <w:rPr>
            <w:rFonts w:cs="Calibri"/>
            <w:i/>
            <w:iCs/>
            <w:szCs w:val="22"/>
            <w:lang w:val="vi-VN"/>
          </w:rPr>
          <w:delText>ằ</w:delText>
        </w:r>
        <w:r w:rsidR="00EA7631" w:rsidRPr="004373E8" w:rsidDel="005F5D10">
          <w:rPr>
            <w:rFonts w:cs="Arial"/>
            <w:i/>
            <w:iCs/>
            <w:szCs w:val="22"/>
            <w:lang w:val="vi-VN"/>
          </w:rPr>
          <w:delText>ng d</w:delText>
        </w:r>
        <w:r w:rsidR="00EA7631" w:rsidRPr="004373E8" w:rsidDel="005F5D10">
          <w:rPr>
            <w:rFonts w:cs="Calibri"/>
            <w:i/>
            <w:iCs/>
            <w:szCs w:val="22"/>
            <w:lang w:val="vi-VN"/>
          </w:rPr>
          <w:delText>ị</w:delText>
        </w:r>
        <w:r w:rsidR="00EA7631" w:rsidRPr="004373E8" w:rsidDel="005F5D10">
          <w:rPr>
            <w:rFonts w:cs="Arial"/>
            <w:i/>
            <w:iCs/>
            <w:szCs w:val="22"/>
            <w:lang w:val="vi-VN"/>
          </w:rPr>
          <w:delText xml:space="preserve">ch Covid-19 </w:delText>
        </w:r>
        <w:r w:rsidR="00EA7631" w:rsidRPr="004373E8" w:rsidDel="005F5D10">
          <w:rPr>
            <w:rFonts w:cs="Calibri"/>
            <w:i/>
            <w:iCs/>
            <w:szCs w:val="22"/>
            <w:lang w:val="vi-VN"/>
          </w:rPr>
          <w:delText>đ</w:delText>
        </w:r>
        <w:r w:rsidR="00EA7631" w:rsidRPr="004373E8" w:rsidDel="005F5D10">
          <w:rPr>
            <w:rFonts w:cs="Avenir LT Std 35 Light"/>
            <w:i/>
            <w:iCs/>
            <w:szCs w:val="22"/>
            <w:lang w:val="vi-VN"/>
          </w:rPr>
          <w:delText>ã</w:delText>
        </w:r>
        <w:r w:rsidR="00EA7631" w:rsidRPr="004373E8" w:rsidDel="005F5D10">
          <w:rPr>
            <w:rFonts w:cs="Arial"/>
            <w:i/>
            <w:iCs/>
            <w:szCs w:val="22"/>
            <w:lang w:val="vi-VN"/>
          </w:rPr>
          <w:delText xml:space="preserve"> xoay chuy</w:delText>
        </w:r>
        <w:r w:rsidR="00EA7631" w:rsidRPr="004373E8" w:rsidDel="005F5D10">
          <w:rPr>
            <w:rFonts w:cs="Calibri"/>
            <w:i/>
            <w:iCs/>
            <w:szCs w:val="22"/>
            <w:lang w:val="vi-VN"/>
          </w:rPr>
          <w:delText>ể</w:delText>
        </w:r>
        <w:r w:rsidR="00EA7631" w:rsidRPr="004373E8" w:rsidDel="005F5D10">
          <w:rPr>
            <w:rFonts w:cs="Arial"/>
            <w:i/>
            <w:iCs/>
            <w:szCs w:val="22"/>
            <w:lang w:val="vi-VN"/>
          </w:rPr>
          <w:delText>n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ch m</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th</w:delText>
        </w:r>
        <w:r w:rsidR="00EA7631" w:rsidRPr="004373E8" w:rsidDel="005F5D10">
          <w:rPr>
            <w:rFonts w:cs="Calibri"/>
            <w:i/>
            <w:iCs/>
            <w:szCs w:val="22"/>
            <w:lang w:val="vi-VN"/>
          </w:rPr>
          <w:delText>ế</w:delText>
        </w:r>
        <w:r w:rsidR="00EA7631" w:rsidRPr="004373E8" w:rsidDel="005F5D10">
          <w:rPr>
            <w:rFonts w:cs="Arial"/>
            <w:i/>
            <w:iCs/>
            <w:szCs w:val="22"/>
            <w:lang w:val="vi-VN"/>
          </w:rPr>
          <w:delText xml:space="preserve"> gi</w:delText>
        </w:r>
        <w:r w:rsidR="00EA7631" w:rsidRPr="004373E8" w:rsidDel="005F5D10">
          <w:rPr>
            <w:rFonts w:cs="Calibri"/>
            <w:i/>
            <w:iCs/>
            <w:szCs w:val="22"/>
            <w:lang w:val="vi-VN"/>
          </w:rPr>
          <w:delText>ớ</w:delText>
        </w:r>
        <w:r w:rsidR="00EA7631" w:rsidRPr="004373E8" w:rsidDel="005F5D10">
          <w:rPr>
            <w:rFonts w:cs="Arial"/>
            <w:i/>
            <w:iCs/>
            <w:szCs w:val="22"/>
            <w:lang w:val="vi-VN"/>
          </w:rPr>
          <w:delText>i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c</w:delText>
        </w:r>
        <w:r w:rsidR="00EA7631" w:rsidRPr="004373E8" w:rsidDel="005F5D10">
          <w:rPr>
            <w:rFonts w:cs="Avenir Next LT Pro"/>
            <w:i/>
            <w:iCs/>
            <w:szCs w:val="22"/>
            <w:lang w:val="vi-VN"/>
          </w:rPr>
          <w:delText>ô</w:delText>
        </w:r>
        <w:r w:rsidR="00EA7631" w:rsidRPr="004373E8" w:rsidDel="005F5D10">
          <w:rPr>
            <w:rFonts w:cs="Arial"/>
            <w:i/>
            <w:iCs/>
            <w:szCs w:val="22"/>
            <w:lang w:val="vi-VN"/>
          </w:rPr>
          <w:delText>ng ty l</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m vi</w:delText>
        </w:r>
        <w:r w:rsidR="00EA7631" w:rsidRPr="004373E8" w:rsidDel="005F5D10">
          <w:rPr>
            <w:rFonts w:cs="Calibri"/>
            <w:i/>
            <w:iCs/>
            <w:szCs w:val="22"/>
            <w:lang w:val="vi-VN"/>
          </w:rPr>
          <w:delText>ệ</w:delText>
        </w:r>
        <w:r w:rsidR="00EA7631" w:rsidRPr="004373E8" w:rsidDel="005F5D10">
          <w:rPr>
            <w:rFonts w:cs="Arial"/>
            <w:i/>
            <w:iCs/>
            <w:szCs w:val="22"/>
            <w:lang w:val="vi-VN"/>
          </w:rPr>
          <w:delText>c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v</w:delText>
        </w:r>
        <w:r w:rsidR="00EA7631" w:rsidRPr="004373E8" w:rsidDel="005F5D10">
          <w:rPr>
            <w:rFonts w:cs="Calibri"/>
            <w:i/>
            <w:iCs/>
            <w:szCs w:val="22"/>
            <w:lang w:val="vi-VN"/>
          </w:rPr>
          <w:delText>ậ</w:delText>
        </w:r>
        <w:r w:rsidR="00EA7631" w:rsidRPr="004373E8" w:rsidDel="005F5D10">
          <w:rPr>
            <w:rFonts w:cs="Arial"/>
            <w:i/>
            <w:iCs/>
            <w:szCs w:val="22"/>
            <w:lang w:val="vi-VN"/>
          </w:rPr>
          <w:delText>n h</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nh. Làm vi</w:delText>
        </w:r>
        <w:r w:rsidR="00EA7631" w:rsidRPr="004373E8" w:rsidDel="005F5D10">
          <w:rPr>
            <w:rFonts w:cs="Calibri"/>
            <w:i/>
            <w:iCs/>
            <w:szCs w:val="22"/>
            <w:lang w:val="vi-VN"/>
          </w:rPr>
          <w:delText>ệ</w:delText>
        </w:r>
        <w:r w:rsidR="00EA7631" w:rsidRPr="004373E8" w:rsidDel="005F5D10">
          <w:rPr>
            <w:rFonts w:cs="Arial"/>
            <w:i/>
            <w:iCs/>
            <w:szCs w:val="22"/>
            <w:lang w:val="vi-VN"/>
          </w:rPr>
          <w:delText>c online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l</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m vi</w:delText>
        </w:r>
        <w:r w:rsidR="00EA7631" w:rsidRPr="004373E8" w:rsidDel="005F5D10">
          <w:rPr>
            <w:rFonts w:cs="Calibri"/>
            <w:i/>
            <w:iCs/>
            <w:szCs w:val="22"/>
            <w:lang w:val="vi-VN"/>
          </w:rPr>
          <w:delText>ệ</w:delText>
        </w:r>
        <w:r w:rsidR="00EA7631" w:rsidRPr="004373E8" w:rsidDel="005F5D10">
          <w:rPr>
            <w:rFonts w:cs="Arial"/>
            <w:i/>
            <w:iCs/>
            <w:szCs w:val="22"/>
            <w:lang w:val="vi-VN"/>
          </w:rPr>
          <w:delText>c t</w:delText>
        </w:r>
        <w:r w:rsidR="00EA7631" w:rsidRPr="004373E8" w:rsidDel="005F5D10">
          <w:rPr>
            <w:rFonts w:cs="Calibri"/>
            <w:i/>
            <w:iCs/>
            <w:szCs w:val="22"/>
            <w:lang w:val="vi-VN"/>
          </w:rPr>
          <w:delText>ừ</w:delText>
        </w:r>
        <w:r w:rsidR="00EA7631" w:rsidRPr="004373E8" w:rsidDel="005F5D10">
          <w:rPr>
            <w:rFonts w:cs="Arial"/>
            <w:i/>
            <w:iCs/>
            <w:szCs w:val="22"/>
            <w:lang w:val="vi-VN"/>
          </w:rPr>
          <w:delText xml:space="preserve"> xa hi</w:delText>
        </w:r>
        <w:r w:rsidR="00EA7631" w:rsidRPr="004373E8" w:rsidDel="005F5D10">
          <w:rPr>
            <w:rFonts w:cs="Calibri"/>
            <w:i/>
            <w:iCs/>
            <w:szCs w:val="22"/>
            <w:lang w:val="vi-VN"/>
          </w:rPr>
          <w:delText>ệ</w:delText>
        </w:r>
        <w:r w:rsidR="00EA7631" w:rsidRPr="004373E8" w:rsidDel="005F5D10">
          <w:rPr>
            <w:rFonts w:cs="Arial"/>
            <w:i/>
            <w:iCs/>
            <w:szCs w:val="22"/>
            <w:lang w:val="vi-VN"/>
          </w:rPr>
          <w:delText xml:space="preserve">n </w:delText>
        </w:r>
        <w:r w:rsidR="00EA7631" w:rsidRPr="004373E8" w:rsidDel="005F5D10">
          <w:rPr>
            <w:rFonts w:cs="Calibri"/>
            <w:i/>
            <w:iCs/>
            <w:szCs w:val="22"/>
            <w:lang w:val="vi-VN"/>
          </w:rPr>
          <w:delText>đ</w:delText>
        </w:r>
        <w:r w:rsidR="00EA7631" w:rsidRPr="004373E8" w:rsidDel="005F5D10">
          <w:rPr>
            <w:rFonts w:cs="Avenir LT Std 35 Light"/>
            <w:i/>
            <w:iCs/>
            <w:szCs w:val="22"/>
            <w:lang w:val="vi-VN"/>
          </w:rPr>
          <w:delText>ã</w:delText>
        </w:r>
        <w:r w:rsidR="00EA7631" w:rsidRPr="004373E8" w:rsidDel="005F5D10">
          <w:rPr>
            <w:rFonts w:cs="Arial"/>
            <w:i/>
            <w:iCs/>
            <w:szCs w:val="22"/>
            <w:lang w:val="vi-VN"/>
          </w:rPr>
          <w:delText xml:space="preserve"> tr</w:delText>
        </w:r>
        <w:r w:rsidR="00EA7631" w:rsidRPr="004373E8" w:rsidDel="005F5D10">
          <w:rPr>
            <w:rFonts w:cs="Calibri"/>
            <w:i/>
            <w:iCs/>
            <w:szCs w:val="22"/>
            <w:lang w:val="vi-VN"/>
          </w:rPr>
          <w:delText>ở</w:delText>
        </w:r>
        <w:r w:rsidR="00EA7631" w:rsidRPr="004373E8" w:rsidDel="005F5D10">
          <w:rPr>
            <w:rFonts w:cs="Arial"/>
            <w:i/>
            <w:iCs/>
            <w:szCs w:val="22"/>
            <w:lang w:val="vi-VN"/>
          </w:rPr>
          <w:delText xml:space="preserve"> th</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nh m</w:delText>
        </w:r>
        <w:r w:rsidR="00EA7631" w:rsidRPr="004373E8" w:rsidDel="005F5D10">
          <w:rPr>
            <w:rFonts w:cs="Calibri"/>
            <w:i/>
            <w:iCs/>
            <w:szCs w:val="22"/>
            <w:lang w:val="vi-VN"/>
          </w:rPr>
          <w:delText>ộ</w:delText>
        </w:r>
        <w:r w:rsidR="00EA7631" w:rsidRPr="004373E8" w:rsidDel="005F5D10">
          <w:rPr>
            <w:rFonts w:cs="Arial"/>
            <w:i/>
            <w:iCs/>
            <w:szCs w:val="22"/>
            <w:lang w:val="vi-VN"/>
          </w:rPr>
          <w:delText>t xu h</w:delText>
        </w:r>
        <w:r w:rsidR="00EA7631" w:rsidRPr="004373E8" w:rsidDel="005F5D10">
          <w:rPr>
            <w:rFonts w:cs="Calibri"/>
            <w:i/>
            <w:iCs/>
            <w:szCs w:val="22"/>
            <w:lang w:val="vi-VN"/>
          </w:rPr>
          <w:delText>ướ</w:delText>
        </w:r>
        <w:r w:rsidR="00EA7631" w:rsidRPr="004373E8" w:rsidDel="005F5D10">
          <w:rPr>
            <w:rFonts w:cs="Arial"/>
            <w:i/>
            <w:iCs/>
            <w:szCs w:val="22"/>
            <w:lang w:val="vi-VN"/>
          </w:rPr>
          <w:delText>ng,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xu h</w:delText>
        </w:r>
        <w:r w:rsidR="00EA7631" w:rsidRPr="004373E8" w:rsidDel="005F5D10">
          <w:rPr>
            <w:rFonts w:cs="Calibri"/>
            <w:i/>
            <w:iCs/>
            <w:szCs w:val="22"/>
            <w:lang w:val="vi-VN"/>
          </w:rPr>
          <w:delText>ướ</w:delText>
        </w:r>
        <w:r w:rsidR="00EA7631" w:rsidRPr="004373E8" w:rsidDel="005F5D10">
          <w:rPr>
            <w:rFonts w:cs="Arial"/>
            <w:i/>
            <w:iCs/>
            <w:szCs w:val="22"/>
            <w:lang w:val="vi-VN"/>
          </w:rPr>
          <w:delText>ng n</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y s</w:delText>
        </w:r>
        <w:r w:rsidR="00EA7631" w:rsidRPr="004373E8" w:rsidDel="005F5D10">
          <w:rPr>
            <w:rFonts w:cs="Calibri"/>
            <w:i/>
            <w:iCs/>
            <w:szCs w:val="22"/>
            <w:lang w:val="vi-VN"/>
          </w:rPr>
          <w:delText>ẽ</w:delText>
        </w:r>
        <w:r w:rsidR="00EA7631" w:rsidRPr="004373E8" w:rsidDel="005F5D10">
          <w:rPr>
            <w:rFonts w:cs="Arial"/>
            <w:i/>
            <w:iCs/>
            <w:szCs w:val="22"/>
            <w:lang w:val="vi-VN"/>
          </w:rPr>
          <w:delText xml:space="preserve"> c</w:delText>
        </w:r>
        <w:r w:rsidR="00EA7631" w:rsidRPr="004373E8" w:rsidDel="005F5D10">
          <w:rPr>
            <w:rFonts w:cs="Avenir Next LT Pro"/>
            <w:i/>
            <w:iCs/>
            <w:szCs w:val="22"/>
            <w:lang w:val="vi-VN"/>
          </w:rPr>
          <w:delText>ò</w:delText>
        </w:r>
        <w:r w:rsidR="00EA7631" w:rsidRPr="004373E8" w:rsidDel="005F5D10">
          <w:rPr>
            <w:rFonts w:cs="Arial"/>
            <w:i/>
            <w:iCs/>
            <w:szCs w:val="22"/>
            <w:lang w:val="vi-VN"/>
          </w:rPr>
          <w:delText>n ti</w:delText>
        </w:r>
        <w:r w:rsidR="00EA7631" w:rsidRPr="004373E8" w:rsidDel="005F5D10">
          <w:rPr>
            <w:rFonts w:cs="Calibri"/>
            <w:i/>
            <w:iCs/>
            <w:szCs w:val="22"/>
            <w:lang w:val="vi-VN"/>
          </w:rPr>
          <w:delText>ế</w:delText>
        </w:r>
        <w:r w:rsidR="00EA7631" w:rsidRPr="004373E8" w:rsidDel="005F5D10">
          <w:rPr>
            <w:rFonts w:cs="Arial"/>
            <w:i/>
            <w:iCs/>
            <w:szCs w:val="22"/>
            <w:lang w:val="vi-VN"/>
          </w:rPr>
          <w:delText>p t</w:delText>
        </w:r>
        <w:r w:rsidR="00EA7631" w:rsidRPr="004373E8" w:rsidDel="005F5D10">
          <w:rPr>
            <w:rFonts w:cs="Calibri"/>
            <w:i/>
            <w:iCs/>
            <w:szCs w:val="22"/>
            <w:lang w:val="vi-VN"/>
          </w:rPr>
          <w:delText>ụ</w:delText>
        </w:r>
        <w:r w:rsidR="00EA7631" w:rsidRPr="004373E8" w:rsidDel="005F5D10">
          <w:rPr>
            <w:rFonts w:cs="Arial"/>
            <w:i/>
            <w:iCs/>
            <w:szCs w:val="22"/>
            <w:lang w:val="vi-VN"/>
          </w:rPr>
          <w:delText>c trong t</w:delText>
        </w:r>
        <w:r w:rsidR="00EA7631" w:rsidRPr="004373E8" w:rsidDel="005F5D10">
          <w:rPr>
            <w:rFonts w:cs="Calibri"/>
            <w:i/>
            <w:iCs/>
            <w:szCs w:val="22"/>
            <w:lang w:val="vi-VN"/>
          </w:rPr>
          <w:delText>ươ</w:delText>
        </w:r>
        <w:r w:rsidR="00EA7631" w:rsidRPr="004373E8" w:rsidDel="005F5D10">
          <w:rPr>
            <w:rFonts w:cs="Arial"/>
            <w:i/>
            <w:iCs/>
            <w:szCs w:val="22"/>
            <w:lang w:val="vi-VN"/>
          </w:rPr>
          <w:delText>ng lai theo nhi</w:delText>
        </w:r>
        <w:r w:rsidR="00EA7631" w:rsidRPr="004373E8" w:rsidDel="005F5D10">
          <w:rPr>
            <w:rFonts w:cs="Calibri"/>
            <w:i/>
            <w:iCs/>
            <w:szCs w:val="22"/>
            <w:lang w:val="vi-VN"/>
          </w:rPr>
          <w:delText>ề</w:delText>
        </w:r>
        <w:r w:rsidR="00EA7631" w:rsidRPr="004373E8" w:rsidDel="005F5D10">
          <w:rPr>
            <w:rFonts w:cs="Arial"/>
            <w:i/>
            <w:iCs/>
            <w:szCs w:val="22"/>
            <w:lang w:val="vi-VN"/>
          </w:rPr>
          <w:delText>u nghi</w:delText>
        </w:r>
        <w:r w:rsidR="00EA7631" w:rsidRPr="004373E8" w:rsidDel="005F5D10">
          <w:rPr>
            <w:rFonts w:cs="Avenir Next LT Pro"/>
            <w:i/>
            <w:iCs/>
            <w:szCs w:val="22"/>
            <w:lang w:val="vi-VN"/>
          </w:rPr>
          <w:delText>ê</w:delText>
        </w:r>
        <w:r w:rsidR="00EA7631" w:rsidRPr="004373E8" w:rsidDel="005F5D10">
          <w:rPr>
            <w:rFonts w:cs="Arial"/>
            <w:i/>
            <w:iCs/>
            <w:szCs w:val="22"/>
            <w:lang w:val="vi-VN"/>
          </w:rPr>
          <w:delText>n c</w:delText>
        </w:r>
        <w:r w:rsidR="00EA7631" w:rsidRPr="004373E8" w:rsidDel="005F5D10">
          <w:rPr>
            <w:rFonts w:cs="Calibri"/>
            <w:i/>
            <w:iCs/>
            <w:szCs w:val="22"/>
            <w:lang w:val="vi-VN"/>
          </w:rPr>
          <w:delText>ứ</w:delText>
        </w:r>
        <w:r w:rsidR="00EA7631" w:rsidRPr="004373E8" w:rsidDel="005F5D10">
          <w:rPr>
            <w:rFonts w:cs="Arial"/>
            <w:i/>
            <w:iCs/>
            <w:szCs w:val="22"/>
            <w:lang w:val="vi-VN"/>
          </w:rPr>
          <w:delText>u kh</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nhau g</w:delText>
        </w:r>
        <w:r w:rsidR="00EA7631" w:rsidRPr="004373E8" w:rsidDel="005F5D10">
          <w:rPr>
            <w:rFonts w:cs="Calibri"/>
            <w:i/>
            <w:iCs/>
            <w:szCs w:val="22"/>
            <w:lang w:val="vi-VN"/>
          </w:rPr>
          <w:delText>ầ</w:delText>
        </w:r>
        <w:r w:rsidR="00EA7631" w:rsidRPr="004373E8" w:rsidDel="005F5D10">
          <w:rPr>
            <w:rFonts w:cs="Arial"/>
            <w:i/>
            <w:iCs/>
            <w:szCs w:val="22"/>
            <w:lang w:val="vi-VN"/>
          </w:rPr>
          <w:delText xml:space="preserve">n </w:delText>
        </w:r>
        <w:r w:rsidR="00EA7631" w:rsidRPr="004373E8" w:rsidDel="005F5D10">
          <w:rPr>
            <w:rFonts w:cs="Calibri"/>
            <w:i/>
            <w:iCs/>
            <w:szCs w:val="22"/>
            <w:lang w:val="vi-VN"/>
          </w:rPr>
          <w:delText>đ</w:delText>
        </w:r>
        <w:r w:rsidR="00EA7631" w:rsidRPr="004373E8" w:rsidDel="005F5D10">
          <w:rPr>
            <w:rFonts w:cs="Avenir LT Std 35 Light"/>
            <w:i/>
            <w:iCs/>
            <w:szCs w:val="22"/>
            <w:lang w:val="vi-VN"/>
          </w:rPr>
          <w:delText>â</w:delText>
        </w:r>
        <w:r w:rsidR="00EA7631" w:rsidRPr="004373E8" w:rsidDel="005F5D10">
          <w:rPr>
            <w:rFonts w:cs="Arial"/>
            <w:i/>
            <w:iCs/>
            <w:szCs w:val="22"/>
            <w:lang w:val="vi-VN"/>
          </w:rPr>
          <w:delText>y. Trong t</w:delText>
        </w:r>
        <w:r w:rsidR="00EA7631" w:rsidRPr="004373E8" w:rsidDel="005F5D10">
          <w:rPr>
            <w:rFonts w:cs="Avenir Next LT Pro"/>
            <w:i/>
            <w:iCs/>
            <w:szCs w:val="22"/>
            <w:lang w:val="vi-VN"/>
          </w:rPr>
          <w:delText>ì</w:delText>
        </w:r>
        <w:r w:rsidR="00EA7631" w:rsidRPr="004373E8" w:rsidDel="005F5D10">
          <w:rPr>
            <w:rFonts w:cs="Arial"/>
            <w:i/>
            <w:iCs/>
            <w:szCs w:val="22"/>
            <w:lang w:val="vi-VN"/>
          </w:rPr>
          <w:delText>nh hu</w:delText>
        </w:r>
        <w:r w:rsidR="00EA7631" w:rsidRPr="004373E8" w:rsidDel="005F5D10">
          <w:rPr>
            <w:rFonts w:cs="Calibri"/>
            <w:i/>
            <w:iCs/>
            <w:szCs w:val="22"/>
            <w:lang w:val="vi-VN"/>
          </w:rPr>
          <w:delText>ố</w:delText>
        </w:r>
        <w:r w:rsidR="00EA7631" w:rsidRPr="004373E8" w:rsidDel="005F5D10">
          <w:rPr>
            <w:rFonts w:cs="Arial"/>
            <w:i/>
            <w:iCs/>
            <w:szCs w:val="22"/>
            <w:lang w:val="vi-VN"/>
          </w:rPr>
          <w:delText>ng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c</w:delText>
        </w:r>
        <w:r w:rsidR="00EA7631" w:rsidRPr="004373E8" w:rsidDel="005F5D10">
          <w:rPr>
            <w:rFonts w:cs="Avenir Next LT Pro"/>
            <w:i/>
            <w:iCs/>
            <w:szCs w:val="22"/>
            <w:lang w:val="vi-VN"/>
          </w:rPr>
          <w:delText>ô</w:delText>
        </w:r>
        <w:r w:rsidR="00EA7631" w:rsidRPr="004373E8" w:rsidDel="005F5D10">
          <w:rPr>
            <w:rFonts w:cs="Arial"/>
            <w:i/>
            <w:iCs/>
            <w:szCs w:val="22"/>
            <w:lang w:val="vi-VN"/>
          </w:rPr>
          <w:delText>ng ty ti</w:delText>
        </w:r>
        <w:r w:rsidR="00EA7631" w:rsidRPr="004373E8" w:rsidDel="005F5D10">
          <w:rPr>
            <w:rFonts w:cs="Calibri"/>
            <w:i/>
            <w:iCs/>
            <w:szCs w:val="22"/>
            <w:lang w:val="vi-VN"/>
          </w:rPr>
          <w:delText>ế</w:delText>
        </w:r>
        <w:r w:rsidR="00EA7631" w:rsidRPr="004373E8" w:rsidDel="005F5D10">
          <w:rPr>
            <w:rFonts w:cs="Arial"/>
            <w:i/>
            <w:iCs/>
            <w:szCs w:val="22"/>
            <w:lang w:val="vi-VN"/>
          </w:rPr>
          <w:delText>p t</w:delText>
        </w:r>
        <w:r w:rsidR="00EA7631" w:rsidRPr="004373E8" w:rsidDel="005F5D10">
          <w:rPr>
            <w:rFonts w:cs="Calibri"/>
            <w:i/>
            <w:iCs/>
            <w:szCs w:val="22"/>
            <w:lang w:val="vi-VN"/>
          </w:rPr>
          <w:delText>ụ</w:delText>
        </w:r>
        <w:r w:rsidR="00EA7631" w:rsidRPr="004373E8" w:rsidDel="005F5D10">
          <w:rPr>
            <w:rFonts w:cs="Arial"/>
            <w:i/>
            <w:iCs/>
            <w:szCs w:val="22"/>
            <w:lang w:val="vi-VN"/>
          </w:rPr>
          <w:delText>c l</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m vi</w:delText>
        </w:r>
        <w:r w:rsidR="00EA7631" w:rsidRPr="004373E8" w:rsidDel="005F5D10">
          <w:rPr>
            <w:rFonts w:cs="Calibri"/>
            <w:i/>
            <w:iCs/>
            <w:szCs w:val="22"/>
            <w:lang w:val="vi-VN"/>
          </w:rPr>
          <w:delText>ệ</w:delText>
        </w:r>
        <w:r w:rsidR="00EA7631" w:rsidRPr="004373E8" w:rsidDel="005F5D10">
          <w:rPr>
            <w:rFonts w:cs="Arial"/>
            <w:i/>
            <w:iCs/>
            <w:szCs w:val="22"/>
            <w:lang w:val="vi-VN"/>
          </w:rPr>
          <w:delText>c t</w:delText>
        </w:r>
        <w:r w:rsidR="00EA7631" w:rsidRPr="004373E8" w:rsidDel="005F5D10">
          <w:rPr>
            <w:rFonts w:cs="Calibri"/>
            <w:i/>
            <w:iCs/>
            <w:szCs w:val="22"/>
            <w:lang w:val="vi-VN"/>
          </w:rPr>
          <w:delText>ạ</w:delText>
        </w:r>
        <w:r w:rsidR="00EA7631" w:rsidRPr="004373E8" w:rsidDel="005F5D10">
          <w:rPr>
            <w:rFonts w:cs="Arial"/>
            <w:i/>
            <w:iCs/>
            <w:szCs w:val="22"/>
            <w:lang w:val="vi-VN"/>
          </w:rPr>
          <w:delText>i nh</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trong th</w:delText>
        </w:r>
        <w:r w:rsidR="00EA7631" w:rsidRPr="004373E8" w:rsidDel="005F5D10">
          <w:rPr>
            <w:rFonts w:cs="Calibri"/>
            <w:i/>
            <w:iCs/>
            <w:szCs w:val="22"/>
            <w:lang w:val="vi-VN"/>
          </w:rPr>
          <w:delText>ờ</w:delText>
        </w:r>
        <w:r w:rsidR="00EA7631" w:rsidRPr="004373E8" w:rsidDel="005F5D10">
          <w:rPr>
            <w:rFonts w:cs="Arial"/>
            <w:i/>
            <w:iCs/>
            <w:szCs w:val="22"/>
            <w:lang w:val="vi-VN"/>
          </w:rPr>
          <w:delText>i k</w:delText>
        </w:r>
        <w:r w:rsidR="00EA7631" w:rsidRPr="004373E8" w:rsidDel="005F5D10">
          <w:rPr>
            <w:rFonts w:cs="Calibri"/>
            <w:i/>
            <w:iCs/>
            <w:szCs w:val="22"/>
            <w:lang w:val="vi-VN"/>
          </w:rPr>
          <w:delText>ỳ</w:delText>
        </w:r>
        <w:r w:rsidR="00EA7631" w:rsidRPr="004373E8" w:rsidDel="005F5D10">
          <w:rPr>
            <w:rFonts w:cs="Arial"/>
            <w:i/>
            <w:iCs/>
            <w:szCs w:val="22"/>
            <w:lang w:val="vi-VN"/>
          </w:rPr>
          <w:delText xml:space="preserve"> gi</w:delText>
        </w:r>
        <w:r w:rsidR="00EA7631" w:rsidRPr="004373E8" w:rsidDel="005F5D10">
          <w:rPr>
            <w:rFonts w:cs="Avenir Next LT Pro"/>
            <w:i/>
            <w:iCs/>
            <w:szCs w:val="22"/>
            <w:lang w:val="vi-VN"/>
          </w:rPr>
          <w:delText>ã</w:delText>
        </w:r>
        <w:r w:rsidR="00EA7631" w:rsidRPr="004373E8" w:rsidDel="005F5D10">
          <w:rPr>
            <w:rFonts w:cs="Arial"/>
            <w:i/>
            <w:iCs/>
            <w:szCs w:val="22"/>
            <w:lang w:val="vi-VN"/>
          </w:rPr>
          <w:delText>n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ch x</w:delText>
        </w:r>
        <w:r w:rsidR="00EA7631" w:rsidRPr="004373E8" w:rsidDel="005F5D10">
          <w:rPr>
            <w:rFonts w:cs="Avenir Next LT Pro"/>
            <w:i/>
            <w:iCs/>
            <w:szCs w:val="22"/>
            <w:lang w:val="vi-VN"/>
          </w:rPr>
          <w:delText>ã</w:delText>
        </w:r>
        <w:r w:rsidR="00EA7631" w:rsidRPr="004373E8" w:rsidDel="005F5D10">
          <w:rPr>
            <w:rFonts w:cs="Arial"/>
            <w:i/>
            <w:iCs/>
            <w:szCs w:val="22"/>
            <w:lang w:val="vi-VN"/>
          </w:rPr>
          <w:delText xml:space="preserve"> h</w:delText>
        </w:r>
        <w:r w:rsidR="00EA7631" w:rsidRPr="004373E8" w:rsidDel="005F5D10">
          <w:rPr>
            <w:rFonts w:cs="Calibri"/>
            <w:i/>
            <w:iCs/>
            <w:szCs w:val="22"/>
            <w:lang w:val="vi-VN"/>
          </w:rPr>
          <w:delText>ộ</w:delText>
        </w:r>
        <w:r w:rsidR="00EA7631" w:rsidRPr="004373E8" w:rsidDel="005F5D10">
          <w:rPr>
            <w:rFonts w:cs="Arial"/>
            <w:i/>
            <w:iCs/>
            <w:szCs w:val="22"/>
            <w:lang w:val="vi-VN"/>
          </w:rPr>
          <w:delText>i, ch</w:delText>
        </w:r>
        <w:r w:rsidR="00EA7631" w:rsidRPr="004373E8" w:rsidDel="005F5D10">
          <w:rPr>
            <w:rFonts w:cs="Avenir Next LT Pro"/>
            <w:i/>
            <w:iCs/>
            <w:szCs w:val="22"/>
            <w:lang w:val="vi-VN"/>
          </w:rPr>
          <w:delText>ú</w:delText>
        </w:r>
        <w:r w:rsidR="00EA7631" w:rsidRPr="004373E8" w:rsidDel="005F5D10">
          <w:rPr>
            <w:rFonts w:cs="Arial"/>
            <w:i/>
            <w:iCs/>
            <w:szCs w:val="22"/>
            <w:lang w:val="vi-VN"/>
          </w:rPr>
          <w:delText>ng t</w:delText>
        </w:r>
        <w:r w:rsidR="00EA7631" w:rsidRPr="004373E8" w:rsidDel="005F5D10">
          <w:rPr>
            <w:rFonts w:cs="Avenir Next LT Pro"/>
            <w:i/>
            <w:iCs/>
            <w:szCs w:val="22"/>
            <w:lang w:val="vi-VN"/>
          </w:rPr>
          <w:delText>ô</w:delText>
        </w:r>
        <w:r w:rsidR="00EA7631" w:rsidRPr="004373E8" w:rsidDel="005F5D10">
          <w:rPr>
            <w:rFonts w:cs="Arial"/>
            <w:i/>
            <w:iCs/>
            <w:szCs w:val="22"/>
            <w:lang w:val="vi-VN"/>
          </w:rPr>
          <w:delText xml:space="preserve">i </w:delText>
        </w:r>
        <w:r w:rsidR="00EA7631" w:rsidRPr="004373E8" w:rsidDel="005F5D10">
          <w:rPr>
            <w:rFonts w:cs="Calibri"/>
            <w:i/>
            <w:iCs/>
            <w:szCs w:val="22"/>
            <w:lang w:val="vi-VN"/>
          </w:rPr>
          <w:delText>đ</w:delText>
        </w:r>
        <w:r w:rsidR="00EA7631" w:rsidRPr="004373E8" w:rsidDel="005F5D10">
          <w:rPr>
            <w:rFonts w:cs="Arial"/>
            <w:i/>
            <w:iCs/>
            <w:szCs w:val="22"/>
            <w:lang w:val="vi-VN"/>
          </w:rPr>
          <w:delText>ang h</w:delText>
        </w:r>
        <w:r w:rsidR="00EA7631" w:rsidRPr="004373E8" w:rsidDel="005F5D10">
          <w:rPr>
            <w:rFonts w:cs="Calibri"/>
            <w:i/>
            <w:iCs/>
            <w:szCs w:val="22"/>
            <w:lang w:val="vi-VN"/>
          </w:rPr>
          <w:delText>ợ</w:delText>
        </w:r>
        <w:r w:rsidR="00EA7631" w:rsidRPr="004373E8" w:rsidDel="005F5D10">
          <w:rPr>
            <w:rFonts w:cs="Arial"/>
            <w:i/>
            <w:iCs/>
            <w:szCs w:val="22"/>
            <w:lang w:val="vi-VN"/>
          </w:rPr>
          <w:delText>p t</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v</w:delText>
        </w:r>
        <w:r w:rsidR="00EA7631" w:rsidRPr="004373E8" w:rsidDel="005F5D10">
          <w:rPr>
            <w:rFonts w:cs="Calibri"/>
            <w:i/>
            <w:iCs/>
            <w:szCs w:val="22"/>
            <w:lang w:val="vi-VN"/>
          </w:rPr>
          <w:delText>ớ</w:delText>
        </w:r>
        <w:r w:rsidR="00EA7631" w:rsidRPr="004373E8" w:rsidDel="005F5D10">
          <w:rPr>
            <w:rFonts w:cs="Arial"/>
            <w:i/>
            <w:iCs/>
            <w:szCs w:val="22"/>
            <w:lang w:val="vi-VN"/>
          </w:rPr>
          <w:delText>i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 xml:space="preserve">c </w:delText>
        </w:r>
        <w:r w:rsidR="00EA7631" w:rsidRPr="004373E8" w:rsidDel="005F5D10">
          <w:rPr>
            <w:rFonts w:cs="Calibri"/>
            <w:i/>
            <w:iCs/>
            <w:szCs w:val="22"/>
            <w:lang w:val="vi-VN"/>
          </w:rPr>
          <w:delText>đố</w:delText>
        </w:r>
        <w:r w:rsidR="00EA7631" w:rsidRPr="004373E8" w:rsidDel="005F5D10">
          <w:rPr>
            <w:rFonts w:cs="Arial"/>
            <w:i/>
            <w:iCs/>
            <w:szCs w:val="22"/>
            <w:lang w:val="vi-VN"/>
          </w:rPr>
          <w:delText>i t</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c</w:delText>
        </w:r>
        <w:r w:rsidR="00EA7631" w:rsidRPr="004373E8" w:rsidDel="005F5D10">
          <w:rPr>
            <w:rFonts w:cs="Avenir Next LT Pro"/>
            <w:i/>
            <w:iCs/>
            <w:szCs w:val="22"/>
            <w:lang w:val="vi-VN"/>
          </w:rPr>
          <w:delText>ó</w:delText>
        </w:r>
        <w:r w:rsidR="00EA7631" w:rsidRPr="004373E8" w:rsidDel="005F5D10">
          <w:rPr>
            <w:rFonts w:cs="Arial"/>
            <w:i/>
            <w:iCs/>
            <w:szCs w:val="22"/>
            <w:lang w:val="vi-VN"/>
          </w:rPr>
          <w:delText xml:space="preserve"> cung c</w:delText>
        </w:r>
        <w:r w:rsidR="00EA7631" w:rsidRPr="004373E8" w:rsidDel="005F5D10">
          <w:rPr>
            <w:rFonts w:cs="Calibri"/>
            <w:i/>
            <w:iCs/>
            <w:szCs w:val="22"/>
            <w:lang w:val="vi-VN"/>
          </w:rPr>
          <w:delText>ấ</w:delText>
        </w:r>
        <w:r w:rsidR="00EA7631" w:rsidRPr="004373E8" w:rsidDel="005F5D10">
          <w:rPr>
            <w:rFonts w:cs="Arial"/>
            <w:i/>
            <w:iCs/>
            <w:szCs w:val="22"/>
            <w:lang w:val="vi-VN"/>
          </w:rPr>
          <w:delText>p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c</w:delText>
        </w:r>
        <w:r w:rsidR="00EA7631" w:rsidRPr="004373E8" w:rsidDel="005F5D10">
          <w:rPr>
            <w:rFonts w:cs="Calibri"/>
            <w:i/>
            <w:iCs/>
            <w:szCs w:val="22"/>
            <w:lang w:val="vi-VN"/>
          </w:rPr>
          <w:delText>ơ</w:delText>
        </w:r>
        <w:r w:rsidR="00EA7631" w:rsidRPr="004373E8" w:rsidDel="005F5D10">
          <w:rPr>
            <w:rFonts w:cs="Arial"/>
            <w:i/>
            <w:iCs/>
            <w:szCs w:val="22"/>
            <w:lang w:val="vi-VN"/>
          </w:rPr>
          <w:delText xml:space="preserve"> h</w:delText>
        </w:r>
        <w:r w:rsidR="00EA7631" w:rsidRPr="004373E8" w:rsidDel="005F5D10">
          <w:rPr>
            <w:rFonts w:cs="Calibri"/>
            <w:i/>
            <w:iCs/>
            <w:szCs w:val="22"/>
            <w:lang w:val="vi-VN"/>
          </w:rPr>
          <w:delText>ộ</w:delText>
        </w:r>
        <w:r w:rsidR="00EA7631" w:rsidRPr="004373E8" w:rsidDel="005F5D10">
          <w:rPr>
            <w:rFonts w:cs="Arial"/>
            <w:i/>
            <w:iCs/>
            <w:szCs w:val="22"/>
            <w:lang w:val="vi-VN"/>
          </w:rPr>
          <w:delText>i th</w:delText>
        </w:r>
        <w:r w:rsidR="00EA7631" w:rsidRPr="004373E8" w:rsidDel="005F5D10">
          <w:rPr>
            <w:rFonts w:cs="Calibri"/>
            <w:i/>
            <w:iCs/>
            <w:szCs w:val="22"/>
            <w:lang w:val="vi-VN"/>
          </w:rPr>
          <w:delText>ự</w:delText>
        </w:r>
        <w:r w:rsidR="00EA7631" w:rsidRPr="004373E8" w:rsidDel="005F5D10">
          <w:rPr>
            <w:rFonts w:cs="Arial"/>
            <w:i/>
            <w:iCs/>
            <w:szCs w:val="22"/>
            <w:lang w:val="vi-VN"/>
          </w:rPr>
          <w:delText>c t</w:delText>
        </w:r>
        <w:r w:rsidR="00EA7631" w:rsidRPr="004373E8" w:rsidDel="005F5D10">
          <w:rPr>
            <w:rFonts w:cs="Calibri"/>
            <w:i/>
            <w:iCs/>
            <w:szCs w:val="22"/>
            <w:lang w:val="vi-VN"/>
          </w:rPr>
          <w:delText>ậ</w:delText>
        </w:r>
        <w:r w:rsidR="00EA7631" w:rsidRPr="004373E8" w:rsidDel="005F5D10">
          <w:rPr>
            <w:rFonts w:cs="Arial"/>
            <w:i/>
            <w:iCs/>
            <w:szCs w:val="22"/>
            <w:lang w:val="vi-VN"/>
          </w:rPr>
          <w:delText>p t</w:delText>
        </w:r>
        <w:r w:rsidR="00EA7631" w:rsidRPr="004373E8" w:rsidDel="005F5D10">
          <w:rPr>
            <w:rFonts w:cs="Calibri"/>
            <w:i/>
            <w:iCs/>
            <w:szCs w:val="22"/>
            <w:lang w:val="vi-VN"/>
          </w:rPr>
          <w:delText>ừ</w:delText>
        </w:r>
        <w:r w:rsidR="00EA7631" w:rsidRPr="004373E8" w:rsidDel="005F5D10">
          <w:rPr>
            <w:rFonts w:cs="Arial"/>
            <w:i/>
            <w:iCs/>
            <w:szCs w:val="22"/>
            <w:lang w:val="vi-VN"/>
          </w:rPr>
          <w:delText xml:space="preserve"> xa to</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n th</w:delText>
        </w:r>
        <w:r w:rsidR="00EA7631" w:rsidRPr="004373E8" w:rsidDel="005F5D10">
          <w:rPr>
            <w:rFonts w:cs="Calibri"/>
            <w:i/>
            <w:iCs/>
            <w:szCs w:val="22"/>
            <w:lang w:val="vi-VN"/>
          </w:rPr>
          <w:delText>ờ</w:delText>
        </w:r>
        <w:r w:rsidR="00EA7631" w:rsidRPr="004373E8" w:rsidDel="005F5D10">
          <w:rPr>
            <w:rFonts w:cs="Arial"/>
            <w:i/>
            <w:iCs/>
            <w:szCs w:val="22"/>
            <w:lang w:val="vi-VN"/>
          </w:rPr>
          <w:delText>i gian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b</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n th</w:delText>
        </w:r>
        <w:r w:rsidR="00EA7631" w:rsidRPr="004373E8" w:rsidDel="005F5D10">
          <w:rPr>
            <w:rFonts w:cs="Calibri"/>
            <w:i/>
            <w:iCs/>
            <w:szCs w:val="22"/>
            <w:lang w:val="vi-VN"/>
          </w:rPr>
          <w:delText>ờ</w:delText>
        </w:r>
        <w:r w:rsidR="00EA7631" w:rsidRPr="004373E8" w:rsidDel="005F5D10">
          <w:rPr>
            <w:rFonts w:cs="Arial"/>
            <w:i/>
            <w:iCs/>
            <w:szCs w:val="22"/>
            <w:lang w:val="vi-VN"/>
          </w:rPr>
          <w:delText>i gian cho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c</w:delText>
        </w:r>
        <w:r w:rsidR="00EA7631" w:rsidRPr="004373E8" w:rsidDel="005F5D10">
          <w:rPr>
            <w:rFonts w:cs="Avenir Next LT Pro"/>
            <w:i/>
            <w:iCs/>
            <w:szCs w:val="22"/>
            <w:lang w:val="vi-VN"/>
          </w:rPr>
          <w:delText>ô</w:delText>
        </w:r>
        <w:r w:rsidR="00EA7631" w:rsidRPr="004373E8" w:rsidDel="005F5D10">
          <w:rPr>
            <w:rFonts w:cs="Arial"/>
            <w:i/>
            <w:iCs/>
            <w:szCs w:val="22"/>
            <w:lang w:val="vi-VN"/>
          </w:rPr>
          <w:delText xml:space="preserve">ng ty </w:delText>
        </w:r>
        <w:r w:rsidR="00EA7631" w:rsidRPr="004373E8" w:rsidDel="005F5D10">
          <w:rPr>
            <w:rFonts w:cs="Calibri"/>
            <w:i/>
            <w:iCs/>
            <w:szCs w:val="22"/>
            <w:lang w:val="vi-VN"/>
          </w:rPr>
          <w:delText>ở</w:delText>
        </w:r>
        <w:r w:rsidR="00EA7631" w:rsidRPr="004373E8" w:rsidDel="005F5D10">
          <w:rPr>
            <w:rFonts w:cs="Arial"/>
            <w:i/>
            <w:iCs/>
            <w:szCs w:val="22"/>
            <w:lang w:val="vi-VN"/>
          </w:rPr>
          <w:delText xml:space="preserve"> t</w:delText>
        </w:r>
        <w:r w:rsidR="00EA7631" w:rsidRPr="004373E8" w:rsidDel="005F5D10">
          <w:rPr>
            <w:rFonts w:cs="Calibri"/>
            <w:i/>
            <w:iCs/>
            <w:szCs w:val="22"/>
            <w:lang w:val="vi-VN"/>
          </w:rPr>
          <w:delText>ạ</w:delText>
        </w:r>
        <w:r w:rsidR="00EA7631" w:rsidRPr="004373E8" w:rsidDel="005F5D10">
          <w:rPr>
            <w:rFonts w:cs="Arial"/>
            <w:i/>
            <w:iCs/>
            <w:szCs w:val="22"/>
            <w:lang w:val="vi-VN"/>
          </w:rPr>
          <w:delText>i Vi</w:delText>
        </w:r>
        <w:r w:rsidR="00EA7631" w:rsidRPr="004373E8" w:rsidDel="005F5D10">
          <w:rPr>
            <w:rFonts w:cs="Calibri"/>
            <w:i/>
            <w:iCs/>
            <w:szCs w:val="22"/>
            <w:lang w:val="vi-VN"/>
          </w:rPr>
          <w:delText>ệ</w:delText>
        </w:r>
        <w:r w:rsidR="00EA7631" w:rsidRPr="004373E8" w:rsidDel="005F5D10">
          <w:rPr>
            <w:rFonts w:cs="Arial"/>
            <w:i/>
            <w:iCs/>
            <w:szCs w:val="22"/>
            <w:lang w:val="vi-VN"/>
          </w:rPr>
          <w:delText>t Nam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w:delText>
        </w:r>
        <w:r w:rsidR="00EA7631" w:rsidRPr="004373E8" w:rsidDel="005F5D10">
          <w:rPr>
            <w:rFonts w:cs="Calibri"/>
            <w:i/>
            <w:iCs/>
            <w:szCs w:val="22"/>
            <w:lang w:val="vi-VN"/>
          </w:rPr>
          <w:delText>ở</w:delText>
        </w:r>
        <w:r w:rsidR="00EA7631" w:rsidRPr="004373E8" w:rsidDel="005F5D10">
          <w:rPr>
            <w:rFonts w:cs="Arial"/>
            <w:i/>
            <w:iCs/>
            <w:szCs w:val="22"/>
            <w:lang w:val="vi-VN"/>
          </w:rPr>
          <w:delText xml:space="preserve">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n</w:delText>
        </w:r>
        <w:r w:rsidR="00EA7631" w:rsidRPr="004373E8" w:rsidDel="005F5D10">
          <w:rPr>
            <w:rFonts w:cs="Calibri"/>
            <w:i/>
            <w:iCs/>
            <w:szCs w:val="22"/>
            <w:lang w:val="vi-VN"/>
          </w:rPr>
          <w:delText>ướ</w:delText>
        </w:r>
        <w:r w:rsidR="00EA7631" w:rsidRPr="004373E8" w:rsidDel="005F5D10">
          <w:rPr>
            <w:rFonts w:cs="Arial"/>
            <w:i/>
            <w:iCs/>
            <w:szCs w:val="22"/>
            <w:lang w:val="vi-VN"/>
          </w:rPr>
          <w:delText>c kh</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trong khu v</w:delText>
        </w:r>
        <w:r w:rsidR="00EA7631" w:rsidRPr="004373E8" w:rsidDel="005F5D10">
          <w:rPr>
            <w:rFonts w:cs="Calibri"/>
            <w:i/>
            <w:iCs/>
            <w:szCs w:val="22"/>
            <w:lang w:val="vi-VN"/>
          </w:rPr>
          <w:delText>ự</w:delText>
        </w:r>
        <w:r w:rsidR="00EA7631" w:rsidRPr="004373E8" w:rsidDel="005F5D10">
          <w:rPr>
            <w:rFonts w:cs="Arial"/>
            <w:i/>
            <w:iCs/>
            <w:szCs w:val="22"/>
            <w:lang w:val="vi-VN"/>
          </w:rPr>
          <w:delText>c Ch</w:delText>
        </w:r>
        <w:r w:rsidR="00EA7631" w:rsidRPr="004373E8" w:rsidDel="005F5D10">
          <w:rPr>
            <w:rFonts w:cs="Avenir Next LT Pro"/>
            <w:i/>
            <w:iCs/>
            <w:szCs w:val="22"/>
            <w:lang w:val="vi-VN"/>
          </w:rPr>
          <w:delText>â</w:delText>
        </w:r>
        <w:r w:rsidR="00EA7631" w:rsidRPr="004373E8" w:rsidDel="005F5D10">
          <w:rPr>
            <w:rFonts w:cs="Arial"/>
            <w:i/>
            <w:iCs/>
            <w:szCs w:val="22"/>
            <w:lang w:val="vi-VN"/>
          </w:rPr>
          <w:delText xml:space="preserve">u </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 xml:space="preserve">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Ch</w:delText>
        </w:r>
        <w:r w:rsidR="00EA7631" w:rsidRPr="004373E8" w:rsidDel="005F5D10">
          <w:rPr>
            <w:rFonts w:cs="Avenir Next LT Pro"/>
            <w:i/>
            <w:iCs/>
            <w:szCs w:val="22"/>
            <w:lang w:val="vi-VN"/>
          </w:rPr>
          <w:delText>â</w:delText>
        </w:r>
        <w:r w:rsidR="00EA7631" w:rsidRPr="004373E8" w:rsidDel="005F5D10">
          <w:rPr>
            <w:rFonts w:cs="Arial"/>
            <w:i/>
            <w:iCs/>
            <w:szCs w:val="22"/>
            <w:lang w:val="vi-VN"/>
          </w:rPr>
          <w:delText xml:space="preserve">u </w:delText>
        </w:r>
        <w:r w:rsidR="00EA7631" w:rsidRPr="004373E8" w:rsidDel="005F5D10">
          <w:rPr>
            <w:rFonts w:cs="Avenir Next LT Pro"/>
            <w:i/>
            <w:iCs/>
            <w:szCs w:val="22"/>
            <w:lang w:val="vi-VN"/>
          </w:rPr>
          <w:delText>Â</w:delText>
        </w:r>
        <w:r w:rsidR="00EA7631" w:rsidRPr="004373E8" w:rsidDel="005F5D10">
          <w:rPr>
            <w:rFonts w:cs="Arial"/>
            <w:i/>
            <w:iCs/>
            <w:szCs w:val="22"/>
            <w:lang w:val="vi-VN"/>
          </w:rPr>
          <w:delText>u. N</w:delText>
        </w:r>
        <w:r w:rsidR="00EA7631" w:rsidRPr="004373E8" w:rsidDel="005F5D10">
          <w:rPr>
            <w:rFonts w:cs="Calibri"/>
            <w:i/>
            <w:iCs/>
            <w:szCs w:val="22"/>
            <w:lang w:val="vi-VN"/>
          </w:rPr>
          <w:delText>ế</w:delText>
        </w:r>
        <w:r w:rsidR="00EA7631" w:rsidRPr="004373E8" w:rsidDel="005F5D10">
          <w:rPr>
            <w:rFonts w:cs="Arial"/>
            <w:i/>
            <w:iCs/>
            <w:szCs w:val="22"/>
            <w:lang w:val="vi-VN"/>
          </w:rPr>
          <w:delText>u m</w:delText>
        </w:r>
        <w:r w:rsidR="00EA7631" w:rsidRPr="004373E8" w:rsidDel="005F5D10">
          <w:rPr>
            <w:rFonts w:cs="Calibri"/>
            <w:i/>
            <w:iCs/>
            <w:szCs w:val="22"/>
            <w:lang w:val="vi-VN"/>
          </w:rPr>
          <w:delText>ộ</w:delText>
        </w:r>
        <w:r w:rsidR="00EA7631" w:rsidRPr="004373E8" w:rsidDel="005F5D10">
          <w:rPr>
            <w:rFonts w:cs="Arial"/>
            <w:i/>
            <w:iCs/>
            <w:szCs w:val="22"/>
            <w:lang w:val="vi-VN"/>
          </w:rPr>
          <w:delText>t s</w:delText>
        </w:r>
        <w:r w:rsidR="00EA7631" w:rsidRPr="004373E8" w:rsidDel="005F5D10">
          <w:rPr>
            <w:rFonts w:cs="Calibri"/>
            <w:i/>
            <w:iCs/>
            <w:szCs w:val="22"/>
            <w:lang w:val="vi-VN"/>
          </w:rPr>
          <w:delText>ố</w:delText>
        </w:r>
        <w:r w:rsidR="00EA7631" w:rsidRPr="004373E8" w:rsidDel="005F5D10">
          <w:rPr>
            <w:rFonts w:cs="Arial"/>
            <w:i/>
            <w:iCs/>
            <w:szCs w:val="22"/>
            <w:lang w:val="vi-VN"/>
          </w:rPr>
          <w:delText xml:space="preserve"> c</w:delText>
        </w:r>
        <w:r w:rsidR="00EA7631" w:rsidRPr="004373E8" w:rsidDel="005F5D10">
          <w:rPr>
            <w:rFonts w:cs="Calibri"/>
            <w:i/>
            <w:iCs/>
            <w:szCs w:val="22"/>
            <w:lang w:val="vi-VN"/>
          </w:rPr>
          <w:delText>ơ</w:delText>
        </w:r>
        <w:r w:rsidR="00EA7631" w:rsidRPr="004373E8" w:rsidDel="005F5D10">
          <w:rPr>
            <w:rFonts w:cs="Arial"/>
            <w:i/>
            <w:iCs/>
            <w:szCs w:val="22"/>
            <w:lang w:val="vi-VN"/>
          </w:rPr>
          <w:delText xml:space="preserve"> h</w:delText>
        </w:r>
        <w:r w:rsidR="00EA7631" w:rsidRPr="004373E8" w:rsidDel="005F5D10">
          <w:rPr>
            <w:rFonts w:cs="Calibri"/>
            <w:i/>
            <w:iCs/>
            <w:szCs w:val="22"/>
            <w:lang w:val="vi-VN"/>
          </w:rPr>
          <w:delText>ộ</w:delText>
        </w:r>
        <w:r w:rsidR="00EA7631" w:rsidRPr="004373E8" w:rsidDel="005F5D10">
          <w:rPr>
            <w:rFonts w:cs="Arial"/>
            <w:i/>
            <w:iCs/>
            <w:szCs w:val="22"/>
            <w:lang w:val="vi-VN"/>
          </w:rPr>
          <w:delText>i th</w:delText>
        </w:r>
        <w:r w:rsidR="00EA7631" w:rsidRPr="004373E8" w:rsidDel="005F5D10">
          <w:rPr>
            <w:rFonts w:cs="Calibri"/>
            <w:i/>
            <w:iCs/>
            <w:szCs w:val="22"/>
            <w:lang w:val="vi-VN"/>
          </w:rPr>
          <w:delText>ự</w:delText>
        </w:r>
        <w:r w:rsidR="00EA7631" w:rsidRPr="004373E8" w:rsidDel="005F5D10">
          <w:rPr>
            <w:rFonts w:cs="Arial"/>
            <w:i/>
            <w:iCs/>
            <w:szCs w:val="22"/>
            <w:lang w:val="vi-VN"/>
          </w:rPr>
          <w:delText>c t</w:delText>
        </w:r>
        <w:r w:rsidR="00EA7631" w:rsidRPr="004373E8" w:rsidDel="005F5D10">
          <w:rPr>
            <w:rFonts w:cs="Calibri"/>
            <w:i/>
            <w:iCs/>
            <w:szCs w:val="22"/>
            <w:lang w:val="vi-VN"/>
          </w:rPr>
          <w:delText>ậ</w:delText>
        </w:r>
        <w:r w:rsidR="00EA7631" w:rsidRPr="004373E8" w:rsidDel="005F5D10">
          <w:rPr>
            <w:rFonts w:cs="Arial"/>
            <w:i/>
            <w:iCs/>
            <w:szCs w:val="22"/>
            <w:lang w:val="vi-VN"/>
          </w:rPr>
          <w:delText>p qu</w:delText>
        </w:r>
        <w:r w:rsidR="00EA7631" w:rsidRPr="004373E8" w:rsidDel="005F5D10">
          <w:rPr>
            <w:rFonts w:cs="Calibri"/>
            <w:i/>
            <w:iCs/>
            <w:szCs w:val="22"/>
            <w:lang w:val="vi-VN"/>
          </w:rPr>
          <w:delText>ố</w:delText>
        </w:r>
        <w:r w:rsidR="00EA7631" w:rsidRPr="004373E8" w:rsidDel="005F5D10">
          <w:rPr>
            <w:rFonts w:cs="Arial"/>
            <w:i/>
            <w:iCs/>
            <w:szCs w:val="22"/>
            <w:lang w:val="vi-VN"/>
          </w:rPr>
          <w:delText>c t</w:delText>
        </w:r>
        <w:r w:rsidR="00EA7631" w:rsidRPr="004373E8" w:rsidDel="005F5D10">
          <w:rPr>
            <w:rFonts w:cs="Calibri"/>
            <w:i/>
            <w:iCs/>
            <w:szCs w:val="22"/>
            <w:lang w:val="vi-VN"/>
          </w:rPr>
          <w:delText>ế</w:delText>
        </w:r>
        <w:r w:rsidR="00EA7631" w:rsidRPr="004373E8" w:rsidDel="005F5D10">
          <w:rPr>
            <w:rFonts w:cs="Arial"/>
            <w:i/>
            <w:iCs/>
            <w:szCs w:val="22"/>
            <w:lang w:val="vi-VN"/>
          </w:rPr>
          <w:delText xml:space="preserve"> c</w:delText>
        </w:r>
        <w:r w:rsidR="00EA7631" w:rsidRPr="004373E8" w:rsidDel="005F5D10">
          <w:rPr>
            <w:rFonts w:cs="Avenir Next LT Pro"/>
            <w:i/>
            <w:iCs/>
            <w:szCs w:val="22"/>
            <w:lang w:val="vi-VN"/>
          </w:rPr>
          <w:delText>ó</w:delText>
        </w:r>
        <w:r w:rsidR="00EA7631" w:rsidRPr="004373E8" w:rsidDel="005F5D10">
          <w:rPr>
            <w:rFonts w:cs="Arial"/>
            <w:i/>
            <w:iCs/>
            <w:szCs w:val="22"/>
            <w:lang w:val="vi-VN"/>
          </w:rPr>
          <w:delText xml:space="preserve"> chi ph</w:delText>
        </w:r>
        <w:r w:rsidR="00EA7631" w:rsidRPr="004373E8" w:rsidDel="005F5D10">
          <w:rPr>
            <w:rFonts w:cs="Avenir Next LT Pro"/>
            <w:i/>
            <w:iCs/>
            <w:szCs w:val="22"/>
            <w:lang w:val="vi-VN"/>
          </w:rPr>
          <w:delText>í</w:delText>
        </w:r>
        <w:r w:rsidR="00EA7631" w:rsidRPr="004373E8" w:rsidDel="005F5D10">
          <w:rPr>
            <w:rFonts w:cs="Arial"/>
            <w:i/>
            <w:iCs/>
            <w:szCs w:val="22"/>
            <w:lang w:val="vi-VN"/>
          </w:rPr>
          <w:delText xml:space="preserve"> b</w:delText>
        </w:r>
        <w:r w:rsidR="00EA7631" w:rsidRPr="004373E8" w:rsidDel="005F5D10">
          <w:rPr>
            <w:rFonts w:cs="Calibri"/>
            <w:i/>
            <w:iCs/>
            <w:szCs w:val="22"/>
            <w:lang w:val="vi-VN"/>
          </w:rPr>
          <w:delText>ắ</w:delText>
        </w:r>
        <w:r w:rsidR="00EA7631" w:rsidRPr="004373E8" w:rsidDel="005F5D10">
          <w:rPr>
            <w:rFonts w:cs="Arial"/>
            <w:i/>
            <w:iCs/>
            <w:szCs w:val="22"/>
            <w:lang w:val="vi-VN"/>
          </w:rPr>
          <w:delText>t bu</w:delText>
        </w:r>
        <w:r w:rsidR="00EA7631" w:rsidRPr="004373E8" w:rsidDel="005F5D10">
          <w:rPr>
            <w:rFonts w:cs="Calibri"/>
            <w:i/>
            <w:iCs/>
            <w:szCs w:val="22"/>
            <w:lang w:val="vi-VN"/>
          </w:rPr>
          <w:delText>ộ</w:delText>
        </w:r>
        <w:r w:rsidR="00EA7631" w:rsidRPr="004373E8" w:rsidDel="005F5D10">
          <w:rPr>
            <w:rFonts w:cs="Arial"/>
            <w:i/>
            <w:iCs/>
            <w:szCs w:val="22"/>
            <w:lang w:val="vi-VN"/>
          </w:rPr>
          <w:delText xml:space="preserve">c cho </w:delText>
        </w:r>
        <w:r w:rsidR="00EA7631" w:rsidRPr="004373E8" w:rsidDel="005F5D10">
          <w:rPr>
            <w:rFonts w:cs="Calibri"/>
            <w:i/>
            <w:iCs/>
            <w:szCs w:val="22"/>
            <w:lang w:val="vi-VN"/>
          </w:rPr>
          <w:delText>đơ</w:delText>
        </w:r>
        <w:r w:rsidR="00EA7631" w:rsidRPr="004373E8" w:rsidDel="005F5D10">
          <w:rPr>
            <w:rFonts w:cs="Arial"/>
            <w:i/>
            <w:iCs/>
            <w:szCs w:val="22"/>
            <w:lang w:val="vi-VN"/>
          </w:rPr>
          <w:delText>n v</w:delText>
        </w:r>
        <w:r w:rsidR="00EA7631" w:rsidRPr="004373E8" w:rsidDel="005F5D10">
          <w:rPr>
            <w:rFonts w:cs="Calibri"/>
            <w:i/>
            <w:iCs/>
            <w:szCs w:val="22"/>
            <w:lang w:val="vi-VN"/>
          </w:rPr>
          <w:delText>ị</w:delText>
        </w:r>
        <w:r w:rsidR="00EA7631" w:rsidRPr="004373E8" w:rsidDel="005F5D10">
          <w:rPr>
            <w:rFonts w:cs="Arial"/>
            <w:i/>
            <w:iCs/>
            <w:szCs w:val="22"/>
            <w:lang w:val="vi-VN"/>
          </w:rPr>
          <w:delText xml:space="preserve"> k</w:delText>
        </w:r>
        <w:r w:rsidR="00EA7631" w:rsidRPr="004373E8" w:rsidDel="005F5D10">
          <w:rPr>
            <w:rFonts w:cs="Calibri"/>
            <w:i/>
            <w:iCs/>
            <w:szCs w:val="22"/>
            <w:lang w:val="vi-VN"/>
          </w:rPr>
          <w:delText>ế</w:delText>
        </w:r>
        <w:r w:rsidR="00EA7631" w:rsidRPr="004373E8" w:rsidDel="005F5D10">
          <w:rPr>
            <w:rFonts w:cs="Arial"/>
            <w:i/>
            <w:iCs/>
            <w:szCs w:val="22"/>
            <w:lang w:val="vi-VN"/>
          </w:rPr>
          <w:delText>t n</w:delText>
        </w:r>
        <w:r w:rsidR="00EA7631" w:rsidRPr="004373E8" w:rsidDel="005F5D10">
          <w:rPr>
            <w:rFonts w:cs="Calibri"/>
            <w:i/>
            <w:iCs/>
            <w:szCs w:val="22"/>
            <w:lang w:val="vi-VN"/>
          </w:rPr>
          <w:delText>ố</w:delText>
        </w:r>
        <w:r w:rsidR="00EA7631" w:rsidRPr="004373E8" w:rsidDel="005F5D10">
          <w:rPr>
            <w:rFonts w:cs="Arial"/>
            <w:i/>
            <w:iCs/>
            <w:szCs w:val="22"/>
            <w:lang w:val="vi-VN"/>
          </w:rPr>
          <w:delText>i, BUV s</w:delText>
        </w:r>
        <w:r w:rsidR="00EA7631" w:rsidRPr="004373E8" w:rsidDel="005F5D10">
          <w:rPr>
            <w:rFonts w:cs="Calibri"/>
            <w:i/>
            <w:iCs/>
            <w:szCs w:val="22"/>
            <w:lang w:val="vi-VN"/>
          </w:rPr>
          <w:delText>ẽ</w:delText>
        </w:r>
        <w:r w:rsidR="00EA7631" w:rsidRPr="004373E8" w:rsidDel="005F5D10">
          <w:rPr>
            <w:rFonts w:cs="Arial"/>
            <w:i/>
            <w:iCs/>
            <w:szCs w:val="22"/>
            <w:lang w:val="vi-VN"/>
          </w:rPr>
          <w:delText xml:space="preserve"> c</w:delText>
        </w:r>
        <w:r w:rsidR="00EA7631" w:rsidRPr="004373E8" w:rsidDel="005F5D10">
          <w:rPr>
            <w:rFonts w:cs="Avenir Next LT Pro"/>
            <w:i/>
            <w:iCs/>
            <w:szCs w:val="22"/>
            <w:lang w:val="vi-VN"/>
          </w:rPr>
          <w:delText>ó</w:delText>
        </w:r>
        <w:r w:rsidR="00EA7631" w:rsidRPr="004373E8" w:rsidDel="005F5D10">
          <w:rPr>
            <w:rFonts w:cs="Arial"/>
            <w:i/>
            <w:iCs/>
            <w:szCs w:val="22"/>
            <w:lang w:val="vi-VN"/>
          </w:rPr>
          <w:delText xml:space="preserve"> h</w:delText>
        </w:r>
        <w:r w:rsidR="00EA7631" w:rsidRPr="004373E8" w:rsidDel="005F5D10">
          <w:rPr>
            <w:rFonts w:cs="Avenir Next LT Pro"/>
            <w:i/>
            <w:iCs/>
            <w:szCs w:val="22"/>
            <w:lang w:val="vi-VN"/>
          </w:rPr>
          <w:delText>ì</w:delText>
        </w:r>
        <w:r w:rsidR="00EA7631" w:rsidRPr="004373E8" w:rsidDel="005F5D10">
          <w:rPr>
            <w:rFonts w:cs="Arial"/>
            <w:i/>
            <w:iCs/>
            <w:szCs w:val="22"/>
            <w:lang w:val="vi-VN"/>
          </w:rPr>
          <w:delText>nh th</w:delText>
        </w:r>
        <w:r w:rsidR="00EA7631" w:rsidRPr="004373E8" w:rsidDel="005F5D10">
          <w:rPr>
            <w:rFonts w:cs="Calibri"/>
            <w:i/>
            <w:iCs/>
            <w:szCs w:val="22"/>
            <w:lang w:val="vi-VN"/>
          </w:rPr>
          <w:delText>ứ</w:delText>
        </w:r>
        <w:r w:rsidR="00EA7631" w:rsidRPr="004373E8" w:rsidDel="005F5D10">
          <w:rPr>
            <w:rFonts w:cs="Arial"/>
            <w:i/>
            <w:iCs/>
            <w:szCs w:val="22"/>
            <w:lang w:val="vi-VN"/>
          </w:rPr>
          <w:delText>c h</w:delText>
        </w:r>
        <w:r w:rsidR="00EA7631" w:rsidRPr="004373E8" w:rsidDel="005F5D10">
          <w:rPr>
            <w:rFonts w:cs="Calibri"/>
            <w:i/>
            <w:iCs/>
            <w:szCs w:val="22"/>
            <w:lang w:val="vi-VN"/>
          </w:rPr>
          <w:delText>ỗ</w:delText>
        </w:r>
        <w:r w:rsidR="00EA7631" w:rsidRPr="004373E8" w:rsidDel="005F5D10">
          <w:rPr>
            <w:rFonts w:cs="Arial"/>
            <w:i/>
            <w:iCs/>
            <w:szCs w:val="22"/>
            <w:lang w:val="vi-VN"/>
          </w:rPr>
          <w:delText xml:space="preserve"> tr</w:delText>
        </w:r>
        <w:r w:rsidR="00EA7631" w:rsidRPr="004373E8" w:rsidDel="005F5D10">
          <w:rPr>
            <w:rFonts w:cs="Calibri"/>
            <w:i/>
            <w:iCs/>
            <w:szCs w:val="22"/>
            <w:lang w:val="vi-VN"/>
          </w:rPr>
          <w:delText>ợ</w:delText>
        </w:r>
        <w:r w:rsidR="00EA7631" w:rsidRPr="004373E8" w:rsidDel="005F5D10">
          <w:rPr>
            <w:rFonts w:cs="Arial"/>
            <w:i/>
            <w:iCs/>
            <w:szCs w:val="22"/>
            <w:lang w:val="vi-VN"/>
          </w:rPr>
          <w:delText xml:space="preserve"> sinh vi</w:delText>
        </w:r>
        <w:r w:rsidR="00EA7631" w:rsidRPr="004373E8" w:rsidDel="005F5D10">
          <w:rPr>
            <w:rFonts w:cs="Avenir Next LT Pro"/>
            <w:i/>
            <w:iCs/>
            <w:szCs w:val="22"/>
            <w:lang w:val="vi-VN"/>
          </w:rPr>
          <w:delText>ê</w:delText>
        </w:r>
        <w:r w:rsidR="00EA7631" w:rsidRPr="004373E8" w:rsidDel="005F5D10">
          <w:rPr>
            <w:rFonts w:cs="Arial"/>
            <w:i/>
            <w:iCs/>
            <w:szCs w:val="22"/>
            <w:lang w:val="vi-VN"/>
          </w:rPr>
          <w:delText>n m</w:delText>
        </w:r>
        <w:r w:rsidR="00EA7631" w:rsidRPr="004373E8" w:rsidDel="005F5D10">
          <w:rPr>
            <w:rFonts w:cs="Calibri"/>
            <w:i/>
            <w:iCs/>
            <w:szCs w:val="22"/>
            <w:lang w:val="vi-VN"/>
          </w:rPr>
          <w:delText>ộ</w:delText>
        </w:r>
        <w:r w:rsidR="00EA7631" w:rsidRPr="004373E8" w:rsidDel="005F5D10">
          <w:rPr>
            <w:rFonts w:cs="Arial"/>
            <w:i/>
            <w:iCs/>
            <w:szCs w:val="22"/>
            <w:lang w:val="vi-VN"/>
          </w:rPr>
          <w:delText>t ph</w:delText>
        </w:r>
        <w:r w:rsidR="00EA7631" w:rsidRPr="004373E8" w:rsidDel="005F5D10">
          <w:rPr>
            <w:rFonts w:cs="Calibri"/>
            <w:i/>
            <w:iCs/>
            <w:szCs w:val="22"/>
            <w:lang w:val="vi-VN"/>
          </w:rPr>
          <w:delText>ầ</w:delText>
        </w:r>
        <w:r w:rsidR="00EA7631" w:rsidRPr="004373E8" w:rsidDel="005F5D10">
          <w:rPr>
            <w:rFonts w:cs="Arial"/>
            <w:i/>
            <w:iCs/>
            <w:szCs w:val="22"/>
            <w:lang w:val="vi-VN"/>
          </w:rPr>
          <w:delText>n t</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i ch</w:delText>
        </w:r>
        <w:r w:rsidR="00EA7631" w:rsidRPr="004373E8" w:rsidDel="005F5D10">
          <w:rPr>
            <w:rFonts w:cs="Avenir Next LT Pro"/>
            <w:i/>
            <w:iCs/>
            <w:szCs w:val="22"/>
            <w:lang w:val="vi-VN"/>
          </w:rPr>
          <w:delText>í</w:delText>
        </w:r>
        <w:r w:rsidR="00EA7631" w:rsidRPr="004373E8" w:rsidDel="005F5D10">
          <w:rPr>
            <w:rFonts w:cs="Arial"/>
            <w:i/>
            <w:iCs/>
            <w:szCs w:val="22"/>
            <w:lang w:val="vi-VN"/>
          </w:rPr>
          <w:delText>nh t</w:delText>
        </w:r>
        <w:r w:rsidR="00EA7631" w:rsidRPr="004373E8" w:rsidDel="005F5D10">
          <w:rPr>
            <w:rFonts w:cs="Avenir Next LT Pro"/>
            <w:i/>
            <w:iCs/>
            <w:szCs w:val="22"/>
            <w:lang w:val="vi-VN"/>
          </w:rPr>
          <w:delText>ù</w:delText>
        </w:r>
        <w:r w:rsidR="00EA7631" w:rsidRPr="004373E8" w:rsidDel="005F5D10">
          <w:rPr>
            <w:rFonts w:cs="Arial"/>
            <w:i/>
            <w:iCs/>
            <w:szCs w:val="22"/>
            <w:lang w:val="vi-VN"/>
          </w:rPr>
          <w:delText>y thu</w:delText>
        </w:r>
        <w:r w:rsidR="00EA7631" w:rsidRPr="004373E8" w:rsidDel="005F5D10">
          <w:rPr>
            <w:rFonts w:cs="Calibri"/>
            <w:i/>
            <w:iCs/>
            <w:szCs w:val="22"/>
            <w:lang w:val="vi-VN"/>
          </w:rPr>
          <w:delText>ộ</w:delText>
        </w:r>
        <w:r w:rsidR="00EA7631" w:rsidRPr="004373E8" w:rsidDel="005F5D10">
          <w:rPr>
            <w:rFonts w:cs="Arial"/>
            <w:i/>
            <w:iCs/>
            <w:szCs w:val="22"/>
            <w:lang w:val="vi-VN"/>
          </w:rPr>
          <w:delText>c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o h</w:delText>
        </w:r>
        <w:r w:rsidR="00EA7631" w:rsidRPr="004373E8" w:rsidDel="005F5D10">
          <w:rPr>
            <w:rFonts w:cs="Calibri"/>
            <w:i/>
            <w:iCs/>
            <w:szCs w:val="22"/>
            <w:lang w:val="vi-VN"/>
          </w:rPr>
          <w:delText>ồ</w:delText>
        </w:r>
        <w:r w:rsidR="00EA7631" w:rsidRPr="004373E8" w:rsidDel="005F5D10">
          <w:rPr>
            <w:rFonts w:cs="Arial"/>
            <w:i/>
            <w:iCs/>
            <w:szCs w:val="22"/>
            <w:lang w:val="vi-VN"/>
          </w:rPr>
          <w:delText xml:space="preserve"> s</w:delText>
        </w:r>
        <w:r w:rsidR="00EA7631" w:rsidRPr="004373E8" w:rsidDel="005F5D10">
          <w:rPr>
            <w:rFonts w:cs="Calibri"/>
            <w:i/>
            <w:iCs/>
            <w:szCs w:val="22"/>
            <w:lang w:val="vi-VN"/>
          </w:rPr>
          <w:delText>ơ</w:delText>
        </w:r>
        <w:r w:rsidR="00EA7631" w:rsidRPr="004373E8" w:rsidDel="005F5D10">
          <w:rPr>
            <w:rFonts w:cs="Arial"/>
            <w:i/>
            <w:iCs/>
            <w:szCs w:val="22"/>
            <w:lang w:val="vi-VN"/>
          </w:rPr>
          <w:delText xml:space="preserve"> </w:delText>
        </w:r>
        <w:r w:rsidR="00EA7631" w:rsidRPr="004373E8" w:rsidDel="005F5D10">
          <w:rPr>
            <w:rFonts w:cs="Calibri"/>
            <w:i/>
            <w:iCs/>
            <w:szCs w:val="22"/>
            <w:lang w:val="vi-VN"/>
          </w:rPr>
          <w:delText>đă</w:delText>
        </w:r>
        <w:r w:rsidR="00EA7631" w:rsidRPr="004373E8" w:rsidDel="005F5D10">
          <w:rPr>
            <w:rFonts w:cs="Arial"/>
            <w:i/>
            <w:iCs/>
            <w:szCs w:val="22"/>
            <w:lang w:val="vi-VN"/>
          </w:rPr>
          <w:delText>ng k</w:delText>
        </w:r>
        <w:r w:rsidR="00EA7631" w:rsidRPr="004373E8" w:rsidDel="005F5D10">
          <w:rPr>
            <w:rFonts w:cs="Avenir Next LT Pro"/>
            <w:i/>
            <w:iCs/>
            <w:szCs w:val="22"/>
            <w:lang w:val="vi-VN"/>
          </w:rPr>
          <w:delText>ý</w:delText>
        </w:r>
        <w:r w:rsidR="00EA7631" w:rsidRPr="004373E8" w:rsidDel="005F5D10">
          <w:rPr>
            <w:rFonts w:cs="Arial"/>
            <w:i/>
            <w:iCs/>
            <w:szCs w:val="22"/>
            <w:lang w:val="vi-VN"/>
          </w:rPr>
          <w:delText xml:space="preserve"> v</w:delText>
        </w:r>
        <w:r w:rsidR="00EA7631" w:rsidRPr="004373E8" w:rsidDel="005F5D10">
          <w:rPr>
            <w:rFonts w:cs="Avenir Next LT Pro"/>
            <w:i/>
            <w:iCs/>
            <w:szCs w:val="22"/>
            <w:lang w:val="vi-VN"/>
          </w:rPr>
          <w:delText>à</w:delText>
        </w:r>
        <w:r w:rsidR="00EA7631" w:rsidRPr="004373E8" w:rsidDel="005F5D10">
          <w:rPr>
            <w:rFonts w:cs="Arial"/>
            <w:i/>
            <w:iCs/>
            <w:szCs w:val="22"/>
            <w:lang w:val="vi-VN"/>
          </w:rPr>
          <w:delText xml:space="preserve"> </w:delText>
        </w:r>
        <w:r w:rsidR="00EA7631" w:rsidRPr="004373E8" w:rsidDel="005F5D10">
          <w:rPr>
            <w:rFonts w:cs="Calibri"/>
            <w:i/>
            <w:iCs/>
            <w:szCs w:val="22"/>
            <w:lang w:val="vi-VN"/>
          </w:rPr>
          <w:delText>ứ</w:delText>
        </w:r>
        <w:r w:rsidR="00EA7631" w:rsidRPr="004373E8" w:rsidDel="005F5D10">
          <w:rPr>
            <w:rFonts w:cs="Arial"/>
            <w:i/>
            <w:iCs/>
            <w:szCs w:val="22"/>
            <w:lang w:val="vi-VN"/>
          </w:rPr>
          <w:delText>ng tuy</w:delText>
        </w:r>
        <w:r w:rsidR="00EA7631" w:rsidRPr="004373E8" w:rsidDel="005F5D10">
          <w:rPr>
            <w:rFonts w:cs="Calibri"/>
            <w:i/>
            <w:iCs/>
            <w:szCs w:val="22"/>
            <w:lang w:val="vi-VN"/>
          </w:rPr>
          <w:delText>ể</w:delText>
        </w:r>
        <w:r w:rsidR="00EA7631" w:rsidRPr="004373E8" w:rsidDel="005F5D10">
          <w:rPr>
            <w:rFonts w:cs="Arial"/>
            <w:i/>
            <w:iCs/>
            <w:szCs w:val="22"/>
            <w:lang w:val="vi-VN"/>
          </w:rPr>
          <w:delText>n c</w:delText>
        </w:r>
        <w:r w:rsidR="00EA7631" w:rsidRPr="004373E8" w:rsidDel="005F5D10">
          <w:rPr>
            <w:rFonts w:cs="Calibri"/>
            <w:i/>
            <w:iCs/>
            <w:szCs w:val="22"/>
            <w:lang w:val="vi-VN"/>
          </w:rPr>
          <w:delText>ủ</w:delText>
        </w:r>
        <w:r w:rsidR="00EA7631" w:rsidRPr="004373E8" w:rsidDel="005F5D10">
          <w:rPr>
            <w:rFonts w:cs="Arial"/>
            <w:i/>
            <w:iCs/>
            <w:szCs w:val="22"/>
            <w:lang w:val="vi-VN"/>
          </w:rPr>
          <w:delText>a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b</w:delText>
        </w:r>
        <w:r w:rsidR="00EA7631" w:rsidRPr="004373E8" w:rsidDel="005F5D10">
          <w:rPr>
            <w:rFonts w:cs="Calibri"/>
            <w:i/>
            <w:iCs/>
            <w:szCs w:val="22"/>
            <w:lang w:val="vi-VN"/>
          </w:rPr>
          <w:delText>ạ</w:delText>
        </w:r>
        <w:r w:rsidR="00EA7631" w:rsidRPr="004373E8" w:rsidDel="005F5D10">
          <w:rPr>
            <w:rFonts w:cs="Arial"/>
            <w:i/>
            <w:iCs/>
            <w:szCs w:val="22"/>
            <w:lang w:val="vi-VN"/>
          </w:rPr>
          <w:delText>n nh</w:delText>
        </w:r>
        <w:r w:rsidR="00EA7631" w:rsidRPr="004373E8" w:rsidDel="005F5D10">
          <w:rPr>
            <w:rFonts w:cs="Calibri"/>
            <w:i/>
            <w:iCs/>
            <w:szCs w:val="22"/>
            <w:lang w:val="vi-VN"/>
          </w:rPr>
          <w:delText>ằ</w:delText>
        </w:r>
        <w:r w:rsidR="00EA7631" w:rsidRPr="004373E8" w:rsidDel="005F5D10">
          <w:rPr>
            <w:rFonts w:cs="Arial"/>
            <w:i/>
            <w:iCs/>
            <w:szCs w:val="22"/>
            <w:lang w:val="vi-VN"/>
          </w:rPr>
          <w:delText>m gi</w:delText>
        </w:r>
        <w:r w:rsidR="00EA7631" w:rsidRPr="004373E8" w:rsidDel="005F5D10">
          <w:rPr>
            <w:rFonts w:cs="Avenir Next LT Pro"/>
            <w:i/>
            <w:iCs/>
            <w:szCs w:val="22"/>
            <w:lang w:val="vi-VN"/>
          </w:rPr>
          <w:delText>ú</w:delText>
        </w:r>
        <w:r w:rsidR="00EA7631" w:rsidRPr="004373E8" w:rsidDel="005F5D10">
          <w:rPr>
            <w:rFonts w:cs="Arial"/>
            <w:i/>
            <w:iCs/>
            <w:szCs w:val="22"/>
            <w:lang w:val="vi-VN"/>
          </w:rPr>
          <w:delText>p sinh vi</w:delText>
        </w:r>
        <w:r w:rsidR="00EA7631" w:rsidRPr="004373E8" w:rsidDel="005F5D10">
          <w:rPr>
            <w:rFonts w:cs="Avenir Next LT Pro"/>
            <w:i/>
            <w:iCs/>
            <w:szCs w:val="22"/>
            <w:lang w:val="vi-VN"/>
          </w:rPr>
          <w:delText>ê</w:delText>
        </w:r>
        <w:r w:rsidR="00EA7631" w:rsidRPr="004373E8" w:rsidDel="005F5D10">
          <w:rPr>
            <w:rFonts w:cs="Arial"/>
            <w:i/>
            <w:iCs/>
            <w:szCs w:val="22"/>
            <w:lang w:val="vi-VN"/>
          </w:rPr>
          <w:delText>n t</w:delText>
        </w:r>
        <w:r w:rsidR="00EA7631" w:rsidRPr="004373E8" w:rsidDel="005F5D10">
          <w:rPr>
            <w:rFonts w:cs="Calibri"/>
            <w:i/>
            <w:iCs/>
            <w:szCs w:val="22"/>
            <w:lang w:val="vi-VN"/>
          </w:rPr>
          <w:delText>ậ</w:delText>
        </w:r>
        <w:r w:rsidR="00EA7631" w:rsidRPr="004373E8" w:rsidDel="005F5D10">
          <w:rPr>
            <w:rFonts w:cs="Arial"/>
            <w:i/>
            <w:iCs/>
            <w:szCs w:val="22"/>
            <w:lang w:val="vi-VN"/>
          </w:rPr>
          <w:delText>n d</w:delText>
        </w:r>
        <w:r w:rsidR="00EA7631" w:rsidRPr="004373E8" w:rsidDel="005F5D10">
          <w:rPr>
            <w:rFonts w:cs="Calibri"/>
            <w:i/>
            <w:iCs/>
            <w:szCs w:val="22"/>
            <w:lang w:val="vi-VN"/>
          </w:rPr>
          <w:delText>ụ</w:delText>
        </w:r>
        <w:r w:rsidR="00EA7631" w:rsidRPr="004373E8" w:rsidDel="005F5D10">
          <w:rPr>
            <w:rFonts w:cs="Arial"/>
            <w:i/>
            <w:iCs/>
            <w:szCs w:val="22"/>
            <w:lang w:val="vi-VN"/>
          </w:rPr>
          <w:delText xml:space="preserve">ng </w:delText>
        </w:r>
        <w:r w:rsidR="00EA7631" w:rsidRPr="004373E8" w:rsidDel="005F5D10">
          <w:rPr>
            <w:rFonts w:cs="Calibri"/>
            <w:i/>
            <w:iCs/>
            <w:szCs w:val="22"/>
            <w:lang w:val="vi-VN"/>
          </w:rPr>
          <w:delText>đượ</w:delText>
        </w:r>
        <w:r w:rsidR="00EA7631" w:rsidRPr="004373E8" w:rsidDel="005F5D10">
          <w:rPr>
            <w:rFonts w:cs="Arial"/>
            <w:i/>
            <w:iCs/>
            <w:szCs w:val="22"/>
            <w:lang w:val="vi-VN"/>
          </w:rPr>
          <w:delText>c t</w:delText>
        </w:r>
        <w:r w:rsidR="00EA7631" w:rsidRPr="004373E8" w:rsidDel="005F5D10">
          <w:rPr>
            <w:rFonts w:cs="Calibri"/>
            <w:i/>
            <w:iCs/>
            <w:szCs w:val="22"/>
            <w:lang w:val="vi-VN"/>
          </w:rPr>
          <w:delText>ố</w:delText>
        </w:r>
        <w:r w:rsidR="00EA7631" w:rsidRPr="004373E8" w:rsidDel="005F5D10">
          <w:rPr>
            <w:rFonts w:cs="Arial"/>
            <w:i/>
            <w:iCs/>
            <w:szCs w:val="22"/>
            <w:lang w:val="vi-VN"/>
          </w:rPr>
          <w:delText xml:space="preserve">i </w:delText>
        </w:r>
        <w:r w:rsidR="00EA7631" w:rsidRPr="004373E8" w:rsidDel="005F5D10">
          <w:rPr>
            <w:rFonts w:cs="Calibri"/>
            <w:i/>
            <w:iCs/>
            <w:szCs w:val="22"/>
            <w:lang w:val="vi-VN"/>
          </w:rPr>
          <w:delText>đ</w:delText>
        </w:r>
        <w:r w:rsidR="00EA7631" w:rsidRPr="004373E8" w:rsidDel="005F5D10">
          <w:rPr>
            <w:rFonts w:cs="Arial"/>
            <w:i/>
            <w:iCs/>
            <w:szCs w:val="22"/>
            <w:lang w:val="vi-VN"/>
          </w:rPr>
          <w:delText>a c</w:delText>
        </w:r>
        <w:r w:rsidR="00EA7631" w:rsidRPr="004373E8" w:rsidDel="005F5D10">
          <w:rPr>
            <w:rFonts w:cs="Avenir Next LT Pro"/>
            <w:i/>
            <w:iCs/>
            <w:szCs w:val="22"/>
            <w:lang w:val="vi-VN"/>
          </w:rPr>
          <w:delText>á</w:delText>
        </w:r>
        <w:r w:rsidR="00EA7631" w:rsidRPr="004373E8" w:rsidDel="005F5D10">
          <w:rPr>
            <w:rFonts w:cs="Arial"/>
            <w:i/>
            <w:iCs/>
            <w:szCs w:val="22"/>
            <w:lang w:val="vi-VN"/>
          </w:rPr>
          <w:delText>c c</w:delText>
        </w:r>
        <w:r w:rsidR="00EA7631" w:rsidRPr="004373E8" w:rsidDel="005F5D10">
          <w:rPr>
            <w:rFonts w:cs="Calibri"/>
            <w:i/>
            <w:iCs/>
            <w:szCs w:val="22"/>
            <w:lang w:val="vi-VN"/>
          </w:rPr>
          <w:delText>ơ</w:delText>
        </w:r>
        <w:r w:rsidR="00EA7631" w:rsidRPr="004373E8" w:rsidDel="005F5D10">
          <w:rPr>
            <w:rFonts w:cs="Arial"/>
            <w:i/>
            <w:iCs/>
            <w:szCs w:val="22"/>
            <w:lang w:val="vi-VN"/>
          </w:rPr>
          <w:delText xml:space="preserve"> h</w:delText>
        </w:r>
        <w:r w:rsidR="00EA7631" w:rsidRPr="004373E8" w:rsidDel="005F5D10">
          <w:rPr>
            <w:rFonts w:cs="Calibri"/>
            <w:i/>
            <w:iCs/>
            <w:szCs w:val="22"/>
            <w:lang w:val="vi-VN"/>
          </w:rPr>
          <w:delText>ộ</w:delText>
        </w:r>
        <w:r w:rsidR="00EA7631" w:rsidRPr="004373E8" w:rsidDel="005F5D10">
          <w:rPr>
            <w:rFonts w:cs="Arial"/>
            <w:i/>
            <w:iCs/>
            <w:szCs w:val="22"/>
            <w:lang w:val="vi-VN"/>
          </w:rPr>
          <w:delText xml:space="preserve">i </w:delText>
        </w:r>
        <w:r w:rsidR="00EA7631" w:rsidRPr="004373E8" w:rsidDel="005F5D10">
          <w:rPr>
            <w:rFonts w:cs="Calibri"/>
            <w:i/>
            <w:iCs/>
            <w:szCs w:val="22"/>
            <w:lang w:val="vi-VN"/>
          </w:rPr>
          <w:delText>đượ</w:delText>
        </w:r>
        <w:r w:rsidR="00EA7631" w:rsidRPr="004373E8" w:rsidDel="005F5D10">
          <w:rPr>
            <w:rFonts w:cs="Arial"/>
            <w:i/>
            <w:iCs/>
            <w:szCs w:val="22"/>
            <w:lang w:val="vi-VN"/>
          </w:rPr>
          <w:delText>c mang l</w:delText>
        </w:r>
        <w:r w:rsidR="00EA7631" w:rsidRPr="004373E8" w:rsidDel="005F5D10">
          <w:rPr>
            <w:rFonts w:cs="Calibri"/>
            <w:i/>
            <w:iCs/>
            <w:szCs w:val="22"/>
            <w:lang w:val="vi-VN"/>
          </w:rPr>
          <w:delText>ạ</w:delText>
        </w:r>
        <w:r w:rsidR="00EA7631" w:rsidRPr="004373E8" w:rsidDel="005F5D10">
          <w:rPr>
            <w:rFonts w:cs="Arial"/>
            <w:i/>
            <w:iCs/>
            <w:szCs w:val="22"/>
            <w:lang w:val="vi-VN"/>
          </w:rPr>
          <w:delText>i.</w:delText>
        </w:r>
      </w:del>
    </w:p>
    <w:p w14:paraId="2F457A48" w14:textId="2B5DA161" w:rsidR="00C1363F" w:rsidRPr="00C1363F" w:rsidDel="005F5D10" w:rsidRDefault="00C1363F" w:rsidP="005F5D10">
      <w:pPr>
        <w:pStyle w:val="Question"/>
        <w:numPr>
          <w:ilvl w:val="0"/>
          <w:numId w:val="7"/>
        </w:numPr>
        <w:tabs>
          <w:tab w:val="left" w:pos="630"/>
          <w:tab w:val="left" w:pos="990"/>
        </w:tabs>
        <w:spacing w:before="100" w:line="400" w:lineRule="exact"/>
        <w:ind w:left="0" w:firstLine="720"/>
        <w:rPr>
          <w:del w:id="8476" w:author="An Tran, ACA (BUV)" w:date="2024-09-12T11:03:00Z" w16du:dateUtc="2024-09-12T04:03:00Z"/>
          <w:rFonts w:cs="Arial"/>
          <w:i/>
          <w:iCs/>
          <w:szCs w:val="22"/>
        </w:rPr>
      </w:pPr>
      <w:del w:id="8477"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6E9382E7" w14:textId="374888E8" w:rsidR="002A1CEC" w:rsidRPr="004373E8" w:rsidDel="005F5D10" w:rsidRDefault="002A1CEC" w:rsidP="005F5D10">
      <w:pPr>
        <w:pStyle w:val="Question"/>
        <w:numPr>
          <w:ilvl w:val="0"/>
          <w:numId w:val="7"/>
        </w:numPr>
        <w:tabs>
          <w:tab w:val="left" w:pos="630"/>
          <w:tab w:val="left" w:pos="990"/>
        </w:tabs>
        <w:spacing w:before="100" w:line="400" w:lineRule="exact"/>
        <w:ind w:left="0" w:firstLine="720"/>
        <w:rPr>
          <w:del w:id="8478" w:author="An Tran, ACA (BUV)" w:date="2024-09-12T11:03:00Z" w16du:dateUtc="2024-09-12T04:03:00Z"/>
          <w:b w:val="0"/>
          <w:i/>
          <w:iCs/>
          <w:szCs w:val="22"/>
          <w:lang w:val="vi-VN"/>
        </w:rPr>
      </w:pPr>
      <w:bookmarkStart w:id="8479" w:name="_Hlk155276162"/>
      <w:del w:id="8480" w:author="An Tran, ACA (BUV)" w:date="2024-09-12T11:03:00Z" w16du:dateUtc="2024-09-12T04:03:00Z">
        <w:r w:rsidRPr="004373E8" w:rsidDel="005F5D10">
          <w:rPr>
            <w:szCs w:val="22"/>
            <w:lang w:val="vi-VN"/>
          </w:rPr>
          <w:delText>How does BUV evaluate companies/organisations to send students for internship? Will BUV check in on students' performance &amp; working environment during their internship to ensure fairness and safety?</w:delText>
        </w:r>
        <w:r w:rsidRPr="004373E8" w:rsidDel="005F5D10">
          <w:rPr>
            <w:i/>
            <w:iCs/>
            <w:szCs w:val="22"/>
            <w:lang w:val="vi-VN"/>
          </w:rPr>
          <w:delText xml:space="preserve"> / BUV đánh giá các doanh nghiệp như thế nào trước khi gửi sinh viên đi thực tập. BUV có kiểm tra môi trường làm việc của sinh viên trong quá trình thực tập hay không?</w:delText>
        </w:r>
      </w:del>
    </w:p>
    <w:bookmarkEnd w:id="8479"/>
    <w:p w14:paraId="2C11D4C0" w14:textId="4FCBD48A" w:rsidR="002A1CEC" w:rsidRPr="004373E8" w:rsidDel="005F5D10" w:rsidRDefault="002A1CEC" w:rsidP="005F5D10">
      <w:pPr>
        <w:pStyle w:val="Question"/>
        <w:numPr>
          <w:ilvl w:val="0"/>
          <w:numId w:val="7"/>
        </w:numPr>
        <w:tabs>
          <w:tab w:val="left" w:pos="630"/>
          <w:tab w:val="left" w:pos="990"/>
        </w:tabs>
        <w:spacing w:before="100" w:line="400" w:lineRule="exact"/>
        <w:ind w:left="0" w:firstLine="720"/>
        <w:rPr>
          <w:del w:id="8481" w:author="An Tran, ACA (BUV)" w:date="2024-09-12T11:03:00Z" w16du:dateUtc="2024-09-12T04:03:00Z"/>
          <w:rFonts w:cs="Arial"/>
          <w:b w:val="0"/>
          <w:bCs/>
          <w:i/>
          <w:iCs/>
          <w:szCs w:val="22"/>
          <w:u w:val="single"/>
          <w:lang w:val="vi-VN"/>
        </w:rPr>
      </w:pPr>
      <w:del w:id="8482"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del>
    </w:p>
    <w:p w14:paraId="1A42EC7F" w14:textId="6E256F3D" w:rsidR="00C1363F" w:rsidDel="005F5D10" w:rsidRDefault="00C1363F" w:rsidP="005F5D10">
      <w:pPr>
        <w:pStyle w:val="Question"/>
        <w:numPr>
          <w:ilvl w:val="0"/>
          <w:numId w:val="7"/>
        </w:numPr>
        <w:tabs>
          <w:tab w:val="left" w:pos="630"/>
          <w:tab w:val="left" w:pos="990"/>
        </w:tabs>
        <w:spacing w:before="100" w:line="400" w:lineRule="exact"/>
        <w:ind w:left="0" w:firstLine="720"/>
        <w:rPr>
          <w:del w:id="8483" w:author="An Tran, ACA (BUV)" w:date="2024-09-12T11:03:00Z" w16du:dateUtc="2024-09-12T04:03:00Z"/>
          <w:rFonts w:cs="Arial"/>
          <w:szCs w:val="22"/>
        </w:rPr>
      </w:pPr>
      <w:bookmarkStart w:id="8484" w:name="_Hlk171284399"/>
      <w:del w:id="8485" w:author="An Tran, ACA (BUV)" w:date="2024-09-12T11:03:00Z" w16du:dateUtc="2024-09-12T04:03:00Z">
        <w:r w:rsidRPr="691BD53B" w:rsidDel="005F5D10">
          <w:rPr>
            <w:rFonts w:cs="Arial"/>
            <w:szCs w:val="22"/>
          </w:rPr>
          <w:delText xml:space="preserve">BUV carefully </w:delText>
        </w:r>
        <w:r w:rsidR="66670FC4" w:rsidRPr="691BD53B" w:rsidDel="005F5D10">
          <w:rPr>
            <w:rFonts w:cs="Arial"/>
            <w:szCs w:val="22"/>
          </w:rPr>
          <w:delText>selects</w:delText>
        </w:r>
        <w:r w:rsidRPr="691BD53B" w:rsidDel="005F5D10">
          <w:rPr>
            <w:rFonts w:cs="Arial"/>
            <w:szCs w:val="22"/>
          </w:rPr>
          <w:delText xml:space="preserve">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delText>
        </w:r>
      </w:del>
    </w:p>
    <w:p w14:paraId="14777BA9" w14:textId="68998161" w:rsidR="00C1363F" w:rsidDel="005F5D10" w:rsidRDefault="00C1363F" w:rsidP="005F5D10">
      <w:pPr>
        <w:pStyle w:val="Question"/>
        <w:numPr>
          <w:ilvl w:val="0"/>
          <w:numId w:val="7"/>
        </w:numPr>
        <w:tabs>
          <w:tab w:val="left" w:pos="630"/>
          <w:tab w:val="left" w:pos="990"/>
        </w:tabs>
        <w:spacing w:before="100" w:line="400" w:lineRule="exact"/>
        <w:ind w:left="0" w:firstLine="720"/>
        <w:rPr>
          <w:del w:id="8486" w:author="An Tran, ACA (BUV)" w:date="2024-09-12T11:03:00Z" w16du:dateUtc="2024-09-12T04:03:00Z"/>
          <w:rFonts w:cs="Arial"/>
          <w:i/>
          <w:iCs/>
          <w:szCs w:val="22"/>
        </w:rPr>
      </w:pPr>
      <w:del w:id="8487" w:author="An Tran, ACA (BUV)" w:date="2024-09-12T11:03:00Z" w16du:dateUtc="2024-09-12T04:03:00Z">
        <w:r w:rsidRPr="002D5ADD" w:rsidDel="005F5D10">
          <w:rPr>
            <w:rFonts w:cs="Arial"/>
            <w:szCs w:val="22"/>
          </w:rPr>
          <w:delText xml:space="preserve">The Career Services </w:delText>
        </w:r>
        <w:r w:rsidDel="005F5D10">
          <w:rPr>
            <w:rFonts w:cs="Arial"/>
            <w:szCs w:val="22"/>
          </w:rPr>
          <w:delText xml:space="preserve">and Industry Relations Division </w:delText>
        </w:r>
        <w:r w:rsidRPr="002D5ADD" w:rsidDel="005F5D10">
          <w:rPr>
            <w:rFonts w:cs="Arial"/>
            <w:szCs w:val="22"/>
          </w:rPr>
          <w:delText xml:space="preserve">maintains regular communication with these companies to stay informed about the progress of the students' internships. Additionally, </w:delText>
        </w:r>
        <w:r w:rsidDel="005F5D10">
          <w:rPr>
            <w:rFonts w:cs="Arial"/>
            <w:szCs w:val="22"/>
          </w:rPr>
          <w:delText>the university’s staff</w:delText>
        </w:r>
        <w:r w:rsidRPr="002D5ADD" w:rsidDel="005F5D10">
          <w:rPr>
            <w:rFonts w:cs="Arial"/>
            <w:szCs w:val="22"/>
          </w:rPr>
          <w:delText xml:space="preserve">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delText>
        </w:r>
        <w:r w:rsidRPr="002D5ADD" w:rsidDel="005F5D10">
          <w:rPr>
            <w:rFonts w:cs="Arial"/>
            <w:i/>
            <w:iCs/>
            <w:szCs w:val="22"/>
          </w:rPr>
          <w:delText xml:space="preserve">  </w:delText>
        </w:r>
      </w:del>
    </w:p>
    <w:p w14:paraId="46CFCCB9" w14:textId="062BD5E5"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8488" w:author="An Tran, ACA (BUV)" w:date="2024-09-12T11:03:00Z" w16du:dateUtc="2024-09-12T04:03:00Z"/>
          <w:rFonts w:cs="Arial"/>
          <w:szCs w:val="22"/>
        </w:rPr>
      </w:pPr>
      <w:del w:id="8489"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2CEDB63E" w14:textId="53EC24E8" w:rsidR="00C1363F" w:rsidDel="005F5D10" w:rsidRDefault="00C1363F" w:rsidP="005F5D10">
      <w:pPr>
        <w:pStyle w:val="Question"/>
        <w:numPr>
          <w:ilvl w:val="0"/>
          <w:numId w:val="7"/>
        </w:numPr>
        <w:tabs>
          <w:tab w:val="left" w:pos="630"/>
          <w:tab w:val="left" w:pos="990"/>
        </w:tabs>
        <w:spacing w:before="100" w:line="400" w:lineRule="exact"/>
        <w:ind w:left="0" w:firstLine="720"/>
        <w:rPr>
          <w:del w:id="8490" w:author="An Tran, ACA (BUV)" w:date="2024-09-12T11:03:00Z" w16du:dateUtc="2024-09-12T04:03:00Z"/>
          <w:rFonts w:cs="Arial"/>
          <w:i/>
          <w:iCs/>
          <w:szCs w:val="22"/>
        </w:rPr>
      </w:pPr>
      <w:del w:id="8491" w:author="An Tran, ACA (BUV)" w:date="2024-09-12T11:03:00Z" w16du:dateUtc="2024-09-12T04:03:00Z">
        <w:r w:rsidDel="005F5D10">
          <w:rPr>
            <w:rFonts w:cs="Arial"/>
            <w:i/>
            <w:iCs/>
            <w:szCs w:val="22"/>
          </w:rPr>
          <w:delText>BUV rất thận trọng trong việc hợp tác với các công ty về thực tập và hướng nghiệp. Với những đối tác thực tập, các nhà tuyển dụng cần</w:delText>
        </w:r>
        <w:r w:rsidRPr="002D5ADD" w:rsidDel="005F5D10">
          <w:rPr>
            <w:rFonts w:cs="Arial"/>
            <w:i/>
            <w:iCs/>
            <w:szCs w:val="22"/>
          </w:rPr>
          <w:delText xml:space="preserve"> có giấy phép hoạt động hợp pháp tại Việt Nam và được kiểm tra về lịch sử hoạt động, môi trường làm việc và các cơ hội thực tập, việc làm cung cấp đủ cơ hội phát triển cho sinh viên. </w:delText>
        </w:r>
      </w:del>
    </w:p>
    <w:p w14:paraId="3675249E" w14:textId="4FC4190A" w:rsidR="00C1363F" w:rsidDel="005F5D10" w:rsidRDefault="00C1363F" w:rsidP="005F5D10">
      <w:pPr>
        <w:pStyle w:val="Question"/>
        <w:numPr>
          <w:ilvl w:val="0"/>
          <w:numId w:val="7"/>
        </w:numPr>
        <w:tabs>
          <w:tab w:val="left" w:pos="630"/>
          <w:tab w:val="left" w:pos="990"/>
        </w:tabs>
        <w:spacing w:before="100" w:line="400" w:lineRule="exact"/>
        <w:ind w:left="0" w:firstLine="720"/>
        <w:rPr>
          <w:del w:id="8492" w:author="An Tran, ACA (BUV)" w:date="2024-09-12T11:03:00Z" w16du:dateUtc="2024-09-12T04:03:00Z"/>
          <w:rFonts w:cs="Arial"/>
          <w:i/>
          <w:iCs/>
          <w:szCs w:val="22"/>
        </w:rPr>
      </w:pPr>
      <w:del w:id="8493" w:author="An Tran, ACA (BUV)" w:date="2024-09-12T11:03:00Z" w16du:dateUtc="2024-09-12T04:03:00Z">
        <w:r w:rsidRPr="002D5ADD" w:rsidDel="005F5D10">
          <w:rPr>
            <w:rFonts w:cs="Arial"/>
            <w:i/>
            <w:iCs/>
            <w:szCs w:val="22"/>
          </w:rPr>
          <w:delText xml:space="preserve">Phòng </w:delText>
        </w:r>
        <w:r w:rsidDel="005F5D10">
          <w:rPr>
            <w:rFonts w:cs="Arial"/>
            <w:i/>
            <w:iCs/>
            <w:szCs w:val="22"/>
          </w:rPr>
          <w:delText>Dịch vụ Hướng nghiệp và Quan hệ Đối tác</w:delText>
        </w:r>
        <w:r w:rsidRPr="002D5ADD" w:rsidDel="005F5D10">
          <w:rPr>
            <w:rFonts w:cs="Arial"/>
            <w:i/>
            <w:iCs/>
            <w:szCs w:val="22"/>
          </w:rPr>
          <w:delText xml:space="preserve"> </w:delText>
        </w:r>
        <w:r w:rsidDel="005F5D10">
          <w:rPr>
            <w:rFonts w:cs="Arial"/>
            <w:i/>
            <w:iCs/>
            <w:szCs w:val="22"/>
          </w:rPr>
          <w:delText xml:space="preserve">giữ </w:delText>
        </w:r>
        <w:r w:rsidRPr="002D5ADD" w:rsidDel="005F5D10">
          <w:rPr>
            <w:rFonts w:cs="Arial"/>
            <w:i/>
            <w:iCs/>
            <w:szCs w:val="22"/>
          </w:rPr>
          <w:delText xml:space="preserve">liên lạc </w:delText>
        </w:r>
        <w:r w:rsidDel="005F5D10">
          <w:rPr>
            <w:rFonts w:cs="Arial"/>
            <w:i/>
            <w:iCs/>
            <w:szCs w:val="22"/>
          </w:rPr>
          <w:delText xml:space="preserve">thường xuyên </w:delText>
        </w:r>
        <w:r w:rsidRPr="002D5ADD" w:rsidDel="005F5D10">
          <w:rPr>
            <w:rFonts w:cs="Arial"/>
            <w:i/>
            <w:iCs/>
            <w:szCs w:val="22"/>
          </w:rPr>
          <w:delText>với doanh nghiệp để cập nhật tình hình thực tập của sinh viên</w:delText>
        </w:r>
        <w:r w:rsidDel="005F5D10">
          <w:rPr>
            <w:rFonts w:cs="Arial"/>
            <w:i/>
            <w:iCs/>
            <w:szCs w:val="22"/>
          </w:rPr>
          <w:delText>. Ngoài ra, nhà trường trường</w:delText>
        </w:r>
        <w:r w:rsidRPr="002D5ADD" w:rsidDel="005F5D10">
          <w:rPr>
            <w:rFonts w:cs="Arial"/>
            <w:i/>
            <w:iCs/>
            <w:szCs w:val="22"/>
          </w:rPr>
          <w:delText xml:space="preserve"> </w:delText>
        </w:r>
        <w:r w:rsidDel="005F5D10">
          <w:rPr>
            <w:rFonts w:cs="Arial"/>
            <w:i/>
            <w:iCs/>
            <w:szCs w:val="22"/>
          </w:rPr>
          <w:delText xml:space="preserve">cũng </w:delText>
        </w:r>
        <w:r w:rsidRPr="002D5ADD" w:rsidDel="005F5D10">
          <w:rPr>
            <w:rFonts w:cs="Arial"/>
            <w:i/>
            <w:iCs/>
            <w:szCs w:val="22"/>
          </w:rPr>
          <w:delText>tới thăm sinh viên tại doanh nghiệp vào giữa và cuối mỗi kỳ thực tập để đảm bảo sinh viên đang phát triển tốt và làm việc trong môi trường công bằng, bình đẳng và lành mạnh.</w:delText>
        </w:r>
        <w:bookmarkEnd w:id="8484"/>
        <w:r w:rsidRPr="002D5ADD" w:rsidDel="005F5D10">
          <w:rPr>
            <w:rFonts w:cs="Arial"/>
            <w:i/>
            <w:iCs/>
            <w:szCs w:val="22"/>
          </w:rPr>
          <w:delText xml:space="preserve"> </w:delText>
        </w:r>
      </w:del>
    </w:p>
    <w:p w14:paraId="142C42E1" w14:textId="1DB06C87" w:rsidR="002A1CEC" w:rsidRPr="004373E8" w:rsidDel="005F5D10" w:rsidRDefault="00C1363F" w:rsidP="005F5D10">
      <w:pPr>
        <w:pStyle w:val="Question"/>
        <w:numPr>
          <w:ilvl w:val="0"/>
          <w:numId w:val="7"/>
        </w:numPr>
        <w:tabs>
          <w:tab w:val="left" w:pos="630"/>
          <w:tab w:val="left" w:pos="990"/>
        </w:tabs>
        <w:spacing w:before="100" w:line="400" w:lineRule="exact"/>
        <w:ind w:left="0" w:firstLine="720"/>
        <w:rPr>
          <w:del w:id="8494" w:author="An Tran, ACA (BUV)" w:date="2024-09-12T11:03:00Z" w16du:dateUtc="2024-09-12T04:03:00Z"/>
          <w:rFonts w:cs="Arial"/>
          <w:i/>
          <w:iCs/>
          <w:szCs w:val="22"/>
          <w:lang w:val="vi-VN"/>
        </w:rPr>
      </w:pPr>
      <w:del w:id="8495"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EC120B"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r w:rsidDel="005F5D10">
          <w:rPr>
            <w:rFonts w:cs="Arial"/>
            <w:szCs w:val="22"/>
          </w:rPr>
          <w:delText xml:space="preserve"> </w:delText>
        </w:r>
        <w:r w:rsidR="002A1CEC" w:rsidRPr="004373E8" w:rsidDel="005F5D10">
          <w:rPr>
            <w:rFonts w:cs="Arial"/>
            <w:i/>
            <w:iCs/>
            <w:szCs w:val="22"/>
            <w:lang w:val="vi-VN"/>
          </w:rPr>
          <w:delText xml:space="preserve"> </w:delText>
        </w:r>
      </w:del>
    </w:p>
    <w:p w14:paraId="010E66DE" w14:textId="4D64A2E0" w:rsidR="002A1CEC" w:rsidRPr="004373E8" w:rsidDel="005F5D10" w:rsidRDefault="002A1CEC" w:rsidP="005F5D10">
      <w:pPr>
        <w:pStyle w:val="Question"/>
        <w:numPr>
          <w:ilvl w:val="0"/>
          <w:numId w:val="7"/>
        </w:numPr>
        <w:tabs>
          <w:tab w:val="left" w:pos="630"/>
          <w:tab w:val="left" w:pos="990"/>
        </w:tabs>
        <w:spacing w:before="100" w:line="400" w:lineRule="exact"/>
        <w:ind w:left="0" w:firstLine="720"/>
        <w:rPr>
          <w:del w:id="8496" w:author="An Tran, ACA (BUV)" w:date="2024-09-12T11:03:00Z" w16du:dateUtc="2024-09-12T04:03:00Z"/>
          <w:b w:val="0"/>
          <w:i/>
          <w:iCs/>
          <w:szCs w:val="22"/>
          <w:lang w:val="vi-VN"/>
        </w:rPr>
      </w:pPr>
      <w:bookmarkStart w:id="8497" w:name="_Hlk155276175"/>
      <w:del w:id="8498" w:author="An Tran, ACA (BUV)" w:date="2024-09-12T11:03:00Z" w16du:dateUtc="2024-09-12T04:03:00Z">
        <w:r w:rsidRPr="004373E8" w:rsidDel="005F5D10">
          <w:rPr>
            <w:szCs w:val="22"/>
            <w:lang w:val="vi-VN"/>
          </w:rPr>
          <w:delText>Does BUV and partnered companies/organisations have plans to conduct the internship and training programme to offer full-time recruitment for students after graduation?</w:delText>
        </w:r>
        <w:r w:rsidRPr="004373E8" w:rsidDel="005F5D10">
          <w:rPr>
            <w:i/>
            <w:iCs/>
            <w:szCs w:val="22"/>
            <w:lang w:val="vi-VN"/>
          </w:rPr>
          <w:delText xml:space="preserve"> BUV và các đối tác có quan hệ chiến lược lâu dài trong kế hoạch tuyển thực tập sinh và sau đó là tuyển dụng các vị trí chính thức cho sinh viên sau khi tốt nghiệp hay không?</w:delText>
        </w:r>
      </w:del>
    </w:p>
    <w:bookmarkEnd w:id="8497"/>
    <w:p w14:paraId="208CFDCF" w14:textId="7D751E59" w:rsidR="002A1CEC" w:rsidRPr="004373E8" w:rsidDel="005F5D10" w:rsidRDefault="002A1CEC" w:rsidP="005F5D10">
      <w:pPr>
        <w:pStyle w:val="Question"/>
        <w:numPr>
          <w:ilvl w:val="0"/>
          <w:numId w:val="7"/>
        </w:numPr>
        <w:tabs>
          <w:tab w:val="left" w:pos="630"/>
          <w:tab w:val="left" w:pos="990"/>
        </w:tabs>
        <w:spacing w:before="100" w:line="400" w:lineRule="exact"/>
        <w:ind w:left="0" w:firstLine="720"/>
        <w:rPr>
          <w:del w:id="8499" w:author="An Tran, ACA (BUV)" w:date="2024-09-12T11:03:00Z" w16du:dateUtc="2024-09-12T04:03:00Z"/>
          <w:rFonts w:cs="Arial"/>
          <w:b w:val="0"/>
          <w:bCs/>
          <w:i/>
          <w:iCs/>
          <w:szCs w:val="22"/>
          <w:u w:val="single"/>
          <w:lang w:val="vi-VN"/>
        </w:rPr>
      </w:pPr>
      <w:del w:id="8500"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del>
    </w:p>
    <w:p w14:paraId="5E6B38DE" w14:textId="35BC6F16" w:rsidR="00C1363F" w:rsidDel="005F5D10" w:rsidRDefault="00C1363F" w:rsidP="005F5D10">
      <w:pPr>
        <w:pStyle w:val="Question"/>
        <w:numPr>
          <w:ilvl w:val="0"/>
          <w:numId w:val="7"/>
        </w:numPr>
        <w:tabs>
          <w:tab w:val="left" w:pos="630"/>
          <w:tab w:val="left" w:pos="990"/>
        </w:tabs>
        <w:spacing w:before="100" w:line="400" w:lineRule="exact"/>
        <w:ind w:left="0" w:firstLine="720"/>
        <w:rPr>
          <w:del w:id="8501" w:author="An Tran, ACA (BUV)" w:date="2024-09-12T11:03:00Z" w16du:dateUtc="2024-09-12T04:03:00Z"/>
          <w:rFonts w:cs="Arial"/>
          <w:szCs w:val="22"/>
        </w:rPr>
      </w:pPr>
      <w:del w:id="8502" w:author="An Tran, ACA (BUV)" w:date="2024-09-12T11:03:00Z" w16du:dateUtc="2024-09-12T04:03:00Z">
        <w:r w:rsidRPr="002D5ADD" w:rsidDel="005F5D10">
          <w:rPr>
            <w:rFonts w:cs="Arial"/>
            <w:szCs w:val="22"/>
          </w:rPr>
          <w:delTex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delText>
        </w:r>
      </w:del>
    </w:p>
    <w:p w14:paraId="52719488" w14:textId="189A4C3E" w:rsidR="00C1363F" w:rsidRPr="00F43E12" w:rsidDel="005F5D10" w:rsidRDefault="00C1363F" w:rsidP="005F5D10">
      <w:pPr>
        <w:pStyle w:val="Question"/>
        <w:numPr>
          <w:ilvl w:val="0"/>
          <w:numId w:val="7"/>
        </w:numPr>
        <w:tabs>
          <w:tab w:val="left" w:pos="630"/>
          <w:tab w:val="left" w:pos="990"/>
        </w:tabs>
        <w:spacing w:before="100" w:line="400" w:lineRule="exact"/>
        <w:ind w:left="0" w:firstLine="720"/>
        <w:rPr>
          <w:del w:id="8503" w:author="An Tran, ACA (BUV)" w:date="2024-09-12T11:03:00Z" w16du:dateUtc="2024-09-12T04:03:00Z"/>
          <w:rFonts w:cs="Arial"/>
          <w:szCs w:val="22"/>
        </w:rPr>
      </w:pPr>
      <w:del w:id="8504" w:author="An Tran, ACA (BUV)" w:date="2024-09-12T11:03:00Z" w16du:dateUtc="2024-09-12T04:03:00Z">
        <w:r w:rsidDel="005F5D10">
          <w:rPr>
            <w:rFonts w:cs="Arial"/>
            <w:szCs w:val="22"/>
          </w:rPr>
          <w:delText xml:space="preserve">Should you have any question or need any support, feel free to contact </w:delText>
        </w:r>
        <w:r w:rsidRPr="00EC120B" w:rsidDel="005F5D10">
          <w:rPr>
            <w:rFonts w:cs="Arial"/>
            <w:bCs/>
            <w:szCs w:val="22"/>
          </w:rPr>
          <w:delText>SE Career Services &amp; Industry Relations (CSIR)</w:delText>
        </w:r>
        <w:r w:rsidDel="005F5D10">
          <w:rPr>
            <w:rFonts w:cs="Arial"/>
            <w:szCs w:val="22"/>
          </w:rPr>
          <w:delText xml:space="preserve"> via the email address: </w:delText>
        </w:r>
        <w:r w:rsidR="005F5D10" w:rsidDel="005F5D10">
          <w:fldChar w:fldCharType="begin"/>
        </w:r>
        <w:r w:rsidR="005F5D10" w:rsidDel="005F5D10">
          <w:delInstrText>HYPERLINK "mailto:SE-Careers@buv.edu.vn"</w:delInstrText>
        </w:r>
        <w:r w:rsidR="005F5D10" w:rsidDel="005F5D10">
          <w:fldChar w:fldCharType="separate"/>
        </w:r>
        <w:r w:rsidRPr="009C5C89" w:rsidDel="005F5D10">
          <w:rPr>
            <w:rStyle w:val="Hyperlink"/>
            <w:rFonts w:cs="Arial"/>
            <w:szCs w:val="22"/>
          </w:rPr>
          <w:delText>SE-Careers@buv.edu.vn</w:delText>
        </w:r>
        <w:r w:rsidR="005F5D10" w:rsidDel="005F5D10">
          <w:rPr>
            <w:rStyle w:val="Hyperlink"/>
            <w:rFonts w:cs="Arial"/>
            <w:b w:val="0"/>
            <w:szCs w:val="22"/>
          </w:rPr>
          <w:fldChar w:fldCharType="end"/>
        </w:r>
        <w:r w:rsidDel="005F5D10">
          <w:rPr>
            <w:rFonts w:cs="Arial"/>
            <w:szCs w:val="22"/>
          </w:rPr>
          <w:delText>, BUV’s phone number: (+84) (221) 6 250 250 | Ext. 562, or meet us at the SE Lounge (1</w:delText>
        </w:r>
        <w:r w:rsidRPr="00EC120B" w:rsidDel="005F5D10">
          <w:rPr>
            <w:rFonts w:cs="Arial"/>
            <w:szCs w:val="22"/>
            <w:vertAlign w:val="superscript"/>
          </w:rPr>
          <w:delText>st</w:delText>
        </w:r>
        <w:r w:rsidDel="005F5D10">
          <w:rPr>
            <w:rFonts w:cs="Arial"/>
            <w:szCs w:val="22"/>
          </w:rPr>
          <w:delText xml:space="preserve"> Floor, BUV Ecopark Campus). To book an appointment with our Career Consultants, please visit </w:delText>
        </w:r>
        <w:r w:rsidR="005F5D10" w:rsidDel="005F5D10">
          <w:fldChar w:fldCharType="begin"/>
        </w:r>
        <w:r w:rsidR="005F5D10" w:rsidDel="005F5D10">
          <w:delInstrText>HYPERLINK "https://buvse.simplybook.asia/v2/"</w:delInstrText>
        </w:r>
        <w:r w:rsidR="005F5D10" w:rsidDel="005F5D10">
          <w:fldChar w:fldCharType="separate"/>
        </w:r>
        <w:r w:rsidRPr="003A1C88" w:rsidDel="005F5D10">
          <w:rPr>
            <w:rStyle w:val="Hyperlink"/>
            <w:rFonts w:cs="Arial"/>
            <w:szCs w:val="22"/>
          </w:rPr>
          <w:delText xml:space="preserve">BUV </w:delText>
        </w:r>
        <w:r w:rsidDel="005F5D10">
          <w:rPr>
            <w:rStyle w:val="Hyperlink"/>
            <w:rFonts w:cs="Arial"/>
            <w:szCs w:val="22"/>
          </w:rPr>
          <w:delText xml:space="preserve">SE </w:delText>
        </w:r>
        <w:r w:rsidRPr="003A1C88" w:rsidDel="005F5D10">
          <w:rPr>
            <w:rStyle w:val="Hyperlink"/>
            <w:rFonts w:cs="Arial"/>
            <w:szCs w:val="22"/>
          </w:rPr>
          <w:delText>Booking Portal</w:delText>
        </w:r>
        <w:r w:rsidR="005F5D10" w:rsidDel="005F5D10">
          <w:rPr>
            <w:rStyle w:val="Hyperlink"/>
            <w:rFonts w:cs="Arial"/>
            <w:b w:val="0"/>
            <w:szCs w:val="22"/>
          </w:rPr>
          <w:fldChar w:fldCharType="end"/>
        </w:r>
        <w:r w:rsidDel="005F5D10">
          <w:rPr>
            <w:rFonts w:cs="Arial"/>
            <w:szCs w:val="22"/>
          </w:rPr>
          <w:delText>.</w:delText>
        </w:r>
      </w:del>
    </w:p>
    <w:p w14:paraId="6A5C1738" w14:textId="288EFAAD" w:rsidR="00C1363F" w:rsidDel="005F5D10" w:rsidRDefault="00C1363F" w:rsidP="005F5D10">
      <w:pPr>
        <w:pStyle w:val="Question"/>
        <w:numPr>
          <w:ilvl w:val="0"/>
          <w:numId w:val="7"/>
        </w:numPr>
        <w:tabs>
          <w:tab w:val="left" w:pos="630"/>
          <w:tab w:val="left" w:pos="990"/>
        </w:tabs>
        <w:spacing w:before="100" w:line="400" w:lineRule="exact"/>
        <w:ind w:left="0" w:firstLine="720"/>
        <w:rPr>
          <w:del w:id="8505" w:author="An Tran, ACA (BUV)" w:date="2024-09-12T11:03:00Z" w16du:dateUtc="2024-09-12T04:03:00Z"/>
          <w:rFonts w:cs="Arial"/>
          <w:i/>
          <w:iCs/>
          <w:szCs w:val="22"/>
        </w:rPr>
      </w:pPr>
      <w:del w:id="8506" w:author="An Tran, ACA (BUV)" w:date="2024-09-12T11:03:00Z" w16du:dateUtc="2024-09-12T04:03:00Z">
        <w:r w:rsidRPr="002D5ADD" w:rsidDel="005F5D10">
          <w:rPr>
            <w:rFonts w:cs="Arial"/>
            <w:i/>
            <w:iCs/>
            <w:szCs w:val="22"/>
          </w:rPr>
          <w:delTex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delText>
        </w:r>
      </w:del>
    </w:p>
    <w:p w14:paraId="362137DF" w14:textId="24B4986F" w:rsidR="002A1CEC" w:rsidRPr="004373E8" w:rsidDel="005F5D10" w:rsidRDefault="00C1363F" w:rsidP="005F5D10">
      <w:pPr>
        <w:pStyle w:val="Question"/>
        <w:numPr>
          <w:ilvl w:val="0"/>
          <w:numId w:val="7"/>
        </w:numPr>
        <w:tabs>
          <w:tab w:val="left" w:pos="630"/>
          <w:tab w:val="left" w:pos="990"/>
        </w:tabs>
        <w:spacing w:before="100" w:line="400" w:lineRule="exact"/>
        <w:ind w:left="0" w:firstLine="720"/>
        <w:rPr>
          <w:del w:id="8507" w:author="An Tran, ACA (BUV)" w:date="2024-09-12T11:03:00Z" w16du:dateUtc="2024-09-12T04:03:00Z"/>
          <w:rFonts w:cs="Arial"/>
          <w:szCs w:val="22"/>
          <w:lang w:val="vi-VN"/>
        </w:rPr>
      </w:pPr>
      <w:del w:id="8508" w:author="An Tran, ACA (BUV)" w:date="2024-09-12T11:03:00Z" w16du:dateUtc="2024-09-12T04:03:00Z">
        <w:r w:rsidRPr="00EC120B" w:rsidDel="005F5D10">
          <w:rPr>
            <w:rFonts w:cs="Arial"/>
            <w:i/>
            <w:iCs/>
            <w:szCs w:val="22"/>
          </w:rPr>
          <w:delText>Nếu có bất cứ câu hỏi hoặc cần hỗ trợ th</w:delText>
        </w:r>
        <w:r w:rsidDel="005F5D10">
          <w:rPr>
            <w:rFonts w:cs="Arial"/>
            <w:i/>
            <w:iCs/>
            <w:szCs w:val="22"/>
          </w:rPr>
          <w:delText>ê</w:delText>
        </w:r>
        <w:r w:rsidRPr="00EC120B" w:rsidDel="005F5D10">
          <w:rPr>
            <w:rFonts w:cs="Arial"/>
            <w:i/>
            <w:iCs/>
            <w:szCs w:val="22"/>
          </w:rPr>
          <w:delText>m, vui l</w:delText>
        </w:r>
        <w:r w:rsidDel="005F5D10">
          <w:rPr>
            <w:rFonts w:cs="Arial"/>
            <w:i/>
            <w:iCs/>
            <w:szCs w:val="22"/>
          </w:rPr>
          <w:delText>ò</w:delText>
        </w:r>
        <w:r w:rsidRPr="00EC120B" w:rsidDel="005F5D10">
          <w:rPr>
            <w:rFonts w:cs="Arial"/>
            <w:i/>
            <w:iCs/>
            <w:szCs w:val="22"/>
          </w:rPr>
          <w:delText xml:space="preserve">ng liên hệ </w:delText>
        </w:r>
        <w:r w:rsidRPr="00050F3E" w:rsidDel="005F5D10">
          <w:rPr>
            <w:rFonts w:cs="Arial"/>
            <w:bCs/>
            <w:i/>
            <w:iCs/>
            <w:szCs w:val="22"/>
          </w:rPr>
          <w:delText>với Phòng DV Hướng nghiệp và QH Đối tác</w:delText>
        </w:r>
        <w:r w:rsidRPr="00EC120B" w:rsidDel="005F5D10">
          <w:rPr>
            <w:rFonts w:cs="Arial"/>
            <w:i/>
            <w:iCs/>
            <w:szCs w:val="22"/>
          </w:rPr>
          <w:delText xml:space="preserve"> qua hòm thư điện tử </w:delText>
        </w:r>
        <w:r w:rsidR="005F5D10" w:rsidDel="005F5D10">
          <w:fldChar w:fldCharType="begin"/>
        </w:r>
        <w:r w:rsidR="005F5D10" w:rsidDel="005F5D10">
          <w:delInstrText>HYPERLINK "mailto:SE-Careers@buv.edu.vn"</w:delInstrText>
        </w:r>
        <w:r w:rsidR="005F5D10" w:rsidDel="005F5D10">
          <w:fldChar w:fldCharType="separate"/>
        </w:r>
        <w:r w:rsidRPr="00EC120B" w:rsidDel="005F5D10">
          <w:rPr>
            <w:rStyle w:val="Hyperlink"/>
            <w:rFonts w:cs="Arial"/>
            <w:i/>
            <w:iCs/>
            <w:szCs w:val="22"/>
          </w:rPr>
          <w:delText>SE-Careers@buv.edu.vn</w:delText>
        </w:r>
        <w:r w:rsidR="005F5D10" w:rsidDel="005F5D10">
          <w:rPr>
            <w:rStyle w:val="Hyperlink"/>
            <w:rFonts w:cs="Arial"/>
            <w:b w:val="0"/>
            <w:i/>
            <w:iCs/>
            <w:szCs w:val="22"/>
          </w:rPr>
          <w:fldChar w:fldCharType="end"/>
        </w:r>
        <w:r w:rsidRPr="00EC120B" w:rsidDel="005F5D10">
          <w:rPr>
            <w:rFonts w:cs="Arial"/>
            <w:i/>
            <w:iCs/>
            <w:szCs w:val="22"/>
          </w:rPr>
          <w:delText>, số điện thoại: (+84) (221) 6 250 250 (số máy lẻ 562), hoặc gặp trực tiếp nhân viên tại SE Lounge (Tầng 1, khuôn viên BUV Ecopark)</w:delText>
        </w:r>
        <w:r w:rsidDel="005F5D10">
          <w:rPr>
            <w:rFonts w:cs="Arial"/>
            <w:i/>
            <w:iCs/>
            <w:szCs w:val="22"/>
          </w:rPr>
          <w:delText xml:space="preserve">. Để đặt lịch với chuyên viên tư vấn hướng nghiệp, vui lòng </w:delText>
        </w:r>
        <w:r w:rsidRPr="001F1AD0" w:rsidDel="005F5D10">
          <w:rPr>
            <w:rFonts w:cs="Arial"/>
            <w:i/>
            <w:iCs/>
            <w:szCs w:val="22"/>
          </w:rPr>
          <w:delText xml:space="preserve">truy cập: </w:delText>
        </w:r>
        <w:r w:rsidR="005F5D10" w:rsidDel="005F5D10">
          <w:fldChar w:fldCharType="begin"/>
        </w:r>
        <w:r w:rsidR="005F5D10" w:rsidDel="005F5D10">
          <w:delInstrText>HYPERLINK "https://buvse.simplybook.asia/v2/"</w:delInstrText>
        </w:r>
        <w:r w:rsidR="005F5D10" w:rsidDel="005F5D10">
          <w:fldChar w:fldCharType="separate"/>
        </w:r>
        <w:r w:rsidRPr="00EC120B" w:rsidDel="005F5D10">
          <w:rPr>
            <w:rStyle w:val="Hyperlink"/>
            <w:rFonts w:cs="Arial"/>
            <w:i/>
            <w:iCs/>
            <w:szCs w:val="22"/>
          </w:rPr>
          <w:delText>BUV SE Booking Portal</w:delText>
        </w:r>
        <w:r w:rsidR="005F5D10" w:rsidDel="005F5D10">
          <w:rPr>
            <w:rStyle w:val="Hyperlink"/>
            <w:rFonts w:cs="Arial"/>
            <w:b w:val="0"/>
            <w:i/>
            <w:iCs/>
            <w:szCs w:val="22"/>
          </w:rPr>
          <w:fldChar w:fldCharType="end"/>
        </w:r>
        <w:r w:rsidRPr="00EC120B" w:rsidDel="005F5D10">
          <w:rPr>
            <w:rFonts w:cs="Arial"/>
            <w:i/>
            <w:iCs/>
            <w:szCs w:val="22"/>
          </w:rPr>
          <w:delText xml:space="preserve"> (dành riêng cho sinh viên và cựu sinh viên BUV).</w:delText>
        </w:r>
      </w:del>
    </w:p>
    <w:p w14:paraId="3104CAF7" w14:textId="3A4918AF" w:rsidR="00EA7631" w:rsidRPr="00D85019" w:rsidDel="005F5D10" w:rsidRDefault="00EA7631" w:rsidP="005F5D10">
      <w:pPr>
        <w:pStyle w:val="Question"/>
        <w:numPr>
          <w:ilvl w:val="0"/>
          <w:numId w:val="7"/>
        </w:numPr>
        <w:tabs>
          <w:tab w:val="left" w:pos="630"/>
          <w:tab w:val="left" w:pos="990"/>
        </w:tabs>
        <w:spacing w:before="100" w:line="400" w:lineRule="exact"/>
        <w:ind w:left="0" w:firstLine="720"/>
        <w:rPr>
          <w:del w:id="8509" w:author="An Tran, ACA (BUV)" w:date="2024-09-12T11:03:00Z" w16du:dateUtc="2024-09-12T04:03:00Z"/>
          <w:szCs w:val="22"/>
          <w:lang w:val="vi-VN"/>
        </w:rPr>
      </w:pPr>
      <w:del w:id="8510" w:author="An Tran, ACA (BUV)" w:date="2024-09-12T11:03:00Z" w16du:dateUtc="2024-09-12T04:03:00Z">
        <w:r w:rsidRPr="00D85019" w:rsidDel="005F5D10">
          <w:rPr>
            <w:szCs w:val="22"/>
            <w:lang w:val="vi-VN"/>
          </w:rPr>
          <w:delText xml:space="preserve">What kind of extra-curricular classes and short courses can students register and when? Do we have to pay course fee for those? / </w:delText>
        </w:r>
        <w:r w:rsidRPr="00D85019" w:rsidDel="005F5D10">
          <w:rPr>
            <w:i/>
            <w:iCs/>
            <w:szCs w:val="22"/>
            <w:lang w:val="vi-VN"/>
          </w:rPr>
          <w:delText>BUV cung cấp các lớp học ngoại khóa và khóa học ngắn nào và vào lúc nào? Sinh viên có cần trả học phí cho các khóa học này không?</w:delText>
        </w:r>
      </w:del>
    </w:p>
    <w:p w14:paraId="1FEB3395" w14:textId="1951C485"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511" w:author="An Tran, ACA (BUV)" w:date="2024-09-12T11:03:00Z" w16du:dateUtc="2024-09-12T04:03:00Z"/>
          <w:rFonts w:cs="Arial"/>
          <w:b w:val="0"/>
          <w:bCs/>
          <w:i/>
          <w:iCs/>
          <w:szCs w:val="22"/>
          <w:u w:val="single"/>
          <w:lang w:val="vi-VN"/>
        </w:rPr>
      </w:pPr>
      <w:del w:id="8512"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del>
    </w:p>
    <w:p w14:paraId="0D6FED3B" w14:textId="3188001B"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13" w:author="An Tran, ACA (BUV)" w:date="2024-09-12T11:03:00Z" w16du:dateUtc="2024-09-12T04:03:00Z"/>
          <w:rFonts w:eastAsiaTheme="minorEastAsia" w:cstheme="minorBidi"/>
          <w:szCs w:val="22"/>
          <w:lang w:val="vi-VN"/>
        </w:rPr>
      </w:pPr>
      <w:del w:id="8514" w:author="An Tran, ACA (BUV)" w:date="2024-09-12T11:03:00Z" w16du:dateUtc="2024-09-12T04:03:00Z">
        <w:r w:rsidRPr="004373E8" w:rsidDel="005F5D10">
          <w:rPr>
            <w:rFonts w:eastAsiaTheme="minorEastAsia" w:cstheme="minorBidi"/>
            <w:szCs w:val="22"/>
            <w:lang w:val="vi-VN"/>
          </w:rPr>
          <w:delText>The Personal and Social Growth (PSG) Programme offers various online courses on Coursera and short courses at the BUV campus to equip students with sought-after knowledge, skills, and attitudes for future life and career success.</w:delText>
        </w:r>
      </w:del>
    </w:p>
    <w:p w14:paraId="19EC9ED1" w14:textId="6FC6E461"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15" w:author="An Tran, ACA (BUV)" w:date="2024-09-12T11:03:00Z" w16du:dateUtc="2024-09-12T04:03:00Z"/>
          <w:rFonts w:eastAsiaTheme="minorEastAsia" w:cstheme="minorBidi"/>
          <w:szCs w:val="22"/>
          <w:lang w:val="vi-VN"/>
        </w:rPr>
      </w:pPr>
      <w:del w:id="8516" w:author="An Tran, ACA (BUV)" w:date="2024-09-12T11:03:00Z" w16du:dateUtc="2024-09-12T04:03:00Z">
        <w:r w:rsidRPr="004373E8" w:rsidDel="005F5D10">
          <w:rPr>
            <w:rFonts w:eastAsiaTheme="minorEastAsia" w:cstheme="minorBidi"/>
            <w:szCs w:val="22"/>
            <w:lang w:val="vi-VN"/>
          </w:rPr>
          <w:delTex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delText>
        </w:r>
      </w:del>
    </w:p>
    <w:p w14:paraId="25957C1D" w14:textId="402B0736"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17" w:author="An Tran, ACA (BUV)" w:date="2024-09-12T11:03:00Z" w16du:dateUtc="2024-09-12T04:03:00Z"/>
          <w:rFonts w:eastAsiaTheme="minorEastAsia" w:cstheme="minorBidi"/>
          <w:szCs w:val="22"/>
          <w:lang w:val="vi-VN"/>
        </w:rPr>
      </w:pPr>
      <w:del w:id="8518" w:author="An Tran, ACA (BUV)" w:date="2024-09-12T11:03:00Z" w16du:dateUtc="2024-09-12T04:03:00Z">
        <w:r w:rsidRPr="004373E8" w:rsidDel="005F5D10">
          <w:rPr>
            <w:rFonts w:eastAsiaTheme="minorEastAsia" w:cstheme="minorBidi"/>
            <w:szCs w:val="22"/>
            <w:lang w:val="vi-VN"/>
          </w:rPr>
          <w:delText>Below are some of the course categories Coursera offers:</w:delText>
        </w:r>
      </w:del>
    </w:p>
    <w:p w14:paraId="72C7233F" w14:textId="6C9304C0"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19" w:author="An Tran, ACA (BUV)" w:date="2024-09-12T11:03:00Z" w16du:dateUtc="2024-09-12T04:03:00Z"/>
          <w:rFonts w:cs="Arial"/>
          <w:szCs w:val="22"/>
          <w:lang w:val="vi-VN"/>
        </w:rPr>
      </w:pPr>
      <w:del w:id="8520" w:author="An Tran, ACA (BUV)" w:date="2024-09-12T11:03:00Z" w16du:dateUtc="2024-09-12T04:03:00Z">
        <w:r w:rsidRPr="004373E8" w:rsidDel="005F5D10">
          <w:rPr>
            <w:rFonts w:cs="Arial"/>
            <w:szCs w:val="22"/>
            <w:lang w:val="vi-VN"/>
          </w:rPr>
          <w:delText>Expertise-related knowledge and skills (Business, Marketing and Communications, Engineering, Creative Industries, Tourism and Hospitality, Green and Sustainability…)</w:delText>
        </w:r>
      </w:del>
    </w:p>
    <w:p w14:paraId="5CA0295D" w14:textId="16963E47"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21" w:author="An Tran, ACA (BUV)" w:date="2024-09-12T11:03:00Z" w16du:dateUtc="2024-09-12T04:03:00Z"/>
          <w:rFonts w:cs="Arial"/>
          <w:szCs w:val="22"/>
          <w:lang w:val="vi-VN"/>
        </w:rPr>
      </w:pPr>
      <w:del w:id="8522" w:author="An Tran, ACA (BUV)" w:date="2024-09-12T11:03:00Z" w16du:dateUtc="2024-09-12T04:03:00Z">
        <w:r w:rsidRPr="004373E8" w:rsidDel="005F5D10">
          <w:rPr>
            <w:rFonts w:cs="Arial"/>
            <w:szCs w:val="22"/>
            <w:lang w:val="vi-VN"/>
          </w:rPr>
          <w:delText>Languages (English, Chinese, Korean, Japanese, French…)</w:delText>
        </w:r>
      </w:del>
    </w:p>
    <w:p w14:paraId="075FA9D5" w14:textId="5771411C"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23" w:author="An Tran, ACA (BUV)" w:date="2024-09-12T11:03:00Z" w16du:dateUtc="2024-09-12T04:03:00Z"/>
          <w:rFonts w:cs="Arial"/>
          <w:szCs w:val="22"/>
          <w:lang w:val="vi-VN"/>
        </w:rPr>
      </w:pPr>
      <w:del w:id="8524" w:author="An Tran, ACA (BUV)" w:date="2024-09-12T11:03:00Z" w16du:dateUtc="2024-09-12T04:03:00Z">
        <w:r w:rsidRPr="004373E8" w:rsidDel="005F5D10">
          <w:rPr>
            <w:rFonts w:cs="Arial"/>
            <w:szCs w:val="22"/>
            <w:lang w:val="vi-VN"/>
          </w:rPr>
          <w:delText>Soft skills and employability skills</w:delText>
        </w:r>
      </w:del>
    </w:p>
    <w:p w14:paraId="7C030A12" w14:textId="3F5F4230"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25" w:author="An Tran, ACA (BUV)" w:date="2024-09-12T11:03:00Z" w16du:dateUtc="2024-09-12T04:03:00Z"/>
          <w:rFonts w:cs="Arial"/>
          <w:szCs w:val="22"/>
          <w:lang w:val="vi-VN"/>
        </w:rPr>
      </w:pPr>
      <w:del w:id="8526" w:author="An Tran, ACA (BUV)" w:date="2024-09-12T11:03:00Z" w16du:dateUtc="2024-09-12T04:03:00Z">
        <w:r w:rsidRPr="004373E8" w:rsidDel="005F5D10">
          <w:rPr>
            <w:rFonts w:cs="Arial"/>
            <w:szCs w:val="22"/>
            <w:lang w:val="vi-VN"/>
          </w:rPr>
          <w:delText>Research and academic skills</w:delText>
        </w:r>
      </w:del>
    </w:p>
    <w:p w14:paraId="1BA64F80" w14:textId="18CAEE10"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27" w:author="An Tran, ACA (BUV)" w:date="2024-09-12T11:03:00Z" w16du:dateUtc="2024-09-12T04:03:00Z"/>
          <w:rFonts w:cs="Arial"/>
          <w:szCs w:val="22"/>
          <w:lang w:val="vi-VN"/>
        </w:rPr>
      </w:pPr>
      <w:del w:id="8528" w:author="An Tran, ACA (BUV)" w:date="2024-09-12T11:03:00Z" w16du:dateUtc="2024-09-12T04:03:00Z">
        <w:r w:rsidRPr="004373E8" w:rsidDel="005F5D10">
          <w:rPr>
            <w:rFonts w:cs="Arial"/>
            <w:szCs w:val="22"/>
            <w:lang w:val="vi-VN"/>
          </w:rPr>
          <w:tab/>
        </w:r>
        <w:r w:rsidRPr="004373E8" w:rsidDel="005F5D10">
          <w:rPr>
            <w:rFonts w:eastAsiaTheme="minorEastAsia" w:cstheme="minorBidi"/>
            <w:szCs w:val="22"/>
            <w:lang w:val="vi-VN"/>
          </w:rPr>
          <w:delText>… and many more</w:delText>
        </w:r>
      </w:del>
    </w:p>
    <w:p w14:paraId="564497D2" w14:textId="09F5A8CE"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29" w:author="An Tran, ACA (BUV)" w:date="2024-09-12T11:03:00Z" w16du:dateUtc="2024-09-12T04:03:00Z"/>
          <w:rFonts w:eastAsiaTheme="minorEastAsia" w:cstheme="minorBidi"/>
          <w:szCs w:val="22"/>
          <w:lang w:val="vi-VN"/>
        </w:rPr>
      </w:pPr>
      <w:del w:id="8530" w:author="An Tran, ACA (BUV)" w:date="2024-09-12T11:03:00Z" w16du:dateUtc="2024-09-12T04:03:00Z">
        <w:r w:rsidRPr="004373E8" w:rsidDel="005F5D10">
          <w:rPr>
            <w:rFonts w:eastAsiaTheme="minorEastAsia" w:cstheme="minorBidi"/>
            <w:szCs w:val="22"/>
            <w:lang w:val="vi-VN"/>
          </w:rPr>
          <w:delTex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delText>
        </w:r>
      </w:del>
    </w:p>
    <w:p w14:paraId="20814794" w14:textId="7AE04571"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31" w:author="An Tran, ACA (BUV)" w:date="2024-09-12T11:03:00Z" w16du:dateUtc="2024-09-12T04:03:00Z"/>
          <w:rFonts w:eastAsiaTheme="minorEastAsia" w:cstheme="minorBidi"/>
          <w:szCs w:val="22"/>
          <w:lang w:val="vi-VN"/>
        </w:rPr>
      </w:pPr>
      <w:del w:id="8532" w:author="An Tran, ACA (BUV)" w:date="2024-09-12T11:03:00Z" w16du:dateUtc="2024-09-12T04:03:00Z">
        <w:r w:rsidRPr="004373E8" w:rsidDel="005F5D10">
          <w:rPr>
            <w:rFonts w:eastAsiaTheme="minorEastAsia" w:cstheme="minorBidi"/>
            <w:szCs w:val="22"/>
            <w:lang w:val="vi-VN"/>
          </w:rPr>
          <w:delText>Furthermore, the PSG Programme also offers students some in-person extra-curricular classes and short courses at the BUV campus at the beginning of each semester:</w:delText>
        </w:r>
      </w:del>
    </w:p>
    <w:p w14:paraId="1AA3CF03" w14:textId="4C4BB67A"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33" w:author="An Tran, ACA (BUV)" w:date="2024-09-12T11:03:00Z" w16du:dateUtc="2024-09-12T04:03:00Z"/>
          <w:rFonts w:eastAsiaTheme="minorEastAsia" w:cstheme="minorBidi"/>
          <w:b w:val="0"/>
          <w:bCs/>
          <w:szCs w:val="22"/>
          <w:lang w:val="vi-VN"/>
        </w:rPr>
      </w:pPr>
      <w:del w:id="8534" w:author="An Tran, ACA (BUV)" w:date="2024-09-12T11:03:00Z" w16du:dateUtc="2024-09-12T04:03:00Z">
        <w:r w:rsidRPr="004373E8" w:rsidDel="005F5D10">
          <w:rPr>
            <w:rFonts w:eastAsiaTheme="minorEastAsia" w:cstheme="minorBidi"/>
            <w:bCs/>
            <w:szCs w:val="22"/>
            <w:lang w:val="vi-VN"/>
          </w:rPr>
          <w:delText>Skills development:</w:delText>
        </w:r>
        <w:r w:rsidRPr="004373E8" w:rsidDel="005F5D10">
          <w:rPr>
            <w:rStyle w:val="eop"/>
            <w:rFonts w:eastAsiaTheme="minorEastAsia" w:cstheme="minorBidi"/>
            <w:bCs/>
            <w:szCs w:val="22"/>
            <w:lang w:val="vi-VN"/>
          </w:rPr>
          <w:delText> </w:delText>
        </w:r>
        <w:r w:rsidRPr="004373E8" w:rsidDel="005F5D10">
          <w:rPr>
            <w:rFonts w:eastAsiaTheme="minorEastAsia" w:cstheme="minorBidi"/>
            <w:bCs/>
            <w:szCs w:val="22"/>
            <w:lang w:val="vi-VN"/>
          </w:rPr>
          <w:delText xml:space="preserve"> </w:delText>
        </w:r>
      </w:del>
    </w:p>
    <w:p w14:paraId="19495C31" w14:textId="2A60E087"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35" w:author="An Tran, ACA (BUV)" w:date="2024-09-12T11:03:00Z" w16du:dateUtc="2024-09-12T04:03:00Z"/>
          <w:rFonts w:cs="Arial"/>
          <w:szCs w:val="22"/>
          <w:lang w:val="vi-VN"/>
        </w:rPr>
      </w:pPr>
      <w:del w:id="8536" w:author="An Tran, ACA (BUV)" w:date="2024-09-12T11:03:00Z" w16du:dateUtc="2024-09-12T04:03:00Z">
        <w:r w:rsidRPr="004373E8" w:rsidDel="005F5D10">
          <w:rPr>
            <w:rFonts w:cs="Arial"/>
            <w:szCs w:val="22"/>
            <w:lang w:val="vi-VN"/>
          </w:rPr>
          <w:delText xml:space="preserve">Event planning and organising  </w:delText>
        </w:r>
      </w:del>
    </w:p>
    <w:p w14:paraId="2E627CD3" w14:textId="465964CA"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37" w:author="An Tran, ACA (BUV)" w:date="2024-09-12T11:03:00Z" w16du:dateUtc="2024-09-12T04:03:00Z"/>
          <w:rFonts w:cs="Arial"/>
          <w:szCs w:val="22"/>
          <w:lang w:val="vi-VN"/>
        </w:rPr>
      </w:pPr>
      <w:del w:id="8538" w:author="An Tran, ACA (BUV)" w:date="2024-09-12T11:03:00Z" w16du:dateUtc="2024-09-12T04:03:00Z">
        <w:r w:rsidRPr="004373E8" w:rsidDel="005F5D10">
          <w:rPr>
            <w:rFonts w:cs="Arial"/>
            <w:szCs w:val="22"/>
          </w:rPr>
          <w:delText>Designing travel products</w:delText>
        </w:r>
      </w:del>
    </w:p>
    <w:p w14:paraId="135B66E6" w14:textId="35A5572B"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39" w:author="An Tran, ACA (BUV)" w:date="2024-09-12T11:03:00Z" w16du:dateUtc="2024-09-12T04:03:00Z"/>
          <w:rFonts w:cs="Arial"/>
          <w:szCs w:val="22"/>
          <w:lang w:val="vi-VN"/>
        </w:rPr>
      </w:pPr>
      <w:del w:id="8540" w:author="An Tran, ACA (BUV)" w:date="2024-09-12T11:03:00Z" w16du:dateUtc="2024-09-12T04:03:00Z">
        <w:r w:rsidRPr="004373E8" w:rsidDel="005F5D10">
          <w:rPr>
            <w:rFonts w:cs="Arial"/>
            <w:szCs w:val="22"/>
            <w:lang w:val="vi-VN"/>
          </w:rPr>
          <w:delText>Public speaking</w:delText>
        </w:r>
      </w:del>
    </w:p>
    <w:p w14:paraId="34873A88" w14:textId="6401F48F"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41" w:author="An Tran, ACA (BUV)" w:date="2024-09-12T11:03:00Z" w16du:dateUtc="2024-09-12T04:03:00Z"/>
          <w:rFonts w:cs="Arial"/>
          <w:szCs w:val="22"/>
          <w:lang w:val="vi-VN"/>
        </w:rPr>
      </w:pPr>
      <w:del w:id="8542" w:author="An Tran, ACA (BUV)" w:date="2024-09-12T11:03:00Z" w16du:dateUtc="2024-09-12T04:03:00Z">
        <w:r w:rsidRPr="004373E8" w:rsidDel="005F5D10">
          <w:rPr>
            <w:rFonts w:cs="Arial"/>
            <w:szCs w:val="22"/>
            <w:lang w:val="vi-VN"/>
          </w:rPr>
          <w:delText xml:space="preserve">Multi-cultural communication and etiquette </w:delText>
        </w:r>
      </w:del>
    </w:p>
    <w:p w14:paraId="42DD36FE" w14:textId="536F988C"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43" w:author="An Tran, ACA (BUV)" w:date="2024-09-12T11:03:00Z" w16du:dateUtc="2024-09-12T04:03:00Z"/>
          <w:rFonts w:cs="Arial"/>
          <w:szCs w:val="22"/>
          <w:lang w:val="vi-VN"/>
        </w:rPr>
      </w:pPr>
      <w:del w:id="8544" w:author="An Tran, ACA (BUV)" w:date="2024-09-12T11:03:00Z" w16du:dateUtc="2024-09-12T04:03:00Z">
        <w:r w:rsidRPr="004373E8" w:rsidDel="005F5D10">
          <w:rPr>
            <w:rFonts w:cs="Arial"/>
            <w:szCs w:val="22"/>
            <w:lang w:val="vi-VN"/>
          </w:rPr>
          <w:tab/>
          <w:delText xml:space="preserve">… </w:delText>
        </w:r>
        <w:r w:rsidRPr="004373E8" w:rsidDel="005F5D10">
          <w:rPr>
            <w:rFonts w:eastAsiaTheme="minorEastAsia" w:cstheme="minorBidi"/>
            <w:szCs w:val="22"/>
            <w:lang w:val="vi-VN"/>
          </w:rPr>
          <w:delText>and many more</w:delText>
        </w:r>
      </w:del>
    </w:p>
    <w:p w14:paraId="3B9381F8" w14:textId="22953BF2"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45" w:author="An Tran, ACA (BUV)" w:date="2024-09-12T11:03:00Z" w16du:dateUtc="2024-09-12T04:03:00Z"/>
          <w:rFonts w:eastAsiaTheme="minorEastAsia" w:cstheme="minorBidi"/>
          <w:b w:val="0"/>
          <w:bCs/>
          <w:szCs w:val="22"/>
          <w:lang w:val="vi-VN"/>
        </w:rPr>
      </w:pPr>
      <w:del w:id="8546" w:author="An Tran, ACA (BUV)" w:date="2024-09-12T11:03:00Z" w16du:dateUtc="2024-09-12T04:03:00Z">
        <w:r w:rsidRPr="004373E8" w:rsidDel="005F5D10">
          <w:rPr>
            <w:rFonts w:eastAsiaTheme="minorEastAsia" w:cstheme="minorBidi"/>
            <w:bCs/>
            <w:szCs w:val="22"/>
            <w:lang w:val="vi-VN"/>
          </w:rPr>
          <w:delText>Professional certifications and qualifications:</w:delText>
        </w:r>
        <w:r w:rsidRPr="004373E8" w:rsidDel="005F5D10">
          <w:rPr>
            <w:rStyle w:val="eop"/>
            <w:rFonts w:eastAsiaTheme="minorEastAsia" w:cstheme="minorBidi"/>
            <w:bCs/>
            <w:szCs w:val="22"/>
            <w:lang w:val="vi-VN"/>
          </w:rPr>
          <w:delText> </w:delText>
        </w:r>
        <w:r w:rsidRPr="004373E8" w:rsidDel="005F5D10">
          <w:rPr>
            <w:rFonts w:eastAsiaTheme="minorEastAsia" w:cstheme="minorBidi"/>
            <w:bCs/>
            <w:szCs w:val="22"/>
            <w:lang w:val="vi-VN"/>
          </w:rPr>
          <w:delText xml:space="preserve"> </w:delText>
        </w:r>
      </w:del>
    </w:p>
    <w:p w14:paraId="24EDDCD0" w14:textId="1D82AB60"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47" w:author="An Tran, ACA (BUV)" w:date="2024-09-12T11:03:00Z" w16du:dateUtc="2024-09-12T04:03:00Z"/>
          <w:rFonts w:cs="Arial"/>
          <w:szCs w:val="22"/>
          <w:lang w:val="vi-VN"/>
        </w:rPr>
      </w:pPr>
      <w:del w:id="8548" w:author="An Tran, ACA (BUV)" w:date="2024-09-12T11:03:00Z" w16du:dateUtc="2024-09-12T04:03:00Z">
        <w:r w:rsidRPr="004373E8" w:rsidDel="005F5D10">
          <w:rPr>
            <w:rFonts w:cs="Arial"/>
            <w:szCs w:val="22"/>
            <w:lang w:val="vi-VN"/>
          </w:rPr>
          <w:delText xml:space="preserve">AWS: Amazon Web Services Certification  </w:delText>
        </w:r>
      </w:del>
    </w:p>
    <w:p w14:paraId="543CE99C" w14:textId="357C27CB"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49" w:author="An Tran, ACA (BUV)" w:date="2024-09-12T11:03:00Z" w16du:dateUtc="2024-09-12T04:03:00Z"/>
          <w:rFonts w:cs="Arial"/>
          <w:szCs w:val="22"/>
          <w:lang w:val="vi-VN"/>
        </w:rPr>
      </w:pPr>
      <w:del w:id="8550" w:author="An Tran, ACA (BUV)" w:date="2024-09-12T11:03:00Z" w16du:dateUtc="2024-09-12T04:03:00Z">
        <w:r w:rsidRPr="004373E8" w:rsidDel="005F5D10">
          <w:rPr>
            <w:rFonts w:cs="Arial"/>
            <w:szCs w:val="22"/>
            <w:lang w:val="vi-VN"/>
          </w:rPr>
          <w:delText xml:space="preserve">CCNA: Cisco Certified Network Associate  </w:delText>
        </w:r>
      </w:del>
    </w:p>
    <w:p w14:paraId="3FDADB8A" w14:textId="270B746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51" w:author="An Tran, ACA (BUV)" w:date="2024-09-12T11:03:00Z" w16du:dateUtc="2024-09-12T04:03:00Z"/>
          <w:rFonts w:cs="Arial"/>
          <w:szCs w:val="22"/>
          <w:lang w:val="vi-VN"/>
        </w:rPr>
      </w:pPr>
      <w:del w:id="8552" w:author="An Tran, ACA (BUV)" w:date="2024-09-12T11:03:00Z" w16du:dateUtc="2024-09-12T04:03:00Z">
        <w:r w:rsidRPr="004373E8" w:rsidDel="005F5D10">
          <w:rPr>
            <w:rFonts w:cs="Arial"/>
            <w:szCs w:val="22"/>
            <w:lang w:val="vi-VN"/>
          </w:rPr>
          <w:delText xml:space="preserve">WSET: Wine &amp; Spirit Education Trust </w:delText>
        </w:r>
      </w:del>
    </w:p>
    <w:p w14:paraId="4A251D1E" w14:textId="623AE13A"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53" w:author="An Tran, ACA (BUV)" w:date="2024-09-12T11:03:00Z" w16du:dateUtc="2024-09-12T04:03:00Z"/>
          <w:rFonts w:cs="Arial"/>
          <w:szCs w:val="22"/>
          <w:lang w:val="vi-VN"/>
        </w:rPr>
      </w:pPr>
      <w:del w:id="8554" w:author="An Tran, ACA (BUV)" w:date="2024-09-12T11:03:00Z" w16du:dateUtc="2024-09-12T04:03:00Z">
        <w:r w:rsidRPr="004373E8" w:rsidDel="005F5D10">
          <w:rPr>
            <w:rFonts w:cs="Arial"/>
            <w:szCs w:val="22"/>
            <w:lang w:val="vi-VN"/>
          </w:rPr>
          <w:tab/>
          <w:delText xml:space="preserve">… </w:delText>
        </w:r>
        <w:r w:rsidRPr="004373E8" w:rsidDel="005F5D10">
          <w:rPr>
            <w:rFonts w:eastAsiaTheme="minorEastAsia" w:cstheme="minorBidi"/>
            <w:szCs w:val="22"/>
            <w:lang w:val="vi-VN"/>
          </w:rPr>
          <w:delText>and many more</w:delText>
        </w:r>
      </w:del>
    </w:p>
    <w:p w14:paraId="0CDAD587" w14:textId="5D162DA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55" w:author="An Tran, ACA (BUV)" w:date="2024-09-12T11:03:00Z" w16du:dateUtc="2024-09-12T04:03:00Z"/>
          <w:rFonts w:eastAsiaTheme="minorEastAsia" w:cstheme="minorBidi"/>
          <w:szCs w:val="22"/>
          <w:lang w:val="vi-VN"/>
        </w:rPr>
      </w:pPr>
      <w:del w:id="8556" w:author="An Tran, ACA (BUV)" w:date="2024-09-12T11:03:00Z" w16du:dateUtc="2024-09-12T04:03:00Z">
        <w:r w:rsidRPr="004373E8" w:rsidDel="005F5D10">
          <w:rPr>
            <w:rStyle w:val="eop"/>
            <w:rFonts w:eastAsiaTheme="minorEastAsia" w:cstheme="minorBidi"/>
            <w:szCs w:val="22"/>
            <w:lang w:val="vi-VN"/>
          </w:rPr>
          <w:delText xml:space="preserve">Students need to make a deposit payment at </w:delText>
        </w:r>
        <w:r w:rsidRPr="004373E8" w:rsidDel="005F5D10">
          <w:rPr>
            <w:rFonts w:eastAsiaTheme="minorEastAsia" w:cstheme="minorBidi"/>
            <w:szCs w:val="22"/>
            <w:lang w:val="vi-VN"/>
          </w:rPr>
          <w:delTex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delText>
        </w:r>
      </w:del>
    </w:p>
    <w:p w14:paraId="423E566A" w14:textId="6E3FA270"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57" w:author="An Tran, ACA (BUV)" w:date="2024-09-12T11:03:00Z" w16du:dateUtc="2024-09-12T04:03:00Z"/>
          <w:rFonts w:eastAsiaTheme="minorEastAsia" w:cstheme="minorBidi"/>
          <w:i/>
          <w:iCs/>
          <w:szCs w:val="22"/>
          <w:lang w:val="vi-VN"/>
        </w:rPr>
      </w:pPr>
      <w:del w:id="8558" w:author="An Tran, ACA (BUV)" w:date="2024-09-12T11:03:00Z" w16du:dateUtc="2024-09-12T04:03:00Z">
        <w:r w:rsidRPr="004373E8" w:rsidDel="005F5D10">
          <w:rPr>
            <w:rFonts w:eastAsiaTheme="minorEastAsia" w:cstheme="minorBidi"/>
            <w:i/>
            <w:iCs/>
            <w:szCs w:val="22"/>
            <w:lang w:val="vi-VN"/>
          </w:rPr>
          <w:delTex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delText>
        </w:r>
      </w:del>
    </w:p>
    <w:p w14:paraId="6C85E716" w14:textId="1FB092BC"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59" w:author="An Tran, ACA (BUV)" w:date="2024-09-12T11:03:00Z" w16du:dateUtc="2024-09-12T04:03:00Z"/>
          <w:rFonts w:eastAsiaTheme="minorEastAsia" w:cstheme="minorBidi"/>
          <w:i/>
          <w:iCs/>
          <w:szCs w:val="22"/>
          <w:lang w:val="vi-VN"/>
        </w:rPr>
      </w:pPr>
      <w:del w:id="8560" w:author="An Tran, ACA (BUV)" w:date="2024-09-12T11:03:00Z" w16du:dateUtc="2024-09-12T04:03:00Z">
        <w:r w:rsidRPr="004373E8" w:rsidDel="005F5D10">
          <w:rPr>
            <w:rFonts w:eastAsiaTheme="minorEastAsia" w:cstheme="minorBidi"/>
            <w:i/>
            <w:iCs/>
            <w:szCs w:val="22"/>
            <w:lang w:val="vi-VN"/>
          </w:rPr>
          <w:delTex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delText>
        </w:r>
      </w:del>
    </w:p>
    <w:p w14:paraId="67FF3B3D" w14:textId="7C7824B1"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61" w:author="An Tran, ACA (BUV)" w:date="2024-09-12T11:03:00Z" w16du:dateUtc="2024-09-12T04:03:00Z"/>
          <w:rFonts w:eastAsiaTheme="minorEastAsia" w:cstheme="minorBidi"/>
          <w:i/>
          <w:iCs/>
          <w:szCs w:val="22"/>
          <w:lang w:val="vi-VN"/>
        </w:rPr>
      </w:pPr>
      <w:del w:id="8562" w:author="An Tran, ACA (BUV)" w:date="2024-09-12T11:03:00Z" w16du:dateUtc="2024-09-12T04:03:00Z">
        <w:r w:rsidRPr="004373E8" w:rsidDel="005F5D10">
          <w:rPr>
            <w:rFonts w:eastAsiaTheme="minorEastAsia" w:cstheme="minorBidi"/>
            <w:i/>
            <w:iCs/>
            <w:szCs w:val="22"/>
            <w:lang w:val="vi-VN"/>
          </w:rPr>
          <w:delText>Một số nhóm khóa học được cung cấp tại Coursera có thể kể tới:</w:delText>
        </w:r>
      </w:del>
    </w:p>
    <w:p w14:paraId="459083ED" w14:textId="0C5BD22E"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63" w:author="An Tran, ACA (BUV)" w:date="2024-09-12T11:03:00Z" w16du:dateUtc="2024-09-12T04:03:00Z"/>
          <w:rFonts w:cs="Arial"/>
          <w:i/>
          <w:iCs/>
          <w:szCs w:val="22"/>
          <w:lang w:val="vi-VN"/>
        </w:rPr>
      </w:pPr>
      <w:del w:id="8564" w:author="An Tran, ACA (BUV)" w:date="2024-09-12T11:03:00Z" w16du:dateUtc="2024-09-12T04:03:00Z">
        <w:r w:rsidRPr="004373E8" w:rsidDel="005F5D10">
          <w:rPr>
            <w:rFonts w:cs="Arial"/>
            <w:i/>
            <w:iCs/>
            <w:szCs w:val="22"/>
            <w:lang w:val="vi-VN"/>
          </w:rPr>
          <w:delText>Kiến thức và kỹ năng bổ trợ chuyên ngành (Kinh doanh, Truyền thông, Kỹ thuật, Công nghệ, Sáng tạo, Du lịch và khách sạn, Phát triển xanh và bền vững…)</w:delText>
        </w:r>
      </w:del>
    </w:p>
    <w:p w14:paraId="54220319" w14:textId="04A7EB57"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65" w:author="An Tran, ACA (BUV)" w:date="2024-09-12T11:03:00Z" w16du:dateUtc="2024-09-12T04:03:00Z"/>
          <w:rFonts w:cs="Arial"/>
          <w:i/>
          <w:iCs/>
          <w:szCs w:val="22"/>
          <w:lang w:val="vi-VN"/>
        </w:rPr>
      </w:pPr>
      <w:del w:id="8566" w:author="An Tran, ACA (BUV)" w:date="2024-09-12T11:03:00Z" w16du:dateUtc="2024-09-12T04:03:00Z">
        <w:r w:rsidRPr="004373E8" w:rsidDel="005F5D10">
          <w:rPr>
            <w:rFonts w:cs="Arial"/>
            <w:i/>
            <w:iCs/>
            <w:szCs w:val="22"/>
            <w:lang w:val="vi-VN"/>
          </w:rPr>
          <w:delText>Ngôn ngữ (Tiếng Anh, Trung Quốc, Hàn, Nhật, Pháp, Tây Ban Nha…)</w:delText>
        </w:r>
      </w:del>
    </w:p>
    <w:p w14:paraId="37DDB46B" w14:textId="39AEB03C"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67" w:author="An Tran, ACA (BUV)" w:date="2024-09-12T11:03:00Z" w16du:dateUtc="2024-09-12T04:03:00Z"/>
          <w:rFonts w:cs="Arial"/>
          <w:i/>
          <w:iCs/>
          <w:szCs w:val="22"/>
          <w:lang w:val="vi-VN"/>
        </w:rPr>
      </w:pPr>
      <w:del w:id="8568" w:author="An Tran, ACA (BUV)" w:date="2024-09-12T11:03:00Z" w16du:dateUtc="2024-09-12T04:03:00Z">
        <w:r w:rsidRPr="004373E8" w:rsidDel="005F5D10">
          <w:rPr>
            <w:rFonts w:cs="Arial"/>
            <w:i/>
            <w:iCs/>
            <w:szCs w:val="22"/>
            <w:lang w:val="vi-VN"/>
          </w:rPr>
          <w:delText>Phát triển kỹ năng mềm và kỹ năng nghề nghiệp</w:delText>
        </w:r>
      </w:del>
    </w:p>
    <w:p w14:paraId="4F5F3AA5" w14:textId="4089DBBC"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69" w:author="An Tran, ACA (BUV)" w:date="2024-09-12T11:03:00Z" w16du:dateUtc="2024-09-12T04:03:00Z"/>
          <w:rFonts w:cs="Arial"/>
          <w:i/>
          <w:iCs/>
          <w:szCs w:val="22"/>
          <w:lang w:val="vi-VN"/>
        </w:rPr>
      </w:pPr>
      <w:del w:id="8570" w:author="An Tran, ACA (BUV)" w:date="2024-09-12T11:03:00Z" w16du:dateUtc="2024-09-12T04:03:00Z">
        <w:r w:rsidRPr="004373E8" w:rsidDel="005F5D10">
          <w:rPr>
            <w:rFonts w:cs="Arial"/>
            <w:i/>
            <w:iCs/>
            <w:szCs w:val="22"/>
            <w:lang w:val="vi-VN"/>
          </w:rPr>
          <w:delText>Kỹ năng học thuật và nghiên cứu</w:delText>
        </w:r>
      </w:del>
    </w:p>
    <w:p w14:paraId="1359BA9D" w14:textId="62B1EAD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71" w:author="An Tran, ACA (BUV)" w:date="2024-09-12T11:03:00Z" w16du:dateUtc="2024-09-12T04:03:00Z"/>
          <w:rFonts w:cs="Arial"/>
          <w:i/>
          <w:iCs/>
          <w:szCs w:val="22"/>
          <w:lang w:val="vi-VN"/>
        </w:rPr>
      </w:pPr>
      <w:del w:id="8572" w:author="An Tran, ACA (BUV)" w:date="2024-09-12T11:03:00Z" w16du:dateUtc="2024-09-12T04:03:00Z">
        <w:r w:rsidRPr="004373E8" w:rsidDel="005F5D10">
          <w:rPr>
            <w:rFonts w:cs="Arial"/>
            <w:i/>
            <w:iCs/>
            <w:szCs w:val="22"/>
            <w:lang w:val="vi-VN"/>
          </w:rPr>
          <w:tab/>
          <w:delText xml:space="preserve">… </w:delText>
        </w:r>
        <w:r w:rsidRPr="004373E8" w:rsidDel="005F5D10">
          <w:rPr>
            <w:rFonts w:eastAsiaTheme="minorEastAsia" w:cstheme="minorBidi"/>
            <w:i/>
            <w:iCs/>
            <w:szCs w:val="22"/>
            <w:lang w:val="vi-VN"/>
          </w:rPr>
          <w:delText xml:space="preserve"> và rất nhiều lĩnh vực khác.</w:delText>
        </w:r>
      </w:del>
    </w:p>
    <w:p w14:paraId="7458D75F" w14:textId="60745CF9"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73" w:author="An Tran, ACA (BUV)" w:date="2024-09-12T11:03:00Z" w16du:dateUtc="2024-09-12T04:03:00Z"/>
          <w:rFonts w:eastAsiaTheme="minorEastAsia" w:cstheme="minorBidi"/>
          <w:i/>
          <w:iCs/>
          <w:szCs w:val="22"/>
          <w:lang w:val="vi-VN"/>
        </w:rPr>
      </w:pPr>
      <w:del w:id="8574" w:author="An Tran, ACA (BUV)" w:date="2024-09-12T11:03:00Z" w16du:dateUtc="2024-09-12T04:03:00Z">
        <w:r w:rsidRPr="004373E8" w:rsidDel="005F5D10">
          <w:rPr>
            <w:rFonts w:eastAsiaTheme="minorEastAsia" w:cstheme="minorBidi"/>
            <w:i/>
            <w:iCs/>
            <w:szCs w:val="22"/>
            <w:lang w:val="vi-VN"/>
          </w:rPr>
          <w:delTex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delText>
        </w:r>
      </w:del>
    </w:p>
    <w:p w14:paraId="0F4B5C83" w14:textId="4B64B99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75" w:author="An Tran, ACA (BUV)" w:date="2024-09-12T11:03:00Z" w16du:dateUtc="2024-09-12T04:03:00Z"/>
          <w:rFonts w:eastAsiaTheme="minorEastAsia" w:cstheme="minorBidi"/>
          <w:b w:val="0"/>
          <w:bCs/>
          <w:i/>
          <w:iCs/>
          <w:szCs w:val="22"/>
          <w:lang w:val="vi-VN"/>
        </w:rPr>
      </w:pPr>
      <w:del w:id="8576" w:author="An Tran, ACA (BUV)" w:date="2024-09-12T11:03:00Z" w16du:dateUtc="2024-09-12T04:03:00Z">
        <w:r w:rsidRPr="004373E8" w:rsidDel="005F5D10">
          <w:rPr>
            <w:rFonts w:eastAsiaTheme="minorEastAsia" w:cstheme="minorBidi"/>
            <w:bCs/>
            <w:i/>
            <w:iCs/>
            <w:szCs w:val="22"/>
            <w:lang w:val="vi-VN"/>
          </w:rPr>
          <w:delText>Lớp học kỹ năng</w:delText>
        </w:r>
      </w:del>
    </w:p>
    <w:p w14:paraId="5928D0F3" w14:textId="56DFDB9A"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77" w:author="An Tran, ACA (BUV)" w:date="2024-09-12T11:03:00Z" w16du:dateUtc="2024-09-12T04:03:00Z"/>
          <w:rFonts w:cs="Arial"/>
          <w:i/>
          <w:iCs/>
          <w:szCs w:val="22"/>
          <w:lang w:val="vi-VN"/>
        </w:rPr>
      </w:pPr>
      <w:del w:id="8578" w:author="An Tran, ACA (BUV)" w:date="2024-09-12T11:03:00Z" w16du:dateUtc="2024-09-12T04:03:00Z">
        <w:r w:rsidRPr="004373E8" w:rsidDel="005F5D10">
          <w:rPr>
            <w:rFonts w:cs="Arial"/>
            <w:i/>
            <w:iCs/>
            <w:szCs w:val="22"/>
            <w:lang w:val="vi-VN"/>
          </w:rPr>
          <w:delText>Lập kế hoạch và tổ chức sự kiện</w:delText>
        </w:r>
      </w:del>
    </w:p>
    <w:p w14:paraId="0DE4DF6F" w14:textId="0943C082"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79" w:author="An Tran, ACA (BUV)" w:date="2024-09-12T11:03:00Z" w16du:dateUtc="2024-09-12T04:03:00Z"/>
          <w:rFonts w:cs="Arial"/>
          <w:i/>
          <w:iCs/>
          <w:szCs w:val="22"/>
          <w:lang w:val="vi-VN"/>
        </w:rPr>
      </w:pPr>
      <w:del w:id="8580" w:author="An Tran, ACA (BUV)" w:date="2024-09-12T11:03:00Z" w16du:dateUtc="2024-09-12T04:03:00Z">
        <w:r w:rsidRPr="004373E8" w:rsidDel="005F5D10">
          <w:rPr>
            <w:rFonts w:cs="Arial"/>
            <w:i/>
            <w:iCs/>
            <w:szCs w:val="22"/>
            <w:lang w:val="vi-VN"/>
          </w:rPr>
          <w:delText xml:space="preserve">Thiết kế </w:delText>
        </w:r>
        <w:r w:rsidRPr="004373E8" w:rsidDel="005F5D10">
          <w:rPr>
            <w:rFonts w:cs="Arial"/>
            <w:i/>
            <w:iCs/>
            <w:szCs w:val="22"/>
          </w:rPr>
          <w:delText>sản phẩm</w:delText>
        </w:r>
        <w:r w:rsidRPr="004373E8" w:rsidDel="005F5D10">
          <w:rPr>
            <w:rFonts w:cs="Arial"/>
            <w:i/>
            <w:iCs/>
            <w:szCs w:val="22"/>
            <w:lang w:val="vi-VN"/>
          </w:rPr>
          <w:delText xml:space="preserve"> du lịch</w:delText>
        </w:r>
      </w:del>
    </w:p>
    <w:p w14:paraId="205C610B" w14:textId="4639D119"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81" w:author="An Tran, ACA (BUV)" w:date="2024-09-12T11:03:00Z" w16du:dateUtc="2024-09-12T04:03:00Z"/>
          <w:rFonts w:cs="Arial"/>
          <w:i/>
          <w:iCs/>
          <w:szCs w:val="22"/>
          <w:lang w:val="vi-VN"/>
        </w:rPr>
      </w:pPr>
      <w:del w:id="8582" w:author="An Tran, ACA (BUV)" w:date="2024-09-12T11:03:00Z" w16du:dateUtc="2024-09-12T04:03:00Z">
        <w:r w:rsidRPr="004373E8" w:rsidDel="005F5D10">
          <w:rPr>
            <w:rFonts w:cs="Arial"/>
            <w:i/>
            <w:iCs/>
            <w:szCs w:val="22"/>
            <w:lang w:val="vi-VN"/>
          </w:rPr>
          <w:delText>Nói trước đám đông</w:delText>
        </w:r>
      </w:del>
    </w:p>
    <w:p w14:paraId="1303B3EC" w14:textId="2A3FABF9"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83" w:author="An Tran, ACA (BUV)" w:date="2024-09-12T11:03:00Z" w16du:dateUtc="2024-09-12T04:03:00Z"/>
          <w:rFonts w:cs="Arial"/>
          <w:i/>
          <w:iCs/>
          <w:szCs w:val="22"/>
          <w:lang w:val="vi-VN"/>
        </w:rPr>
      </w:pPr>
      <w:del w:id="8584" w:author="An Tran, ACA (BUV)" w:date="2024-09-12T11:03:00Z" w16du:dateUtc="2024-09-12T04:03:00Z">
        <w:r w:rsidRPr="004373E8" w:rsidDel="005F5D10">
          <w:rPr>
            <w:rFonts w:cs="Arial"/>
            <w:i/>
            <w:iCs/>
            <w:szCs w:val="22"/>
            <w:lang w:val="vi-VN"/>
          </w:rPr>
          <w:delText>Giao tiếp và ứng xử đa văn hóa</w:delText>
        </w:r>
      </w:del>
    </w:p>
    <w:p w14:paraId="101A1ECF" w14:textId="30E0B93F"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85" w:author="An Tran, ACA (BUV)" w:date="2024-09-12T11:03:00Z" w16du:dateUtc="2024-09-12T04:03:00Z"/>
          <w:rFonts w:cs="Arial"/>
          <w:i/>
          <w:iCs/>
          <w:szCs w:val="22"/>
          <w:lang w:val="vi-VN"/>
        </w:rPr>
      </w:pPr>
      <w:del w:id="8586" w:author="An Tran, ACA (BUV)" w:date="2024-09-12T11:03:00Z" w16du:dateUtc="2024-09-12T04:03:00Z">
        <w:r w:rsidRPr="004373E8" w:rsidDel="005F5D10">
          <w:rPr>
            <w:rFonts w:cs="Arial"/>
            <w:i/>
            <w:iCs/>
            <w:szCs w:val="22"/>
            <w:lang w:val="vi-VN"/>
          </w:rPr>
          <w:tab/>
        </w:r>
        <w:r w:rsidRPr="004373E8" w:rsidDel="005F5D10">
          <w:rPr>
            <w:rFonts w:cs="Arial"/>
            <w:i/>
            <w:iCs/>
            <w:szCs w:val="22"/>
            <w:lang w:val="vi-VN"/>
          </w:rPr>
          <w:tab/>
          <w:delText>…</w:delText>
        </w:r>
      </w:del>
    </w:p>
    <w:p w14:paraId="551C95E8" w14:textId="0FEBC58C"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87" w:author="An Tran, ACA (BUV)" w:date="2024-09-12T11:03:00Z" w16du:dateUtc="2024-09-12T04:03:00Z"/>
          <w:rFonts w:eastAsiaTheme="minorEastAsia" w:cstheme="minorBidi"/>
          <w:b w:val="0"/>
          <w:bCs/>
          <w:i/>
          <w:iCs/>
          <w:szCs w:val="22"/>
          <w:lang w:val="vi-VN"/>
        </w:rPr>
      </w:pPr>
      <w:del w:id="8588" w:author="An Tran, ACA (BUV)" w:date="2024-09-12T11:03:00Z" w16du:dateUtc="2024-09-12T04:03:00Z">
        <w:r w:rsidRPr="004373E8" w:rsidDel="005F5D10">
          <w:rPr>
            <w:rFonts w:eastAsiaTheme="minorEastAsia" w:cstheme="minorBidi"/>
            <w:bCs/>
            <w:i/>
            <w:iCs/>
            <w:szCs w:val="22"/>
            <w:lang w:val="vi-VN"/>
          </w:rPr>
          <w:delText xml:space="preserve">Lớp chứng chỉ chuyên môn và nghề nghiệp: </w:delText>
        </w:r>
      </w:del>
    </w:p>
    <w:p w14:paraId="44AFD3A7" w14:textId="009644FB"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89" w:author="An Tran, ACA (BUV)" w:date="2024-09-12T11:03:00Z" w16du:dateUtc="2024-09-12T04:03:00Z"/>
          <w:rFonts w:cs="Arial"/>
          <w:i/>
          <w:iCs/>
          <w:szCs w:val="22"/>
          <w:lang w:val="vi-VN"/>
        </w:rPr>
      </w:pPr>
      <w:del w:id="8590" w:author="An Tran, ACA (BUV)" w:date="2024-09-12T11:03:00Z" w16du:dateUtc="2024-09-12T04:03:00Z">
        <w:r w:rsidRPr="004373E8" w:rsidDel="005F5D10">
          <w:rPr>
            <w:rFonts w:cs="Arial"/>
            <w:i/>
            <w:iCs/>
            <w:szCs w:val="22"/>
            <w:lang w:val="vi-VN"/>
          </w:rPr>
          <w:delText xml:space="preserve">AWS: Bộ chứng chỉ về điện toán đám mây của Amazon </w:delText>
        </w:r>
      </w:del>
    </w:p>
    <w:p w14:paraId="28577680" w14:textId="158E03CE"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91" w:author="An Tran, ACA (BUV)" w:date="2024-09-12T11:03:00Z" w16du:dateUtc="2024-09-12T04:03:00Z"/>
          <w:rFonts w:cs="Arial"/>
          <w:i/>
          <w:iCs/>
          <w:szCs w:val="22"/>
          <w:lang w:val="vi-VN"/>
        </w:rPr>
      </w:pPr>
      <w:del w:id="8592" w:author="An Tran, ACA (BUV)" w:date="2024-09-12T11:03:00Z" w16du:dateUtc="2024-09-12T04:03:00Z">
        <w:r w:rsidRPr="004373E8" w:rsidDel="005F5D10">
          <w:rPr>
            <w:rFonts w:cs="Arial"/>
            <w:i/>
            <w:iCs/>
            <w:szCs w:val="22"/>
            <w:lang w:val="vi-VN"/>
          </w:rPr>
          <w:delText xml:space="preserve">CCNA: Bộ chứng chỉ về công nghệ mạng của Cisco </w:delText>
        </w:r>
      </w:del>
    </w:p>
    <w:p w14:paraId="3E69D541" w14:textId="747C963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93" w:author="An Tran, ACA (BUV)" w:date="2024-09-12T11:03:00Z" w16du:dateUtc="2024-09-12T04:03:00Z"/>
          <w:rFonts w:cs="Arial"/>
          <w:i/>
          <w:iCs/>
          <w:szCs w:val="22"/>
          <w:lang w:val="vi-VN"/>
        </w:rPr>
      </w:pPr>
      <w:del w:id="8594" w:author="An Tran, ACA (BUV)" w:date="2024-09-12T11:03:00Z" w16du:dateUtc="2024-09-12T04:03:00Z">
        <w:r w:rsidRPr="004373E8" w:rsidDel="005F5D10">
          <w:rPr>
            <w:rFonts w:cs="Arial"/>
            <w:i/>
            <w:iCs/>
            <w:szCs w:val="22"/>
            <w:lang w:val="vi-VN"/>
          </w:rPr>
          <w:delText>WSET: Chứng chỉ quốc tế về rượu vang và rượu mạnh</w:delText>
        </w:r>
      </w:del>
    </w:p>
    <w:p w14:paraId="7D2706C3" w14:textId="7511C763"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595" w:author="An Tran, ACA (BUV)" w:date="2024-09-12T11:03:00Z" w16du:dateUtc="2024-09-12T04:03:00Z"/>
          <w:rFonts w:cs="Arial"/>
          <w:i/>
          <w:iCs/>
          <w:szCs w:val="22"/>
          <w:lang w:val="vi-VN"/>
        </w:rPr>
      </w:pPr>
      <w:del w:id="8596" w:author="An Tran, ACA (BUV)" w:date="2024-09-12T11:03:00Z" w16du:dateUtc="2024-09-12T04:03:00Z">
        <w:r w:rsidRPr="004373E8" w:rsidDel="005F5D10">
          <w:rPr>
            <w:rFonts w:cs="Arial"/>
            <w:i/>
            <w:iCs/>
            <w:szCs w:val="22"/>
            <w:lang w:val="vi-VN"/>
          </w:rPr>
          <w:tab/>
          <w:delText>…</w:delText>
        </w:r>
      </w:del>
    </w:p>
    <w:p w14:paraId="379AE10E" w14:textId="2E4516E6" w:rsidR="0048083F" w:rsidRPr="004373E8" w:rsidDel="005F5D10" w:rsidRDefault="003A732E" w:rsidP="005F5D10">
      <w:pPr>
        <w:pStyle w:val="Question"/>
        <w:numPr>
          <w:ilvl w:val="0"/>
          <w:numId w:val="7"/>
        </w:numPr>
        <w:tabs>
          <w:tab w:val="left" w:pos="630"/>
          <w:tab w:val="left" w:pos="990"/>
        </w:tabs>
        <w:spacing w:before="100" w:line="400" w:lineRule="exact"/>
        <w:ind w:left="0" w:firstLine="720"/>
        <w:rPr>
          <w:del w:id="8597" w:author="An Tran, ACA (BUV)" w:date="2024-09-12T11:03:00Z" w16du:dateUtc="2024-09-12T04:03:00Z"/>
          <w:rFonts w:cs="Arial"/>
          <w:i/>
          <w:iCs/>
          <w:szCs w:val="22"/>
          <w:lang w:val="vi-VN"/>
        </w:rPr>
      </w:pPr>
      <w:del w:id="8598" w:author="An Tran, ACA (BUV)" w:date="2024-09-12T11:03:00Z" w16du:dateUtc="2024-09-12T04:03:00Z">
        <w:r w:rsidRPr="004373E8" w:rsidDel="005F5D10">
          <w:rPr>
            <w:rFonts w:cs="Arial"/>
            <w:i/>
            <w:iCs/>
            <w:szCs w:val="22"/>
            <w:lang w:val="vi-VN"/>
          </w:rPr>
          <w:delTex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delText>
        </w:r>
        <w:r w:rsidR="0048083F" w:rsidRPr="004373E8" w:rsidDel="005F5D10">
          <w:rPr>
            <w:rFonts w:cs="Arial"/>
            <w:i/>
            <w:iCs/>
            <w:szCs w:val="22"/>
            <w:lang w:val="vi-VN"/>
          </w:rPr>
          <w:delText>.</w:delText>
        </w:r>
      </w:del>
    </w:p>
    <w:p w14:paraId="6C2B682F" w14:textId="6D6EF527" w:rsidR="00EA7631" w:rsidRPr="00D85019" w:rsidDel="005F5D10" w:rsidRDefault="00EA7631" w:rsidP="005F5D10">
      <w:pPr>
        <w:pStyle w:val="Question"/>
        <w:numPr>
          <w:ilvl w:val="0"/>
          <w:numId w:val="7"/>
        </w:numPr>
        <w:tabs>
          <w:tab w:val="left" w:pos="630"/>
          <w:tab w:val="left" w:pos="990"/>
        </w:tabs>
        <w:spacing w:before="100" w:line="400" w:lineRule="exact"/>
        <w:ind w:left="0" w:firstLine="720"/>
        <w:rPr>
          <w:del w:id="8599" w:author="An Tran, ACA (BUV)" w:date="2024-09-12T11:03:00Z" w16du:dateUtc="2024-09-12T04:03:00Z"/>
          <w:i/>
          <w:iCs/>
          <w:szCs w:val="22"/>
          <w:lang w:val="vi-VN"/>
        </w:rPr>
      </w:pPr>
      <w:del w:id="8600" w:author="An Tran, ACA (BUV)" w:date="2024-09-12T11:03:00Z" w16du:dateUtc="2024-09-12T04:03:00Z">
        <w:r w:rsidRPr="00D85019" w:rsidDel="005F5D10">
          <w:rPr>
            <w:szCs w:val="22"/>
            <w:lang w:val="vi-VN"/>
          </w:rPr>
          <w:delText xml:space="preserve">Where to get support when students have concerns about their wellbeing and personal life? Who can parents/students contact if students need help with stress and anxiety at school? </w:delText>
        </w:r>
        <w:r w:rsidRPr="00D85019" w:rsidDel="005F5D10">
          <w:rPr>
            <w:i/>
            <w:iCs/>
            <w:szCs w:val="22"/>
            <w:lang w:val="vi-VN"/>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del>
    </w:p>
    <w:p w14:paraId="5848CE55" w14:textId="6E10CB77"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601" w:author="An Tran, ACA (BUV)" w:date="2024-09-12T11:03:00Z" w16du:dateUtc="2024-09-12T04:03:00Z"/>
          <w:rFonts w:cs="Arial"/>
          <w:b w:val="0"/>
          <w:bCs/>
          <w:i/>
          <w:iCs/>
          <w:szCs w:val="22"/>
          <w:u w:val="single"/>
          <w:lang w:val="vi-VN"/>
        </w:rPr>
      </w:pPr>
      <w:del w:id="8602"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del>
    </w:p>
    <w:p w14:paraId="7C206512" w14:textId="5200AC1B"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603" w:author="An Tran, ACA (BUV)" w:date="2024-09-12T11:03:00Z" w16du:dateUtc="2024-09-12T04:03:00Z"/>
          <w:rFonts w:cs="Arial"/>
          <w:szCs w:val="22"/>
          <w:lang w:val="vi-VN"/>
        </w:rPr>
      </w:pPr>
      <w:del w:id="8604" w:author="An Tran, ACA (BUV)" w:date="2024-09-12T11:03:00Z" w16du:dateUtc="2024-09-12T04:03:00Z">
        <w:r w:rsidRPr="004373E8" w:rsidDel="005F5D10">
          <w:rPr>
            <w:rFonts w:cs="Arial"/>
            <w:szCs w:val="22"/>
            <w:lang w:val="vi-VN"/>
          </w:rPr>
          <w:delTex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delText>
        </w:r>
      </w:del>
    </w:p>
    <w:p w14:paraId="01D26DB6" w14:textId="7ED77C52"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605" w:author="An Tran, ACA (BUV)" w:date="2024-09-12T11:03:00Z" w16du:dateUtc="2024-09-12T04:03:00Z"/>
          <w:rFonts w:cs="Arial"/>
          <w:szCs w:val="22"/>
          <w:lang w:val="vi-VN"/>
        </w:rPr>
      </w:pPr>
    </w:p>
    <w:p w14:paraId="00C79080" w14:textId="026D245E"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606" w:author="An Tran, ACA (BUV)" w:date="2024-09-12T11:03:00Z" w16du:dateUtc="2024-09-12T04:03:00Z"/>
          <w:rFonts w:cs="Arial"/>
          <w:szCs w:val="22"/>
          <w:lang w:val="vi-VN"/>
        </w:rPr>
      </w:pPr>
      <w:del w:id="8607" w:author="An Tran, ACA (BUV)" w:date="2024-09-12T11:03:00Z" w16du:dateUtc="2024-09-12T04:03:00Z">
        <w:r w:rsidRPr="004373E8" w:rsidDel="005F5D10">
          <w:rPr>
            <w:rFonts w:cs="Arial"/>
            <w:szCs w:val="22"/>
            <w:lang w:val="vi-VN"/>
          </w:rPr>
          <w:delText>If you are worried about students’ mental health such as stress or anxiety, please email us at:</w:delText>
        </w:r>
        <w:r w:rsidRPr="004373E8" w:rsidDel="005F5D10">
          <w:rPr>
            <w:rStyle w:val="Hyperlink"/>
            <w:rFonts w:cs="Arial"/>
            <w:szCs w:val="22"/>
            <w:lang w:val="vi-VN"/>
          </w:rPr>
          <w:delText xml:space="preserve"> Student-Wellbeing@buv.edu.vn</w:delText>
        </w:r>
        <w:r w:rsidRPr="004373E8" w:rsidDel="005F5D10">
          <w:rPr>
            <w:rFonts w:cs="Arial"/>
            <w:szCs w:val="22"/>
            <w:lang w:val="vi-VN"/>
          </w:rPr>
          <w:delText>. Our Well-being Counsellor will help to give the best psychological support to students with confidentiality.</w:delText>
        </w:r>
      </w:del>
    </w:p>
    <w:p w14:paraId="02FF2685" w14:textId="19991909"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608" w:author="An Tran, ACA (BUV)" w:date="2024-09-12T11:03:00Z" w16du:dateUtc="2024-09-12T04:03:00Z"/>
          <w:rFonts w:cs="Arial"/>
          <w:i/>
          <w:iCs/>
          <w:szCs w:val="22"/>
          <w:lang w:val="vi-VN"/>
        </w:rPr>
      </w:pPr>
      <w:del w:id="8609" w:author="An Tran, ACA (BUV)" w:date="2024-09-12T11:03:00Z" w16du:dateUtc="2024-09-12T04:03:00Z">
        <w:r w:rsidRPr="004373E8" w:rsidDel="005F5D10">
          <w:rPr>
            <w:rFonts w:cs="Arial"/>
            <w:i/>
            <w:iCs/>
            <w:szCs w:val="22"/>
            <w:lang w:val="vi-VN"/>
          </w:rPr>
          <w:delText>B</w:delText>
        </w:r>
        <w:r w:rsidRPr="004373E8" w:rsidDel="005F5D10">
          <w:rPr>
            <w:rFonts w:cs="Calibri"/>
            <w:i/>
            <w:iCs/>
            <w:szCs w:val="22"/>
            <w:lang w:val="vi-VN"/>
          </w:rPr>
          <w:delText>ộ</w:delText>
        </w:r>
        <w:r w:rsidRPr="004373E8" w:rsidDel="005F5D10">
          <w:rPr>
            <w:rFonts w:cs="Arial"/>
            <w:i/>
            <w:iCs/>
            <w:szCs w:val="22"/>
            <w:lang w:val="vi-VN"/>
          </w:rPr>
          <w:delText xml:space="preserve"> ph</w:delText>
        </w:r>
        <w:r w:rsidRPr="004373E8" w:rsidDel="005F5D10">
          <w:rPr>
            <w:rFonts w:cs="Calibri"/>
            <w:i/>
            <w:iCs/>
            <w:szCs w:val="22"/>
            <w:lang w:val="vi-VN"/>
          </w:rPr>
          <w:delText>ậ</w:delText>
        </w:r>
        <w:r w:rsidRPr="004373E8" w:rsidDel="005F5D10">
          <w:rPr>
            <w:rFonts w:cs="Arial"/>
            <w:i/>
            <w:iCs/>
            <w:szCs w:val="22"/>
            <w:lang w:val="vi-VN"/>
          </w:rPr>
          <w:delText>n T</w:delText>
        </w:r>
        <w:r w:rsidRPr="004373E8" w:rsidDel="005F5D10">
          <w:rPr>
            <w:rFonts w:cs="Calibri"/>
            <w:i/>
            <w:iCs/>
            <w:szCs w:val="22"/>
            <w:lang w:val="vi-VN"/>
          </w:rPr>
          <w:delText>ư</w:delText>
        </w:r>
        <w:r w:rsidRPr="004373E8" w:rsidDel="005F5D10">
          <w:rPr>
            <w:rFonts w:cs="Arial"/>
            <w:i/>
            <w:iCs/>
            <w:szCs w:val="22"/>
            <w:lang w:val="vi-VN"/>
          </w:rPr>
          <w:delText xml:space="preserve"> v</w:delText>
        </w:r>
        <w:r w:rsidRPr="004373E8" w:rsidDel="005F5D10">
          <w:rPr>
            <w:rFonts w:cs="Calibri"/>
            <w:i/>
            <w:iCs/>
            <w:szCs w:val="22"/>
            <w:lang w:val="vi-VN"/>
          </w:rPr>
          <w:delText>ấ</w:delText>
        </w:r>
        <w:r w:rsidRPr="004373E8" w:rsidDel="005F5D10">
          <w:rPr>
            <w:rFonts w:cs="Arial"/>
            <w:i/>
            <w:iCs/>
            <w:szCs w:val="22"/>
            <w:lang w:val="vi-VN"/>
          </w:rPr>
          <w:delText>n t</w:delText>
        </w:r>
        <w:r w:rsidRPr="004373E8" w:rsidDel="005F5D10">
          <w:rPr>
            <w:rFonts w:cs="Avenir Next LT Pro"/>
            <w:i/>
            <w:iCs/>
            <w:szCs w:val="22"/>
            <w:lang w:val="vi-VN"/>
          </w:rPr>
          <w:delText>â</w:delText>
        </w:r>
        <w:r w:rsidRPr="004373E8" w:rsidDel="005F5D10">
          <w:rPr>
            <w:rFonts w:cs="Arial"/>
            <w:i/>
            <w:iCs/>
            <w:szCs w:val="22"/>
            <w:lang w:val="vi-VN"/>
          </w:rPr>
          <w:delText>m l</w:delText>
        </w:r>
        <w:r w:rsidRPr="004373E8" w:rsidDel="005F5D10">
          <w:rPr>
            <w:rFonts w:cs="Avenir Next LT Pro"/>
            <w:i/>
            <w:iCs/>
            <w:szCs w:val="22"/>
            <w:lang w:val="vi-VN"/>
          </w:rPr>
          <w:delText>ý</w:delText>
        </w:r>
        <w:r w:rsidRPr="004373E8" w:rsidDel="005F5D10">
          <w:rPr>
            <w:rFonts w:cs="Arial"/>
            <w:i/>
            <w:iCs/>
            <w:szCs w:val="22"/>
            <w:lang w:val="vi-VN"/>
          </w:rPr>
          <w:delText xml:space="preserve"> v</w:delText>
        </w:r>
        <w:r w:rsidRPr="004373E8" w:rsidDel="005F5D10">
          <w:rPr>
            <w:rFonts w:cs="Avenir Next LT Pro"/>
            <w:i/>
            <w:iCs/>
            <w:szCs w:val="22"/>
            <w:lang w:val="vi-VN"/>
          </w:rPr>
          <w:delText>à</w:delText>
        </w:r>
        <w:r w:rsidRPr="004373E8" w:rsidDel="005F5D10">
          <w:rPr>
            <w:rFonts w:cs="Arial"/>
            <w:i/>
            <w:iCs/>
            <w:szCs w:val="22"/>
            <w:lang w:val="vi-VN"/>
          </w:rPr>
          <w:delText xml:space="preserve"> Ch</w:delText>
        </w:r>
        <w:r w:rsidRPr="004373E8" w:rsidDel="005F5D10">
          <w:rPr>
            <w:rFonts w:cs="Calibri"/>
            <w:i/>
            <w:iCs/>
            <w:szCs w:val="22"/>
            <w:lang w:val="vi-VN"/>
          </w:rPr>
          <w:delText>ă</w:delText>
        </w:r>
        <w:r w:rsidRPr="004373E8" w:rsidDel="005F5D10">
          <w:rPr>
            <w:rFonts w:cs="Arial"/>
            <w:i/>
            <w:iCs/>
            <w:szCs w:val="22"/>
            <w:lang w:val="vi-VN"/>
          </w:rPr>
          <w:delText>m s</w:delText>
        </w:r>
        <w:r w:rsidRPr="004373E8" w:rsidDel="005F5D10">
          <w:rPr>
            <w:rFonts w:cs="Avenir Next LT Pro"/>
            <w:i/>
            <w:iCs/>
            <w:szCs w:val="22"/>
            <w:lang w:val="vi-VN"/>
          </w:rPr>
          <w:delText>ó</w:delText>
        </w:r>
        <w:r w:rsidRPr="004373E8" w:rsidDel="005F5D10">
          <w:rPr>
            <w:rFonts w:cs="Arial"/>
            <w:i/>
            <w:iCs/>
            <w:szCs w:val="22"/>
            <w:lang w:val="vi-VN"/>
          </w:rPr>
          <w:delText>c S</w:delText>
        </w:r>
        <w:r w:rsidRPr="004373E8" w:rsidDel="005F5D10">
          <w:rPr>
            <w:rFonts w:cs="Calibri"/>
            <w:i/>
            <w:iCs/>
            <w:szCs w:val="22"/>
            <w:lang w:val="vi-VN"/>
          </w:rPr>
          <w:delText>ứ</w:delText>
        </w:r>
        <w:r w:rsidRPr="004373E8" w:rsidDel="005F5D10">
          <w:rPr>
            <w:rFonts w:cs="Arial"/>
            <w:i/>
            <w:iCs/>
            <w:szCs w:val="22"/>
            <w:lang w:val="vi-VN"/>
          </w:rPr>
          <w:delText>c kho</w:delText>
        </w:r>
        <w:r w:rsidRPr="004373E8" w:rsidDel="005F5D10">
          <w:rPr>
            <w:rFonts w:cs="Calibri"/>
            <w:i/>
            <w:iCs/>
            <w:szCs w:val="22"/>
            <w:lang w:val="vi-VN"/>
          </w:rPr>
          <w:delText>ẻ</w:delText>
        </w:r>
        <w:r w:rsidRPr="004373E8" w:rsidDel="005F5D10">
          <w:rPr>
            <w:rFonts w:cs="Arial"/>
            <w:i/>
            <w:iCs/>
            <w:szCs w:val="22"/>
            <w:lang w:val="vi-VN"/>
          </w:rPr>
          <w:delText xml:space="preserve"> Tinh th</w:delText>
        </w:r>
        <w:r w:rsidRPr="004373E8" w:rsidDel="005F5D10">
          <w:rPr>
            <w:rFonts w:cs="Calibri"/>
            <w:i/>
            <w:iCs/>
            <w:szCs w:val="22"/>
            <w:lang w:val="vi-VN"/>
          </w:rPr>
          <w:delText>ầ</w:delText>
        </w:r>
        <w:r w:rsidRPr="004373E8" w:rsidDel="005F5D10">
          <w:rPr>
            <w:rFonts w:cs="Arial"/>
            <w:i/>
            <w:iCs/>
            <w:szCs w:val="22"/>
            <w:lang w:val="vi-VN"/>
          </w:rPr>
          <w:delText>n là n</w:delText>
        </w:r>
        <w:r w:rsidRPr="004373E8" w:rsidDel="005F5D10">
          <w:rPr>
            <w:rFonts w:cs="Calibri"/>
            <w:i/>
            <w:iCs/>
            <w:szCs w:val="22"/>
            <w:lang w:val="vi-VN"/>
          </w:rPr>
          <w:delText>ơ</w:delText>
        </w:r>
        <w:r w:rsidRPr="004373E8" w:rsidDel="005F5D10">
          <w:rPr>
            <w:rFonts w:cs="Arial"/>
            <w:i/>
            <w:iCs/>
            <w:szCs w:val="22"/>
            <w:lang w:val="vi-VN"/>
          </w:rPr>
          <w:delText>i ti</w:delText>
        </w:r>
        <w:r w:rsidRPr="004373E8" w:rsidDel="005F5D10">
          <w:rPr>
            <w:rFonts w:cs="Calibri"/>
            <w:i/>
            <w:iCs/>
            <w:szCs w:val="22"/>
            <w:lang w:val="vi-VN"/>
          </w:rPr>
          <w:delText>ế</w:delText>
        </w:r>
        <w:r w:rsidRPr="004373E8" w:rsidDel="005F5D10">
          <w:rPr>
            <w:rFonts w:cs="Arial"/>
            <w:i/>
            <w:iCs/>
            <w:szCs w:val="22"/>
            <w:lang w:val="vi-VN"/>
          </w:rPr>
          <w:delText>p nh</w:delText>
        </w:r>
        <w:r w:rsidRPr="004373E8" w:rsidDel="005F5D10">
          <w:rPr>
            <w:rFonts w:cs="Calibri"/>
            <w:i/>
            <w:iCs/>
            <w:szCs w:val="22"/>
            <w:lang w:val="vi-VN"/>
          </w:rPr>
          <w:delText>ậ</w:delText>
        </w:r>
        <w:r w:rsidRPr="004373E8" w:rsidDel="005F5D10">
          <w:rPr>
            <w:rFonts w:cs="Arial"/>
            <w:i/>
            <w:iCs/>
            <w:szCs w:val="22"/>
            <w:lang w:val="vi-VN"/>
          </w:rPr>
          <w:delText>n nh</w:delText>
        </w:r>
        <w:r w:rsidRPr="004373E8" w:rsidDel="005F5D10">
          <w:rPr>
            <w:rFonts w:cs="Calibri"/>
            <w:i/>
            <w:iCs/>
            <w:szCs w:val="22"/>
            <w:lang w:val="vi-VN"/>
          </w:rPr>
          <w:delText>ữ</w:delText>
        </w:r>
        <w:r w:rsidRPr="004373E8" w:rsidDel="005F5D10">
          <w:rPr>
            <w:rFonts w:cs="Arial"/>
            <w:i/>
            <w:iCs/>
            <w:szCs w:val="22"/>
            <w:lang w:val="vi-VN"/>
          </w:rPr>
          <w:delText>ng y</w:delText>
        </w:r>
        <w:r w:rsidRPr="004373E8" w:rsidDel="005F5D10">
          <w:rPr>
            <w:rFonts w:cs="Avenir Next LT Pro"/>
            <w:i/>
            <w:iCs/>
            <w:szCs w:val="22"/>
            <w:lang w:val="vi-VN"/>
          </w:rPr>
          <w:delText>ê</w:delText>
        </w:r>
        <w:r w:rsidRPr="004373E8" w:rsidDel="005F5D10">
          <w:rPr>
            <w:rFonts w:cs="Arial"/>
            <w:i/>
            <w:iCs/>
            <w:szCs w:val="22"/>
            <w:lang w:val="vi-VN"/>
          </w:rPr>
          <w:delText>u c</w:delText>
        </w:r>
        <w:r w:rsidRPr="004373E8" w:rsidDel="005F5D10">
          <w:rPr>
            <w:rFonts w:cs="Calibri"/>
            <w:i/>
            <w:iCs/>
            <w:szCs w:val="22"/>
            <w:lang w:val="vi-VN"/>
          </w:rPr>
          <w:delText>ầ</w:delText>
        </w:r>
        <w:r w:rsidRPr="004373E8" w:rsidDel="005F5D10">
          <w:rPr>
            <w:rFonts w:cs="Arial"/>
            <w:i/>
            <w:iCs/>
            <w:szCs w:val="22"/>
            <w:lang w:val="vi-VN"/>
          </w:rPr>
          <w:delText>u h</w:delText>
        </w:r>
        <w:r w:rsidRPr="004373E8" w:rsidDel="005F5D10">
          <w:rPr>
            <w:rFonts w:cs="Calibri"/>
            <w:i/>
            <w:iCs/>
            <w:szCs w:val="22"/>
            <w:lang w:val="vi-VN"/>
          </w:rPr>
          <w:delText>ỗ</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t</w:delText>
        </w:r>
        <w:r w:rsidRPr="004373E8" w:rsidDel="005F5D10">
          <w:rPr>
            <w:rFonts w:cs="Avenir Next LT Pro"/>
            <w:i/>
            <w:iCs/>
            <w:szCs w:val="22"/>
            <w:lang w:val="vi-VN"/>
          </w:rPr>
          <w:delText>â</w:delText>
        </w:r>
        <w:r w:rsidRPr="004373E8" w:rsidDel="005F5D10">
          <w:rPr>
            <w:rFonts w:cs="Arial"/>
            <w:i/>
            <w:iCs/>
            <w:szCs w:val="22"/>
            <w:lang w:val="vi-VN"/>
          </w:rPr>
          <w:delText>m l</w:delText>
        </w:r>
        <w:r w:rsidRPr="004373E8" w:rsidDel="005F5D10">
          <w:rPr>
            <w:rFonts w:cs="Avenir Next LT Pro"/>
            <w:i/>
            <w:iCs/>
            <w:szCs w:val="22"/>
            <w:lang w:val="vi-VN"/>
          </w:rPr>
          <w:delText>ý</w:delText>
        </w:r>
        <w:r w:rsidRPr="004373E8" w:rsidDel="005F5D10">
          <w:rPr>
            <w:rFonts w:cs="Arial"/>
            <w:i/>
            <w:iCs/>
            <w:szCs w:val="22"/>
            <w:lang w:val="vi-VN"/>
          </w:rPr>
          <w:delText xml:space="preserve"> v</w:delText>
        </w:r>
        <w:r w:rsidRPr="004373E8" w:rsidDel="005F5D10">
          <w:rPr>
            <w:rFonts w:cs="Avenir Next LT Pro"/>
            <w:i/>
            <w:iCs/>
            <w:szCs w:val="22"/>
            <w:lang w:val="vi-VN"/>
          </w:rPr>
          <w:delText>à</w:delText>
        </w:r>
        <w:r w:rsidRPr="004373E8" w:rsidDel="005F5D10">
          <w:rPr>
            <w:rFonts w:cs="Arial"/>
            <w:i/>
            <w:iCs/>
            <w:szCs w:val="22"/>
            <w:lang w:val="vi-VN"/>
          </w:rPr>
          <w:delText xml:space="preserve"> s</w:delText>
        </w:r>
        <w:r w:rsidRPr="004373E8" w:rsidDel="005F5D10">
          <w:rPr>
            <w:rFonts w:cs="Calibri"/>
            <w:i/>
            <w:iCs/>
            <w:szCs w:val="22"/>
            <w:lang w:val="vi-VN"/>
          </w:rPr>
          <w:delText>ứ</w:delText>
        </w:r>
        <w:r w:rsidRPr="004373E8" w:rsidDel="005F5D10">
          <w:rPr>
            <w:rFonts w:cs="Arial"/>
            <w:i/>
            <w:iCs/>
            <w:szCs w:val="22"/>
            <w:lang w:val="vi-VN"/>
          </w:rPr>
          <w:delText>c kho</w:delText>
        </w:r>
        <w:r w:rsidRPr="004373E8" w:rsidDel="005F5D10">
          <w:rPr>
            <w:rFonts w:cs="Calibri"/>
            <w:i/>
            <w:iCs/>
            <w:szCs w:val="22"/>
            <w:lang w:val="vi-VN"/>
          </w:rPr>
          <w:delText>ẻ</w:delText>
        </w:r>
        <w:r w:rsidRPr="004373E8" w:rsidDel="005F5D10">
          <w:rPr>
            <w:rFonts w:cs="Arial"/>
            <w:i/>
            <w:iCs/>
            <w:szCs w:val="22"/>
            <w:lang w:val="vi-VN"/>
          </w:rPr>
          <w:delText xml:space="preserve"> tinh th</w:delText>
        </w:r>
        <w:r w:rsidRPr="004373E8" w:rsidDel="005F5D10">
          <w:rPr>
            <w:rFonts w:cs="Calibri"/>
            <w:i/>
            <w:iCs/>
            <w:szCs w:val="22"/>
            <w:lang w:val="vi-VN"/>
          </w:rPr>
          <w:delText>ầ</w:delText>
        </w:r>
        <w:r w:rsidRPr="004373E8" w:rsidDel="005F5D10">
          <w:rPr>
            <w:rFonts w:cs="Arial"/>
            <w:i/>
            <w:iCs/>
            <w:szCs w:val="22"/>
            <w:lang w:val="vi-VN"/>
          </w:rPr>
          <w:delText>n c</w:delText>
        </w:r>
        <w:r w:rsidRPr="004373E8" w:rsidDel="005F5D10">
          <w:rPr>
            <w:rFonts w:cs="Calibri"/>
            <w:i/>
            <w:iCs/>
            <w:szCs w:val="22"/>
            <w:lang w:val="vi-VN"/>
          </w:rPr>
          <w:delText>ủ</w:delText>
        </w:r>
        <w:r w:rsidRPr="004373E8" w:rsidDel="005F5D10">
          <w:rPr>
            <w:rFonts w:cs="Arial"/>
            <w:i/>
            <w:iCs/>
            <w:szCs w:val="22"/>
            <w:lang w:val="vi-VN"/>
          </w:rPr>
          <w:delText>a sinh vi</w:delText>
        </w:r>
        <w:r w:rsidRPr="004373E8" w:rsidDel="005F5D10">
          <w:rPr>
            <w:rFonts w:cs="Avenir Next LT Pro"/>
            <w:i/>
            <w:iCs/>
            <w:szCs w:val="22"/>
            <w:lang w:val="vi-VN"/>
          </w:rPr>
          <w:delText>ê</w:delText>
        </w:r>
        <w:r w:rsidRPr="004373E8" w:rsidDel="005F5D10">
          <w:rPr>
            <w:rFonts w:cs="Arial"/>
            <w:i/>
            <w:iCs/>
            <w:szCs w:val="22"/>
            <w:lang w:val="vi-VN"/>
          </w:rPr>
          <w:delText>n BUV. Chúng tôi cung c</w:delText>
        </w:r>
        <w:r w:rsidRPr="004373E8" w:rsidDel="005F5D10">
          <w:rPr>
            <w:rFonts w:cs="Calibri"/>
            <w:i/>
            <w:iCs/>
            <w:szCs w:val="22"/>
            <w:lang w:val="vi-VN"/>
          </w:rPr>
          <w:delText>ấ</w:delText>
        </w:r>
        <w:r w:rsidRPr="004373E8" w:rsidDel="005F5D10">
          <w:rPr>
            <w:rFonts w:cs="Arial"/>
            <w:i/>
            <w:iCs/>
            <w:szCs w:val="22"/>
            <w:lang w:val="vi-VN"/>
          </w:rPr>
          <w:delText>p c</w:delText>
        </w:r>
        <w:r w:rsidRPr="004373E8" w:rsidDel="005F5D10">
          <w:rPr>
            <w:rFonts w:cs="Avenir Next LT Pro"/>
            <w:i/>
            <w:iCs/>
            <w:szCs w:val="22"/>
            <w:lang w:val="vi-VN"/>
          </w:rPr>
          <w:delText>á</w:delText>
        </w:r>
        <w:r w:rsidRPr="004373E8" w:rsidDel="005F5D10">
          <w:rPr>
            <w:rFonts w:cs="Arial"/>
            <w:i/>
            <w:iCs/>
            <w:szCs w:val="22"/>
            <w:lang w:val="vi-VN"/>
          </w:rPr>
          <w:delText>c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ng ch</w:delText>
        </w:r>
        <w:r w:rsidRPr="004373E8" w:rsidDel="005F5D10">
          <w:rPr>
            <w:rFonts w:cs="Calibri"/>
            <w:i/>
            <w:iCs/>
            <w:szCs w:val="22"/>
            <w:lang w:val="vi-VN"/>
          </w:rPr>
          <w:delText>ă</w:delText>
        </w:r>
        <w:r w:rsidRPr="004373E8" w:rsidDel="005F5D10">
          <w:rPr>
            <w:rFonts w:cs="Arial"/>
            <w:i/>
            <w:iCs/>
            <w:szCs w:val="22"/>
            <w:lang w:val="vi-VN"/>
          </w:rPr>
          <w:delText>m s</w:delText>
        </w:r>
        <w:r w:rsidRPr="004373E8" w:rsidDel="005F5D10">
          <w:rPr>
            <w:rFonts w:cs="Avenir Next LT Pro"/>
            <w:i/>
            <w:iCs/>
            <w:szCs w:val="22"/>
            <w:lang w:val="vi-VN"/>
          </w:rPr>
          <w:delText>ó</w:delText>
        </w:r>
        <w:r w:rsidRPr="004373E8" w:rsidDel="005F5D10">
          <w:rPr>
            <w:rFonts w:cs="Arial"/>
            <w:i/>
            <w:iCs/>
            <w:szCs w:val="22"/>
            <w:lang w:val="vi-VN"/>
          </w:rPr>
          <w:delText>c s</w:delText>
        </w:r>
        <w:r w:rsidRPr="004373E8" w:rsidDel="005F5D10">
          <w:rPr>
            <w:rFonts w:cs="Calibri"/>
            <w:i/>
            <w:iCs/>
            <w:szCs w:val="22"/>
            <w:lang w:val="vi-VN"/>
          </w:rPr>
          <w:delText>ứ</w:delText>
        </w:r>
        <w:r w:rsidRPr="004373E8" w:rsidDel="005F5D10">
          <w:rPr>
            <w:rFonts w:cs="Arial"/>
            <w:i/>
            <w:iCs/>
            <w:szCs w:val="22"/>
            <w:lang w:val="vi-VN"/>
          </w:rPr>
          <w:delText>c kh</w:delText>
        </w:r>
        <w:r w:rsidRPr="004373E8" w:rsidDel="005F5D10">
          <w:rPr>
            <w:rFonts w:cs="Calibri"/>
            <w:i/>
            <w:iCs/>
            <w:szCs w:val="22"/>
            <w:lang w:val="vi-VN"/>
          </w:rPr>
          <w:delText>ỏ</w:delText>
        </w:r>
        <w:r w:rsidRPr="004373E8" w:rsidDel="005F5D10">
          <w:rPr>
            <w:rFonts w:cs="Arial"/>
            <w:i/>
            <w:iCs/>
            <w:szCs w:val="22"/>
            <w:lang w:val="vi-VN"/>
          </w:rPr>
          <w:delText>e tinh th</w:delText>
        </w:r>
        <w:r w:rsidRPr="004373E8" w:rsidDel="005F5D10">
          <w:rPr>
            <w:rFonts w:cs="Calibri"/>
            <w:i/>
            <w:iCs/>
            <w:szCs w:val="22"/>
            <w:lang w:val="vi-VN"/>
          </w:rPr>
          <w:delText>ầ</w:delText>
        </w:r>
        <w:r w:rsidRPr="004373E8" w:rsidDel="005F5D10">
          <w:rPr>
            <w:rFonts w:cs="Arial"/>
            <w:i/>
            <w:iCs/>
            <w:szCs w:val="22"/>
            <w:lang w:val="vi-VN"/>
          </w:rPr>
          <w:delText xml:space="preserve">n </w:delText>
        </w:r>
        <w:r w:rsidRPr="004373E8" w:rsidDel="005F5D10">
          <w:rPr>
            <w:rFonts w:cs="Calibri"/>
            <w:i/>
            <w:iCs/>
            <w:szCs w:val="22"/>
            <w:lang w:val="vi-VN"/>
          </w:rPr>
          <w:delText>đ</w:delText>
        </w:r>
        <w:r w:rsidRPr="004373E8" w:rsidDel="005F5D10">
          <w:rPr>
            <w:rFonts w:cs="Arial"/>
            <w:i/>
            <w:iCs/>
            <w:szCs w:val="22"/>
            <w:lang w:val="vi-VN"/>
          </w:rPr>
          <w:delText>a d</w:delText>
        </w:r>
        <w:r w:rsidRPr="004373E8" w:rsidDel="005F5D10">
          <w:rPr>
            <w:rFonts w:cs="Calibri"/>
            <w:i/>
            <w:iCs/>
            <w:szCs w:val="22"/>
            <w:lang w:val="vi-VN"/>
          </w:rPr>
          <w:delText>ạ</w:delText>
        </w:r>
        <w:r w:rsidRPr="004373E8" w:rsidDel="005F5D10">
          <w:rPr>
            <w:rFonts w:cs="Arial"/>
            <w:i/>
            <w:iCs/>
            <w:szCs w:val="22"/>
            <w:lang w:val="vi-VN"/>
          </w:rPr>
          <w:delText xml:space="preserve">ng </w:delText>
        </w:r>
        <w:r w:rsidRPr="004373E8" w:rsidDel="005F5D10">
          <w:rPr>
            <w:rFonts w:cs="Calibri"/>
            <w:i/>
            <w:iCs/>
            <w:szCs w:val="22"/>
            <w:lang w:val="vi-VN"/>
          </w:rPr>
          <w:delText>để</w:delText>
        </w:r>
        <w:r w:rsidRPr="004373E8" w:rsidDel="005F5D10">
          <w:rPr>
            <w:rFonts w:cs="Arial"/>
            <w:i/>
            <w:iCs/>
            <w:szCs w:val="22"/>
            <w:lang w:val="vi-VN"/>
          </w:rPr>
          <w:delText xml:space="preserve"> h</w:delText>
        </w:r>
        <w:r w:rsidRPr="004373E8" w:rsidDel="005F5D10">
          <w:rPr>
            <w:rFonts w:cs="Calibri"/>
            <w:i/>
            <w:iCs/>
            <w:szCs w:val="22"/>
            <w:lang w:val="vi-VN"/>
          </w:rPr>
          <w:delText>ỗ</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sinh vi</w:delText>
        </w:r>
        <w:r w:rsidRPr="004373E8" w:rsidDel="005F5D10">
          <w:rPr>
            <w:rFonts w:cs="Avenir Next LT Pro"/>
            <w:i/>
            <w:iCs/>
            <w:szCs w:val="22"/>
            <w:lang w:val="vi-VN"/>
          </w:rPr>
          <w:delText>ê</w:delText>
        </w:r>
        <w:r w:rsidRPr="004373E8" w:rsidDel="005F5D10">
          <w:rPr>
            <w:rFonts w:cs="Arial"/>
            <w:i/>
            <w:iCs/>
            <w:szCs w:val="22"/>
            <w:lang w:val="vi-VN"/>
          </w:rPr>
          <w:delText>n th</w:delText>
        </w:r>
        <w:r w:rsidRPr="004373E8" w:rsidDel="005F5D10">
          <w:rPr>
            <w:rFonts w:cs="Avenir Next LT Pro"/>
            <w:i/>
            <w:iCs/>
            <w:szCs w:val="22"/>
            <w:lang w:val="vi-VN"/>
          </w:rPr>
          <w:delText>ô</w:delText>
        </w:r>
        <w:r w:rsidRPr="004373E8" w:rsidDel="005F5D10">
          <w:rPr>
            <w:rFonts w:cs="Arial"/>
            <w:i/>
            <w:iCs/>
            <w:szCs w:val="22"/>
            <w:lang w:val="vi-VN"/>
          </w:rPr>
          <w:delText>ng qua vi</w:delText>
        </w:r>
        <w:r w:rsidRPr="004373E8" w:rsidDel="005F5D10">
          <w:rPr>
            <w:rFonts w:cs="Calibri"/>
            <w:i/>
            <w:iCs/>
            <w:szCs w:val="22"/>
            <w:lang w:val="vi-VN"/>
          </w:rPr>
          <w:delText>ệ</w:delText>
        </w:r>
        <w:r w:rsidRPr="004373E8" w:rsidDel="005F5D10">
          <w:rPr>
            <w:rFonts w:cs="Arial"/>
            <w:i/>
            <w:iCs/>
            <w:szCs w:val="22"/>
            <w:lang w:val="vi-VN"/>
          </w:rPr>
          <w:delText>c t</w:delText>
        </w:r>
        <w:r w:rsidRPr="004373E8" w:rsidDel="005F5D10">
          <w:rPr>
            <w:rFonts w:cs="Calibri"/>
            <w:i/>
            <w:iCs/>
            <w:szCs w:val="22"/>
            <w:lang w:val="vi-VN"/>
          </w:rPr>
          <w:delText>ổ</w:delText>
        </w:r>
        <w:r w:rsidRPr="004373E8" w:rsidDel="005F5D10">
          <w:rPr>
            <w:rFonts w:cs="Arial"/>
            <w:i/>
            <w:iCs/>
            <w:szCs w:val="22"/>
            <w:lang w:val="vi-VN"/>
          </w:rPr>
          <w:delText xml:space="preserve"> ch</w:delText>
        </w:r>
        <w:r w:rsidRPr="004373E8" w:rsidDel="005F5D10">
          <w:rPr>
            <w:rFonts w:cs="Calibri"/>
            <w:i/>
            <w:iCs/>
            <w:szCs w:val="22"/>
            <w:lang w:val="vi-VN"/>
          </w:rPr>
          <w:delText>ứ</w:delText>
        </w:r>
        <w:r w:rsidRPr="004373E8" w:rsidDel="005F5D10">
          <w:rPr>
            <w:rFonts w:cs="Arial"/>
            <w:i/>
            <w:iCs/>
            <w:szCs w:val="22"/>
            <w:lang w:val="vi-VN"/>
          </w:rPr>
          <w:delText>c c</w:delText>
        </w:r>
        <w:r w:rsidRPr="004373E8" w:rsidDel="005F5D10">
          <w:rPr>
            <w:rFonts w:cs="Avenir Next LT Pro"/>
            <w:i/>
            <w:iCs/>
            <w:szCs w:val="22"/>
            <w:lang w:val="vi-VN"/>
          </w:rPr>
          <w:delText>á</w:delText>
        </w:r>
        <w:r w:rsidRPr="004373E8" w:rsidDel="005F5D10">
          <w:rPr>
            <w:rFonts w:cs="Arial"/>
            <w:i/>
            <w:iCs/>
            <w:szCs w:val="22"/>
            <w:lang w:val="vi-VN"/>
          </w:rPr>
          <w:delText>c h</w:delText>
        </w:r>
        <w:r w:rsidRPr="004373E8" w:rsidDel="005F5D10">
          <w:rPr>
            <w:rFonts w:cs="Calibri"/>
            <w:i/>
            <w:iCs/>
            <w:szCs w:val="22"/>
            <w:lang w:val="vi-VN"/>
          </w:rPr>
          <w:delText>ộ</w:delText>
        </w:r>
        <w:r w:rsidRPr="004373E8" w:rsidDel="005F5D10">
          <w:rPr>
            <w:rFonts w:cs="Arial"/>
            <w:i/>
            <w:iCs/>
            <w:szCs w:val="22"/>
            <w:lang w:val="vi-VN"/>
          </w:rPr>
          <w:delText>i th</w:delText>
        </w:r>
        <w:r w:rsidRPr="004373E8" w:rsidDel="005F5D10">
          <w:rPr>
            <w:rFonts w:cs="Calibri"/>
            <w:i/>
            <w:iCs/>
            <w:szCs w:val="22"/>
            <w:lang w:val="vi-VN"/>
          </w:rPr>
          <w:delText>ả</w:delText>
        </w:r>
        <w:r w:rsidRPr="004373E8" w:rsidDel="005F5D10">
          <w:rPr>
            <w:rFonts w:cs="Arial"/>
            <w:i/>
            <w:iCs/>
            <w:szCs w:val="22"/>
            <w:lang w:val="vi-VN"/>
          </w:rPr>
          <w:delText>o v</w:delText>
        </w:r>
        <w:r w:rsidRPr="004373E8" w:rsidDel="005F5D10">
          <w:rPr>
            <w:rFonts w:cs="Calibri"/>
            <w:i/>
            <w:iCs/>
            <w:szCs w:val="22"/>
            <w:lang w:val="vi-VN"/>
          </w:rPr>
          <w:delText>ề</w:delText>
        </w:r>
        <w:r w:rsidRPr="004373E8" w:rsidDel="005F5D10">
          <w:rPr>
            <w:rFonts w:cs="Arial"/>
            <w:i/>
            <w:iCs/>
            <w:szCs w:val="22"/>
            <w:lang w:val="vi-VN"/>
          </w:rPr>
          <w:delText xml:space="preserve"> k</w:delText>
        </w:r>
        <w:r w:rsidRPr="004373E8" w:rsidDel="005F5D10">
          <w:rPr>
            <w:rFonts w:cs="Calibri"/>
            <w:i/>
            <w:iCs/>
            <w:szCs w:val="22"/>
            <w:lang w:val="vi-VN"/>
          </w:rPr>
          <w:delText>ỹ</w:delText>
        </w:r>
        <w:r w:rsidRPr="004373E8" w:rsidDel="005F5D10">
          <w:rPr>
            <w:rFonts w:cs="Arial"/>
            <w:i/>
            <w:iCs/>
            <w:szCs w:val="22"/>
            <w:lang w:val="vi-VN"/>
          </w:rPr>
          <w:delText xml:space="preserve"> n</w:delText>
        </w:r>
        <w:r w:rsidRPr="004373E8" w:rsidDel="005F5D10">
          <w:rPr>
            <w:rFonts w:cs="Calibri"/>
            <w:i/>
            <w:iCs/>
            <w:szCs w:val="22"/>
            <w:lang w:val="vi-VN"/>
          </w:rPr>
          <w:delText>ă</w:delText>
        </w:r>
        <w:r w:rsidRPr="004373E8" w:rsidDel="005F5D10">
          <w:rPr>
            <w:rFonts w:cs="Arial"/>
            <w:i/>
            <w:iCs/>
            <w:szCs w:val="22"/>
            <w:lang w:val="vi-VN"/>
          </w:rPr>
          <w:delText>ng s</w:delText>
        </w:r>
        <w:r w:rsidRPr="004373E8" w:rsidDel="005F5D10">
          <w:rPr>
            <w:rFonts w:cs="Calibri"/>
            <w:i/>
            <w:iCs/>
            <w:szCs w:val="22"/>
            <w:lang w:val="vi-VN"/>
          </w:rPr>
          <w:delText>ố</w:delText>
        </w:r>
        <w:r w:rsidRPr="004373E8" w:rsidDel="005F5D10">
          <w:rPr>
            <w:rFonts w:cs="Arial"/>
            <w:i/>
            <w:iCs/>
            <w:szCs w:val="22"/>
            <w:lang w:val="vi-VN"/>
          </w:rPr>
          <w:delText>ng v</w:delText>
        </w:r>
        <w:r w:rsidRPr="004373E8" w:rsidDel="005F5D10">
          <w:rPr>
            <w:rFonts w:cs="Avenir Next LT Pro"/>
            <w:i/>
            <w:iCs/>
            <w:szCs w:val="22"/>
            <w:lang w:val="vi-VN"/>
          </w:rPr>
          <w:delText>à</w:delText>
        </w:r>
        <w:r w:rsidRPr="004373E8" w:rsidDel="005F5D10">
          <w:rPr>
            <w:rFonts w:cs="Arial"/>
            <w:i/>
            <w:iCs/>
            <w:szCs w:val="22"/>
            <w:lang w:val="vi-VN"/>
          </w:rPr>
          <w:delText xml:space="preserve"> s</w:delText>
        </w:r>
        <w:r w:rsidRPr="004373E8" w:rsidDel="005F5D10">
          <w:rPr>
            <w:rFonts w:cs="Calibri"/>
            <w:i/>
            <w:iCs/>
            <w:szCs w:val="22"/>
            <w:lang w:val="vi-VN"/>
          </w:rPr>
          <w:delText>ứ</w:delText>
        </w:r>
        <w:r w:rsidRPr="004373E8" w:rsidDel="005F5D10">
          <w:rPr>
            <w:rFonts w:cs="Arial"/>
            <w:i/>
            <w:iCs/>
            <w:szCs w:val="22"/>
            <w:lang w:val="vi-VN"/>
          </w:rPr>
          <w:delText>c kh</w:delText>
        </w:r>
        <w:r w:rsidRPr="004373E8" w:rsidDel="005F5D10">
          <w:rPr>
            <w:rFonts w:cs="Calibri"/>
            <w:i/>
            <w:iCs/>
            <w:szCs w:val="22"/>
            <w:lang w:val="vi-VN"/>
          </w:rPr>
          <w:delText>ỏ</w:delText>
        </w:r>
        <w:r w:rsidRPr="004373E8" w:rsidDel="005F5D10">
          <w:rPr>
            <w:rFonts w:cs="Arial"/>
            <w:i/>
            <w:iCs/>
            <w:szCs w:val="22"/>
            <w:lang w:val="vi-VN"/>
          </w:rPr>
          <w:delText>e tinh th</w:delText>
        </w:r>
        <w:r w:rsidRPr="004373E8" w:rsidDel="005F5D10">
          <w:rPr>
            <w:rFonts w:cs="Calibri"/>
            <w:i/>
            <w:iCs/>
            <w:szCs w:val="22"/>
            <w:lang w:val="vi-VN"/>
          </w:rPr>
          <w:delText>ầ</w:delText>
        </w:r>
        <w:r w:rsidRPr="004373E8" w:rsidDel="005F5D10">
          <w:rPr>
            <w:rFonts w:cs="Arial"/>
            <w:i/>
            <w:iCs/>
            <w:szCs w:val="22"/>
            <w:lang w:val="vi-VN"/>
          </w:rPr>
          <w:delText>n d</w:delText>
        </w:r>
        <w:r w:rsidRPr="004373E8" w:rsidDel="005F5D10">
          <w:rPr>
            <w:rFonts w:cs="Avenir Next LT Pro"/>
            <w:i/>
            <w:iCs/>
            <w:szCs w:val="22"/>
            <w:lang w:val="vi-VN"/>
          </w:rPr>
          <w:delText>à</w:delText>
        </w:r>
        <w:r w:rsidRPr="004373E8" w:rsidDel="005F5D10">
          <w:rPr>
            <w:rFonts w:cs="Arial"/>
            <w:i/>
            <w:iCs/>
            <w:szCs w:val="22"/>
            <w:lang w:val="vi-VN"/>
          </w:rPr>
          <w:delText>nh cho toàn b</w:delText>
        </w:r>
        <w:r w:rsidRPr="004373E8" w:rsidDel="005F5D10">
          <w:rPr>
            <w:rFonts w:cs="Calibri"/>
            <w:i/>
            <w:iCs/>
            <w:szCs w:val="22"/>
            <w:lang w:val="vi-VN"/>
          </w:rPr>
          <w:delText>ộ</w:delText>
        </w:r>
        <w:r w:rsidRPr="004373E8" w:rsidDel="005F5D10">
          <w:rPr>
            <w:rFonts w:cs="Arial"/>
            <w:i/>
            <w:iCs/>
            <w:szCs w:val="22"/>
            <w:lang w:val="vi-VN"/>
          </w:rPr>
          <w:delText xml:space="preserve"> sinh vi</w:delText>
        </w:r>
        <w:r w:rsidRPr="004373E8" w:rsidDel="005F5D10">
          <w:rPr>
            <w:rFonts w:cs="Avenir Next LT Pro"/>
            <w:i/>
            <w:iCs/>
            <w:szCs w:val="22"/>
            <w:lang w:val="vi-VN"/>
          </w:rPr>
          <w:delText>ê</w:delText>
        </w:r>
        <w:r w:rsidRPr="004373E8" w:rsidDel="005F5D10">
          <w:rPr>
            <w:rFonts w:cs="Arial"/>
            <w:i/>
            <w:iCs/>
            <w:szCs w:val="22"/>
            <w:lang w:val="vi-VN"/>
          </w:rPr>
          <w:delText>n, c</w:delText>
        </w:r>
        <w:r w:rsidRPr="004373E8" w:rsidDel="005F5D10">
          <w:rPr>
            <w:rFonts w:cs="Avenir Next LT Pro"/>
            <w:i/>
            <w:iCs/>
            <w:szCs w:val="22"/>
            <w:lang w:val="vi-VN"/>
          </w:rPr>
          <w:delText>á</w:delText>
        </w:r>
        <w:r w:rsidRPr="004373E8" w:rsidDel="005F5D10">
          <w:rPr>
            <w:rFonts w:cs="Arial"/>
            <w:i/>
            <w:iCs/>
            <w:szCs w:val="22"/>
            <w:lang w:val="vi-VN"/>
          </w:rPr>
          <w:delText>c bu</w:delText>
        </w:r>
        <w:r w:rsidRPr="004373E8" w:rsidDel="005F5D10">
          <w:rPr>
            <w:rFonts w:cs="Calibri"/>
            <w:i/>
            <w:iCs/>
            <w:szCs w:val="22"/>
            <w:lang w:val="vi-VN"/>
          </w:rPr>
          <w:delText>ổ</w:delText>
        </w:r>
        <w:r w:rsidRPr="004373E8" w:rsidDel="005F5D10">
          <w:rPr>
            <w:rFonts w:cs="Arial"/>
            <w:i/>
            <w:iCs/>
            <w:szCs w:val="22"/>
            <w:lang w:val="vi-VN"/>
          </w:rPr>
          <w:delText>i tr</w:delText>
        </w:r>
        <w:r w:rsidRPr="004373E8" w:rsidDel="005F5D10">
          <w:rPr>
            <w:rFonts w:cs="Avenir Next LT Pro"/>
            <w:i/>
            <w:iCs/>
            <w:szCs w:val="22"/>
            <w:lang w:val="vi-VN"/>
          </w:rPr>
          <w:delText>ò</w:delText>
        </w:r>
        <w:r w:rsidRPr="004373E8" w:rsidDel="005F5D10">
          <w:rPr>
            <w:rFonts w:cs="Arial"/>
            <w:i/>
            <w:iCs/>
            <w:szCs w:val="22"/>
            <w:lang w:val="vi-VN"/>
          </w:rPr>
          <w:delText xml:space="preserve"> chuy</w:delText>
        </w:r>
        <w:r w:rsidRPr="004373E8" w:rsidDel="005F5D10">
          <w:rPr>
            <w:rFonts w:cs="Calibri"/>
            <w:i/>
            <w:iCs/>
            <w:szCs w:val="22"/>
            <w:lang w:val="vi-VN"/>
          </w:rPr>
          <w:delText>ệ</w:delText>
        </w:r>
        <w:r w:rsidRPr="004373E8" w:rsidDel="005F5D10">
          <w:rPr>
            <w:rFonts w:cs="Arial"/>
            <w:i/>
            <w:iCs/>
            <w:szCs w:val="22"/>
            <w:lang w:val="vi-VN"/>
          </w:rPr>
          <w:delText>n tr</w:delText>
        </w:r>
        <w:r w:rsidRPr="004373E8" w:rsidDel="005F5D10">
          <w:rPr>
            <w:rFonts w:cs="Avenir Next LT Pro"/>
            <w:i/>
            <w:iCs/>
            <w:szCs w:val="22"/>
            <w:lang w:val="vi-VN"/>
          </w:rPr>
          <w:delText>à</w:delText>
        </w:r>
        <w:r w:rsidRPr="004373E8" w:rsidDel="005F5D10">
          <w:rPr>
            <w:rFonts w:cs="Arial"/>
            <w:i/>
            <w:iCs/>
            <w:szCs w:val="22"/>
            <w:lang w:val="vi-VN"/>
          </w:rPr>
          <w:delText xml:space="preserve"> chi</w:delText>
        </w:r>
        <w:r w:rsidRPr="004373E8" w:rsidDel="005F5D10">
          <w:rPr>
            <w:rFonts w:cs="Calibri"/>
            <w:i/>
            <w:iCs/>
            <w:szCs w:val="22"/>
            <w:lang w:val="vi-VN"/>
          </w:rPr>
          <w:delText>ề</w:delText>
        </w:r>
        <w:r w:rsidRPr="004373E8" w:rsidDel="005F5D10">
          <w:rPr>
            <w:rFonts w:cs="Arial"/>
            <w:i/>
            <w:iCs/>
            <w:szCs w:val="22"/>
            <w:lang w:val="vi-VN"/>
          </w:rPr>
          <w:delText>u nh</w:delText>
        </w:r>
        <w:r w:rsidRPr="004373E8" w:rsidDel="005F5D10">
          <w:rPr>
            <w:rFonts w:cs="Avenir Next LT Pro"/>
            <w:i/>
            <w:iCs/>
            <w:szCs w:val="22"/>
            <w:lang w:val="vi-VN"/>
          </w:rPr>
          <w:delText>ó</w:delText>
        </w:r>
        <w:r w:rsidRPr="004373E8" w:rsidDel="005F5D10">
          <w:rPr>
            <w:rFonts w:cs="Arial"/>
            <w:i/>
            <w:iCs/>
            <w:szCs w:val="22"/>
            <w:lang w:val="vi-VN"/>
          </w:rPr>
          <w:delText>m nh</w:delText>
        </w:r>
        <w:r w:rsidRPr="004373E8" w:rsidDel="005F5D10">
          <w:rPr>
            <w:rFonts w:cs="Calibri"/>
            <w:i/>
            <w:iCs/>
            <w:szCs w:val="22"/>
            <w:lang w:val="vi-VN"/>
          </w:rPr>
          <w:delText>ỏ</w:delText>
        </w:r>
        <w:r w:rsidRPr="004373E8" w:rsidDel="005F5D10">
          <w:rPr>
            <w:rFonts w:cs="Arial"/>
            <w:i/>
            <w:iCs/>
            <w:szCs w:val="22"/>
            <w:lang w:val="vi-VN"/>
          </w:rPr>
          <w:delText xml:space="preserve"> ph</w:delText>
        </w:r>
        <w:r w:rsidRPr="004373E8" w:rsidDel="005F5D10">
          <w:rPr>
            <w:rFonts w:cs="Avenir Next LT Pro"/>
            <w:i/>
            <w:iCs/>
            <w:szCs w:val="22"/>
            <w:lang w:val="vi-VN"/>
          </w:rPr>
          <w:delText>ù</w:delText>
        </w:r>
        <w:r w:rsidRPr="004373E8" w:rsidDel="005F5D10">
          <w:rPr>
            <w:rFonts w:cs="Arial"/>
            <w:i/>
            <w:iCs/>
            <w:szCs w:val="22"/>
            <w:lang w:val="vi-VN"/>
          </w:rPr>
          <w:delText xml:space="preserve"> h</w:delText>
        </w:r>
        <w:r w:rsidRPr="004373E8" w:rsidDel="005F5D10">
          <w:rPr>
            <w:rFonts w:cs="Calibri"/>
            <w:i/>
            <w:iCs/>
            <w:szCs w:val="22"/>
            <w:lang w:val="vi-VN"/>
          </w:rPr>
          <w:delText>ợ</w:delText>
        </w:r>
        <w:r w:rsidRPr="004373E8" w:rsidDel="005F5D10">
          <w:rPr>
            <w:rFonts w:cs="Arial"/>
            <w:i/>
            <w:iCs/>
            <w:szCs w:val="22"/>
            <w:lang w:val="vi-VN"/>
          </w:rPr>
          <w:delText>p cho nh</w:delText>
        </w:r>
        <w:r w:rsidRPr="004373E8" w:rsidDel="005F5D10">
          <w:rPr>
            <w:rFonts w:cs="Calibri"/>
            <w:i/>
            <w:iCs/>
            <w:szCs w:val="22"/>
            <w:lang w:val="vi-VN"/>
          </w:rPr>
          <w:delText>ữ</w:delText>
        </w:r>
        <w:r w:rsidRPr="004373E8" w:rsidDel="005F5D10">
          <w:rPr>
            <w:rFonts w:cs="Arial"/>
            <w:i/>
            <w:iCs/>
            <w:szCs w:val="22"/>
            <w:lang w:val="vi-VN"/>
          </w:rPr>
          <w:delText>ng ch</w:delText>
        </w:r>
        <w:r w:rsidRPr="004373E8" w:rsidDel="005F5D10">
          <w:rPr>
            <w:rFonts w:cs="Calibri"/>
            <w:i/>
            <w:iCs/>
            <w:szCs w:val="22"/>
            <w:lang w:val="vi-VN"/>
          </w:rPr>
          <w:delText>ủ</w:delText>
        </w:r>
        <w:r w:rsidRPr="004373E8" w:rsidDel="005F5D10">
          <w:rPr>
            <w:rFonts w:cs="Arial"/>
            <w:i/>
            <w:iCs/>
            <w:szCs w:val="22"/>
            <w:lang w:val="vi-VN"/>
          </w:rPr>
          <w:delText xml:space="preserve"> </w:delText>
        </w:r>
        <w:r w:rsidRPr="004373E8" w:rsidDel="005F5D10">
          <w:rPr>
            <w:rFonts w:cs="Calibri"/>
            <w:i/>
            <w:iCs/>
            <w:szCs w:val="22"/>
            <w:lang w:val="vi-VN"/>
          </w:rPr>
          <w:delText>đề</w:delText>
        </w:r>
        <w:r w:rsidRPr="004373E8" w:rsidDel="005F5D10">
          <w:rPr>
            <w:rFonts w:cs="Arial"/>
            <w:i/>
            <w:iCs/>
            <w:szCs w:val="22"/>
            <w:lang w:val="vi-VN"/>
          </w:rPr>
          <w:delText xml:space="preserve"> chuy</w:delText>
        </w:r>
        <w:r w:rsidRPr="004373E8" w:rsidDel="005F5D10">
          <w:rPr>
            <w:rFonts w:cs="Avenir Next LT Pro"/>
            <w:i/>
            <w:iCs/>
            <w:szCs w:val="22"/>
            <w:lang w:val="vi-VN"/>
          </w:rPr>
          <w:delText>ê</w:delText>
        </w:r>
        <w:r w:rsidRPr="004373E8" w:rsidDel="005F5D10">
          <w:rPr>
            <w:rFonts w:cs="Arial"/>
            <w:i/>
            <w:iCs/>
            <w:szCs w:val="22"/>
            <w:lang w:val="vi-VN"/>
          </w:rPr>
          <w:delText>n s</w:delText>
        </w:r>
        <w:r w:rsidRPr="004373E8" w:rsidDel="005F5D10">
          <w:rPr>
            <w:rFonts w:cs="Avenir Next LT Pro"/>
            <w:i/>
            <w:iCs/>
            <w:szCs w:val="22"/>
            <w:lang w:val="vi-VN"/>
          </w:rPr>
          <w:delText>â</w:delText>
        </w:r>
        <w:r w:rsidRPr="004373E8" w:rsidDel="005F5D10">
          <w:rPr>
            <w:rFonts w:cs="Arial"/>
            <w:i/>
            <w:iCs/>
            <w:szCs w:val="22"/>
            <w:lang w:val="vi-VN"/>
          </w:rPr>
          <w:delText>u, v</w:delText>
        </w:r>
        <w:r w:rsidRPr="004373E8" w:rsidDel="005F5D10">
          <w:rPr>
            <w:rFonts w:cs="Avenir Next LT Pro"/>
            <w:i/>
            <w:iCs/>
            <w:szCs w:val="22"/>
            <w:lang w:val="vi-VN"/>
          </w:rPr>
          <w:delText>à</w:delText>
        </w:r>
        <w:r w:rsidRPr="004373E8" w:rsidDel="005F5D10">
          <w:rPr>
            <w:rFonts w:cs="Arial"/>
            <w:i/>
            <w:iCs/>
            <w:szCs w:val="22"/>
            <w:lang w:val="vi-VN"/>
          </w:rPr>
          <w:delText xml:space="preserve"> c</w:delText>
        </w:r>
        <w:r w:rsidRPr="004373E8" w:rsidDel="005F5D10">
          <w:rPr>
            <w:rFonts w:cs="Avenir Next LT Pro"/>
            <w:i/>
            <w:iCs/>
            <w:szCs w:val="22"/>
            <w:lang w:val="vi-VN"/>
          </w:rPr>
          <w:delText>á</w:delText>
        </w:r>
        <w:r w:rsidRPr="004373E8" w:rsidDel="005F5D10">
          <w:rPr>
            <w:rFonts w:cs="Arial"/>
            <w:i/>
            <w:iCs/>
            <w:szCs w:val="22"/>
            <w:lang w:val="vi-VN"/>
          </w:rPr>
          <w:delText>c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ng n</w:delText>
        </w:r>
        <w:r w:rsidRPr="004373E8" w:rsidDel="005F5D10">
          <w:rPr>
            <w:rFonts w:cs="Avenir Next LT Pro"/>
            <w:i/>
            <w:iCs/>
            <w:szCs w:val="22"/>
            <w:lang w:val="vi-VN"/>
          </w:rPr>
          <w:delText>â</w:delText>
        </w:r>
        <w:r w:rsidRPr="004373E8" w:rsidDel="005F5D10">
          <w:rPr>
            <w:rFonts w:cs="Arial"/>
            <w:i/>
            <w:iCs/>
            <w:szCs w:val="22"/>
            <w:lang w:val="vi-VN"/>
          </w:rPr>
          <w:delText xml:space="preserve">ng cao </w:delText>
        </w:r>
        <w:r w:rsidRPr="004373E8" w:rsidDel="005F5D10">
          <w:rPr>
            <w:rFonts w:cs="Calibri"/>
            <w:i/>
            <w:iCs/>
            <w:szCs w:val="22"/>
            <w:lang w:val="vi-VN"/>
          </w:rPr>
          <w:delText>đờ</w:delText>
        </w:r>
        <w:r w:rsidRPr="004373E8" w:rsidDel="005F5D10">
          <w:rPr>
            <w:rFonts w:cs="Arial"/>
            <w:i/>
            <w:iCs/>
            <w:szCs w:val="22"/>
            <w:lang w:val="vi-VN"/>
          </w:rPr>
          <w:delText>i s</w:delText>
        </w:r>
        <w:r w:rsidRPr="004373E8" w:rsidDel="005F5D10">
          <w:rPr>
            <w:rFonts w:cs="Calibri"/>
            <w:i/>
            <w:iCs/>
            <w:szCs w:val="22"/>
            <w:lang w:val="vi-VN"/>
          </w:rPr>
          <w:delText>ố</w:delText>
        </w:r>
        <w:r w:rsidRPr="004373E8" w:rsidDel="005F5D10">
          <w:rPr>
            <w:rFonts w:cs="Arial"/>
            <w:i/>
            <w:iCs/>
            <w:szCs w:val="22"/>
            <w:lang w:val="vi-VN"/>
          </w:rPr>
          <w:delText>ng tinh th</w:delText>
        </w:r>
        <w:r w:rsidRPr="004373E8" w:rsidDel="005F5D10">
          <w:rPr>
            <w:rFonts w:cs="Calibri"/>
            <w:i/>
            <w:iCs/>
            <w:szCs w:val="22"/>
            <w:lang w:val="vi-VN"/>
          </w:rPr>
          <w:delText>ầ</w:delText>
        </w:r>
        <w:r w:rsidRPr="004373E8" w:rsidDel="005F5D10">
          <w:rPr>
            <w:rFonts w:cs="Arial"/>
            <w:i/>
            <w:iCs/>
            <w:szCs w:val="22"/>
            <w:lang w:val="vi-VN"/>
          </w:rPr>
          <w:delText>n kh</w:delText>
        </w:r>
        <w:r w:rsidRPr="004373E8" w:rsidDel="005F5D10">
          <w:rPr>
            <w:rFonts w:cs="Avenir Next LT Pro"/>
            <w:i/>
            <w:iCs/>
            <w:szCs w:val="22"/>
            <w:lang w:val="vi-VN"/>
          </w:rPr>
          <w:delText>á</w:delText>
        </w:r>
        <w:r w:rsidRPr="004373E8" w:rsidDel="005F5D10">
          <w:rPr>
            <w:rFonts w:cs="Arial"/>
            <w:i/>
            <w:iCs/>
            <w:szCs w:val="22"/>
            <w:lang w:val="vi-VN"/>
          </w:rPr>
          <w:delText>c nh</w:delText>
        </w:r>
        <w:r w:rsidRPr="004373E8" w:rsidDel="005F5D10">
          <w:rPr>
            <w:rFonts w:cs="Calibri"/>
            <w:i/>
            <w:iCs/>
            <w:szCs w:val="22"/>
            <w:lang w:val="vi-VN"/>
          </w:rPr>
          <w:delText>ư</w:delText>
        </w:r>
        <w:r w:rsidRPr="004373E8" w:rsidDel="005F5D10">
          <w:rPr>
            <w:rFonts w:cs="Arial"/>
            <w:i/>
            <w:iCs/>
            <w:szCs w:val="22"/>
            <w:lang w:val="vi-VN"/>
          </w:rPr>
          <w:delText xml:space="preserve"> tri</w:delText>
        </w:r>
        <w:r w:rsidRPr="004373E8" w:rsidDel="005F5D10">
          <w:rPr>
            <w:rFonts w:cs="Calibri"/>
            <w:i/>
            <w:iCs/>
            <w:szCs w:val="22"/>
            <w:lang w:val="vi-VN"/>
          </w:rPr>
          <w:delText>ể</w:delText>
        </w:r>
        <w:r w:rsidRPr="004373E8" w:rsidDel="005F5D10">
          <w:rPr>
            <w:rFonts w:cs="Arial"/>
            <w:i/>
            <w:iCs/>
            <w:szCs w:val="22"/>
            <w:lang w:val="vi-VN"/>
          </w:rPr>
          <w:delText>n l</w:delText>
        </w:r>
        <w:r w:rsidRPr="004373E8" w:rsidDel="005F5D10">
          <w:rPr>
            <w:rFonts w:cs="Avenir Next LT Pro"/>
            <w:i/>
            <w:iCs/>
            <w:szCs w:val="22"/>
            <w:lang w:val="vi-VN"/>
          </w:rPr>
          <w:delText>ã</w:delText>
        </w:r>
        <w:r w:rsidRPr="004373E8" w:rsidDel="005F5D10">
          <w:rPr>
            <w:rFonts w:cs="Arial"/>
            <w:i/>
            <w:iCs/>
            <w:szCs w:val="22"/>
            <w:lang w:val="vi-VN"/>
          </w:rPr>
          <w:delText>m hay c</w:delText>
        </w:r>
        <w:r w:rsidRPr="004373E8" w:rsidDel="005F5D10">
          <w:rPr>
            <w:rFonts w:cs="Avenir Next LT Pro"/>
            <w:i/>
            <w:iCs/>
            <w:szCs w:val="22"/>
            <w:lang w:val="vi-VN"/>
          </w:rPr>
          <w:delText>á</w:delText>
        </w:r>
        <w:r w:rsidRPr="004373E8" w:rsidDel="005F5D10">
          <w:rPr>
            <w:rFonts w:cs="Arial"/>
            <w:i/>
            <w:iCs/>
            <w:szCs w:val="22"/>
            <w:lang w:val="vi-VN"/>
          </w:rPr>
          <w:delText>c chi</w:delText>
        </w:r>
        <w:r w:rsidRPr="004373E8" w:rsidDel="005F5D10">
          <w:rPr>
            <w:rFonts w:cs="Calibri"/>
            <w:i/>
            <w:iCs/>
            <w:szCs w:val="22"/>
            <w:lang w:val="vi-VN"/>
          </w:rPr>
          <w:delText>ế</w:delText>
        </w:r>
        <w:r w:rsidRPr="004373E8" w:rsidDel="005F5D10">
          <w:rPr>
            <w:rFonts w:cs="Arial"/>
            <w:i/>
            <w:iCs/>
            <w:szCs w:val="22"/>
            <w:lang w:val="vi-VN"/>
          </w:rPr>
          <w:delText>n d</w:delText>
        </w:r>
        <w:r w:rsidRPr="004373E8" w:rsidDel="005F5D10">
          <w:rPr>
            <w:rFonts w:cs="Calibri"/>
            <w:i/>
            <w:iCs/>
            <w:szCs w:val="22"/>
            <w:lang w:val="vi-VN"/>
          </w:rPr>
          <w:delText>ị</w:delText>
        </w:r>
        <w:r w:rsidRPr="004373E8" w:rsidDel="005F5D10">
          <w:rPr>
            <w:rFonts w:cs="Arial"/>
            <w:i/>
            <w:iCs/>
            <w:szCs w:val="22"/>
            <w:lang w:val="vi-VN"/>
          </w:rPr>
          <w:delText>ch.</w:delText>
        </w:r>
      </w:del>
    </w:p>
    <w:p w14:paraId="11756048" w14:textId="3D5E14ED" w:rsidR="00EA7631" w:rsidRPr="004373E8" w:rsidDel="005F5D10" w:rsidRDefault="00EA7631" w:rsidP="005F5D10">
      <w:pPr>
        <w:pStyle w:val="Question"/>
        <w:numPr>
          <w:ilvl w:val="0"/>
          <w:numId w:val="7"/>
        </w:numPr>
        <w:tabs>
          <w:tab w:val="left" w:pos="630"/>
          <w:tab w:val="left" w:pos="990"/>
        </w:tabs>
        <w:spacing w:before="100" w:line="400" w:lineRule="exact"/>
        <w:ind w:left="0" w:firstLine="720"/>
        <w:rPr>
          <w:del w:id="8610" w:author="An Tran, ACA (BUV)" w:date="2024-09-12T11:03:00Z" w16du:dateUtc="2024-09-12T04:03:00Z"/>
          <w:rFonts w:cs="Arial"/>
          <w:i/>
          <w:iCs/>
          <w:szCs w:val="22"/>
          <w:lang w:val="vi-VN"/>
        </w:rPr>
      </w:pPr>
      <w:del w:id="8611" w:author="An Tran, ACA (BUV)" w:date="2024-09-12T11:03:00Z" w16du:dateUtc="2024-09-12T04:03:00Z">
        <w:r w:rsidRPr="004373E8" w:rsidDel="005F5D10">
          <w:rPr>
            <w:rFonts w:cs="Arial"/>
            <w:i/>
            <w:iCs/>
            <w:szCs w:val="22"/>
            <w:lang w:val="vi-VN"/>
          </w:rPr>
          <w:delText>N</w:delText>
        </w:r>
        <w:r w:rsidRPr="004373E8" w:rsidDel="005F5D10">
          <w:rPr>
            <w:rFonts w:cs="Calibri"/>
            <w:i/>
            <w:iCs/>
            <w:szCs w:val="22"/>
            <w:lang w:val="vi-VN"/>
          </w:rPr>
          <w:delText>ế</w:delText>
        </w:r>
        <w:r w:rsidRPr="004373E8" w:rsidDel="005F5D10">
          <w:rPr>
            <w:rFonts w:cs="Arial"/>
            <w:i/>
            <w:iCs/>
            <w:szCs w:val="22"/>
            <w:lang w:val="vi-VN"/>
          </w:rPr>
          <w:delText>u nh</w:delText>
        </w:r>
        <w:r w:rsidRPr="004373E8" w:rsidDel="005F5D10">
          <w:rPr>
            <w:rFonts w:cs="Calibri"/>
            <w:i/>
            <w:iCs/>
            <w:szCs w:val="22"/>
            <w:lang w:val="vi-VN"/>
          </w:rPr>
          <w:delText>ậ</w:delText>
        </w:r>
        <w:r w:rsidRPr="004373E8" w:rsidDel="005F5D10">
          <w:rPr>
            <w:rFonts w:cs="Arial"/>
            <w:i/>
            <w:iCs/>
            <w:szCs w:val="22"/>
            <w:lang w:val="vi-VN"/>
          </w:rPr>
          <w:delText>n th</w:delText>
        </w:r>
        <w:r w:rsidRPr="004373E8" w:rsidDel="005F5D10">
          <w:rPr>
            <w:rFonts w:cs="Calibri"/>
            <w:i/>
            <w:iCs/>
            <w:szCs w:val="22"/>
            <w:lang w:val="vi-VN"/>
          </w:rPr>
          <w:delText>ấ</w:delText>
        </w:r>
        <w:r w:rsidRPr="004373E8" w:rsidDel="005F5D10">
          <w:rPr>
            <w:rFonts w:cs="Arial"/>
            <w:i/>
            <w:iCs/>
            <w:szCs w:val="22"/>
            <w:lang w:val="vi-VN"/>
          </w:rPr>
          <w:delText>y nh</w:delText>
        </w:r>
        <w:r w:rsidRPr="004373E8" w:rsidDel="005F5D10">
          <w:rPr>
            <w:rFonts w:cs="Calibri"/>
            <w:i/>
            <w:iCs/>
            <w:szCs w:val="22"/>
            <w:lang w:val="vi-VN"/>
          </w:rPr>
          <w:delText>ữ</w:delText>
        </w:r>
        <w:r w:rsidRPr="004373E8" w:rsidDel="005F5D10">
          <w:rPr>
            <w:rFonts w:cs="Arial"/>
            <w:i/>
            <w:iCs/>
            <w:szCs w:val="22"/>
            <w:lang w:val="vi-VN"/>
          </w:rPr>
          <w:delText>ng bi</w:delText>
        </w:r>
        <w:r w:rsidRPr="004373E8" w:rsidDel="005F5D10">
          <w:rPr>
            <w:rFonts w:cs="Calibri"/>
            <w:i/>
            <w:iCs/>
            <w:szCs w:val="22"/>
            <w:lang w:val="vi-VN"/>
          </w:rPr>
          <w:delText>ể</w:delText>
        </w:r>
        <w:r w:rsidRPr="004373E8" w:rsidDel="005F5D10">
          <w:rPr>
            <w:rFonts w:cs="Arial"/>
            <w:i/>
            <w:iCs/>
            <w:szCs w:val="22"/>
            <w:lang w:val="vi-VN"/>
          </w:rPr>
          <w:delText>u hi</w:delText>
        </w:r>
        <w:r w:rsidRPr="004373E8" w:rsidDel="005F5D10">
          <w:rPr>
            <w:rFonts w:cs="Calibri"/>
            <w:i/>
            <w:iCs/>
            <w:szCs w:val="22"/>
            <w:lang w:val="vi-VN"/>
          </w:rPr>
          <w:delText>ệ</w:delText>
        </w:r>
        <w:r w:rsidRPr="004373E8" w:rsidDel="005F5D10">
          <w:rPr>
            <w:rFonts w:cs="Arial"/>
            <w:i/>
            <w:iCs/>
            <w:szCs w:val="22"/>
            <w:lang w:val="vi-VN"/>
          </w:rPr>
          <w:delText>n lo l</w:delText>
        </w:r>
        <w:r w:rsidRPr="004373E8" w:rsidDel="005F5D10">
          <w:rPr>
            <w:rFonts w:cs="Calibri"/>
            <w:i/>
            <w:iCs/>
            <w:szCs w:val="22"/>
            <w:lang w:val="vi-VN"/>
          </w:rPr>
          <w:delText>ắ</w:delText>
        </w:r>
        <w:r w:rsidRPr="004373E8" w:rsidDel="005F5D10">
          <w:rPr>
            <w:rFonts w:cs="Arial"/>
            <w:i/>
            <w:iCs/>
            <w:szCs w:val="22"/>
            <w:lang w:val="vi-VN"/>
          </w:rPr>
          <w:delText>ng, b</w:delText>
        </w:r>
        <w:r w:rsidRPr="004373E8" w:rsidDel="005F5D10">
          <w:rPr>
            <w:rFonts w:cs="Calibri"/>
            <w:i/>
            <w:iCs/>
            <w:szCs w:val="22"/>
            <w:lang w:val="vi-VN"/>
          </w:rPr>
          <w:delText>ấ</w:delText>
        </w:r>
        <w:r w:rsidRPr="004373E8" w:rsidDel="005F5D10">
          <w:rPr>
            <w:rFonts w:cs="Arial"/>
            <w:i/>
            <w:iCs/>
            <w:szCs w:val="22"/>
            <w:lang w:val="vi-VN"/>
          </w:rPr>
          <w:delText>t an hay c</w:delText>
        </w:r>
        <w:r w:rsidRPr="004373E8" w:rsidDel="005F5D10">
          <w:rPr>
            <w:rFonts w:cs="Calibri"/>
            <w:i/>
            <w:iCs/>
            <w:szCs w:val="22"/>
            <w:lang w:val="vi-VN"/>
          </w:rPr>
          <w:delText>ă</w:delText>
        </w:r>
        <w:r w:rsidRPr="004373E8" w:rsidDel="005F5D10">
          <w:rPr>
            <w:rFonts w:cs="Arial"/>
            <w:i/>
            <w:iCs/>
            <w:szCs w:val="22"/>
            <w:lang w:val="vi-VN"/>
          </w:rPr>
          <w:delText>ng th</w:delText>
        </w:r>
        <w:r w:rsidRPr="004373E8" w:rsidDel="005F5D10">
          <w:rPr>
            <w:rFonts w:cs="Calibri"/>
            <w:i/>
            <w:iCs/>
            <w:szCs w:val="22"/>
            <w:lang w:val="vi-VN"/>
          </w:rPr>
          <w:delText>ẳ</w:delText>
        </w:r>
        <w:r w:rsidRPr="004373E8" w:rsidDel="005F5D10">
          <w:rPr>
            <w:rFonts w:cs="Arial"/>
            <w:i/>
            <w:iCs/>
            <w:szCs w:val="22"/>
            <w:lang w:val="vi-VN"/>
          </w:rPr>
          <w:delText>ng c</w:delText>
        </w:r>
        <w:r w:rsidRPr="004373E8" w:rsidDel="005F5D10">
          <w:rPr>
            <w:rFonts w:cs="Calibri"/>
            <w:i/>
            <w:iCs/>
            <w:szCs w:val="22"/>
            <w:lang w:val="vi-VN"/>
          </w:rPr>
          <w:delText>ủ</w:delText>
        </w:r>
        <w:r w:rsidRPr="004373E8" w:rsidDel="005F5D10">
          <w:rPr>
            <w:rFonts w:cs="Arial"/>
            <w:i/>
            <w:iCs/>
            <w:szCs w:val="22"/>
            <w:lang w:val="vi-VN"/>
          </w:rPr>
          <w:delText>a sinh vi</w:delText>
        </w:r>
        <w:r w:rsidRPr="004373E8" w:rsidDel="005F5D10">
          <w:rPr>
            <w:rFonts w:cs="Avenir Next LT Pro"/>
            <w:i/>
            <w:iCs/>
            <w:szCs w:val="22"/>
            <w:lang w:val="vi-VN"/>
          </w:rPr>
          <w:delText>ê</w:delText>
        </w:r>
        <w:r w:rsidRPr="004373E8" w:rsidDel="005F5D10">
          <w:rPr>
            <w:rFonts w:cs="Arial"/>
            <w:i/>
            <w:iCs/>
            <w:szCs w:val="22"/>
            <w:lang w:val="vi-VN"/>
          </w:rPr>
          <w:delText>n, ph</w:delText>
        </w:r>
        <w:r w:rsidRPr="004373E8" w:rsidDel="005F5D10">
          <w:rPr>
            <w:rFonts w:cs="Calibri"/>
            <w:i/>
            <w:iCs/>
            <w:szCs w:val="22"/>
            <w:lang w:val="vi-VN"/>
          </w:rPr>
          <w:delText>ụ</w:delText>
        </w:r>
        <w:r w:rsidRPr="004373E8" w:rsidDel="005F5D10">
          <w:rPr>
            <w:rFonts w:cs="Arial"/>
            <w:i/>
            <w:iCs/>
            <w:szCs w:val="22"/>
            <w:lang w:val="vi-VN"/>
          </w:rPr>
          <w:delText xml:space="preserve"> huynh/sinh vi</w:delText>
        </w:r>
        <w:r w:rsidRPr="004373E8" w:rsidDel="005F5D10">
          <w:rPr>
            <w:rFonts w:cs="Avenir Next LT Pro"/>
            <w:i/>
            <w:iCs/>
            <w:szCs w:val="22"/>
            <w:lang w:val="vi-VN"/>
          </w:rPr>
          <w:delText>ê</w:delText>
        </w:r>
        <w:r w:rsidRPr="004373E8" w:rsidDel="005F5D10">
          <w:rPr>
            <w:rFonts w:cs="Arial"/>
            <w:i/>
            <w:iCs/>
            <w:szCs w:val="22"/>
            <w:lang w:val="vi-VN"/>
          </w:rPr>
          <w:delText>n c</w:delText>
        </w:r>
        <w:r w:rsidRPr="004373E8" w:rsidDel="005F5D10">
          <w:rPr>
            <w:rFonts w:cs="Avenir Next LT Pro"/>
            <w:i/>
            <w:iCs/>
            <w:szCs w:val="22"/>
            <w:lang w:val="vi-VN"/>
          </w:rPr>
          <w:delText>ó</w:delText>
        </w:r>
        <w:r w:rsidRPr="004373E8" w:rsidDel="005F5D10">
          <w:rPr>
            <w:rFonts w:cs="Arial"/>
            <w:i/>
            <w:iCs/>
            <w:szCs w:val="22"/>
            <w:lang w:val="vi-VN"/>
          </w:rPr>
          <w:delText xml:space="preserve"> th</w:delText>
        </w:r>
        <w:r w:rsidRPr="004373E8" w:rsidDel="005F5D10">
          <w:rPr>
            <w:rFonts w:cs="Calibri"/>
            <w:i/>
            <w:iCs/>
            <w:szCs w:val="22"/>
            <w:lang w:val="vi-VN"/>
          </w:rPr>
          <w:delText>ể</w:delText>
        </w:r>
        <w:r w:rsidRPr="004373E8" w:rsidDel="005F5D10">
          <w:rPr>
            <w:rFonts w:cs="Arial"/>
            <w:i/>
            <w:iCs/>
            <w:szCs w:val="22"/>
            <w:lang w:val="vi-VN"/>
          </w:rPr>
          <w:delText xml:space="preserve"> li</w:delText>
        </w:r>
        <w:r w:rsidRPr="004373E8" w:rsidDel="005F5D10">
          <w:rPr>
            <w:rFonts w:cs="Avenir Next LT Pro"/>
            <w:i/>
            <w:iCs/>
            <w:szCs w:val="22"/>
            <w:lang w:val="vi-VN"/>
          </w:rPr>
          <w:delText>ê</w:delText>
        </w:r>
        <w:r w:rsidRPr="004373E8" w:rsidDel="005F5D10">
          <w:rPr>
            <w:rFonts w:cs="Arial"/>
            <w:i/>
            <w:iCs/>
            <w:szCs w:val="22"/>
            <w:lang w:val="vi-VN"/>
          </w:rPr>
          <w:delText>n l</w:delText>
        </w:r>
        <w:r w:rsidRPr="004373E8" w:rsidDel="005F5D10">
          <w:rPr>
            <w:rFonts w:cs="Calibri"/>
            <w:i/>
            <w:iCs/>
            <w:szCs w:val="22"/>
            <w:lang w:val="vi-VN"/>
          </w:rPr>
          <w:delText>ạ</w:delText>
        </w:r>
        <w:r w:rsidRPr="004373E8" w:rsidDel="005F5D10">
          <w:rPr>
            <w:rFonts w:cs="Arial"/>
            <w:i/>
            <w:iCs/>
            <w:szCs w:val="22"/>
            <w:lang w:val="vi-VN"/>
          </w:rPr>
          <w:delText>c v</w:delText>
        </w:r>
        <w:r w:rsidRPr="004373E8" w:rsidDel="005F5D10">
          <w:rPr>
            <w:rFonts w:cs="Calibri"/>
            <w:i/>
            <w:iCs/>
            <w:szCs w:val="22"/>
            <w:lang w:val="vi-VN"/>
          </w:rPr>
          <w:delText>ớ</w:delText>
        </w:r>
        <w:r w:rsidRPr="004373E8" w:rsidDel="005F5D10">
          <w:rPr>
            <w:rFonts w:cs="Arial"/>
            <w:i/>
            <w:iCs/>
            <w:szCs w:val="22"/>
            <w:lang w:val="vi-VN"/>
          </w:rPr>
          <w:delText>i Chuy</w:delText>
        </w:r>
        <w:r w:rsidRPr="004373E8" w:rsidDel="005F5D10">
          <w:rPr>
            <w:rFonts w:cs="Avenir Next LT Pro"/>
            <w:i/>
            <w:iCs/>
            <w:szCs w:val="22"/>
            <w:lang w:val="vi-VN"/>
          </w:rPr>
          <w:delText>ê</w:delText>
        </w:r>
        <w:r w:rsidRPr="004373E8" w:rsidDel="005F5D10">
          <w:rPr>
            <w:rFonts w:cs="Arial"/>
            <w:i/>
            <w:iCs/>
            <w:szCs w:val="22"/>
            <w:lang w:val="vi-VN"/>
          </w:rPr>
          <w:delText>n gia T</w:delText>
        </w:r>
        <w:r w:rsidRPr="004373E8" w:rsidDel="005F5D10">
          <w:rPr>
            <w:rFonts w:cs="Avenir Next LT Pro"/>
            <w:i/>
            <w:iCs/>
            <w:szCs w:val="22"/>
            <w:lang w:val="vi-VN"/>
          </w:rPr>
          <w:delText>â</w:delText>
        </w:r>
        <w:r w:rsidRPr="004373E8" w:rsidDel="005F5D10">
          <w:rPr>
            <w:rFonts w:cs="Arial"/>
            <w:i/>
            <w:iCs/>
            <w:szCs w:val="22"/>
            <w:lang w:val="vi-VN"/>
          </w:rPr>
          <w:delText>m l</w:delText>
        </w:r>
        <w:r w:rsidRPr="004373E8" w:rsidDel="005F5D10">
          <w:rPr>
            <w:rFonts w:cs="Avenir Next LT Pro"/>
            <w:i/>
            <w:iCs/>
            <w:szCs w:val="22"/>
            <w:lang w:val="vi-VN"/>
          </w:rPr>
          <w:delText>ý</w:delText>
        </w:r>
        <w:r w:rsidRPr="004373E8" w:rsidDel="005F5D10">
          <w:rPr>
            <w:rFonts w:cs="Arial"/>
            <w:i/>
            <w:iCs/>
            <w:szCs w:val="22"/>
            <w:lang w:val="vi-VN"/>
          </w:rPr>
          <w:delText xml:space="preserve"> v</w:delText>
        </w:r>
        <w:r w:rsidRPr="004373E8" w:rsidDel="005F5D10">
          <w:rPr>
            <w:rFonts w:cs="Avenir Next LT Pro"/>
            <w:i/>
            <w:iCs/>
            <w:szCs w:val="22"/>
            <w:lang w:val="vi-VN"/>
          </w:rPr>
          <w:delText>à</w:delText>
        </w:r>
        <w:r w:rsidRPr="004373E8" w:rsidDel="005F5D10">
          <w:rPr>
            <w:rFonts w:cs="Arial"/>
            <w:i/>
            <w:iCs/>
            <w:szCs w:val="22"/>
            <w:lang w:val="vi-VN"/>
          </w:rPr>
          <w:delText xml:space="preserve"> S</w:delText>
        </w:r>
        <w:r w:rsidRPr="004373E8" w:rsidDel="005F5D10">
          <w:rPr>
            <w:rFonts w:cs="Calibri"/>
            <w:i/>
            <w:iCs/>
            <w:szCs w:val="22"/>
            <w:lang w:val="vi-VN"/>
          </w:rPr>
          <w:delText>ứ</w:delText>
        </w:r>
        <w:r w:rsidRPr="004373E8" w:rsidDel="005F5D10">
          <w:rPr>
            <w:rFonts w:cs="Arial"/>
            <w:i/>
            <w:iCs/>
            <w:szCs w:val="22"/>
            <w:lang w:val="vi-VN"/>
          </w:rPr>
          <w:delText>c kh</w:delText>
        </w:r>
        <w:r w:rsidRPr="004373E8" w:rsidDel="005F5D10">
          <w:rPr>
            <w:rFonts w:cs="Calibri"/>
            <w:i/>
            <w:iCs/>
            <w:szCs w:val="22"/>
            <w:lang w:val="vi-VN"/>
          </w:rPr>
          <w:delText>ỏ</w:delText>
        </w:r>
        <w:r w:rsidRPr="004373E8" w:rsidDel="005F5D10">
          <w:rPr>
            <w:rFonts w:cs="Arial"/>
            <w:i/>
            <w:iCs/>
            <w:szCs w:val="22"/>
            <w:lang w:val="vi-VN"/>
          </w:rPr>
          <w:delText>e tinh th</w:delText>
        </w:r>
        <w:r w:rsidRPr="004373E8" w:rsidDel="005F5D10">
          <w:rPr>
            <w:rFonts w:cs="Calibri"/>
            <w:i/>
            <w:iCs/>
            <w:szCs w:val="22"/>
            <w:lang w:val="vi-VN"/>
          </w:rPr>
          <w:delText>ầ</w:delText>
        </w:r>
        <w:r w:rsidRPr="004373E8" w:rsidDel="005F5D10">
          <w:rPr>
            <w:rFonts w:cs="Arial"/>
            <w:i/>
            <w:iCs/>
            <w:szCs w:val="22"/>
            <w:lang w:val="vi-VN"/>
          </w:rPr>
          <w:delText>n c</w:delText>
        </w:r>
        <w:r w:rsidRPr="004373E8" w:rsidDel="005F5D10">
          <w:rPr>
            <w:rFonts w:cs="Calibri"/>
            <w:i/>
            <w:iCs/>
            <w:szCs w:val="22"/>
            <w:lang w:val="vi-VN"/>
          </w:rPr>
          <w:delText>ủ</w:delText>
        </w:r>
        <w:r w:rsidRPr="004373E8" w:rsidDel="005F5D10">
          <w:rPr>
            <w:rFonts w:cs="Arial"/>
            <w:i/>
            <w:iCs/>
            <w:szCs w:val="22"/>
            <w:lang w:val="vi-VN"/>
          </w:rPr>
          <w:delText xml:space="preserve">a BUV theo </w:delText>
        </w:r>
        <w:r w:rsidRPr="004373E8" w:rsidDel="005F5D10">
          <w:rPr>
            <w:rFonts w:cs="Calibri"/>
            <w:i/>
            <w:iCs/>
            <w:szCs w:val="22"/>
            <w:lang w:val="vi-VN"/>
          </w:rPr>
          <w:delText>đị</w:delText>
        </w:r>
        <w:r w:rsidRPr="004373E8" w:rsidDel="005F5D10">
          <w:rPr>
            <w:rFonts w:cs="Arial"/>
            <w:i/>
            <w:iCs/>
            <w:szCs w:val="22"/>
            <w:lang w:val="vi-VN"/>
          </w:rPr>
          <w:delText>a ch</w:delText>
        </w:r>
        <w:r w:rsidRPr="004373E8" w:rsidDel="005F5D10">
          <w:rPr>
            <w:rFonts w:cs="Calibri"/>
            <w:i/>
            <w:iCs/>
            <w:szCs w:val="22"/>
            <w:lang w:val="vi-VN"/>
          </w:rPr>
          <w:delText>ỉ</w:delText>
        </w:r>
        <w:r w:rsidRPr="004373E8" w:rsidDel="005F5D10">
          <w:rPr>
            <w:rFonts w:cs="Arial"/>
            <w:i/>
            <w:iCs/>
            <w:szCs w:val="22"/>
            <w:lang w:val="vi-VN"/>
          </w:rPr>
          <w:delText xml:space="preserve">: </w:delText>
        </w:r>
        <w:r w:rsidRPr="004373E8" w:rsidDel="005F5D10">
          <w:rPr>
            <w:rStyle w:val="Hyperlink"/>
            <w:rFonts w:cs="Arial"/>
            <w:i/>
            <w:iCs/>
            <w:szCs w:val="22"/>
            <w:lang w:val="vi-VN"/>
          </w:rPr>
          <w:delText>Student-Wellbeing@buv.edu.vn</w:delText>
        </w:r>
        <w:r w:rsidRPr="004373E8" w:rsidDel="005F5D10">
          <w:rPr>
            <w:rFonts w:cs="Arial"/>
            <w:i/>
            <w:iCs/>
            <w:szCs w:val="22"/>
            <w:lang w:val="vi-VN"/>
          </w:rPr>
          <w:delText>. Chuyên gia Tâm lý và S</w:delText>
        </w:r>
        <w:r w:rsidRPr="004373E8" w:rsidDel="005F5D10">
          <w:rPr>
            <w:rFonts w:cs="Calibri"/>
            <w:i/>
            <w:iCs/>
            <w:szCs w:val="22"/>
            <w:lang w:val="vi-VN"/>
          </w:rPr>
          <w:delText>ứ</w:delText>
        </w:r>
        <w:r w:rsidRPr="004373E8" w:rsidDel="005F5D10">
          <w:rPr>
            <w:rFonts w:cs="Arial"/>
            <w:i/>
            <w:iCs/>
            <w:szCs w:val="22"/>
            <w:lang w:val="vi-VN"/>
          </w:rPr>
          <w:delText>c kh</w:delText>
        </w:r>
        <w:r w:rsidRPr="004373E8" w:rsidDel="005F5D10">
          <w:rPr>
            <w:rFonts w:cs="Calibri"/>
            <w:i/>
            <w:iCs/>
            <w:szCs w:val="22"/>
            <w:lang w:val="vi-VN"/>
          </w:rPr>
          <w:delText>ỏ</w:delText>
        </w:r>
        <w:r w:rsidRPr="004373E8" w:rsidDel="005F5D10">
          <w:rPr>
            <w:rFonts w:cs="Arial"/>
            <w:i/>
            <w:iCs/>
            <w:szCs w:val="22"/>
            <w:lang w:val="vi-VN"/>
          </w:rPr>
          <w:delText>e tinh th</w:delText>
        </w:r>
        <w:r w:rsidRPr="004373E8" w:rsidDel="005F5D10">
          <w:rPr>
            <w:rFonts w:cs="Calibri"/>
            <w:i/>
            <w:iCs/>
            <w:szCs w:val="22"/>
            <w:lang w:val="vi-VN"/>
          </w:rPr>
          <w:delText>ầ</w:delText>
        </w:r>
        <w:r w:rsidRPr="004373E8" w:rsidDel="005F5D10">
          <w:rPr>
            <w:rFonts w:cs="Arial"/>
            <w:i/>
            <w:iCs/>
            <w:szCs w:val="22"/>
            <w:lang w:val="vi-VN"/>
          </w:rPr>
          <w:delText>n s</w:delText>
        </w:r>
        <w:r w:rsidRPr="004373E8" w:rsidDel="005F5D10">
          <w:rPr>
            <w:rFonts w:cs="Calibri"/>
            <w:i/>
            <w:iCs/>
            <w:szCs w:val="22"/>
            <w:lang w:val="vi-VN"/>
          </w:rPr>
          <w:delText>ẽ</w:delText>
        </w:r>
        <w:r w:rsidRPr="004373E8" w:rsidDel="005F5D10">
          <w:rPr>
            <w:rFonts w:cs="Arial"/>
            <w:i/>
            <w:iCs/>
            <w:szCs w:val="22"/>
            <w:lang w:val="vi-VN"/>
          </w:rPr>
          <w:delText xml:space="preserve"> c</w:delText>
        </w:r>
        <w:r w:rsidRPr="004373E8" w:rsidDel="005F5D10">
          <w:rPr>
            <w:rFonts w:cs="Avenir Next LT Pro"/>
            <w:i/>
            <w:iCs/>
            <w:szCs w:val="22"/>
            <w:lang w:val="vi-VN"/>
          </w:rPr>
          <w:delText>ó</w:delText>
        </w:r>
        <w:r w:rsidRPr="004373E8" w:rsidDel="005F5D10">
          <w:rPr>
            <w:rFonts w:cs="Arial"/>
            <w:i/>
            <w:iCs/>
            <w:szCs w:val="22"/>
            <w:lang w:val="vi-VN"/>
          </w:rPr>
          <w:delText xml:space="preserve"> nh</w:delText>
        </w:r>
        <w:r w:rsidRPr="004373E8" w:rsidDel="005F5D10">
          <w:rPr>
            <w:rFonts w:cs="Calibri"/>
            <w:i/>
            <w:iCs/>
            <w:szCs w:val="22"/>
            <w:lang w:val="vi-VN"/>
          </w:rPr>
          <w:delText>ữ</w:delText>
        </w:r>
        <w:r w:rsidRPr="004373E8" w:rsidDel="005F5D10">
          <w:rPr>
            <w:rFonts w:cs="Arial"/>
            <w:i/>
            <w:iCs/>
            <w:szCs w:val="22"/>
            <w:lang w:val="vi-VN"/>
          </w:rPr>
          <w:delText>ng chia s</w:delText>
        </w:r>
        <w:r w:rsidRPr="004373E8" w:rsidDel="005F5D10">
          <w:rPr>
            <w:rFonts w:cs="Calibri"/>
            <w:i/>
            <w:iCs/>
            <w:szCs w:val="22"/>
            <w:lang w:val="vi-VN"/>
          </w:rPr>
          <w:delText>ẻ</w:delText>
        </w:r>
        <w:r w:rsidRPr="004373E8" w:rsidDel="005F5D10">
          <w:rPr>
            <w:rFonts w:cs="Arial"/>
            <w:i/>
            <w:iCs/>
            <w:szCs w:val="22"/>
            <w:lang w:val="vi-VN"/>
          </w:rPr>
          <w:delText xml:space="preserve"> </w:delText>
        </w:r>
        <w:r w:rsidRPr="004373E8" w:rsidDel="005F5D10">
          <w:rPr>
            <w:rFonts w:cs="Calibri"/>
            <w:i/>
            <w:iCs/>
            <w:szCs w:val="22"/>
            <w:lang w:val="vi-VN"/>
          </w:rPr>
          <w:delText>để</w:delText>
        </w:r>
        <w:r w:rsidRPr="004373E8" w:rsidDel="005F5D10">
          <w:rPr>
            <w:rFonts w:cs="Arial"/>
            <w:i/>
            <w:iCs/>
            <w:szCs w:val="22"/>
            <w:lang w:val="vi-VN"/>
          </w:rPr>
          <w:delText xml:space="preserve"> c</w:delText>
        </w:r>
        <w:r w:rsidRPr="004373E8" w:rsidDel="005F5D10">
          <w:rPr>
            <w:rFonts w:cs="Avenir Next LT Pro"/>
            <w:i/>
            <w:iCs/>
            <w:szCs w:val="22"/>
            <w:lang w:val="vi-VN"/>
          </w:rPr>
          <w:delText>ù</w:delText>
        </w:r>
        <w:r w:rsidRPr="004373E8" w:rsidDel="005F5D10">
          <w:rPr>
            <w:rFonts w:cs="Arial"/>
            <w:i/>
            <w:iCs/>
            <w:szCs w:val="22"/>
            <w:lang w:val="vi-VN"/>
          </w:rPr>
          <w:delText xml:space="preserve">ng gia </w:delText>
        </w:r>
        <w:r w:rsidRPr="004373E8" w:rsidDel="005F5D10">
          <w:rPr>
            <w:rFonts w:cs="Calibri"/>
            <w:i/>
            <w:iCs/>
            <w:szCs w:val="22"/>
            <w:lang w:val="vi-VN"/>
          </w:rPr>
          <w:delText>đ</w:delText>
        </w:r>
        <w:r w:rsidRPr="004373E8" w:rsidDel="005F5D10">
          <w:rPr>
            <w:rFonts w:cs="Avenir LT Std 35 Light"/>
            <w:i/>
            <w:iCs/>
            <w:szCs w:val="22"/>
            <w:lang w:val="vi-VN"/>
          </w:rPr>
          <w:delText>ì</w:delText>
        </w:r>
        <w:r w:rsidRPr="004373E8" w:rsidDel="005F5D10">
          <w:rPr>
            <w:rFonts w:cs="Arial"/>
            <w:i/>
            <w:iCs/>
            <w:szCs w:val="22"/>
            <w:lang w:val="vi-VN"/>
          </w:rPr>
          <w:delText>nh h</w:delText>
        </w:r>
        <w:r w:rsidRPr="004373E8" w:rsidDel="005F5D10">
          <w:rPr>
            <w:rFonts w:cs="Calibri"/>
            <w:i/>
            <w:iCs/>
            <w:szCs w:val="22"/>
            <w:lang w:val="vi-VN"/>
          </w:rPr>
          <w:delText>ỗ</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t</w:delText>
        </w:r>
        <w:r w:rsidRPr="004373E8" w:rsidDel="005F5D10">
          <w:rPr>
            <w:rFonts w:cs="Avenir Next LT Pro"/>
            <w:i/>
            <w:iCs/>
            <w:szCs w:val="22"/>
            <w:lang w:val="vi-VN"/>
          </w:rPr>
          <w:delText>â</w:delText>
        </w:r>
        <w:r w:rsidRPr="004373E8" w:rsidDel="005F5D10">
          <w:rPr>
            <w:rFonts w:cs="Arial"/>
            <w:i/>
            <w:iCs/>
            <w:szCs w:val="22"/>
            <w:lang w:val="vi-VN"/>
          </w:rPr>
          <w:delText>m l</w:delText>
        </w:r>
        <w:r w:rsidRPr="004373E8" w:rsidDel="005F5D10">
          <w:rPr>
            <w:rFonts w:cs="Avenir Next LT Pro"/>
            <w:i/>
            <w:iCs/>
            <w:szCs w:val="22"/>
            <w:lang w:val="vi-VN"/>
          </w:rPr>
          <w:delText>ý</w:delText>
        </w:r>
        <w:r w:rsidRPr="004373E8" w:rsidDel="005F5D10">
          <w:rPr>
            <w:rFonts w:cs="Arial"/>
            <w:i/>
            <w:iCs/>
            <w:szCs w:val="22"/>
            <w:lang w:val="vi-VN"/>
          </w:rPr>
          <w:delText xml:space="preserve"> t</w:delText>
        </w:r>
        <w:r w:rsidRPr="004373E8" w:rsidDel="005F5D10">
          <w:rPr>
            <w:rFonts w:cs="Calibri"/>
            <w:i/>
            <w:iCs/>
            <w:szCs w:val="22"/>
            <w:lang w:val="vi-VN"/>
          </w:rPr>
          <w:delText>ố</w:delText>
        </w:r>
        <w:r w:rsidRPr="004373E8" w:rsidDel="005F5D10">
          <w:rPr>
            <w:rFonts w:cs="Arial"/>
            <w:i/>
            <w:iCs/>
            <w:szCs w:val="22"/>
            <w:lang w:val="vi-VN"/>
          </w:rPr>
          <w:delText>t nh</w:delText>
        </w:r>
        <w:r w:rsidRPr="004373E8" w:rsidDel="005F5D10">
          <w:rPr>
            <w:rFonts w:cs="Calibri"/>
            <w:i/>
            <w:iCs/>
            <w:szCs w:val="22"/>
            <w:lang w:val="vi-VN"/>
          </w:rPr>
          <w:delText>ấ</w:delText>
        </w:r>
        <w:r w:rsidRPr="004373E8" w:rsidDel="005F5D10">
          <w:rPr>
            <w:rFonts w:cs="Arial"/>
            <w:i/>
            <w:iCs/>
            <w:szCs w:val="22"/>
            <w:lang w:val="vi-VN"/>
          </w:rPr>
          <w:delText>t cho c</w:delText>
        </w:r>
        <w:r w:rsidRPr="004373E8" w:rsidDel="005F5D10">
          <w:rPr>
            <w:rFonts w:cs="Avenir Next LT Pro"/>
            <w:i/>
            <w:iCs/>
            <w:szCs w:val="22"/>
            <w:lang w:val="vi-VN"/>
          </w:rPr>
          <w:delText>á</w:delText>
        </w:r>
        <w:r w:rsidRPr="004373E8" w:rsidDel="005F5D10">
          <w:rPr>
            <w:rFonts w:cs="Arial"/>
            <w:i/>
            <w:iCs/>
            <w:szCs w:val="22"/>
            <w:lang w:val="vi-VN"/>
          </w:rPr>
          <w:delText>c b</w:delText>
        </w:r>
        <w:r w:rsidRPr="004373E8" w:rsidDel="005F5D10">
          <w:rPr>
            <w:rFonts w:cs="Calibri"/>
            <w:i/>
            <w:iCs/>
            <w:szCs w:val="22"/>
            <w:lang w:val="vi-VN"/>
          </w:rPr>
          <w:delText>ạ</w:delText>
        </w:r>
        <w:r w:rsidRPr="004373E8" w:rsidDel="005F5D10">
          <w:rPr>
            <w:rFonts w:cs="Arial"/>
            <w:i/>
            <w:iCs/>
            <w:szCs w:val="22"/>
            <w:lang w:val="vi-VN"/>
          </w:rPr>
          <w:delText>n sinh vi</w:delText>
        </w:r>
        <w:r w:rsidRPr="004373E8" w:rsidDel="005F5D10">
          <w:rPr>
            <w:rFonts w:cs="Avenir Next LT Pro"/>
            <w:i/>
            <w:iCs/>
            <w:szCs w:val="22"/>
            <w:lang w:val="vi-VN"/>
          </w:rPr>
          <w:delText>ê</w:delText>
        </w:r>
        <w:r w:rsidRPr="004373E8" w:rsidDel="005F5D10">
          <w:rPr>
            <w:rFonts w:cs="Arial"/>
            <w:i/>
            <w:iCs/>
            <w:szCs w:val="22"/>
            <w:lang w:val="vi-VN"/>
          </w:rPr>
          <w:delText>n v</w:delText>
        </w:r>
        <w:r w:rsidRPr="004373E8" w:rsidDel="005F5D10">
          <w:rPr>
            <w:rFonts w:cs="Avenir Next LT Pro"/>
            <w:i/>
            <w:iCs/>
            <w:szCs w:val="22"/>
            <w:lang w:val="vi-VN"/>
          </w:rPr>
          <w:delText>à</w:delText>
        </w:r>
        <w:r w:rsidRPr="004373E8" w:rsidDel="005F5D10">
          <w:rPr>
            <w:rFonts w:cs="Arial"/>
            <w:i/>
            <w:iCs/>
            <w:szCs w:val="22"/>
            <w:lang w:val="vi-VN"/>
          </w:rPr>
          <w:delText xml:space="preserve"> c</w:delText>
        </w:r>
        <w:r w:rsidRPr="004373E8" w:rsidDel="005F5D10">
          <w:rPr>
            <w:rFonts w:cs="Avenir Next LT Pro"/>
            <w:i/>
            <w:iCs/>
            <w:szCs w:val="22"/>
            <w:lang w:val="vi-VN"/>
          </w:rPr>
          <w:delText>á</w:delText>
        </w:r>
        <w:r w:rsidRPr="004373E8" w:rsidDel="005F5D10">
          <w:rPr>
            <w:rFonts w:cs="Arial"/>
            <w:i/>
            <w:iCs/>
            <w:szCs w:val="22"/>
            <w:lang w:val="vi-VN"/>
          </w:rPr>
          <w:delText>c th</w:delText>
        </w:r>
        <w:r w:rsidRPr="004373E8" w:rsidDel="005F5D10">
          <w:rPr>
            <w:rFonts w:cs="Avenir Next LT Pro"/>
            <w:i/>
            <w:iCs/>
            <w:szCs w:val="22"/>
            <w:lang w:val="vi-VN"/>
          </w:rPr>
          <w:delText>ô</w:delText>
        </w:r>
        <w:r w:rsidRPr="004373E8" w:rsidDel="005F5D10">
          <w:rPr>
            <w:rFonts w:cs="Arial"/>
            <w:i/>
            <w:iCs/>
            <w:szCs w:val="22"/>
            <w:lang w:val="vi-VN"/>
          </w:rPr>
          <w:delText>ng tin s</w:delText>
        </w:r>
        <w:r w:rsidRPr="004373E8" w:rsidDel="005F5D10">
          <w:rPr>
            <w:rFonts w:cs="Calibri"/>
            <w:i/>
            <w:iCs/>
            <w:szCs w:val="22"/>
            <w:lang w:val="vi-VN"/>
          </w:rPr>
          <w:delText>ẽ</w:delText>
        </w:r>
        <w:r w:rsidRPr="004373E8" w:rsidDel="005F5D10">
          <w:rPr>
            <w:rFonts w:cs="Arial"/>
            <w:i/>
            <w:iCs/>
            <w:szCs w:val="22"/>
            <w:lang w:val="vi-VN"/>
          </w:rPr>
          <w:delText xml:space="preserve"> ho</w:delText>
        </w:r>
        <w:r w:rsidRPr="004373E8" w:rsidDel="005F5D10">
          <w:rPr>
            <w:rFonts w:cs="Avenir Next LT Pro"/>
            <w:i/>
            <w:iCs/>
            <w:szCs w:val="22"/>
            <w:lang w:val="vi-VN"/>
          </w:rPr>
          <w:delText>à</w:delText>
        </w:r>
        <w:r w:rsidRPr="004373E8" w:rsidDel="005F5D10">
          <w:rPr>
            <w:rFonts w:cs="Arial"/>
            <w:i/>
            <w:iCs/>
            <w:szCs w:val="22"/>
            <w:lang w:val="vi-VN"/>
          </w:rPr>
          <w:delText>n to</w:delText>
        </w:r>
        <w:r w:rsidRPr="004373E8" w:rsidDel="005F5D10">
          <w:rPr>
            <w:rFonts w:cs="Avenir Next LT Pro"/>
            <w:i/>
            <w:iCs/>
            <w:szCs w:val="22"/>
            <w:lang w:val="vi-VN"/>
          </w:rPr>
          <w:delText>à</w:delText>
        </w:r>
        <w:r w:rsidRPr="004373E8" w:rsidDel="005F5D10">
          <w:rPr>
            <w:rFonts w:cs="Arial"/>
            <w:i/>
            <w:iCs/>
            <w:szCs w:val="22"/>
            <w:lang w:val="vi-VN"/>
          </w:rPr>
          <w:delText xml:space="preserve">n </w:delText>
        </w:r>
        <w:r w:rsidRPr="004373E8" w:rsidDel="005F5D10">
          <w:rPr>
            <w:rFonts w:cs="Calibri"/>
            <w:i/>
            <w:iCs/>
            <w:szCs w:val="22"/>
            <w:lang w:val="vi-VN"/>
          </w:rPr>
          <w:delText>đượ</w:delText>
        </w:r>
        <w:r w:rsidRPr="004373E8" w:rsidDel="005F5D10">
          <w:rPr>
            <w:rFonts w:cs="Arial"/>
            <w:i/>
            <w:iCs/>
            <w:szCs w:val="22"/>
            <w:lang w:val="vi-VN"/>
          </w:rPr>
          <w:delText>c b</w:delText>
        </w:r>
        <w:r w:rsidRPr="004373E8" w:rsidDel="005F5D10">
          <w:rPr>
            <w:rFonts w:cs="Calibri"/>
            <w:i/>
            <w:iCs/>
            <w:szCs w:val="22"/>
            <w:lang w:val="vi-VN"/>
          </w:rPr>
          <w:delText>ả</w:delText>
        </w:r>
        <w:r w:rsidRPr="004373E8" w:rsidDel="005F5D10">
          <w:rPr>
            <w:rFonts w:cs="Arial"/>
            <w:i/>
            <w:iCs/>
            <w:szCs w:val="22"/>
            <w:lang w:val="vi-VN"/>
          </w:rPr>
          <w:delText>o m</w:delText>
        </w:r>
        <w:r w:rsidRPr="004373E8" w:rsidDel="005F5D10">
          <w:rPr>
            <w:rFonts w:cs="Calibri"/>
            <w:i/>
            <w:iCs/>
            <w:szCs w:val="22"/>
            <w:lang w:val="vi-VN"/>
          </w:rPr>
          <w:delText>ậ</w:delText>
        </w:r>
        <w:r w:rsidRPr="004373E8" w:rsidDel="005F5D10">
          <w:rPr>
            <w:rFonts w:cs="Arial"/>
            <w:i/>
            <w:iCs/>
            <w:szCs w:val="22"/>
            <w:lang w:val="vi-VN"/>
          </w:rPr>
          <w:delText xml:space="preserve">t. </w:delText>
        </w:r>
      </w:del>
    </w:p>
    <w:p w14:paraId="5EFB51B3" w14:textId="77A41725" w:rsidR="00EA7631" w:rsidRPr="00D85019" w:rsidDel="005F5D10" w:rsidRDefault="00EA7631" w:rsidP="005F5D10">
      <w:pPr>
        <w:pStyle w:val="Question"/>
        <w:numPr>
          <w:ilvl w:val="0"/>
          <w:numId w:val="7"/>
        </w:numPr>
        <w:tabs>
          <w:tab w:val="left" w:pos="630"/>
          <w:tab w:val="left" w:pos="990"/>
        </w:tabs>
        <w:spacing w:before="100" w:line="400" w:lineRule="exact"/>
        <w:ind w:left="0" w:firstLine="720"/>
        <w:rPr>
          <w:del w:id="8612" w:author="An Tran, ACA (BUV)" w:date="2024-09-12T11:03:00Z" w16du:dateUtc="2024-09-12T04:03:00Z"/>
          <w:szCs w:val="22"/>
          <w:lang w:val="vi-VN"/>
        </w:rPr>
      </w:pPr>
      <w:del w:id="8613" w:author="An Tran, ACA (BUV)" w:date="2024-09-12T11:03:00Z" w16du:dateUtc="2024-09-12T04:03:00Z">
        <w:r w:rsidRPr="00D85019" w:rsidDel="005F5D10">
          <w:rPr>
            <w:szCs w:val="22"/>
            <w:lang w:val="vi-VN"/>
          </w:rPr>
          <w:delText>What is the Personal and Social Growth (PSG) Programme and what are the criteria to complete the programme?  /</w:delText>
        </w:r>
        <w:r w:rsidR="002A7E4A" w:rsidRPr="00D85019" w:rsidDel="005F5D10">
          <w:rPr>
            <w:szCs w:val="22"/>
            <w:lang w:val="vi-VN"/>
          </w:rPr>
          <w:delText xml:space="preserve"> </w:delText>
        </w:r>
        <w:r w:rsidRPr="00D85019" w:rsidDel="005F5D10">
          <w:rPr>
            <w:i/>
            <w:iCs/>
            <w:szCs w:val="22"/>
            <w:lang w:val="vi-VN"/>
          </w:rPr>
          <w:delText>Chương trình Nâng cao Năng lực Cá nhân và Kỹ năng Xã hội (PSG) là gì và các điều kiện hoàn thành chương trình là gì?</w:delText>
        </w:r>
      </w:del>
    </w:p>
    <w:p w14:paraId="079CDA5F" w14:textId="7D60737E" w:rsidR="004421B3" w:rsidRPr="004373E8" w:rsidDel="005F5D10" w:rsidRDefault="004421B3" w:rsidP="005F5D10">
      <w:pPr>
        <w:pStyle w:val="Question"/>
        <w:numPr>
          <w:ilvl w:val="0"/>
          <w:numId w:val="7"/>
        </w:numPr>
        <w:tabs>
          <w:tab w:val="left" w:pos="630"/>
          <w:tab w:val="left" w:pos="990"/>
        </w:tabs>
        <w:spacing w:before="100" w:line="400" w:lineRule="exact"/>
        <w:ind w:left="0" w:firstLine="720"/>
        <w:rPr>
          <w:del w:id="8614" w:author="An Tran, ACA (BUV)" w:date="2024-09-12T11:03:00Z" w16du:dateUtc="2024-09-12T04:03:00Z"/>
          <w:rFonts w:cs="Arial"/>
          <w:b w:val="0"/>
          <w:bCs/>
          <w:i/>
          <w:iCs/>
          <w:szCs w:val="22"/>
          <w:u w:val="single"/>
          <w:lang w:val="vi-VN"/>
        </w:rPr>
      </w:pPr>
      <w:del w:id="8615" w:author="An Tran, ACA (BUV)" w:date="2024-09-12T11:03:00Z" w16du:dateUtc="2024-09-12T04:03:00Z">
        <w:r w:rsidRPr="004373E8" w:rsidDel="005F5D10">
          <w:rPr>
            <w:rFonts w:cs="Arial"/>
            <w:bCs/>
            <w:szCs w:val="22"/>
            <w:u w:val="single"/>
            <w:lang w:val="vi-VN"/>
          </w:rPr>
          <w:delText xml:space="preserve">Answer / </w:delText>
        </w:r>
        <w:r w:rsidRPr="004373E8" w:rsidDel="005F5D10">
          <w:rPr>
            <w:rFonts w:cs="Arial"/>
            <w:bCs/>
            <w:i/>
            <w:iCs/>
            <w:szCs w:val="22"/>
            <w:u w:val="single"/>
            <w:lang w:val="vi-VN"/>
          </w:rPr>
          <w:delText>Câu tr</w:delText>
        </w:r>
        <w:r w:rsidRPr="004373E8" w:rsidDel="005F5D10">
          <w:rPr>
            <w:rFonts w:cs="Calibri"/>
            <w:bCs/>
            <w:i/>
            <w:iCs/>
            <w:szCs w:val="22"/>
            <w:u w:val="single"/>
            <w:lang w:val="vi-VN"/>
          </w:rPr>
          <w:delText>ả</w:delText>
        </w:r>
        <w:r w:rsidRPr="004373E8" w:rsidDel="005F5D10">
          <w:rPr>
            <w:rFonts w:cs="Arial"/>
            <w:bCs/>
            <w:i/>
            <w:iCs/>
            <w:szCs w:val="22"/>
            <w:u w:val="single"/>
            <w:lang w:val="vi-VN"/>
          </w:rPr>
          <w:delText xml:space="preserve"> l</w:delText>
        </w:r>
        <w:r w:rsidRPr="004373E8" w:rsidDel="005F5D10">
          <w:rPr>
            <w:rFonts w:cs="Calibri"/>
            <w:bCs/>
            <w:i/>
            <w:iCs/>
            <w:szCs w:val="22"/>
            <w:u w:val="single"/>
            <w:lang w:val="vi-VN"/>
          </w:rPr>
          <w:delText>ờ</w:delText>
        </w:r>
        <w:r w:rsidRPr="004373E8" w:rsidDel="005F5D10">
          <w:rPr>
            <w:rFonts w:cs="Arial"/>
            <w:bCs/>
            <w:i/>
            <w:iCs/>
            <w:szCs w:val="22"/>
            <w:u w:val="single"/>
            <w:lang w:val="vi-VN"/>
          </w:rPr>
          <w:delText>i:</w:delText>
        </w:r>
      </w:del>
    </w:p>
    <w:p w14:paraId="278C62DE" w14:textId="57249D3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16" w:author="An Tran, ACA (BUV)" w:date="2024-09-12T11:03:00Z" w16du:dateUtc="2024-09-12T04:03:00Z"/>
          <w:rFonts w:cs="Arial"/>
          <w:szCs w:val="22"/>
          <w:lang w:val="vi-VN"/>
        </w:rPr>
      </w:pPr>
      <w:del w:id="8617" w:author="An Tran, ACA (BUV)" w:date="2024-09-12T11:03:00Z" w16du:dateUtc="2024-09-12T04:03:00Z">
        <w:r w:rsidRPr="004373E8" w:rsidDel="005F5D10">
          <w:rPr>
            <w:rFonts w:cs="Arial"/>
            <w:szCs w:val="22"/>
            <w:lang w:val="vi-VN"/>
          </w:rPr>
          <w:delText>The Personal &amp; Social Growth (PSG) Programme for undergraduate students is one of three key drivers of British University Vietnam (BUV), along with the accredited British and international higher education degrees and training programmes in Vietnam, as well as a 5-star university campus with state-of-the-art learning spaces and excellent support services.</w:delText>
        </w:r>
      </w:del>
    </w:p>
    <w:p w14:paraId="4FB993EC" w14:textId="33D217C4"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18" w:author="An Tran, ACA (BUV)" w:date="2024-09-12T11:03:00Z" w16du:dateUtc="2024-09-12T04:03:00Z"/>
          <w:rFonts w:cs="Arial"/>
          <w:szCs w:val="22"/>
          <w:lang w:val="vi-VN"/>
        </w:rPr>
      </w:pPr>
      <w:del w:id="8619" w:author="An Tran, ACA (BUV)" w:date="2024-09-12T11:03:00Z" w16du:dateUtc="2024-09-12T04:03:00Z">
        <w:r w:rsidRPr="004373E8" w:rsidDel="005F5D10">
          <w:rPr>
            <w:rFonts w:cs="Arial"/>
            <w:szCs w:val="22"/>
            <w:lang w:val="vi-VN"/>
          </w:rPr>
          <w:delTex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delText>
        </w:r>
      </w:del>
    </w:p>
    <w:p w14:paraId="1D6CA432" w14:textId="329092BF"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20" w:author="An Tran, ACA (BUV)" w:date="2024-09-12T11:03:00Z" w16du:dateUtc="2024-09-12T04:03:00Z"/>
          <w:rFonts w:cs="Arial"/>
          <w:szCs w:val="22"/>
          <w:lang w:val="vi-VN"/>
        </w:rPr>
      </w:pPr>
      <w:del w:id="8621" w:author="An Tran, ACA (BUV)" w:date="2024-09-12T11:03:00Z" w16du:dateUtc="2024-09-12T04:03:00Z">
        <w:r w:rsidRPr="004373E8" w:rsidDel="005F5D10">
          <w:rPr>
            <w:rFonts w:cs="Arial"/>
            <w:szCs w:val="22"/>
            <w:lang w:val="vi-VN"/>
          </w:rPr>
          <w:delText xml:space="preserve">The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delText>
        </w:r>
      </w:del>
    </w:p>
    <w:p w14:paraId="6BE3D55F" w14:textId="7BF955C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22" w:author="An Tran, ACA (BUV)" w:date="2024-09-12T11:03:00Z" w16du:dateUtc="2024-09-12T04:03:00Z"/>
          <w:rFonts w:cs="Arial"/>
          <w:szCs w:val="22"/>
          <w:lang w:val="vi-VN"/>
        </w:rPr>
      </w:pPr>
      <w:del w:id="8623" w:author="An Tran, ACA (BUV)" w:date="2024-09-12T11:03:00Z" w16du:dateUtc="2024-09-12T04:03:00Z">
        <w:r w:rsidRPr="004373E8" w:rsidDel="005F5D10">
          <w:rPr>
            <w:rFonts w:cs="Arial"/>
            <w:szCs w:val="22"/>
            <w:lang w:val="vi-VN"/>
          </w:rPr>
          <w:delText xml:space="preserve">PSG offerings are categorised into four main quadrants and 16 categories, supported by big interdisciplinary projects. The main four quadrants are: </w:delText>
        </w:r>
      </w:del>
    </w:p>
    <w:p w14:paraId="1E7D9B18" w14:textId="4E97FFA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24" w:author="An Tran, ACA (BUV)" w:date="2024-09-12T11:03:00Z" w16du:dateUtc="2024-09-12T04:03:00Z"/>
          <w:rFonts w:cs="Arial"/>
          <w:szCs w:val="22"/>
          <w:lang w:val="vi-VN"/>
        </w:rPr>
      </w:pPr>
      <w:del w:id="8625" w:author="An Tran, ACA (BUV)" w:date="2024-09-12T11:03:00Z" w16du:dateUtc="2024-09-12T04:03:00Z">
        <w:r w:rsidRPr="004373E8" w:rsidDel="005F5D10">
          <w:rPr>
            <w:rFonts w:cs="Arial"/>
            <w:szCs w:val="22"/>
            <w:lang w:val="vi-VN"/>
          </w:rPr>
          <w:delText>Work &amp; Career Readiness</w:delText>
        </w:r>
      </w:del>
    </w:p>
    <w:p w14:paraId="53B3ABAE" w14:textId="6AD60D1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26" w:author="An Tran, ACA (BUV)" w:date="2024-09-12T11:03:00Z" w16du:dateUtc="2024-09-12T04:03:00Z"/>
          <w:rFonts w:cs="Arial"/>
          <w:szCs w:val="22"/>
          <w:lang w:val="vi-VN"/>
        </w:rPr>
      </w:pPr>
      <w:del w:id="8627" w:author="An Tran, ACA (BUV)" w:date="2024-09-12T11:03:00Z" w16du:dateUtc="2024-09-12T04:03:00Z">
        <w:r w:rsidRPr="004373E8" w:rsidDel="005F5D10">
          <w:rPr>
            <w:rFonts w:cs="Arial"/>
            <w:szCs w:val="22"/>
            <w:lang w:val="vi-VN"/>
          </w:rPr>
          <w:delText>University &amp; Community Engagement</w:delText>
        </w:r>
      </w:del>
    </w:p>
    <w:p w14:paraId="2ECE0263" w14:textId="00995D4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28" w:author="An Tran, ACA (BUV)" w:date="2024-09-12T11:03:00Z" w16du:dateUtc="2024-09-12T04:03:00Z"/>
          <w:rFonts w:cs="Arial"/>
          <w:szCs w:val="22"/>
          <w:lang w:val="vi-VN"/>
        </w:rPr>
      </w:pPr>
      <w:del w:id="8629" w:author="An Tran, ACA (BUV)" w:date="2024-09-12T11:03:00Z" w16du:dateUtc="2024-09-12T04:03:00Z">
        <w:r w:rsidRPr="004373E8" w:rsidDel="005F5D10">
          <w:rPr>
            <w:rFonts w:cs="Arial"/>
            <w:szCs w:val="22"/>
            <w:lang w:val="vi-VN"/>
          </w:rPr>
          <w:delText xml:space="preserve">Social, Cultural, Emotional Development </w:delText>
        </w:r>
      </w:del>
    </w:p>
    <w:p w14:paraId="303E5114" w14:textId="0199C5B2"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30" w:author="An Tran, ACA (BUV)" w:date="2024-09-12T11:03:00Z" w16du:dateUtc="2024-09-12T04:03:00Z"/>
          <w:rFonts w:cs="Arial"/>
          <w:szCs w:val="22"/>
          <w:lang w:val="vi-VN"/>
        </w:rPr>
      </w:pPr>
      <w:del w:id="8631" w:author="An Tran, ACA (BUV)" w:date="2024-09-12T11:03:00Z" w16du:dateUtc="2024-09-12T04:03:00Z">
        <w:r w:rsidRPr="004373E8" w:rsidDel="005F5D10">
          <w:rPr>
            <w:rFonts w:cs="Arial"/>
            <w:szCs w:val="22"/>
            <w:lang w:val="vi-VN"/>
          </w:rPr>
          <w:delText>Academic Excellence</w:delText>
        </w:r>
      </w:del>
    </w:p>
    <w:p w14:paraId="61B9402F" w14:textId="14D0E80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32" w:author="An Tran, ACA (BUV)" w:date="2024-09-12T11:03:00Z" w16du:dateUtc="2024-09-12T04:03:00Z"/>
          <w:rFonts w:cs="Arial"/>
          <w:szCs w:val="22"/>
          <w:lang w:val="vi-VN"/>
        </w:rPr>
      </w:pPr>
      <w:bookmarkStart w:id="8633" w:name="_Hlk147223744"/>
      <w:del w:id="8634" w:author="An Tran, ACA (BUV)" w:date="2024-09-12T11:03:00Z" w16du:dateUtc="2024-09-12T04:03:00Z">
        <w:r w:rsidRPr="004373E8" w:rsidDel="005F5D10">
          <w:rPr>
            <w:rFonts w:cs="Arial"/>
            <w:szCs w:val="22"/>
            <w:lang w:val="vi-VN"/>
          </w:rPr>
          <w:delText>In order to complete the PSG Programme and graduate, students will need to meet the following compulsory requirements:</w:delText>
        </w:r>
      </w:del>
    </w:p>
    <w:p w14:paraId="1AE035B3" w14:textId="47BA90C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35" w:author="An Tran, ACA (BUV)" w:date="2024-09-12T11:03:00Z" w16du:dateUtc="2024-09-12T04:03:00Z"/>
          <w:rFonts w:cs="Arial"/>
          <w:szCs w:val="22"/>
          <w:lang w:val="vi-VN"/>
        </w:rPr>
      </w:pPr>
      <w:del w:id="8636" w:author="An Tran, ACA (BUV)" w:date="2024-09-12T11:03:00Z" w16du:dateUtc="2024-09-12T04:03:00Z">
        <w:r w:rsidRPr="004373E8" w:rsidDel="005F5D10">
          <w:rPr>
            <w:rFonts w:cs="Arial"/>
            <w:szCs w:val="22"/>
            <w:lang w:val="vi-VN"/>
          </w:rPr>
          <w:delText xml:space="preserve">Achieve at least 500 PSG points upon graduation  </w:delText>
        </w:r>
      </w:del>
    </w:p>
    <w:p w14:paraId="2678D9B6" w14:textId="0D3C8AE9"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37" w:author="An Tran, ACA (BUV)" w:date="2024-09-12T11:03:00Z" w16du:dateUtc="2024-09-12T04:03:00Z"/>
          <w:rFonts w:cs="Arial"/>
          <w:szCs w:val="22"/>
          <w:lang w:val="vi-VN"/>
        </w:rPr>
      </w:pPr>
      <w:del w:id="8638" w:author="An Tran, ACA (BUV)" w:date="2024-09-12T11:03:00Z" w16du:dateUtc="2024-09-12T04:03:00Z">
        <w:r w:rsidRPr="004373E8" w:rsidDel="005F5D10">
          <w:rPr>
            <w:rFonts w:cs="Arial"/>
            <w:szCs w:val="22"/>
            <w:lang w:val="vi-VN"/>
          </w:rPr>
          <w:delText>Gain points in every main quadrant of the PSG programme: Work and Career Readiness; University and</w:delText>
        </w:r>
        <w:r w:rsidR="00F84755" w:rsidRPr="004373E8" w:rsidDel="005F5D10">
          <w:rPr>
            <w:rFonts w:cs="Arial"/>
            <w:szCs w:val="22"/>
          </w:rPr>
          <w:delText xml:space="preserve"> </w:delText>
        </w:r>
        <w:r w:rsidRPr="004373E8" w:rsidDel="005F5D10">
          <w:rPr>
            <w:rFonts w:cs="Arial"/>
            <w:szCs w:val="22"/>
            <w:lang w:val="vi-VN"/>
          </w:rPr>
          <w:delText>Community Engagement; Social, Cultural and Emotional Development; Academic Excellence.</w:delText>
        </w:r>
      </w:del>
    </w:p>
    <w:p w14:paraId="0544F21D" w14:textId="19CED057"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39" w:author="An Tran, ACA (BUV)" w:date="2024-09-12T11:03:00Z" w16du:dateUtc="2024-09-12T04:03:00Z"/>
          <w:rFonts w:cs="Arial"/>
          <w:szCs w:val="22"/>
          <w:lang w:val="vi-VN"/>
        </w:rPr>
      </w:pPr>
      <w:del w:id="8640" w:author="An Tran, ACA (BUV)" w:date="2024-09-12T11:03:00Z" w16du:dateUtc="2024-09-12T04:03:00Z">
        <w:r w:rsidRPr="004373E8" w:rsidDel="005F5D10">
          <w:rPr>
            <w:rFonts w:cs="Arial"/>
            <w:szCs w:val="22"/>
            <w:lang w:val="vi-VN"/>
          </w:rPr>
          <w:delTex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delText>
        </w:r>
      </w:del>
    </w:p>
    <w:p w14:paraId="4108F197" w14:textId="6B572E8B"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41" w:author="An Tran, ACA (BUV)" w:date="2024-09-12T11:03:00Z" w16du:dateUtc="2024-09-12T04:03:00Z"/>
          <w:rFonts w:cs="Arial"/>
          <w:szCs w:val="22"/>
          <w:lang w:val="vi-VN"/>
        </w:rPr>
      </w:pPr>
      <w:del w:id="8642" w:author="An Tran, ACA (BUV)" w:date="2024-09-12T11:03:00Z" w16du:dateUtc="2024-09-12T04:03:00Z">
        <w:r w:rsidRPr="004373E8" w:rsidDel="005F5D10">
          <w:rPr>
            <w:rFonts w:cs="Arial"/>
            <w:szCs w:val="22"/>
            <w:lang w:val="vi-VN"/>
          </w:rPr>
          <w:delText>You can find more information about these requirements in the PSG Programme Handbook on Canvas.</w:delText>
        </w:r>
      </w:del>
    </w:p>
    <w:p w14:paraId="0F290A65" w14:textId="27C302E5"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43" w:author="An Tran, ACA (BUV)" w:date="2024-09-12T11:03:00Z" w16du:dateUtc="2024-09-12T04:03:00Z"/>
          <w:rFonts w:cs="Arial"/>
          <w:szCs w:val="22"/>
          <w:lang w:val="vi-VN"/>
        </w:rPr>
      </w:pPr>
      <w:del w:id="8644" w:author="An Tran, ACA (BUV)" w:date="2024-09-12T11:03:00Z" w16du:dateUtc="2024-09-12T04:03:00Z">
        <w:r w:rsidRPr="004373E8" w:rsidDel="005F5D10">
          <w:rPr>
            <w:rFonts w:cs="Arial"/>
            <w:szCs w:val="22"/>
            <w:lang w:val="vi-VN"/>
          </w:rPr>
          <w:delText>Students who meet and exceed the completion requirements of the PSG Programme will be awarded corresponding rankings</w:delText>
        </w:r>
        <w:r w:rsidRPr="004373E8" w:rsidDel="005F5D10">
          <w:rPr>
            <w:rFonts w:cs="Arial"/>
            <w:szCs w:val="22"/>
          </w:rPr>
          <w:delText>:</w:delText>
        </w:r>
      </w:del>
    </w:p>
    <w:p w14:paraId="348084AE" w14:textId="25CDE7C2"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45" w:author="An Tran, ACA (BUV)" w:date="2024-09-12T11:03:00Z" w16du:dateUtc="2024-09-12T04:03:00Z"/>
          <w:rFonts w:cs="Arial"/>
          <w:szCs w:val="22"/>
          <w:lang w:val="vi-VN"/>
        </w:rPr>
      </w:pPr>
      <w:del w:id="8646" w:author="An Tran, ACA (BUV)" w:date="2024-09-12T11:03:00Z" w16du:dateUtc="2024-09-12T04:03:00Z">
        <w:r w:rsidRPr="004373E8" w:rsidDel="005F5D10">
          <w:rPr>
            <w:rFonts w:cs="Arial"/>
            <w:szCs w:val="22"/>
            <w:lang w:val="vi-VN"/>
          </w:rPr>
          <w:delText>Bronze level: 500 points</w:delText>
        </w:r>
      </w:del>
    </w:p>
    <w:p w14:paraId="416EE5B2" w14:textId="3BAE25D3"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47" w:author="An Tran, ACA (BUV)" w:date="2024-09-12T11:03:00Z" w16du:dateUtc="2024-09-12T04:03:00Z"/>
          <w:rFonts w:cs="Arial"/>
          <w:szCs w:val="22"/>
          <w:lang w:val="vi-VN"/>
        </w:rPr>
      </w:pPr>
      <w:del w:id="8648" w:author="An Tran, ACA (BUV)" w:date="2024-09-12T11:03:00Z" w16du:dateUtc="2024-09-12T04:03:00Z">
        <w:r w:rsidRPr="004373E8" w:rsidDel="005F5D10">
          <w:rPr>
            <w:rFonts w:cs="Arial"/>
            <w:szCs w:val="22"/>
            <w:lang w:val="vi-VN"/>
          </w:rPr>
          <w:delText>Silver level: 700 points</w:delText>
        </w:r>
      </w:del>
    </w:p>
    <w:p w14:paraId="566EB960" w14:textId="1C57161F"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49" w:author="An Tran, ACA (BUV)" w:date="2024-09-12T11:03:00Z" w16du:dateUtc="2024-09-12T04:03:00Z"/>
          <w:rFonts w:cs="Arial"/>
          <w:szCs w:val="22"/>
          <w:lang w:val="vi-VN"/>
        </w:rPr>
      </w:pPr>
      <w:del w:id="8650" w:author="An Tran, ACA (BUV)" w:date="2024-09-12T11:03:00Z" w16du:dateUtc="2024-09-12T04:03:00Z">
        <w:r w:rsidRPr="004373E8" w:rsidDel="005F5D10">
          <w:rPr>
            <w:rFonts w:cs="Arial"/>
            <w:szCs w:val="22"/>
            <w:lang w:val="vi-VN"/>
          </w:rPr>
          <w:delText>Gold level: 900 points</w:delText>
        </w:r>
      </w:del>
    </w:p>
    <w:p w14:paraId="70CA7E4D" w14:textId="7974DEB5"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51" w:author="An Tran, ACA (BUV)" w:date="2024-09-12T11:03:00Z" w16du:dateUtc="2024-09-12T04:03:00Z"/>
          <w:rFonts w:cs="Arial"/>
          <w:szCs w:val="22"/>
          <w:lang w:val="vi-VN"/>
        </w:rPr>
      </w:pPr>
      <w:del w:id="8652" w:author="An Tran, ACA (BUV)" w:date="2024-09-12T11:03:00Z" w16du:dateUtc="2024-09-12T04:03:00Z">
        <w:r w:rsidRPr="004373E8" w:rsidDel="005F5D10">
          <w:rPr>
            <w:rFonts w:cs="Arial"/>
            <w:szCs w:val="22"/>
            <w:lang w:val="vi-VN"/>
          </w:rPr>
          <w:delText>Platinum level: 1200 points</w:delText>
        </w:r>
      </w:del>
    </w:p>
    <w:bookmarkEnd w:id="8633"/>
    <w:p w14:paraId="235C356D" w14:textId="3D56F7D7"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53" w:author="An Tran, ACA (BUV)" w:date="2024-09-12T11:03:00Z" w16du:dateUtc="2024-09-12T04:03:00Z"/>
          <w:rFonts w:cs="Arial"/>
          <w:i/>
          <w:iCs/>
          <w:szCs w:val="22"/>
          <w:lang w:val="vi-VN"/>
        </w:rPr>
      </w:pPr>
      <w:del w:id="8654" w:author="An Tran, ACA (BUV)" w:date="2024-09-12T11:03:00Z" w16du:dateUtc="2024-09-12T04:03:00Z">
        <w:r w:rsidRPr="004373E8" w:rsidDel="005F5D10">
          <w:rPr>
            <w:rFonts w:cs="Arial"/>
            <w:i/>
            <w:iCs/>
            <w:szCs w:val="22"/>
            <w:lang w:val="vi-VN"/>
          </w:rPr>
          <w:delText>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Ph</w:delText>
        </w:r>
        <w:r w:rsidRPr="004373E8" w:rsidDel="005F5D10">
          <w:rPr>
            <w:rFonts w:cs="Avenir LT Std 35 Light"/>
            <w:i/>
            <w:iCs/>
            <w:szCs w:val="22"/>
            <w:lang w:val="vi-VN"/>
          </w:rPr>
          <w:delText>á</w:delText>
        </w:r>
        <w:r w:rsidRPr="004373E8" w:rsidDel="005F5D10">
          <w:rPr>
            <w:rFonts w:cs="Arial"/>
            <w:i/>
            <w:iCs/>
            <w:szCs w:val="22"/>
            <w:lang w:val="vi-VN"/>
          </w:rPr>
          <w:delText>t tri</w:delText>
        </w:r>
        <w:r w:rsidRPr="004373E8" w:rsidDel="005F5D10">
          <w:rPr>
            <w:rFonts w:cs="Calibri"/>
            <w:i/>
            <w:iCs/>
            <w:szCs w:val="22"/>
            <w:lang w:val="vi-VN"/>
          </w:rPr>
          <w:delText>ể</w:delText>
        </w:r>
        <w:r w:rsidRPr="004373E8" w:rsidDel="005F5D10">
          <w:rPr>
            <w:rFonts w:cs="Arial"/>
            <w:i/>
            <w:iCs/>
            <w:szCs w:val="22"/>
            <w:lang w:val="vi-VN"/>
          </w:rPr>
          <w:delText>n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Calibri"/>
            <w:i/>
            <w:iCs/>
            <w:szCs w:val="22"/>
            <w:lang w:val="vi-VN"/>
          </w:rPr>
          <w:delText>ự</w:delText>
        </w:r>
        <w:r w:rsidRPr="004373E8" w:rsidDel="005F5D10">
          <w:rPr>
            <w:rFonts w:cs="Arial"/>
            <w:i/>
            <w:iCs/>
            <w:szCs w:val="22"/>
            <w:lang w:val="vi-VN"/>
          </w:rPr>
          <w:delText>c C</w:delText>
        </w:r>
        <w:r w:rsidRPr="004373E8" w:rsidDel="005F5D10">
          <w:rPr>
            <w:rFonts w:cs="Avenir LT Std 35 Light"/>
            <w:i/>
            <w:iCs/>
            <w:szCs w:val="22"/>
            <w:lang w:val="vi-VN"/>
          </w:rPr>
          <w:delText>á</w:delText>
        </w:r>
        <w:r w:rsidRPr="004373E8" w:rsidDel="005F5D10">
          <w:rPr>
            <w:rFonts w:cs="Arial"/>
            <w:i/>
            <w:iCs/>
            <w:szCs w:val="22"/>
            <w:lang w:val="vi-VN"/>
          </w:rPr>
          <w:delText xml:space="preserve"> nh</w:delText>
        </w:r>
        <w:r w:rsidRPr="004373E8" w:rsidDel="005F5D10">
          <w:rPr>
            <w:rFonts w:cs="Avenir LT Std 35 Light"/>
            <w:i/>
            <w:iCs/>
            <w:szCs w:val="22"/>
            <w:lang w:val="vi-VN"/>
          </w:rPr>
          <w:delText>â</w:delText>
        </w:r>
        <w:r w:rsidRPr="004373E8" w:rsidDel="005F5D10">
          <w:rPr>
            <w:rFonts w:cs="Arial"/>
            <w:i/>
            <w:iCs/>
            <w:szCs w:val="22"/>
            <w:lang w:val="vi-VN"/>
          </w:rPr>
          <w:delText>n v</w:delText>
        </w:r>
        <w:r w:rsidRPr="004373E8" w:rsidDel="005F5D10">
          <w:rPr>
            <w:rFonts w:cs="Avenir LT Std 35 Light"/>
            <w:i/>
            <w:iCs/>
            <w:szCs w:val="22"/>
            <w:lang w:val="vi-VN"/>
          </w:rPr>
          <w:delText>à</w:delText>
        </w:r>
        <w:r w:rsidRPr="004373E8" w:rsidDel="005F5D10">
          <w:rPr>
            <w:rFonts w:cs="Arial"/>
            <w:i/>
            <w:iCs/>
            <w:szCs w:val="22"/>
            <w:lang w:val="vi-VN"/>
          </w:rPr>
          <w:delText xml:space="preserve"> K</w:delText>
        </w:r>
        <w:r w:rsidRPr="004373E8" w:rsidDel="005F5D10">
          <w:rPr>
            <w:rFonts w:cs="Calibri"/>
            <w:i/>
            <w:iCs/>
            <w:szCs w:val="22"/>
            <w:lang w:val="vi-VN"/>
          </w:rPr>
          <w:delText>ỹ</w:delText>
        </w:r>
        <w:r w:rsidRPr="004373E8" w:rsidDel="005F5D10">
          <w:rPr>
            <w:rFonts w:cs="Arial"/>
            <w:i/>
            <w:iCs/>
            <w:szCs w:val="22"/>
            <w:lang w:val="vi-VN"/>
          </w:rPr>
          <w:delText xml:space="preserve"> n</w:delText>
        </w:r>
        <w:r w:rsidRPr="004373E8" w:rsidDel="005F5D10">
          <w:rPr>
            <w:rFonts w:cs="Calibri"/>
            <w:i/>
            <w:iCs/>
            <w:szCs w:val="22"/>
            <w:lang w:val="vi-VN"/>
          </w:rPr>
          <w:delText>ă</w:delText>
        </w:r>
        <w:r w:rsidRPr="004373E8" w:rsidDel="005F5D10">
          <w:rPr>
            <w:rFonts w:cs="Arial"/>
            <w:i/>
            <w:iCs/>
            <w:szCs w:val="22"/>
            <w:lang w:val="vi-VN"/>
          </w:rPr>
          <w:delText>ng X</w:delText>
        </w:r>
        <w:r w:rsidRPr="004373E8" w:rsidDel="005F5D10">
          <w:rPr>
            <w:rFonts w:cs="Avenir LT Std 35 Light"/>
            <w:i/>
            <w:iCs/>
            <w:szCs w:val="22"/>
            <w:lang w:val="vi-VN"/>
          </w:rPr>
          <w:delText>ã</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(PSG) cho sinh vi</w:delText>
        </w:r>
        <w:r w:rsidRPr="004373E8" w:rsidDel="005F5D10">
          <w:rPr>
            <w:rFonts w:cs="Avenir LT Std 35 Light"/>
            <w:i/>
            <w:iCs/>
            <w:szCs w:val="22"/>
            <w:lang w:val="vi-VN"/>
          </w:rPr>
          <w:delText>ê</w:delText>
        </w:r>
        <w:r w:rsidRPr="004373E8" w:rsidDel="005F5D10">
          <w:rPr>
            <w:rFonts w:cs="Arial"/>
            <w:i/>
            <w:iCs/>
            <w:szCs w:val="22"/>
            <w:lang w:val="vi-VN"/>
          </w:rPr>
          <w:delText>n b</w:delText>
        </w:r>
        <w:r w:rsidRPr="004373E8" w:rsidDel="005F5D10">
          <w:rPr>
            <w:rFonts w:cs="Calibri"/>
            <w:i/>
            <w:iCs/>
            <w:szCs w:val="22"/>
            <w:lang w:val="vi-VN"/>
          </w:rPr>
          <w:delText>ậ</w:delText>
        </w:r>
        <w:r w:rsidRPr="004373E8" w:rsidDel="005F5D10">
          <w:rPr>
            <w:rFonts w:cs="Arial"/>
            <w:i/>
            <w:iCs/>
            <w:szCs w:val="22"/>
            <w:lang w:val="vi-VN"/>
          </w:rPr>
          <w:delText xml:space="preserve">c </w:delText>
        </w:r>
        <w:r w:rsidRPr="004373E8" w:rsidDel="005F5D10">
          <w:rPr>
            <w:rFonts w:cs="Calibri"/>
            <w:i/>
            <w:iCs/>
            <w:szCs w:val="22"/>
            <w:lang w:val="vi-VN"/>
          </w:rPr>
          <w:delText>Đạ</w:delText>
        </w:r>
        <w:r w:rsidRPr="004373E8" w:rsidDel="005F5D10">
          <w:rPr>
            <w:rFonts w:cs="Arial"/>
            <w:i/>
            <w:iCs/>
            <w:szCs w:val="22"/>
            <w:lang w:val="vi-VN"/>
          </w:rPr>
          <w:delText>i h</w:delText>
        </w:r>
        <w:r w:rsidRPr="004373E8" w:rsidDel="005F5D10">
          <w:rPr>
            <w:rFonts w:cs="Calibri"/>
            <w:i/>
            <w:iCs/>
            <w:szCs w:val="22"/>
            <w:lang w:val="vi-VN"/>
          </w:rPr>
          <w:delText>ọ</w:delText>
        </w:r>
        <w:r w:rsidRPr="004373E8" w:rsidDel="005F5D10">
          <w:rPr>
            <w:rFonts w:cs="Arial"/>
            <w:i/>
            <w:iCs/>
            <w:szCs w:val="22"/>
            <w:lang w:val="vi-VN"/>
          </w:rPr>
          <w:delText>c l</w:delText>
        </w:r>
        <w:r w:rsidRPr="004373E8" w:rsidDel="005F5D10">
          <w:rPr>
            <w:rFonts w:cs="Avenir LT Std 35 Light"/>
            <w:i/>
            <w:iCs/>
            <w:szCs w:val="22"/>
            <w:lang w:val="vi-VN"/>
          </w:rPr>
          <w:delText>à</w:delText>
        </w:r>
        <w:r w:rsidRPr="004373E8" w:rsidDel="005F5D10">
          <w:rPr>
            <w:rFonts w:cs="Arial"/>
            <w:i/>
            <w:iCs/>
            <w:szCs w:val="22"/>
            <w:lang w:val="vi-VN"/>
          </w:rPr>
          <w:delText xml:space="preserve"> m</w:delText>
        </w:r>
        <w:r w:rsidRPr="004373E8" w:rsidDel="005F5D10">
          <w:rPr>
            <w:rFonts w:cs="Calibri"/>
            <w:i/>
            <w:iCs/>
            <w:szCs w:val="22"/>
            <w:lang w:val="vi-VN"/>
          </w:rPr>
          <w:delText>ộ</w:delText>
        </w:r>
        <w:r w:rsidRPr="004373E8" w:rsidDel="005F5D10">
          <w:rPr>
            <w:rFonts w:cs="Arial"/>
            <w:i/>
            <w:iCs/>
            <w:szCs w:val="22"/>
            <w:lang w:val="vi-VN"/>
          </w:rPr>
          <w:delText>t trong ba m</w:delText>
        </w:r>
        <w:r w:rsidRPr="004373E8" w:rsidDel="005F5D10">
          <w:rPr>
            <w:rFonts w:cs="Calibri"/>
            <w:i/>
            <w:iCs/>
            <w:szCs w:val="22"/>
            <w:lang w:val="vi-VN"/>
          </w:rPr>
          <w:delText>ũ</w:delText>
        </w:r>
        <w:r w:rsidRPr="004373E8" w:rsidDel="005F5D10">
          <w:rPr>
            <w:rFonts w:cs="Arial"/>
            <w:i/>
            <w:iCs/>
            <w:szCs w:val="22"/>
            <w:lang w:val="vi-VN"/>
          </w:rPr>
          <w:delText>i nh</w:delText>
        </w:r>
        <w:r w:rsidRPr="004373E8" w:rsidDel="005F5D10">
          <w:rPr>
            <w:rFonts w:cs="Calibri"/>
            <w:i/>
            <w:iCs/>
            <w:szCs w:val="22"/>
            <w:lang w:val="vi-VN"/>
          </w:rPr>
          <w:delText>ọ</w:delText>
        </w:r>
        <w:r w:rsidRPr="004373E8" w:rsidDel="005F5D10">
          <w:rPr>
            <w:rFonts w:cs="Arial"/>
            <w:i/>
            <w:iCs/>
            <w:szCs w:val="22"/>
            <w:lang w:val="vi-VN"/>
          </w:rPr>
          <w:delText>n ph</w:delText>
        </w:r>
        <w:r w:rsidRPr="004373E8" w:rsidDel="005F5D10">
          <w:rPr>
            <w:rFonts w:cs="Avenir LT Std 35 Light"/>
            <w:i/>
            <w:iCs/>
            <w:szCs w:val="22"/>
            <w:lang w:val="vi-VN"/>
          </w:rPr>
          <w:delText>á</w:delText>
        </w:r>
        <w:r w:rsidRPr="004373E8" w:rsidDel="005F5D10">
          <w:rPr>
            <w:rFonts w:cs="Arial"/>
            <w:i/>
            <w:iCs/>
            <w:szCs w:val="22"/>
            <w:lang w:val="vi-VN"/>
          </w:rPr>
          <w:delText>t tri</w:delText>
        </w:r>
        <w:r w:rsidRPr="004373E8" w:rsidDel="005F5D10">
          <w:rPr>
            <w:rFonts w:cs="Calibri"/>
            <w:i/>
            <w:iCs/>
            <w:szCs w:val="22"/>
            <w:lang w:val="vi-VN"/>
          </w:rPr>
          <w:delText>ể</w:delText>
        </w:r>
        <w:r w:rsidRPr="004373E8" w:rsidDel="005F5D10">
          <w:rPr>
            <w:rFonts w:cs="Arial"/>
            <w:i/>
            <w:iCs/>
            <w:szCs w:val="22"/>
            <w:lang w:val="vi-VN"/>
          </w:rPr>
          <w:delText>n t</w:delText>
        </w:r>
        <w:r w:rsidRPr="004373E8" w:rsidDel="005F5D10">
          <w:rPr>
            <w:rFonts w:cs="Calibri"/>
            <w:i/>
            <w:iCs/>
            <w:szCs w:val="22"/>
            <w:lang w:val="vi-VN"/>
          </w:rPr>
          <w:delText>ạ</w:delText>
        </w:r>
        <w:r w:rsidRPr="004373E8" w:rsidDel="005F5D10">
          <w:rPr>
            <w:rFonts w:cs="Arial"/>
            <w:i/>
            <w:iCs/>
            <w:szCs w:val="22"/>
            <w:lang w:val="vi-VN"/>
          </w:rPr>
          <w:delText>i Tr</w:delText>
        </w:r>
        <w:r w:rsidRPr="004373E8" w:rsidDel="005F5D10">
          <w:rPr>
            <w:rFonts w:cs="Calibri"/>
            <w:i/>
            <w:iCs/>
            <w:szCs w:val="22"/>
            <w:lang w:val="vi-VN"/>
          </w:rPr>
          <w:delText>ườ</w:delText>
        </w:r>
        <w:r w:rsidRPr="004373E8" w:rsidDel="005F5D10">
          <w:rPr>
            <w:rFonts w:cs="Arial"/>
            <w:i/>
            <w:iCs/>
            <w:szCs w:val="22"/>
            <w:lang w:val="vi-VN"/>
          </w:rPr>
          <w:delText xml:space="preserve">ng </w:delText>
        </w:r>
        <w:r w:rsidRPr="004373E8" w:rsidDel="005F5D10">
          <w:rPr>
            <w:rFonts w:cs="Calibri"/>
            <w:i/>
            <w:iCs/>
            <w:szCs w:val="22"/>
            <w:lang w:val="vi-VN"/>
          </w:rPr>
          <w:delText>Đạ</w:delText>
        </w:r>
        <w:r w:rsidRPr="004373E8" w:rsidDel="005F5D10">
          <w:rPr>
            <w:rFonts w:cs="Arial"/>
            <w:i/>
            <w:iCs/>
            <w:szCs w:val="22"/>
            <w:lang w:val="vi-VN"/>
          </w:rPr>
          <w:delText>i h</w:delText>
        </w:r>
        <w:r w:rsidRPr="004373E8" w:rsidDel="005F5D10">
          <w:rPr>
            <w:rFonts w:cs="Calibri"/>
            <w:i/>
            <w:iCs/>
            <w:szCs w:val="22"/>
            <w:lang w:val="vi-VN"/>
          </w:rPr>
          <w:delText>ọ</w:delText>
        </w:r>
        <w:r w:rsidRPr="004373E8" w:rsidDel="005F5D10">
          <w:rPr>
            <w:rFonts w:cs="Arial"/>
            <w:i/>
            <w:iCs/>
            <w:szCs w:val="22"/>
            <w:lang w:val="vi-VN"/>
          </w:rPr>
          <w:delText>c Anh Qu</w:delText>
        </w:r>
        <w:r w:rsidRPr="004373E8" w:rsidDel="005F5D10">
          <w:rPr>
            <w:rFonts w:cs="Calibri"/>
            <w:i/>
            <w:iCs/>
            <w:szCs w:val="22"/>
            <w:lang w:val="vi-VN"/>
          </w:rPr>
          <w:delText>ố</w:delText>
        </w:r>
        <w:r w:rsidRPr="004373E8" w:rsidDel="005F5D10">
          <w:rPr>
            <w:rFonts w:cs="Arial"/>
            <w:i/>
            <w:iCs/>
            <w:szCs w:val="22"/>
            <w:lang w:val="vi-VN"/>
          </w:rPr>
          <w:delText>c Vi</w:delText>
        </w:r>
        <w:r w:rsidRPr="004373E8" w:rsidDel="005F5D10">
          <w:rPr>
            <w:rFonts w:cs="Calibri"/>
            <w:i/>
            <w:iCs/>
            <w:szCs w:val="22"/>
            <w:lang w:val="vi-VN"/>
          </w:rPr>
          <w:delText>ệ</w:delText>
        </w:r>
        <w:r w:rsidRPr="004373E8" w:rsidDel="005F5D10">
          <w:rPr>
            <w:rFonts w:cs="Arial"/>
            <w:i/>
            <w:iCs/>
            <w:szCs w:val="22"/>
            <w:lang w:val="vi-VN"/>
          </w:rPr>
          <w:delText>t Nam (BUV), song song v</w:delText>
        </w:r>
        <w:r w:rsidRPr="004373E8" w:rsidDel="005F5D10">
          <w:rPr>
            <w:rFonts w:cs="Calibri"/>
            <w:i/>
            <w:iCs/>
            <w:szCs w:val="22"/>
            <w:lang w:val="vi-VN"/>
          </w:rPr>
          <w:delText>ớ</w:delText>
        </w:r>
        <w:r w:rsidRPr="004373E8" w:rsidDel="005F5D10">
          <w:rPr>
            <w:rFonts w:cs="Arial"/>
            <w:i/>
            <w:iCs/>
            <w:szCs w:val="22"/>
            <w:lang w:val="vi-VN"/>
          </w:rPr>
          <w:delText>i vi</w:delText>
        </w:r>
        <w:r w:rsidRPr="004373E8" w:rsidDel="005F5D10">
          <w:rPr>
            <w:rFonts w:cs="Calibri"/>
            <w:i/>
            <w:iCs/>
            <w:szCs w:val="22"/>
            <w:lang w:val="vi-VN"/>
          </w:rPr>
          <w:delText>ệ</w:delText>
        </w:r>
        <w:r w:rsidRPr="004373E8" w:rsidDel="005F5D10">
          <w:rPr>
            <w:rFonts w:cs="Arial"/>
            <w:i/>
            <w:iCs/>
            <w:szCs w:val="22"/>
            <w:lang w:val="vi-VN"/>
          </w:rPr>
          <w:delText>c cung c</w:delText>
        </w:r>
        <w:r w:rsidRPr="004373E8" w:rsidDel="005F5D10">
          <w:rPr>
            <w:rFonts w:cs="Calibri"/>
            <w:i/>
            <w:iCs/>
            <w:szCs w:val="22"/>
            <w:lang w:val="vi-VN"/>
          </w:rPr>
          <w:delText>ấ</w:delText>
        </w:r>
        <w:r w:rsidRPr="004373E8" w:rsidDel="005F5D10">
          <w:rPr>
            <w:rFonts w:cs="Arial"/>
            <w:i/>
            <w:iCs/>
            <w:szCs w:val="22"/>
            <w:lang w:val="vi-VN"/>
          </w:rPr>
          <w:delText>p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gi</w:delText>
        </w:r>
        <w:r w:rsidRPr="004373E8" w:rsidDel="005F5D10">
          <w:rPr>
            <w:rFonts w:cs="Avenir LT Std 35 Light"/>
            <w:i/>
            <w:iCs/>
            <w:szCs w:val="22"/>
            <w:lang w:val="vi-VN"/>
          </w:rPr>
          <w:delText>á</w:delText>
        </w:r>
        <w:r w:rsidRPr="004373E8" w:rsidDel="005F5D10">
          <w:rPr>
            <w:rFonts w:cs="Arial"/>
            <w:i/>
            <w:iCs/>
            <w:szCs w:val="22"/>
            <w:lang w:val="vi-VN"/>
          </w:rPr>
          <w:delText>o d</w:delText>
        </w:r>
        <w:r w:rsidRPr="004373E8" w:rsidDel="005F5D10">
          <w:rPr>
            <w:rFonts w:cs="Calibri"/>
            <w:i/>
            <w:iCs/>
            <w:szCs w:val="22"/>
            <w:lang w:val="vi-VN"/>
          </w:rPr>
          <w:delText>ụ</w:delText>
        </w:r>
        <w:r w:rsidRPr="004373E8" w:rsidDel="005F5D10">
          <w:rPr>
            <w:rFonts w:cs="Arial"/>
            <w:i/>
            <w:iCs/>
            <w:szCs w:val="22"/>
            <w:lang w:val="vi-VN"/>
          </w:rPr>
          <w:delText xml:space="preserve">c &amp; </w:delText>
        </w:r>
        <w:r w:rsidRPr="004373E8" w:rsidDel="005F5D10">
          <w:rPr>
            <w:rFonts w:cs="Calibri"/>
            <w:i/>
            <w:iCs/>
            <w:szCs w:val="22"/>
            <w:lang w:val="vi-VN"/>
          </w:rPr>
          <w:delText>đ</w:delText>
        </w:r>
        <w:r w:rsidRPr="004373E8" w:rsidDel="005F5D10">
          <w:rPr>
            <w:rFonts w:cs="Avenir LT Std 35 Light"/>
            <w:i/>
            <w:iCs/>
            <w:szCs w:val="22"/>
            <w:lang w:val="vi-VN"/>
          </w:rPr>
          <w:delText>à</w:delText>
        </w:r>
        <w:r w:rsidRPr="004373E8" w:rsidDel="005F5D10">
          <w:rPr>
            <w:rFonts w:cs="Arial"/>
            <w:i/>
            <w:iCs/>
            <w:szCs w:val="22"/>
            <w:lang w:val="vi-VN"/>
          </w:rPr>
          <w:delText>o t</w:delText>
        </w:r>
        <w:r w:rsidRPr="004373E8" w:rsidDel="005F5D10">
          <w:rPr>
            <w:rFonts w:cs="Calibri"/>
            <w:i/>
            <w:iCs/>
            <w:szCs w:val="22"/>
            <w:lang w:val="vi-VN"/>
          </w:rPr>
          <w:delText>ạ</w:delText>
        </w:r>
        <w:r w:rsidRPr="004373E8" w:rsidDel="005F5D10">
          <w:rPr>
            <w:rFonts w:cs="Arial"/>
            <w:i/>
            <w:iCs/>
            <w:szCs w:val="22"/>
            <w:lang w:val="vi-VN"/>
          </w:rPr>
          <w:delText>o chu</w:delText>
        </w:r>
        <w:r w:rsidRPr="004373E8" w:rsidDel="005F5D10">
          <w:rPr>
            <w:rFonts w:cs="Calibri"/>
            <w:i/>
            <w:iCs/>
            <w:szCs w:val="22"/>
            <w:lang w:val="vi-VN"/>
          </w:rPr>
          <w:delText>ẩ</w:delText>
        </w:r>
        <w:r w:rsidRPr="004373E8" w:rsidDel="005F5D10">
          <w:rPr>
            <w:rFonts w:cs="Arial"/>
            <w:i/>
            <w:iCs/>
            <w:szCs w:val="22"/>
            <w:lang w:val="vi-VN"/>
          </w:rPr>
          <w:delText>n Anh Qu</w:delText>
        </w:r>
        <w:r w:rsidRPr="004373E8" w:rsidDel="005F5D10">
          <w:rPr>
            <w:rFonts w:cs="Calibri"/>
            <w:i/>
            <w:iCs/>
            <w:szCs w:val="22"/>
            <w:lang w:val="vi-VN"/>
          </w:rPr>
          <w:delText>ố</w:delText>
        </w:r>
        <w:r w:rsidRPr="004373E8" w:rsidDel="005F5D10">
          <w:rPr>
            <w:rFonts w:cs="Arial"/>
            <w:i/>
            <w:iCs/>
            <w:szCs w:val="22"/>
            <w:lang w:val="vi-VN"/>
          </w:rPr>
          <w:delText xml:space="preserve">c </w:delText>
        </w:r>
        <w:r w:rsidRPr="004373E8" w:rsidDel="005F5D10">
          <w:rPr>
            <w:rFonts w:cs="Calibri"/>
            <w:i/>
            <w:iCs/>
            <w:szCs w:val="22"/>
            <w:lang w:val="vi-VN"/>
          </w:rPr>
          <w:delText>đượ</w:delText>
        </w:r>
        <w:r w:rsidRPr="004373E8" w:rsidDel="005F5D10">
          <w:rPr>
            <w:rFonts w:cs="Arial"/>
            <w:i/>
            <w:iCs/>
            <w:szCs w:val="22"/>
            <w:lang w:val="vi-VN"/>
          </w:rPr>
          <w:delText>c c</w:delText>
        </w:r>
        <w:r w:rsidRPr="004373E8" w:rsidDel="005F5D10">
          <w:rPr>
            <w:rFonts w:cs="Avenir LT Std 35 Light"/>
            <w:i/>
            <w:iCs/>
            <w:szCs w:val="22"/>
            <w:lang w:val="vi-VN"/>
          </w:rPr>
          <w:delText>ô</w:delText>
        </w:r>
        <w:r w:rsidRPr="004373E8" w:rsidDel="005F5D10">
          <w:rPr>
            <w:rFonts w:cs="Arial"/>
            <w:i/>
            <w:iCs/>
            <w:szCs w:val="22"/>
            <w:lang w:val="vi-VN"/>
          </w:rPr>
          <w:delText>ng nh</w:delText>
        </w:r>
        <w:r w:rsidRPr="004373E8" w:rsidDel="005F5D10">
          <w:rPr>
            <w:rFonts w:cs="Calibri"/>
            <w:i/>
            <w:iCs/>
            <w:szCs w:val="22"/>
            <w:lang w:val="vi-VN"/>
          </w:rPr>
          <w:delText>ậ</w:delText>
        </w:r>
        <w:r w:rsidRPr="004373E8" w:rsidDel="005F5D10">
          <w:rPr>
            <w:rFonts w:cs="Arial"/>
            <w:i/>
            <w:iCs/>
            <w:szCs w:val="22"/>
            <w:lang w:val="vi-VN"/>
          </w:rPr>
          <w:delText>n to</w:delText>
        </w:r>
        <w:r w:rsidRPr="004373E8" w:rsidDel="005F5D10">
          <w:rPr>
            <w:rFonts w:cs="Avenir LT Std 35 Light"/>
            <w:i/>
            <w:iCs/>
            <w:szCs w:val="22"/>
            <w:lang w:val="vi-VN"/>
          </w:rPr>
          <w:delText>à</w:delText>
        </w:r>
        <w:r w:rsidRPr="004373E8" w:rsidDel="005F5D10">
          <w:rPr>
            <w:rFonts w:cs="Arial"/>
            <w:i/>
            <w:iCs/>
            <w:szCs w:val="22"/>
            <w:lang w:val="vi-VN"/>
          </w:rPr>
          <w:delText>n c</w:delText>
        </w:r>
        <w:r w:rsidRPr="004373E8" w:rsidDel="005F5D10">
          <w:rPr>
            <w:rFonts w:cs="Calibri"/>
            <w:i/>
            <w:iCs/>
            <w:szCs w:val="22"/>
            <w:lang w:val="vi-VN"/>
          </w:rPr>
          <w:delText>ầ</w:delText>
        </w:r>
        <w:r w:rsidRPr="004373E8" w:rsidDel="005F5D10">
          <w:rPr>
            <w:rFonts w:cs="Arial"/>
            <w:i/>
            <w:iCs/>
            <w:szCs w:val="22"/>
            <w:lang w:val="vi-VN"/>
          </w:rPr>
          <w:delText>u v</w:delText>
        </w:r>
        <w:r w:rsidRPr="004373E8" w:rsidDel="005F5D10">
          <w:rPr>
            <w:rFonts w:cs="Avenir LT Std 35 Light"/>
            <w:i/>
            <w:iCs/>
            <w:szCs w:val="22"/>
            <w:lang w:val="vi-VN"/>
          </w:rPr>
          <w:delText>à</w:delText>
        </w:r>
        <w:r w:rsidRPr="004373E8" w:rsidDel="005F5D10">
          <w:rPr>
            <w:rFonts w:cs="Arial"/>
            <w:i/>
            <w:iCs/>
            <w:szCs w:val="22"/>
            <w:lang w:val="vi-VN"/>
          </w:rPr>
          <w:delText xml:space="preserve">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ng x</w:delText>
        </w:r>
        <w:r w:rsidRPr="004373E8" w:rsidDel="005F5D10">
          <w:rPr>
            <w:rFonts w:cs="Avenir LT Std 35 Light"/>
            <w:i/>
            <w:iCs/>
            <w:szCs w:val="22"/>
            <w:lang w:val="vi-VN"/>
          </w:rPr>
          <w:delText>â</w:delText>
        </w:r>
        <w:r w:rsidRPr="004373E8" w:rsidDel="005F5D10">
          <w:rPr>
            <w:rFonts w:cs="Arial"/>
            <w:i/>
            <w:iCs/>
            <w:szCs w:val="22"/>
            <w:lang w:val="vi-VN"/>
          </w:rPr>
          <w:delText>y d</w:delText>
        </w:r>
        <w:r w:rsidRPr="004373E8" w:rsidDel="005F5D10">
          <w:rPr>
            <w:rFonts w:cs="Calibri"/>
            <w:i/>
            <w:iCs/>
            <w:szCs w:val="22"/>
            <w:lang w:val="vi-VN"/>
          </w:rPr>
          <w:delText>ự</w:delText>
        </w:r>
        <w:r w:rsidRPr="004373E8" w:rsidDel="005F5D10">
          <w:rPr>
            <w:rFonts w:cs="Arial"/>
            <w:i/>
            <w:iCs/>
            <w:szCs w:val="22"/>
            <w:lang w:val="vi-VN"/>
          </w:rPr>
          <w:delText>ng khu</w:delText>
        </w:r>
        <w:r w:rsidRPr="004373E8" w:rsidDel="005F5D10">
          <w:rPr>
            <w:rFonts w:cs="Avenir LT Std 35 Light"/>
            <w:i/>
            <w:iCs/>
            <w:szCs w:val="22"/>
            <w:lang w:val="vi-VN"/>
          </w:rPr>
          <w:delText>ô</w:delText>
        </w:r>
        <w:r w:rsidRPr="004373E8" w:rsidDel="005F5D10">
          <w:rPr>
            <w:rFonts w:cs="Arial"/>
            <w:i/>
            <w:iCs/>
            <w:szCs w:val="22"/>
            <w:lang w:val="vi-VN"/>
          </w:rPr>
          <w:delText>n vi</w:delText>
        </w:r>
        <w:r w:rsidRPr="004373E8" w:rsidDel="005F5D10">
          <w:rPr>
            <w:rFonts w:cs="Avenir LT Std 35 Light"/>
            <w:i/>
            <w:iCs/>
            <w:szCs w:val="22"/>
            <w:lang w:val="vi-VN"/>
          </w:rPr>
          <w:delText>ê</w:delText>
        </w:r>
        <w:r w:rsidRPr="004373E8" w:rsidDel="005F5D10">
          <w:rPr>
            <w:rFonts w:cs="Arial"/>
            <w:i/>
            <w:iCs/>
            <w:szCs w:val="22"/>
            <w:lang w:val="vi-VN"/>
          </w:rPr>
          <w:delText>n, kh</w:delText>
        </w:r>
        <w:r w:rsidRPr="004373E8" w:rsidDel="005F5D10">
          <w:rPr>
            <w:rFonts w:cs="Avenir LT Std 35 Light"/>
            <w:i/>
            <w:iCs/>
            <w:szCs w:val="22"/>
            <w:lang w:val="vi-VN"/>
          </w:rPr>
          <w:delText>ô</w:delText>
        </w:r>
        <w:r w:rsidRPr="004373E8" w:rsidDel="005F5D10">
          <w:rPr>
            <w:rFonts w:cs="Arial"/>
            <w:i/>
            <w:iCs/>
            <w:szCs w:val="22"/>
            <w:lang w:val="vi-VN"/>
          </w:rPr>
          <w:delText>ng gian h</w:delText>
        </w:r>
        <w:r w:rsidRPr="004373E8" w:rsidDel="005F5D10">
          <w:rPr>
            <w:rFonts w:cs="Calibri"/>
            <w:i/>
            <w:iCs/>
            <w:szCs w:val="22"/>
            <w:lang w:val="vi-VN"/>
          </w:rPr>
          <w:delText>ọ</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d</w:delText>
        </w:r>
        <w:r w:rsidRPr="004373E8" w:rsidDel="005F5D10">
          <w:rPr>
            <w:rFonts w:cs="Calibri"/>
            <w:i/>
            <w:iCs/>
            <w:szCs w:val="22"/>
            <w:lang w:val="vi-VN"/>
          </w:rPr>
          <w:delText>ị</w:delText>
        </w:r>
        <w:r w:rsidRPr="004373E8" w:rsidDel="005F5D10">
          <w:rPr>
            <w:rFonts w:cs="Arial"/>
            <w:i/>
            <w:iCs/>
            <w:szCs w:val="22"/>
            <w:lang w:val="vi-VN"/>
          </w:rPr>
          <w:delText>ch v</w:delText>
        </w:r>
        <w:r w:rsidRPr="004373E8" w:rsidDel="005F5D10">
          <w:rPr>
            <w:rFonts w:cs="Calibri"/>
            <w:i/>
            <w:iCs/>
            <w:szCs w:val="22"/>
            <w:lang w:val="vi-VN"/>
          </w:rPr>
          <w:delText>ụ</w:delText>
        </w:r>
        <w:r w:rsidRPr="004373E8" w:rsidDel="005F5D10">
          <w:rPr>
            <w:rFonts w:cs="Arial"/>
            <w:i/>
            <w:iCs/>
            <w:szCs w:val="22"/>
            <w:lang w:val="vi-VN"/>
          </w:rPr>
          <w:delText xml:space="preserve"> h</w:delText>
        </w:r>
        <w:r w:rsidRPr="004373E8" w:rsidDel="005F5D10">
          <w:rPr>
            <w:rFonts w:cs="Calibri"/>
            <w:i/>
            <w:iCs/>
            <w:szCs w:val="22"/>
            <w:lang w:val="vi-VN"/>
          </w:rPr>
          <w:delText>ỗ</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w:delText>
        </w:r>
        <w:r w:rsidRPr="004373E8" w:rsidDel="005F5D10">
          <w:rPr>
            <w:rFonts w:cs="Calibri"/>
            <w:i/>
            <w:iCs/>
            <w:szCs w:val="22"/>
            <w:lang w:val="vi-VN"/>
          </w:rPr>
          <w:delText>đạ</w:delText>
        </w:r>
        <w:r w:rsidRPr="004373E8" w:rsidDel="005F5D10">
          <w:rPr>
            <w:rFonts w:cs="Arial"/>
            <w:i/>
            <w:iCs/>
            <w:szCs w:val="22"/>
            <w:lang w:val="vi-VN"/>
          </w:rPr>
          <w:delText>t ti</w:delText>
        </w:r>
        <w:r w:rsidRPr="004373E8" w:rsidDel="005F5D10">
          <w:rPr>
            <w:rFonts w:cs="Avenir LT Std 35 Light"/>
            <w:i/>
            <w:iCs/>
            <w:szCs w:val="22"/>
            <w:lang w:val="vi-VN"/>
          </w:rPr>
          <w:delText>ê</w:delText>
        </w:r>
        <w:r w:rsidRPr="004373E8" w:rsidDel="005F5D10">
          <w:rPr>
            <w:rFonts w:cs="Arial"/>
            <w:i/>
            <w:iCs/>
            <w:szCs w:val="22"/>
            <w:lang w:val="vi-VN"/>
          </w:rPr>
          <w:delText>u chu</w:delText>
        </w:r>
        <w:r w:rsidRPr="004373E8" w:rsidDel="005F5D10">
          <w:rPr>
            <w:rFonts w:cs="Calibri"/>
            <w:i/>
            <w:iCs/>
            <w:szCs w:val="22"/>
            <w:lang w:val="vi-VN"/>
          </w:rPr>
          <w:delText>ẩ</w:delText>
        </w:r>
        <w:r w:rsidRPr="004373E8" w:rsidDel="005F5D10">
          <w:rPr>
            <w:rFonts w:cs="Arial"/>
            <w:i/>
            <w:iCs/>
            <w:szCs w:val="22"/>
            <w:lang w:val="vi-VN"/>
          </w:rPr>
          <w:delText>n 5 sao.</w:delText>
        </w:r>
      </w:del>
    </w:p>
    <w:p w14:paraId="237A6E57" w14:textId="07B8336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55" w:author="An Tran, ACA (BUV)" w:date="2024-09-12T11:03:00Z" w16du:dateUtc="2024-09-12T04:03:00Z"/>
          <w:rFonts w:cs="Arial"/>
          <w:i/>
          <w:iCs/>
          <w:szCs w:val="22"/>
          <w:lang w:val="vi-VN"/>
        </w:rPr>
      </w:pPr>
      <w:del w:id="8656" w:author="An Tran, ACA (BUV)" w:date="2024-09-12T11:03:00Z" w16du:dateUtc="2024-09-12T04:03:00Z">
        <w:r w:rsidRPr="004373E8" w:rsidDel="005F5D10">
          <w:rPr>
            <w:rFonts w:cs="Arial"/>
            <w:i/>
            <w:iCs/>
            <w:szCs w:val="22"/>
            <w:lang w:val="vi-VN"/>
          </w:rPr>
          <w:delText>N</w:delText>
        </w:r>
        <w:r w:rsidRPr="004373E8" w:rsidDel="005F5D10">
          <w:rPr>
            <w:rFonts w:cs="Calibri"/>
            <w:i/>
            <w:iCs/>
            <w:szCs w:val="22"/>
            <w:lang w:val="vi-VN"/>
          </w:rPr>
          <w:delText>ế</w:delText>
        </w:r>
        <w:r w:rsidRPr="004373E8" w:rsidDel="005F5D10">
          <w:rPr>
            <w:rFonts w:cs="Arial"/>
            <w:i/>
            <w:iCs/>
            <w:szCs w:val="22"/>
            <w:lang w:val="vi-VN"/>
          </w:rPr>
          <w:delText xml:space="preserve">u </w:delText>
        </w:r>
        <w:r w:rsidRPr="004373E8" w:rsidDel="005F5D10">
          <w:rPr>
            <w:rFonts w:cs="Calibri"/>
            <w:i/>
            <w:iCs/>
            <w:szCs w:val="22"/>
            <w:lang w:val="vi-VN"/>
          </w:rPr>
          <w:delText>đạ</w:delText>
        </w:r>
        <w:r w:rsidRPr="004373E8" w:rsidDel="005F5D10">
          <w:rPr>
            <w:rFonts w:cs="Arial"/>
            <w:i/>
            <w:iCs/>
            <w:szCs w:val="22"/>
            <w:lang w:val="vi-VN"/>
          </w:rPr>
          <w:delText>t c</w:delText>
        </w:r>
        <w:r w:rsidRPr="004373E8" w:rsidDel="005F5D10">
          <w:rPr>
            <w:rFonts w:cs="Avenir LT Std 35 Light"/>
            <w:i/>
            <w:iCs/>
            <w:szCs w:val="22"/>
            <w:lang w:val="vi-VN"/>
          </w:rPr>
          <w:delText>á</w:delText>
        </w:r>
        <w:r w:rsidRPr="004373E8" w:rsidDel="005F5D10">
          <w:rPr>
            <w:rFonts w:cs="Arial"/>
            <w:i/>
            <w:iCs/>
            <w:szCs w:val="22"/>
            <w:lang w:val="vi-VN"/>
          </w:rPr>
          <w:delText>c ti</w:delText>
        </w:r>
        <w:r w:rsidRPr="004373E8" w:rsidDel="005F5D10">
          <w:rPr>
            <w:rFonts w:cs="Avenir LT Std 35 Light"/>
            <w:i/>
            <w:iCs/>
            <w:szCs w:val="22"/>
            <w:lang w:val="vi-VN"/>
          </w:rPr>
          <w:delText>ê</w:delText>
        </w:r>
        <w:r w:rsidRPr="004373E8" w:rsidDel="005F5D10">
          <w:rPr>
            <w:rFonts w:cs="Arial"/>
            <w:i/>
            <w:iCs/>
            <w:szCs w:val="22"/>
            <w:lang w:val="vi-VN"/>
          </w:rPr>
          <w:delText>u ch</w:delText>
        </w:r>
        <w:r w:rsidRPr="004373E8" w:rsidDel="005F5D10">
          <w:rPr>
            <w:rFonts w:cs="Avenir LT Std 35 Light"/>
            <w:i/>
            <w:iCs/>
            <w:szCs w:val="22"/>
            <w:lang w:val="vi-VN"/>
          </w:rPr>
          <w:delText>í</w:delText>
        </w:r>
        <w:r w:rsidRPr="004373E8" w:rsidDel="005F5D10">
          <w:rPr>
            <w:rFonts w:cs="Arial"/>
            <w:i/>
            <w:iCs/>
            <w:szCs w:val="22"/>
            <w:lang w:val="vi-VN"/>
          </w:rPr>
          <w:delText xml:space="preserve"> ho</w:delText>
        </w:r>
        <w:r w:rsidRPr="004373E8" w:rsidDel="005F5D10">
          <w:rPr>
            <w:rFonts w:cs="Avenir LT Std 35 Light"/>
            <w:i/>
            <w:iCs/>
            <w:szCs w:val="22"/>
            <w:lang w:val="vi-VN"/>
          </w:rPr>
          <w:delText>à</w:delText>
        </w:r>
        <w:r w:rsidRPr="004373E8" w:rsidDel="005F5D10">
          <w:rPr>
            <w:rFonts w:cs="Arial"/>
            <w:i/>
            <w:iCs/>
            <w:szCs w:val="22"/>
            <w:lang w:val="vi-VN"/>
          </w:rPr>
          <w:delText>n th</w:delText>
        </w:r>
        <w:r w:rsidRPr="004373E8" w:rsidDel="005F5D10">
          <w:rPr>
            <w:rFonts w:cs="Avenir LT Std 35 Light"/>
            <w:i/>
            <w:iCs/>
            <w:szCs w:val="22"/>
            <w:lang w:val="vi-VN"/>
          </w:rPr>
          <w:delText>à</w:delText>
        </w:r>
        <w:r w:rsidRPr="004373E8" w:rsidDel="005F5D10">
          <w:rPr>
            <w:rFonts w:cs="Arial"/>
            <w:i/>
            <w:iCs/>
            <w:szCs w:val="22"/>
            <w:lang w:val="vi-VN"/>
          </w:rPr>
          <w:delText>nh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PSG, sinh vi</w:delText>
        </w:r>
        <w:r w:rsidRPr="004373E8" w:rsidDel="005F5D10">
          <w:rPr>
            <w:rFonts w:cs="Avenir LT Std 35 Light"/>
            <w:i/>
            <w:iCs/>
            <w:szCs w:val="22"/>
            <w:lang w:val="vi-VN"/>
          </w:rPr>
          <w:delText>ê</w:delText>
        </w:r>
        <w:r w:rsidRPr="004373E8" w:rsidDel="005F5D10">
          <w:rPr>
            <w:rFonts w:cs="Arial"/>
            <w:i/>
            <w:iCs/>
            <w:szCs w:val="22"/>
            <w:lang w:val="vi-VN"/>
          </w:rPr>
          <w:delText>n s</w:delText>
        </w:r>
        <w:r w:rsidRPr="004373E8" w:rsidDel="005F5D10">
          <w:rPr>
            <w:rFonts w:cs="Calibri"/>
            <w:i/>
            <w:iCs/>
            <w:szCs w:val="22"/>
            <w:lang w:val="vi-VN"/>
          </w:rPr>
          <w:delText>ẽ</w:delText>
        </w:r>
        <w:r w:rsidRPr="004373E8" w:rsidDel="005F5D10">
          <w:rPr>
            <w:rFonts w:cs="Arial"/>
            <w:i/>
            <w:iCs/>
            <w:szCs w:val="22"/>
            <w:lang w:val="vi-VN"/>
          </w:rPr>
          <w:delText xml:space="preserve"> c</w:delText>
        </w:r>
        <w:r w:rsidRPr="004373E8" w:rsidDel="005F5D10">
          <w:rPr>
            <w:rFonts w:cs="Avenir LT Std 35 Light"/>
            <w:i/>
            <w:iCs/>
            <w:szCs w:val="22"/>
            <w:lang w:val="vi-VN"/>
          </w:rPr>
          <w:delText>ó</w:delText>
        </w:r>
        <w:r w:rsidRPr="004373E8" w:rsidDel="005F5D10">
          <w:rPr>
            <w:rFonts w:cs="Arial"/>
            <w:i/>
            <w:iCs/>
            <w:szCs w:val="22"/>
            <w:lang w:val="vi-VN"/>
          </w:rPr>
          <w:delText xml:space="preserve"> trong tay m</w:delText>
        </w:r>
        <w:r w:rsidRPr="004373E8" w:rsidDel="005F5D10">
          <w:rPr>
            <w:rFonts w:cs="Calibri"/>
            <w:i/>
            <w:iCs/>
            <w:szCs w:val="22"/>
            <w:lang w:val="vi-VN"/>
          </w:rPr>
          <w:delText>ộ</w:delText>
        </w:r>
        <w:r w:rsidRPr="004373E8" w:rsidDel="005F5D10">
          <w:rPr>
            <w:rFonts w:cs="Arial"/>
            <w:i/>
            <w:iCs/>
            <w:szCs w:val="22"/>
            <w:lang w:val="vi-VN"/>
          </w:rPr>
          <w:delText>t b</w:delText>
        </w:r>
        <w:r w:rsidRPr="004373E8" w:rsidDel="005F5D10">
          <w:rPr>
            <w:rFonts w:cs="Calibri"/>
            <w:i/>
            <w:iCs/>
            <w:szCs w:val="22"/>
            <w:lang w:val="vi-VN"/>
          </w:rPr>
          <w:delText>ộ</w:delText>
        </w:r>
        <w:r w:rsidRPr="004373E8" w:rsidDel="005F5D10">
          <w:rPr>
            <w:rFonts w:cs="Arial"/>
            <w:i/>
            <w:iCs/>
            <w:szCs w:val="22"/>
            <w:lang w:val="vi-VN"/>
          </w:rPr>
          <w:delText xml:space="preserve"> H</w:delText>
        </w:r>
        <w:r w:rsidRPr="004373E8" w:rsidDel="005F5D10">
          <w:rPr>
            <w:rFonts w:cs="Calibri"/>
            <w:i/>
            <w:iCs/>
            <w:szCs w:val="22"/>
            <w:lang w:val="vi-VN"/>
          </w:rPr>
          <w:delText>ồ</w:delText>
        </w:r>
        <w:r w:rsidRPr="004373E8" w:rsidDel="005F5D10">
          <w:rPr>
            <w:rFonts w:cs="Arial"/>
            <w:i/>
            <w:iCs/>
            <w:szCs w:val="22"/>
            <w:lang w:val="vi-VN"/>
          </w:rPr>
          <w:delText xml:space="preserve"> s</w:delText>
        </w:r>
        <w:r w:rsidRPr="004373E8" w:rsidDel="005F5D10">
          <w:rPr>
            <w:rFonts w:cs="Calibri"/>
            <w:i/>
            <w:iCs/>
            <w:szCs w:val="22"/>
            <w:lang w:val="vi-VN"/>
          </w:rPr>
          <w:delText>ơ</w:delText>
        </w:r>
        <w:r w:rsidRPr="004373E8" w:rsidDel="005F5D10">
          <w:rPr>
            <w:rFonts w:cs="Arial"/>
            <w:i/>
            <w:iCs/>
            <w:szCs w:val="22"/>
            <w:lang w:val="vi-VN"/>
          </w:rPr>
          <w:delText xml:space="preserve"> N</w:delText>
        </w:r>
        <w:r w:rsidRPr="004373E8" w:rsidDel="005F5D10">
          <w:rPr>
            <w:rFonts w:cs="Avenir LT Std 35 Light"/>
            <w:i/>
            <w:iCs/>
            <w:szCs w:val="22"/>
            <w:lang w:val="vi-VN"/>
          </w:rPr>
          <w:delText>â</w:delText>
        </w:r>
        <w:r w:rsidRPr="004373E8" w:rsidDel="005F5D10">
          <w:rPr>
            <w:rFonts w:cs="Arial"/>
            <w:i/>
            <w:iCs/>
            <w:szCs w:val="22"/>
            <w:lang w:val="vi-VN"/>
          </w:rPr>
          <w:delText>ng cao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Calibri"/>
            <w:i/>
            <w:iCs/>
            <w:szCs w:val="22"/>
            <w:lang w:val="vi-VN"/>
          </w:rPr>
          <w:delText>ự</w:delText>
        </w:r>
        <w:r w:rsidRPr="004373E8" w:rsidDel="005F5D10">
          <w:rPr>
            <w:rFonts w:cs="Arial"/>
            <w:i/>
            <w:iCs/>
            <w:szCs w:val="22"/>
            <w:lang w:val="vi-VN"/>
          </w:rPr>
          <w:delText>c C</w:delText>
        </w:r>
        <w:r w:rsidRPr="004373E8" w:rsidDel="005F5D10">
          <w:rPr>
            <w:rFonts w:cs="Avenir LT Std 35 Light"/>
            <w:i/>
            <w:iCs/>
            <w:szCs w:val="22"/>
            <w:lang w:val="vi-VN"/>
          </w:rPr>
          <w:delText>á</w:delText>
        </w:r>
        <w:r w:rsidRPr="004373E8" w:rsidDel="005F5D10">
          <w:rPr>
            <w:rFonts w:cs="Arial"/>
            <w:i/>
            <w:iCs/>
            <w:szCs w:val="22"/>
            <w:lang w:val="vi-VN"/>
          </w:rPr>
          <w:delText xml:space="preserve"> nh</w:delText>
        </w:r>
        <w:r w:rsidRPr="004373E8" w:rsidDel="005F5D10">
          <w:rPr>
            <w:rFonts w:cs="Avenir LT Std 35 Light"/>
            <w:i/>
            <w:iCs/>
            <w:szCs w:val="22"/>
            <w:lang w:val="vi-VN"/>
          </w:rPr>
          <w:delText>â</w:delText>
        </w:r>
        <w:r w:rsidRPr="004373E8" w:rsidDel="005F5D10">
          <w:rPr>
            <w:rFonts w:cs="Arial"/>
            <w:i/>
            <w:iCs/>
            <w:szCs w:val="22"/>
            <w:lang w:val="vi-VN"/>
          </w:rPr>
          <w:delText>n v</w:delText>
        </w:r>
        <w:r w:rsidRPr="004373E8" w:rsidDel="005F5D10">
          <w:rPr>
            <w:rFonts w:cs="Avenir LT Std 35 Light"/>
            <w:i/>
            <w:iCs/>
            <w:szCs w:val="22"/>
            <w:lang w:val="vi-VN"/>
          </w:rPr>
          <w:delText>à</w:delText>
        </w:r>
        <w:r w:rsidRPr="004373E8" w:rsidDel="005F5D10">
          <w:rPr>
            <w:rFonts w:cs="Arial"/>
            <w:i/>
            <w:iCs/>
            <w:szCs w:val="22"/>
            <w:lang w:val="vi-VN"/>
          </w:rPr>
          <w:delText xml:space="preserve"> X</w:delText>
        </w:r>
        <w:r w:rsidRPr="004373E8" w:rsidDel="005F5D10">
          <w:rPr>
            <w:rFonts w:cs="Avenir LT Std 35 Light"/>
            <w:i/>
            <w:iCs/>
            <w:szCs w:val="22"/>
            <w:lang w:val="vi-VN"/>
          </w:rPr>
          <w:delText>ã</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v</w:delText>
        </w:r>
        <w:r w:rsidRPr="004373E8" w:rsidDel="005F5D10">
          <w:rPr>
            <w:rFonts w:cs="Calibri"/>
            <w:i/>
            <w:iCs/>
            <w:szCs w:val="22"/>
            <w:lang w:val="vi-VN"/>
          </w:rPr>
          <w:delText>ớ</w:delText>
        </w:r>
        <w:r w:rsidRPr="004373E8" w:rsidDel="005F5D10">
          <w:rPr>
            <w:rFonts w:cs="Arial"/>
            <w:i/>
            <w:iCs/>
            <w:szCs w:val="22"/>
            <w:lang w:val="vi-VN"/>
          </w:rPr>
          <w:delText>i k</w:delText>
        </w:r>
        <w:r w:rsidRPr="004373E8" w:rsidDel="005F5D10">
          <w:rPr>
            <w:rFonts w:cs="Calibri"/>
            <w:i/>
            <w:iCs/>
            <w:szCs w:val="22"/>
            <w:lang w:val="vi-VN"/>
          </w:rPr>
          <w:delText>ế</w:delText>
        </w:r>
        <w:r w:rsidRPr="004373E8" w:rsidDel="005F5D10">
          <w:rPr>
            <w:rFonts w:cs="Arial"/>
            <w:i/>
            <w:iCs/>
            <w:szCs w:val="22"/>
            <w:lang w:val="vi-VN"/>
          </w:rPr>
          <w:delText>t qu</w:delText>
        </w:r>
        <w:r w:rsidRPr="004373E8" w:rsidDel="005F5D10">
          <w:rPr>
            <w:rFonts w:cs="Calibri"/>
            <w:i/>
            <w:iCs/>
            <w:szCs w:val="22"/>
            <w:lang w:val="vi-VN"/>
          </w:rPr>
          <w:delText>ả</w:delText>
        </w:r>
        <w:r w:rsidRPr="004373E8" w:rsidDel="005F5D10">
          <w:rPr>
            <w:rFonts w:cs="Arial"/>
            <w:i/>
            <w:iCs/>
            <w:szCs w:val="22"/>
            <w:lang w:val="vi-VN"/>
          </w:rPr>
          <w:delText xml:space="preserve"> x</w:delText>
        </w:r>
        <w:r w:rsidRPr="004373E8" w:rsidDel="005F5D10">
          <w:rPr>
            <w:rFonts w:cs="Calibri"/>
            <w:i/>
            <w:iCs/>
            <w:szCs w:val="22"/>
            <w:lang w:val="vi-VN"/>
          </w:rPr>
          <w:delText>ế</w:delText>
        </w:r>
        <w:r w:rsidRPr="004373E8" w:rsidDel="005F5D10">
          <w:rPr>
            <w:rFonts w:cs="Arial"/>
            <w:i/>
            <w:iCs/>
            <w:szCs w:val="22"/>
            <w:lang w:val="vi-VN"/>
          </w:rPr>
          <w:delText>p lo</w:delText>
        </w:r>
        <w:r w:rsidRPr="004373E8" w:rsidDel="005F5D10">
          <w:rPr>
            <w:rFonts w:cs="Calibri"/>
            <w:i/>
            <w:iCs/>
            <w:szCs w:val="22"/>
            <w:lang w:val="vi-VN"/>
          </w:rPr>
          <w:delText>ạ</w:delText>
        </w:r>
        <w:r w:rsidRPr="004373E8" w:rsidDel="005F5D10">
          <w:rPr>
            <w:rFonts w:cs="Arial"/>
            <w:i/>
            <w:iCs/>
            <w:szCs w:val="22"/>
            <w:lang w:val="vi-VN"/>
          </w:rPr>
          <w:delText>i khen th</w:delText>
        </w:r>
        <w:r w:rsidRPr="004373E8" w:rsidDel="005F5D10">
          <w:rPr>
            <w:rFonts w:cs="Calibri"/>
            <w:i/>
            <w:iCs/>
            <w:szCs w:val="22"/>
            <w:lang w:val="vi-VN"/>
          </w:rPr>
          <w:delText>ưở</w:delText>
        </w:r>
        <w:r w:rsidRPr="004373E8" w:rsidDel="005F5D10">
          <w:rPr>
            <w:rFonts w:cs="Arial"/>
            <w:i/>
            <w:iCs/>
            <w:szCs w:val="22"/>
            <w:lang w:val="vi-VN"/>
          </w:rPr>
          <w:delText>ng, danh m</w:delText>
        </w:r>
        <w:r w:rsidRPr="004373E8" w:rsidDel="005F5D10">
          <w:rPr>
            <w:rFonts w:cs="Calibri"/>
            <w:i/>
            <w:iCs/>
            <w:szCs w:val="22"/>
            <w:lang w:val="vi-VN"/>
          </w:rPr>
          <w:delText>ụ</w:delText>
        </w:r>
        <w:r w:rsidRPr="004373E8" w:rsidDel="005F5D10">
          <w:rPr>
            <w:rFonts w:cs="Arial"/>
            <w:i/>
            <w:iCs/>
            <w:szCs w:val="22"/>
            <w:lang w:val="vi-VN"/>
          </w:rPr>
          <w:delText>c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 xml:space="preserve">ng </w:delText>
        </w:r>
        <w:r w:rsidRPr="004373E8" w:rsidDel="005F5D10">
          <w:rPr>
            <w:rFonts w:cs="Calibri"/>
            <w:i/>
            <w:iCs/>
            <w:szCs w:val="22"/>
            <w:lang w:val="vi-VN"/>
          </w:rPr>
          <w:delText>đ</w:delText>
        </w:r>
        <w:r w:rsidRPr="004373E8" w:rsidDel="005F5D10">
          <w:rPr>
            <w:rFonts w:cs="Avenir LT Std 35 Light"/>
            <w:i/>
            <w:iCs/>
            <w:szCs w:val="22"/>
            <w:lang w:val="vi-VN"/>
          </w:rPr>
          <w:delText>ã</w:delText>
        </w:r>
        <w:r w:rsidRPr="004373E8" w:rsidDel="005F5D10">
          <w:rPr>
            <w:rFonts w:cs="Arial"/>
            <w:i/>
            <w:iCs/>
            <w:szCs w:val="22"/>
            <w:lang w:val="vi-VN"/>
          </w:rPr>
          <w:delText xml:space="preserve"> tham gia k</w:delText>
        </w:r>
        <w:r w:rsidRPr="004373E8" w:rsidDel="005F5D10">
          <w:rPr>
            <w:rFonts w:cs="Avenir LT Std 35 Light"/>
            <w:i/>
            <w:iCs/>
            <w:szCs w:val="22"/>
            <w:lang w:val="vi-VN"/>
          </w:rPr>
          <w:delText>è</w:delText>
        </w:r>
        <w:r w:rsidRPr="004373E8" w:rsidDel="005F5D10">
          <w:rPr>
            <w:rFonts w:cs="Arial"/>
            <w:i/>
            <w:iCs/>
            <w:szCs w:val="22"/>
            <w:lang w:val="vi-VN"/>
          </w:rPr>
          <w:delText xml:space="preserve">m theo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 t</w:delText>
        </w:r>
        <w:r w:rsidRPr="004373E8" w:rsidDel="005F5D10">
          <w:rPr>
            <w:rFonts w:cs="Avenir LT Std 35 Light"/>
            <w:i/>
            <w:iCs/>
            <w:szCs w:val="22"/>
            <w:lang w:val="vi-VN"/>
          </w:rPr>
          <w:delText>í</w:delText>
        </w:r>
        <w:r w:rsidRPr="004373E8" w:rsidDel="005F5D10">
          <w:rPr>
            <w:rFonts w:cs="Arial"/>
            <w:i/>
            <w:iCs/>
            <w:szCs w:val="22"/>
            <w:lang w:val="vi-VN"/>
          </w:rPr>
          <w:delText>ch l</w:delText>
        </w:r>
        <w:r w:rsidRPr="004373E8" w:rsidDel="005F5D10">
          <w:rPr>
            <w:rFonts w:cs="Calibri"/>
            <w:i/>
            <w:iCs/>
            <w:szCs w:val="22"/>
            <w:lang w:val="vi-VN"/>
          </w:rPr>
          <w:delText>ũ</w:delText>
        </w:r>
        <w:r w:rsidRPr="004373E8" w:rsidDel="005F5D10">
          <w:rPr>
            <w:rFonts w:cs="Arial"/>
            <w:i/>
            <w:iCs/>
            <w:szCs w:val="22"/>
            <w:lang w:val="vi-VN"/>
          </w:rPr>
          <w:delText>y trong su</w:delText>
        </w:r>
        <w:r w:rsidRPr="004373E8" w:rsidDel="005F5D10">
          <w:rPr>
            <w:rFonts w:cs="Calibri"/>
            <w:i/>
            <w:iCs/>
            <w:szCs w:val="22"/>
            <w:lang w:val="vi-VN"/>
          </w:rPr>
          <w:delText>ố</w:delText>
        </w:r>
        <w:r w:rsidRPr="004373E8" w:rsidDel="005F5D10">
          <w:rPr>
            <w:rFonts w:cs="Arial"/>
            <w:i/>
            <w:iCs/>
            <w:szCs w:val="22"/>
            <w:lang w:val="vi-VN"/>
          </w:rPr>
          <w:delText>t h</w:delText>
        </w:r>
        <w:r w:rsidRPr="004373E8" w:rsidDel="005F5D10">
          <w:rPr>
            <w:rFonts w:cs="Avenir LT Std 35 Light"/>
            <w:i/>
            <w:iCs/>
            <w:szCs w:val="22"/>
            <w:lang w:val="vi-VN"/>
          </w:rPr>
          <w:delText>à</w:delText>
        </w:r>
        <w:r w:rsidRPr="004373E8" w:rsidDel="005F5D10">
          <w:rPr>
            <w:rFonts w:cs="Arial"/>
            <w:i/>
            <w:iCs/>
            <w:szCs w:val="22"/>
            <w:lang w:val="vi-VN"/>
          </w:rPr>
          <w:delText>nh tr</w:delText>
        </w:r>
        <w:r w:rsidRPr="004373E8" w:rsidDel="005F5D10">
          <w:rPr>
            <w:rFonts w:cs="Avenir LT Std 35 Light"/>
            <w:i/>
            <w:iCs/>
            <w:szCs w:val="22"/>
            <w:lang w:val="vi-VN"/>
          </w:rPr>
          <w:delText>ì</w:delText>
        </w:r>
        <w:r w:rsidRPr="004373E8" w:rsidDel="005F5D10">
          <w:rPr>
            <w:rFonts w:cs="Arial"/>
            <w:i/>
            <w:iCs/>
            <w:szCs w:val="22"/>
            <w:lang w:val="vi-VN"/>
          </w:rPr>
          <w:delText>nh h</w:delText>
        </w:r>
        <w:r w:rsidRPr="004373E8" w:rsidDel="005F5D10">
          <w:rPr>
            <w:rFonts w:cs="Calibri"/>
            <w:i/>
            <w:iCs/>
            <w:szCs w:val="22"/>
            <w:lang w:val="vi-VN"/>
          </w:rPr>
          <w:delText>ọ</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v</w:delText>
        </w:r>
        <w:r w:rsidRPr="004373E8" w:rsidDel="005F5D10">
          <w:rPr>
            <w:rFonts w:cs="Avenir LT Std 35 Light"/>
            <w:i/>
            <w:iCs/>
            <w:szCs w:val="22"/>
            <w:lang w:val="vi-VN"/>
          </w:rPr>
          <w:delText>à</w:delText>
        </w:r>
        <w:r w:rsidRPr="004373E8" w:rsidDel="005F5D10">
          <w:rPr>
            <w:rFonts w:cs="Arial"/>
            <w:i/>
            <w:iCs/>
            <w:szCs w:val="22"/>
            <w:lang w:val="vi-VN"/>
          </w:rPr>
          <w:delText xml:space="preserve"> tr</w:delText>
        </w:r>
        <w:r w:rsidRPr="004373E8" w:rsidDel="005F5D10">
          <w:rPr>
            <w:rFonts w:cs="Calibri"/>
            <w:i/>
            <w:iCs/>
            <w:szCs w:val="22"/>
            <w:lang w:val="vi-VN"/>
          </w:rPr>
          <w:delText>ả</w:delText>
        </w:r>
        <w:r w:rsidRPr="004373E8" w:rsidDel="005F5D10">
          <w:rPr>
            <w:rFonts w:cs="Arial"/>
            <w:i/>
            <w:iCs/>
            <w:szCs w:val="22"/>
            <w:lang w:val="vi-VN"/>
          </w:rPr>
          <w:delText>i nghi</w:delText>
        </w:r>
        <w:r w:rsidRPr="004373E8" w:rsidDel="005F5D10">
          <w:rPr>
            <w:rFonts w:cs="Calibri"/>
            <w:i/>
            <w:iCs/>
            <w:szCs w:val="22"/>
            <w:lang w:val="vi-VN"/>
          </w:rPr>
          <w:delText>ệ</w:delText>
        </w:r>
        <w:r w:rsidRPr="004373E8" w:rsidDel="005F5D10">
          <w:rPr>
            <w:rFonts w:cs="Arial"/>
            <w:i/>
            <w:iCs/>
            <w:szCs w:val="22"/>
            <w:lang w:val="vi-VN"/>
          </w:rPr>
          <w:delText>m t</w:delText>
        </w:r>
        <w:r w:rsidRPr="004373E8" w:rsidDel="005F5D10">
          <w:rPr>
            <w:rFonts w:cs="Calibri"/>
            <w:i/>
            <w:iCs/>
            <w:szCs w:val="22"/>
            <w:lang w:val="vi-VN"/>
          </w:rPr>
          <w:delText>ạ</w:delText>
        </w:r>
        <w:r w:rsidRPr="004373E8" w:rsidDel="005F5D10">
          <w:rPr>
            <w:rFonts w:cs="Arial"/>
            <w:i/>
            <w:iCs/>
            <w:szCs w:val="22"/>
            <w:lang w:val="vi-VN"/>
          </w:rPr>
          <w:delText>i Tr</w:delText>
        </w:r>
        <w:r w:rsidRPr="004373E8" w:rsidDel="005F5D10">
          <w:rPr>
            <w:rFonts w:cs="Calibri"/>
            <w:i/>
            <w:iCs/>
            <w:szCs w:val="22"/>
            <w:lang w:val="vi-VN"/>
          </w:rPr>
          <w:delText>ườ</w:delText>
        </w:r>
        <w:r w:rsidRPr="004373E8" w:rsidDel="005F5D10">
          <w:rPr>
            <w:rFonts w:cs="Arial"/>
            <w:i/>
            <w:iCs/>
            <w:szCs w:val="22"/>
            <w:lang w:val="vi-VN"/>
          </w:rPr>
          <w:delText xml:space="preserve">ng </w:delText>
        </w:r>
        <w:r w:rsidRPr="004373E8" w:rsidDel="005F5D10">
          <w:rPr>
            <w:rFonts w:cs="Calibri"/>
            <w:i/>
            <w:iCs/>
            <w:szCs w:val="22"/>
            <w:lang w:val="vi-VN"/>
          </w:rPr>
          <w:delText>Đạ</w:delText>
        </w:r>
        <w:r w:rsidRPr="004373E8" w:rsidDel="005F5D10">
          <w:rPr>
            <w:rFonts w:cs="Arial"/>
            <w:i/>
            <w:iCs/>
            <w:szCs w:val="22"/>
            <w:lang w:val="vi-VN"/>
          </w:rPr>
          <w:delText>i h</w:delText>
        </w:r>
        <w:r w:rsidRPr="004373E8" w:rsidDel="005F5D10">
          <w:rPr>
            <w:rFonts w:cs="Calibri"/>
            <w:i/>
            <w:iCs/>
            <w:szCs w:val="22"/>
            <w:lang w:val="vi-VN"/>
          </w:rPr>
          <w:delText>ọ</w:delText>
        </w:r>
        <w:r w:rsidRPr="004373E8" w:rsidDel="005F5D10">
          <w:rPr>
            <w:rFonts w:cs="Arial"/>
            <w:i/>
            <w:iCs/>
            <w:szCs w:val="22"/>
            <w:lang w:val="vi-VN"/>
          </w:rPr>
          <w:delText>c Anh Qu</w:delText>
        </w:r>
        <w:r w:rsidRPr="004373E8" w:rsidDel="005F5D10">
          <w:rPr>
            <w:rFonts w:cs="Calibri"/>
            <w:i/>
            <w:iCs/>
            <w:szCs w:val="22"/>
            <w:lang w:val="vi-VN"/>
          </w:rPr>
          <w:delText>ố</w:delText>
        </w:r>
        <w:r w:rsidRPr="004373E8" w:rsidDel="005F5D10">
          <w:rPr>
            <w:rFonts w:cs="Arial"/>
            <w:i/>
            <w:iCs/>
            <w:szCs w:val="22"/>
            <w:lang w:val="vi-VN"/>
          </w:rPr>
          <w:delText>c Vi</w:delText>
        </w:r>
        <w:r w:rsidRPr="004373E8" w:rsidDel="005F5D10">
          <w:rPr>
            <w:rFonts w:cs="Calibri"/>
            <w:i/>
            <w:iCs/>
            <w:szCs w:val="22"/>
            <w:lang w:val="vi-VN"/>
          </w:rPr>
          <w:delText>ệ</w:delText>
        </w:r>
        <w:r w:rsidRPr="004373E8" w:rsidDel="005F5D10">
          <w:rPr>
            <w:rFonts w:cs="Arial"/>
            <w:i/>
            <w:iCs/>
            <w:szCs w:val="22"/>
            <w:lang w:val="vi-VN"/>
          </w:rPr>
          <w:delText>t Nam (BUV). B</w:delText>
        </w:r>
        <w:r w:rsidRPr="004373E8" w:rsidDel="005F5D10">
          <w:rPr>
            <w:rFonts w:cs="Calibri"/>
            <w:i/>
            <w:iCs/>
            <w:szCs w:val="22"/>
            <w:lang w:val="vi-VN"/>
          </w:rPr>
          <w:delText>ộ</w:delText>
        </w:r>
        <w:r w:rsidRPr="004373E8" w:rsidDel="005F5D10">
          <w:rPr>
            <w:rFonts w:cs="Arial"/>
            <w:i/>
            <w:iCs/>
            <w:szCs w:val="22"/>
            <w:lang w:val="vi-VN"/>
          </w:rPr>
          <w:delText xml:space="preserve"> h</w:delText>
        </w:r>
        <w:r w:rsidRPr="004373E8" w:rsidDel="005F5D10">
          <w:rPr>
            <w:rFonts w:cs="Calibri"/>
            <w:i/>
            <w:iCs/>
            <w:szCs w:val="22"/>
            <w:lang w:val="vi-VN"/>
          </w:rPr>
          <w:delText>ồ</w:delText>
        </w:r>
        <w:r w:rsidRPr="004373E8" w:rsidDel="005F5D10">
          <w:rPr>
            <w:rFonts w:cs="Arial"/>
            <w:i/>
            <w:iCs/>
            <w:szCs w:val="22"/>
            <w:lang w:val="vi-VN"/>
          </w:rPr>
          <w:delText xml:space="preserve"> s</w:delText>
        </w:r>
        <w:r w:rsidRPr="004373E8" w:rsidDel="005F5D10">
          <w:rPr>
            <w:rFonts w:cs="Calibri"/>
            <w:i/>
            <w:iCs/>
            <w:szCs w:val="22"/>
            <w:lang w:val="vi-VN"/>
          </w:rPr>
          <w:delText>ơ</w:delText>
        </w:r>
        <w:r w:rsidRPr="004373E8" w:rsidDel="005F5D10">
          <w:rPr>
            <w:rFonts w:cs="Arial"/>
            <w:i/>
            <w:iCs/>
            <w:szCs w:val="22"/>
            <w:lang w:val="vi-VN"/>
          </w:rPr>
          <w:delText xml:space="preserve"> n</w:delText>
        </w:r>
        <w:r w:rsidRPr="004373E8" w:rsidDel="005F5D10">
          <w:rPr>
            <w:rFonts w:cs="Avenir LT Std 35 Light"/>
            <w:i/>
            <w:iCs/>
            <w:szCs w:val="22"/>
            <w:lang w:val="vi-VN"/>
          </w:rPr>
          <w:delText>à</w:delText>
        </w:r>
        <w:r w:rsidRPr="004373E8" w:rsidDel="005F5D10">
          <w:rPr>
            <w:rFonts w:cs="Arial"/>
            <w:i/>
            <w:iCs/>
            <w:szCs w:val="22"/>
            <w:lang w:val="vi-VN"/>
          </w:rPr>
          <w:delText>y t</w:delText>
        </w:r>
        <w:r w:rsidRPr="004373E8" w:rsidDel="005F5D10">
          <w:rPr>
            <w:rFonts w:cs="Calibri"/>
            <w:i/>
            <w:iCs/>
            <w:szCs w:val="22"/>
            <w:lang w:val="vi-VN"/>
          </w:rPr>
          <w:delText>ạ</w:delText>
        </w:r>
        <w:r w:rsidRPr="004373E8" w:rsidDel="005F5D10">
          <w:rPr>
            <w:rFonts w:cs="Arial"/>
            <w:i/>
            <w:iCs/>
            <w:szCs w:val="22"/>
            <w:lang w:val="vi-VN"/>
          </w:rPr>
          <w:delText>o n</w:delText>
        </w:r>
        <w:r w:rsidRPr="004373E8" w:rsidDel="005F5D10">
          <w:rPr>
            <w:rFonts w:cs="Avenir LT Std 35 Light"/>
            <w:i/>
            <w:iCs/>
            <w:szCs w:val="22"/>
            <w:lang w:val="vi-VN"/>
          </w:rPr>
          <w:delText>ê</w:delText>
        </w:r>
        <w:r w:rsidRPr="004373E8" w:rsidDel="005F5D10">
          <w:rPr>
            <w:rFonts w:cs="Arial"/>
            <w:i/>
            <w:iCs/>
            <w:szCs w:val="22"/>
            <w:lang w:val="vi-VN"/>
          </w:rPr>
          <w:delText>n l</w:delText>
        </w:r>
        <w:r w:rsidRPr="004373E8" w:rsidDel="005F5D10">
          <w:rPr>
            <w:rFonts w:cs="Calibri"/>
            <w:i/>
            <w:iCs/>
            <w:szCs w:val="22"/>
            <w:lang w:val="vi-VN"/>
          </w:rPr>
          <w:delText>ợ</w:delText>
        </w:r>
        <w:r w:rsidRPr="004373E8" w:rsidDel="005F5D10">
          <w:rPr>
            <w:rFonts w:cs="Arial"/>
            <w:i/>
            <w:iCs/>
            <w:szCs w:val="22"/>
            <w:lang w:val="vi-VN"/>
          </w:rPr>
          <w:delText>i th</w:delText>
        </w:r>
        <w:r w:rsidRPr="004373E8" w:rsidDel="005F5D10">
          <w:rPr>
            <w:rFonts w:cs="Calibri"/>
            <w:i/>
            <w:iCs/>
            <w:szCs w:val="22"/>
            <w:lang w:val="vi-VN"/>
          </w:rPr>
          <w:delText>ế</w:delText>
        </w:r>
        <w:r w:rsidRPr="004373E8" w:rsidDel="005F5D10">
          <w:rPr>
            <w:rFonts w:cs="Arial"/>
            <w:i/>
            <w:iCs/>
            <w:szCs w:val="22"/>
            <w:lang w:val="vi-VN"/>
          </w:rPr>
          <w:delText xml:space="preserve"> c</w:delText>
        </w:r>
        <w:r w:rsidRPr="004373E8" w:rsidDel="005F5D10">
          <w:rPr>
            <w:rFonts w:cs="Calibri"/>
            <w:i/>
            <w:iCs/>
            <w:szCs w:val="22"/>
            <w:lang w:val="vi-VN"/>
          </w:rPr>
          <w:delText>ạ</w:delText>
        </w:r>
        <w:r w:rsidRPr="004373E8" w:rsidDel="005F5D10">
          <w:rPr>
            <w:rFonts w:cs="Arial"/>
            <w:i/>
            <w:iCs/>
            <w:szCs w:val="22"/>
            <w:lang w:val="vi-VN"/>
          </w:rPr>
          <w:delText>nh tranh v</w:delText>
        </w:r>
        <w:r w:rsidRPr="004373E8" w:rsidDel="005F5D10">
          <w:rPr>
            <w:rFonts w:cs="Calibri"/>
            <w:i/>
            <w:iCs/>
            <w:szCs w:val="22"/>
            <w:lang w:val="vi-VN"/>
          </w:rPr>
          <w:delText>ượ</w:delText>
        </w:r>
        <w:r w:rsidRPr="004373E8" w:rsidDel="005F5D10">
          <w:rPr>
            <w:rFonts w:cs="Arial"/>
            <w:i/>
            <w:iCs/>
            <w:szCs w:val="22"/>
            <w:lang w:val="vi-VN"/>
          </w:rPr>
          <w:delText>t tr</w:delText>
        </w:r>
        <w:r w:rsidRPr="004373E8" w:rsidDel="005F5D10">
          <w:rPr>
            <w:rFonts w:cs="Calibri"/>
            <w:i/>
            <w:iCs/>
            <w:szCs w:val="22"/>
            <w:lang w:val="vi-VN"/>
          </w:rPr>
          <w:delText>ộ</w:delText>
        </w:r>
        <w:r w:rsidRPr="004373E8" w:rsidDel="005F5D10">
          <w:rPr>
            <w:rFonts w:cs="Arial"/>
            <w:i/>
            <w:iCs/>
            <w:szCs w:val="22"/>
            <w:lang w:val="vi-VN"/>
          </w:rPr>
          <w:delText xml:space="preserve">i </w:delText>
        </w:r>
        <w:r w:rsidRPr="004373E8" w:rsidDel="005F5D10">
          <w:rPr>
            <w:rFonts w:cs="Calibri"/>
            <w:i/>
            <w:iCs/>
            <w:szCs w:val="22"/>
            <w:lang w:val="vi-VN"/>
          </w:rPr>
          <w:delText>để</w:delText>
        </w:r>
        <w:r w:rsidRPr="004373E8" w:rsidDel="005F5D10">
          <w:rPr>
            <w:rFonts w:cs="Arial"/>
            <w:i/>
            <w:iCs/>
            <w:szCs w:val="22"/>
            <w:lang w:val="vi-VN"/>
          </w:rPr>
          <w:delText xml:space="preserve"> sinh vi</w:delText>
        </w:r>
        <w:r w:rsidRPr="004373E8" w:rsidDel="005F5D10">
          <w:rPr>
            <w:rFonts w:cs="Avenir LT Std 35 Light"/>
            <w:i/>
            <w:iCs/>
            <w:szCs w:val="22"/>
            <w:lang w:val="vi-VN"/>
          </w:rPr>
          <w:delText>ê</w:delText>
        </w:r>
        <w:r w:rsidRPr="004373E8" w:rsidDel="005F5D10">
          <w:rPr>
            <w:rFonts w:cs="Arial"/>
            <w:i/>
            <w:iCs/>
            <w:szCs w:val="22"/>
            <w:lang w:val="vi-VN"/>
          </w:rPr>
          <w:delText>n BUV t</w:delText>
        </w:r>
        <w:r w:rsidRPr="004373E8" w:rsidDel="005F5D10">
          <w:rPr>
            <w:rFonts w:cs="Calibri"/>
            <w:i/>
            <w:iCs/>
            <w:szCs w:val="22"/>
            <w:lang w:val="vi-VN"/>
          </w:rPr>
          <w:delText>ự</w:delText>
        </w:r>
        <w:r w:rsidRPr="004373E8" w:rsidDel="005F5D10">
          <w:rPr>
            <w:rFonts w:cs="Arial"/>
            <w:i/>
            <w:iCs/>
            <w:szCs w:val="22"/>
            <w:lang w:val="vi-VN"/>
          </w:rPr>
          <w:delText xml:space="preserve"> tin chinh ph</w:delText>
        </w:r>
        <w:r w:rsidRPr="004373E8" w:rsidDel="005F5D10">
          <w:rPr>
            <w:rFonts w:cs="Calibri"/>
            <w:i/>
            <w:iCs/>
            <w:szCs w:val="22"/>
            <w:lang w:val="vi-VN"/>
          </w:rPr>
          <w:delText>ụ</w:delText>
        </w:r>
        <w:r w:rsidRPr="004373E8" w:rsidDel="005F5D10">
          <w:rPr>
            <w:rFonts w:cs="Arial"/>
            <w:i/>
            <w:iCs/>
            <w:szCs w:val="22"/>
            <w:lang w:val="vi-VN"/>
          </w:rPr>
          <w:delText>c c</w:delText>
        </w:r>
        <w:r w:rsidRPr="004373E8" w:rsidDel="005F5D10">
          <w:rPr>
            <w:rFonts w:cs="Avenir LT Std 35 Light"/>
            <w:i/>
            <w:iCs/>
            <w:szCs w:val="22"/>
            <w:lang w:val="vi-VN"/>
          </w:rPr>
          <w:delText>á</w:delText>
        </w:r>
        <w:r w:rsidRPr="004373E8" w:rsidDel="005F5D10">
          <w:rPr>
            <w:rFonts w:cs="Arial"/>
            <w:i/>
            <w:iCs/>
            <w:szCs w:val="22"/>
            <w:lang w:val="vi-VN"/>
          </w:rPr>
          <w:delText>c c</w:delText>
        </w:r>
        <w:r w:rsidRPr="004373E8" w:rsidDel="005F5D10">
          <w:rPr>
            <w:rFonts w:cs="Calibri"/>
            <w:i/>
            <w:iCs/>
            <w:szCs w:val="22"/>
            <w:lang w:val="vi-VN"/>
          </w:rPr>
          <w:delText>ơ</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 xml:space="preserve">i </w:delText>
        </w:r>
        <w:r w:rsidRPr="004373E8" w:rsidDel="005F5D10">
          <w:rPr>
            <w:rFonts w:cs="Calibri"/>
            <w:i/>
            <w:iCs/>
            <w:szCs w:val="22"/>
            <w:lang w:val="vi-VN"/>
          </w:rPr>
          <w:delText>đ</w:delText>
        </w:r>
        <w:r w:rsidRPr="004373E8" w:rsidDel="005F5D10">
          <w:rPr>
            <w:rFonts w:cs="Arial"/>
            <w:i/>
            <w:iCs/>
            <w:szCs w:val="22"/>
            <w:lang w:val="vi-VN"/>
          </w:rPr>
          <w:delText>a d</w:delText>
        </w:r>
        <w:r w:rsidRPr="004373E8" w:rsidDel="005F5D10">
          <w:rPr>
            <w:rFonts w:cs="Calibri"/>
            <w:i/>
            <w:iCs/>
            <w:szCs w:val="22"/>
            <w:lang w:val="vi-VN"/>
          </w:rPr>
          <w:delText>ạ</w:delText>
        </w:r>
        <w:r w:rsidRPr="004373E8" w:rsidDel="005F5D10">
          <w:rPr>
            <w:rFonts w:cs="Arial"/>
            <w:i/>
            <w:iCs/>
            <w:szCs w:val="22"/>
            <w:lang w:val="vi-VN"/>
          </w:rPr>
          <w:delText>ng sau khi ra tr</w:delText>
        </w:r>
        <w:r w:rsidRPr="004373E8" w:rsidDel="005F5D10">
          <w:rPr>
            <w:rFonts w:cs="Calibri"/>
            <w:i/>
            <w:iCs/>
            <w:szCs w:val="22"/>
            <w:lang w:val="vi-VN"/>
          </w:rPr>
          <w:delText>ườ</w:delText>
        </w:r>
        <w:r w:rsidRPr="004373E8" w:rsidDel="005F5D10">
          <w:rPr>
            <w:rFonts w:cs="Arial"/>
            <w:i/>
            <w:iCs/>
            <w:szCs w:val="22"/>
            <w:lang w:val="vi-VN"/>
          </w:rPr>
          <w:delText>ng.</w:delText>
        </w:r>
      </w:del>
    </w:p>
    <w:p w14:paraId="2AE7CDFB" w14:textId="7E715402"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57" w:author="An Tran, ACA (BUV)" w:date="2024-09-12T11:03:00Z" w16du:dateUtc="2024-09-12T04:03:00Z"/>
          <w:rFonts w:cs="Arial"/>
          <w:i/>
          <w:iCs/>
          <w:szCs w:val="22"/>
          <w:lang w:val="vi-VN"/>
        </w:rPr>
      </w:pPr>
      <w:del w:id="8658" w:author="An Tran, ACA (BUV)" w:date="2024-09-12T11:03:00Z" w16du:dateUtc="2024-09-12T04:03:00Z">
        <w:r w:rsidRPr="004373E8" w:rsidDel="005F5D10">
          <w:rPr>
            <w:rFonts w:cs="Arial"/>
            <w:i/>
            <w:iCs/>
            <w:szCs w:val="22"/>
            <w:lang w:val="vi-VN"/>
          </w:rPr>
          <w:delText>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PSG m</w:delText>
        </w:r>
        <w:r w:rsidRPr="004373E8" w:rsidDel="005F5D10">
          <w:rPr>
            <w:rFonts w:cs="Calibri"/>
            <w:i/>
            <w:iCs/>
            <w:szCs w:val="22"/>
            <w:lang w:val="vi-VN"/>
          </w:rPr>
          <w:delText>ở</w:delText>
        </w:r>
        <w:r w:rsidRPr="004373E8" w:rsidDel="005F5D10">
          <w:rPr>
            <w:rFonts w:cs="Arial"/>
            <w:i/>
            <w:iCs/>
            <w:szCs w:val="22"/>
            <w:lang w:val="vi-VN"/>
          </w:rPr>
          <w:delText xml:space="preserve"> ra cho sinh vi</w:delText>
        </w:r>
        <w:r w:rsidRPr="004373E8" w:rsidDel="005F5D10">
          <w:rPr>
            <w:rFonts w:cs="Avenir LT Std 35 Light"/>
            <w:i/>
            <w:iCs/>
            <w:szCs w:val="22"/>
            <w:lang w:val="vi-VN"/>
          </w:rPr>
          <w:delText>ê</w:delText>
        </w:r>
        <w:r w:rsidRPr="004373E8" w:rsidDel="005F5D10">
          <w:rPr>
            <w:rFonts w:cs="Arial"/>
            <w:i/>
            <w:iCs/>
            <w:szCs w:val="22"/>
            <w:lang w:val="vi-VN"/>
          </w:rPr>
          <w:delText>n c</w:delText>
        </w:r>
        <w:r w:rsidRPr="004373E8" w:rsidDel="005F5D10">
          <w:rPr>
            <w:rFonts w:cs="Calibri"/>
            <w:i/>
            <w:iCs/>
            <w:szCs w:val="22"/>
            <w:lang w:val="vi-VN"/>
          </w:rPr>
          <w:delText>ơ</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tham gia kh</w:delText>
        </w:r>
        <w:r w:rsidRPr="004373E8" w:rsidDel="005F5D10">
          <w:rPr>
            <w:rFonts w:cs="Avenir LT Std 35 Light"/>
            <w:i/>
            <w:iCs/>
            <w:szCs w:val="22"/>
            <w:lang w:val="vi-VN"/>
          </w:rPr>
          <w:delText>ô</w:delText>
        </w:r>
        <w:r w:rsidRPr="004373E8" w:rsidDel="005F5D10">
          <w:rPr>
            <w:rFonts w:cs="Arial"/>
            <w:i/>
            <w:iCs/>
            <w:szCs w:val="22"/>
            <w:lang w:val="vi-VN"/>
          </w:rPr>
          <w:delText>ng gi</w:delText>
        </w:r>
        <w:r w:rsidRPr="004373E8" w:rsidDel="005F5D10">
          <w:rPr>
            <w:rFonts w:cs="Calibri"/>
            <w:i/>
            <w:iCs/>
            <w:szCs w:val="22"/>
            <w:lang w:val="vi-VN"/>
          </w:rPr>
          <w:delText>ớ</w:delText>
        </w:r>
        <w:r w:rsidRPr="004373E8" w:rsidDel="005F5D10">
          <w:rPr>
            <w:rFonts w:cs="Arial"/>
            <w:i/>
            <w:iCs/>
            <w:szCs w:val="22"/>
            <w:lang w:val="vi-VN"/>
          </w:rPr>
          <w:delText>i h</w:delText>
        </w:r>
        <w:r w:rsidRPr="004373E8" w:rsidDel="005F5D10">
          <w:rPr>
            <w:rFonts w:cs="Calibri"/>
            <w:i/>
            <w:iCs/>
            <w:szCs w:val="22"/>
            <w:lang w:val="vi-VN"/>
          </w:rPr>
          <w:delText>ạ</w:delText>
        </w:r>
        <w:r w:rsidRPr="004373E8" w:rsidDel="005F5D10">
          <w:rPr>
            <w:rFonts w:cs="Arial"/>
            <w:i/>
            <w:iCs/>
            <w:szCs w:val="22"/>
            <w:lang w:val="vi-VN"/>
          </w:rPr>
          <w:delText>n c</w:delText>
        </w:r>
        <w:r w:rsidRPr="004373E8" w:rsidDel="005F5D10">
          <w:rPr>
            <w:rFonts w:cs="Avenir LT Std 35 Light"/>
            <w:i/>
            <w:iCs/>
            <w:szCs w:val="22"/>
            <w:lang w:val="vi-VN"/>
          </w:rPr>
          <w:delText>á</w:delText>
        </w:r>
        <w:r w:rsidRPr="004373E8" w:rsidDel="005F5D10">
          <w:rPr>
            <w:rFonts w:cs="Arial"/>
            <w:i/>
            <w:iCs/>
            <w:szCs w:val="22"/>
            <w:lang w:val="vi-VN"/>
          </w:rPr>
          <w:delText>c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ng tr</w:delText>
        </w:r>
        <w:r w:rsidRPr="004373E8" w:rsidDel="005F5D10">
          <w:rPr>
            <w:rFonts w:cs="Calibri"/>
            <w:i/>
            <w:iCs/>
            <w:szCs w:val="22"/>
            <w:lang w:val="vi-VN"/>
          </w:rPr>
          <w:delText>ả</w:delText>
        </w:r>
        <w:r w:rsidRPr="004373E8" w:rsidDel="005F5D10">
          <w:rPr>
            <w:rFonts w:cs="Arial"/>
            <w:i/>
            <w:iCs/>
            <w:szCs w:val="22"/>
            <w:lang w:val="vi-VN"/>
          </w:rPr>
          <w:delText>i nghi</w:delText>
        </w:r>
        <w:r w:rsidRPr="004373E8" w:rsidDel="005F5D10">
          <w:rPr>
            <w:rFonts w:cs="Calibri"/>
            <w:i/>
            <w:iCs/>
            <w:szCs w:val="22"/>
            <w:lang w:val="vi-VN"/>
          </w:rPr>
          <w:delText>ệ</w:delText>
        </w:r>
        <w:r w:rsidRPr="004373E8" w:rsidDel="005F5D10">
          <w:rPr>
            <w:rFonts w:cs="Arial"/>
            <w:i/>
            <w:iCs/>
            <w:szCs w:val="22"/>
            <w:lang w:val="vi-VN"/>
          </w:rPr>
          <w:delText>m b</w:delText>
        </w:r>
        <w:r w:rsidRPr="004373E8" w:rsidDel="005F5D10">
          <w:rPr>
            <w:rFonts w:cs="Calibri"/>
            <w:i/>
            <w:iCs/>
            <w:szCs w:val="22"/>
            <w:lang w:val="vi-VN"/>
          </w:rPr>
          <w:delText>ổ</w:delText>
        </w:r>
        <w:r w:rsidRPr="004373E8" w:rsidDel="005F5D10">
          <w:rPr>
            <w:rFonts w:cs="Arial"/>
            <w:i/>
            <w:iCs/>
            <w:szCs w:val="22"/>
            <w:lang w:val="vi-VN"/>
          </w:rPr>
          <w:delText xml:space="preserve"> </w:delText>
        </w:r>
        <w:r w:rsidRPr="004373E8" w:rsidDel="005F5D10">
          <w:rPr>
            <w:rFonts w:cs="Avenir LT Std 35 Light"/>
            <w:i/>
            <w:iCs/>
            <w:szCs w:val="22"/>
            <w:lang w:val="vi-VN"/>
          </w:rPr>
          <w:delText>í</w:delText>
        </w:r>
        <w:r w:rsidRPr="004373E8" w:rsidDel="005F5D10">
          <w:rPr>
            <w:rFonts w:cs="Arial"/>
            <w:i/>
            <w:iCs/>
            <w:szCs w:val="22"/>
            <w:lang w:val="vi-VN"/>
          </w:rPr>
          <w:delText>ch, l</w:delText>
        </w:r>
        <w:r w:rsidRPr="004373E8" w:rsidDel="005F5D10">
          <w:rPr>
            <w:rFonts w:cs="Avenir LT Std 35 Light"/>
            <w:i/>
            <w:iCs/>
            <w:szCs w:val="22"/>
            <w:lang w:val="vi-VN"/>
          </w:rPr>
          <w:delText>ý</w:delText>
        </w:r>
        <w:r w:rsidRPr="004373E8" w:rsidDel="005F5D10">
          <w:rPr>
            <w:rFonts w:cs="Arial"/>
            <w:i/>
            <w:iCs/>
            <w:szCs w:val="22"/>
            <w:lang w:val="vi-VN"/>
          </w:rPr>
          <w:delText xml:space="preserve"> th</w:delText>
        </w:r>
        <w:r w:rsidRPr="004373E8" w:rsidDel="005F5D10">
          <w:rPr>
            <w:rFonts w:cs="Avenir LT Std 35 Light"/>
            <w:i/>
            <w:iCs/>
            <w:szCs w:val="22"/>
            <w:lang w:val="vi-VN"/>
          </w:rPr>
          <w:delText>ú</w:delText>
        </w:r>
        <w:r w:rsidRPr="004373E8" w:rsidDel="005F5D10">
          <w:rPr>
            <w:rFonts w:cs="Arial"/>
            <w:i/>
            <w:iCs/>
            <w:szCs w:val="22"/>
            <w:lang w:val="vi-VN"/>
          </w:rPr>
          <w:delText xml:space="preserve">, </w:delText>
        </w:r>
        <w:r w:rsidRPr="004373E8" w:rsidDel="005F5D10">
          <w:rPr>
            <w:rFonts w:cs="Calibri"/>
            <w:i/>
            <w:iCs/>
            <w:szCs w:val="22"/>
            <w:lang w:val="vi-VN"/>
          </w:rPr>
          <w:delText>đ</w:delText>
        </w:r>
        <w:r w:rsidRPr="004373E8" w:rsidDel="005F5D10">
          <w:rPr>
            <w:rFonts w:cs="Arial"/>
            <w:i/>
            <w:iCs/>
            <w:szCs w:val="22"/>
            <w:lang w:val="vi-VN"/>
          </w:rPr>
          <w:delText>a d</w:delText>
        </w:r>
        <w:r w:rsidRPr="004373E8" w:rsidDel="005F5D10">
          <w:rPr>
            <w:rFonts w:cs="Calibri"/>
            <w:i/>
            <w:iCs/>
            <w:szCs w:val="22"/>
            <w:lang w:val="vi-VN"/>
          </w:rPr>
          <w:delText>ạ</w:delText>
        </w:r>
        <w:r w:rsidRPr="004373E8" w:rsidDel="005F5D10">
          <w:rPr>
            <w:rFonts w:cs="Arial"/>
            <w:i/>
            <w:iCs/>
            <w:szCs w:val="22"/>
            <w:lang w:val="vi-VN"/>
          </w:rPr>
          <w:delText>ng ch</w:delText>
        </w:r>
        <w:r w:rsidRPr="004373E8" w:rsidDel="005F5D10">
          <w:rPr>
            <w:rFonts w:cs="Calibri"/>
            <w:i/>
            <w:iCs/>
            <w:szCs w:val="22"/>
            <w:lang w:val="vi-VN"/>
          </w:rPr>
          <w:delText>ủ</w:delText>
        </w:r>
        <w:r w:rsidRPr="004373E8" w:rsidDel="005F5D10">
          <w:rPr>
            <w:rFonts w:cs="Arial"/>
            <w:i/>
            <w:iCs/>
            <w:szCs w:val="22"/>
            <w:lang w:val="vi-VN"/>
          </w:rPr>
          <w:delText xml:space="preserve"> </w:delText>
        </w:r>
        <w:r w:rsidRPr="004373E8" w:rsidDel="005F5D10">
          <w:rPr>
            <w:rFonts w:cs="Calibri"/>
            <w:i/>
            <w:iCs/>
            <w:szCs w:val="22"/>
            <w:lang w:val="vi-VN"/>
          </w:rPr>
          <w:delText>đề</w:delText>
        </w:r>
        <w:r w:rsidRPr="004373E8" w:rsidDel="005F5D10">
          <w:rPr>
            <w:rFonts w:cs="Arial"/>
            <w:i/>
            <w:iCs/>
            <w:szCs w:val="22"/>
            <w:lang w:val="vi-VN"/>
          </w:rPr>
          <w:delText xml:space="preserve"> v</w:delText>
        </w:r>
        <w:r w:rsidRPr="004373E8" w:rsidDel="005F5D10">
          <w:rPr>
            <w:rFonts w:cs="Avenir LT Std 35 Light"/>
            <w:i/>
            <w:iCs/>
            <w:szCs w:val="22"/>
            <w:lang w:val="vi-VN"/>
          </w:rPr>
          <w:delText>à</w:delText>
        </w:r>
        <w:r w:rsidRPr="004373E8" w:rsidDel="005F5D10">
          <w:rPr>
            <w:rFonts w:cs="Arial"/>
            <w:i/>
            <w:iCs/>
            <w:szCs w:val="22"/>
            <w:lang w:val="vi-VN"/>
          </w:rPr>
          <w:delText xml:space="preserve"> hình th</w:delText>
        </w:r>
        <w:r w:rsidRPr="004373E8" w:rsidDel="005F5D10">
          <w:rPr>
            <w:rFonts w:cs="Calibri"/>
            <w:i/>
            <w:iCs/>
            <w:szCs w:val="22"/>
            <w:lang w:val="vi-VN"/>
          </w:rPr>
          <w:delText>ứ</w:delText>
        </w:r>
        <w:r w:rsidRPr="004373E8" w:rsidDel="005F5D10">
          <w:rPr>
            <w:rFonts w:cs="Arial"/>
            <w:i/>
            <w:iCs/>
            <w:szCs w:val="22"/>
            <w:lang w:val="vi-VN"/>
          </w:rPr>
          <w:delText>c. C</w:delText>
        </w:r>
        <w:r w:rsidRPr="004373E8" w:rsidDel="005F5D10">
          <w:rPr>
            <w:rFonts w:cs="Avenir LT Std 35 Light"/>
            <w:i/>
            <w:iCs/>
            <w:szCs w:val="22"/>
            <w:lang w:val="vi-VN"/>
          </w:rPr>
          <w:delText>á</w:delText>
        </w:r>
        <w:r w:rsidRPr="004373E8" w:rsidDel="005F5D10">
          <w:rPr>
            <w:rFonts w:cs="Arial"/>
            <w:i/>
            <w:iCs/>
            <w:szCs w:val="22"/>
            <w:lang w:val="vi-VN"/>
          </w:rPr>
          <w:delText>c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 xml:space="preserve">ng </w:delText>
        </w:r>
        <w:r w:rsidRPr="004373E8" w:rsidDel="005F5D10">
          <w:rPr>
            <w:rFonts w:cs="Calibri"/>
            <w:i/>
            <w:iCs/>
            <w:szCs w:val="22"/>
            <w:lang w:val="vi-VN"/>
          </w:rPr>
          <w:delText>đượ</w:delText>
        </w:r>
        <w:r w:rsidRPr="004373E8" w:rsidDel="005F5D10">
          <w:rPr>
            <w:rFonts w:cs="Arial"/>
            <w:i/>
            <w:iCs/>
            <w:szCs w:val="22"/>
            <w:lang w:val="vi-VN"/>
          </w:rPr>
          <w:delText>c thi</w:delText>
        </w:r>
        <w:r w:rsidRPr="004373E8" w:rsidDel="005F5D10">
          <w:rPr>
            <w:rFonts w:cs="Calibri"/>
            <w:i/>
            <w:iCs/>
            <w:szCs w:val="22"/>
            <w:lang w:val="vi-VN"/>
          </w:rPr>
          <w:delText>ế</w:delText>
        </w:r>
        <w:r w:rsidRPr="004373E8" w:rsidDel="005F5D10">
          <w:rPr>
            <w:rFonts w:cs="Arial"/>
            <w:i/>
            <w:iCs/>
            <w:szCs w:val="22"/>
            <w:lang w:val="vi-VN"/>
          </w:rPr>
          <w:delText>t k</w:delText>
        </w:r>
        <w:r w:rsidRPr="004373E8" w:rsidDel="005F5D10">
          <w:rPr>
            <w:rFonts w:cs="Calibri"/>
            <w:i/>
            <w:iCs/>
            <w:szCs w:val="22"/>
            <w:lang w:val="vi-VN"/>
          </w:rPr>
          <w:delText>ế</w:delText>
        </w:r>
        <w:r w:rsidRPr="004373E8" w:rsidDel="005F5D10">
          <w:rPr>
            <w:rFonts w:cs="Arial"/>
            <w:i/>
            <w:iCs/>
            <w:szCs w:val="22"/>
            <w:lang w:val="vi-VN"/>
          </w:rPr>
          <w:delText xml:space="preserve"> </w:delText>
        </w:r>
        <w:r w:rsidRPr="004373E8" w:rsidDel="005F5D10">
          <w:rPr>
            <w:rFonts w:cs="Calibri"/>
            <w:i/>
            <w:iCs/>
            <w:szCs w:val="22"/>
            <w:lang w:val="vi-VN"/>
          </w:rPr>
          <w:delText>để</w:delText>
        </w:r>
        <w:r w:rsidRPr="004373E8" w:rsidDel="005F5D10">
          <w:rPr>
            <w:rFonts w:cs="Arial"/>
            <w:i/>
            <w:iCs/>
            <w:szCs w:val="22"/>
            <w:lang w:val="vi-VN"/>
          </w:rPr>
          <w:delText xml:space="preserve"> </w:delText>
        </w:r>
        <w:r w:rsidRPr="004373E8" w:rsidDel="005F5D10">
          <w:rPr>
            <w:rFonts w:cs="Calibri"/>
            <w:i/>
            <w:iCs/>
            <w:szCs w:val="22"/>
            <w:lang w:val="vi-VN"/>
          </w:rPr>
          <w:delText>đ</w:delText>
        </w:r>
        <w:r w:rsidRPr="004373E8" w:rsidDel="005F5D10">
          <w:rPr>
            <w:rFonts w:cs="Avenir LT Std 35 Light"/>
            <w:i/>
            <w:iCs/>
            <w:szCs w:val="22"/>
            <w:lang w:val="vi-VN"/>
          </w:rPr>
          <w:delText>á</w:delText>
        </w:r>
        <w:r w:rsidRPr="004373E8" w:rsidDel="005F5D10">
          <w:rPr>
            <w:rFonts w:cs="Arial"/>
            <w:i/>
            <w:iCs/>
            <w:szCs w:val="22"/>
            <w:lang w:val="vi-VN"/>
          </w:rPr>
          <w:delText xml:space="preserve">p </w:delText>
        </w:r>
        <w:r w:rsidRPr="004373E8" w:rsidDel="005F5D10">
          <w:rPr>
            <w:rFonts w:cs="Calibri"/>
            <w:i/>
            <w:iCs/>
            <w:szCs w:val="22"/>
            <w:lang w:val="vi-VN"/>
          </w:rPr>
          <w:delText>ứ</w:delText>
        </w:r>
        <w:r w:rsidRPr="004373E8" w:rsidDel="005F5D10">
          <w:rPr>
            <w:rFonts w:cs="Arial"/>
            <w:i/>
            <w:iCs/>
            <w:szCs w:val="22"/>
            <w:lang w:val="vi-VN"/>
          </w:rPr>
          <w:delText>ng nhu c</w:delText>
        </w:r>
        <w:r w:rsidRPr="004373E8" w:rsidDel="005F5D10">
          <w:rPr>
            <w:rFonts w:cs="Calibri"/>
            <w:i/>
            <w:iCs/>
            <w:szCs w:val="22"/>
            <w:lang w:val="vi-VN"/>
          </w:rPr>
          <w:delText>ầ</w:delText>
        </w:r>
        <w:r w:rsidRPr="004373E8" w:rsidDel="005F5D10">
          <w:rPr>
            <w:rFonts w:cs="Arial"/>
            <w:i/>
            <w:iCs/>
            <w:szCs w:val="22"/>
            <w:lang w:val="vi-VN"/>
          </w:rPr>
          <w:delText>u, s</w:delText>
        </w:r>
        <w:r w:rsidRPr="004373E8" w:rsidDel="005F5D10">
          <w:rPr>
            <w:rFonts w:cs="Calibri"/>
            <w:i/>
            <w:iCs/>
            <w:szCs w:val="22"/>
            <w:lang w:val="vi-VN"/>
          </w:rPr>
          <w:delText>ở</w:delText>
        </w:r>
        <w:r w:rsidRPr="004373E8" w:rsidDel="005F5D10">
          <w:rPr>
            <w:rFonts w:cs="Arial"/>
            <w:i/>
            <w:iCs/>
            <w:szCs w:val="22"/>
            <w:lang w:val="vi-VN"/>
          </w:rPr>
          <w:delText xml:space="preserve"> th</w:delText>
        </w:r>
        <w:r w:rsidRPr="004373E8" w:rsidDel="005F5D10">
          <w:rPr>
            <w:rFonts w:cs="Avenir LT Std 35 Light"/>
            <w:i/>
            <w:iCs/>
            <w:szCs w:val="22"/>
            <w:lang w:val="vi-VN"/>
          </w:rPr>
          <w:delText>í</w:delText>
        </w:r>
        <w:r w:rsidRPr="004373E8" w:rsidDel="005F5D10">
          <w:rPr>
            <w:rFonts w:cs="Arial"/>
            <w:i/>
            <w:iCs/>
            <w:szCs w:val="22"/>
            <w:lang w:val="vi-VN"/>
          </w:rPr>
          <w:delText>ch v</w:delText>
        </w:r>
        <w:r w:rsidRPr="004373E8" w:rsidDel="005F5D10">
          <w:rPr>
            <w:rFonts w:cs="Avenir LT Std 35 Light"/>
            <w:i/>
            <w:iCs/>
            <w:szCs w:val="22"/>
            <w:lang w:val="vi-VN"/>
          </w:rPr>
          <w:delText>à</w:delText>
        </w:r>
        <w:r w:rsidRPr="004373E8" w:rsidDel="005F5D10">
          <w:rPr>
            <w:rFonts w:cs="Arial"/>
            <w:i/>
            <w:iCs/>
            <w:szCs w:val="22"/>
            <w:lang w:val="vi-VN"/>
          </w:rPr>
          <w:delText xml:space="preserve"> </w:delText>
        </w:r>
        <w:r w:rsidRPr="004373E8" w:rsidDel="005F5D10">
          <w:rPr>
            <w:rFonts w:cs="Calibri"/>
            <w:i/>
            <w:iCs/>
            <w:szCs w:val="22"/>
            <w:lang w:val="vi-VN"/>
          </w:rPr>
          <w:delText>đị</w:delText>
        </w:r>
        <w:r w:rsidRPr="004373E8" w:rsidDel="005F5D10">
          <w:rPr>
            <w:rFonts w:cs="Arial"/>
            <w:i/>
            <w:iCs/>
            <w:szCs w:val="22"/>
            <w:lang w:val="vi-VN"/>
          </w:rPr>
          <w:delText>nh h</w:delText>
        </w:r>
        <w:r w:rsidRPr="004373E8" w:rsidDel="005F5D10">
          <w:rPr>
            <w:rFonts w:cs="Calibri"/>
            <w:i/>
            <w:iCs/>
            <w:szCs w:val="22"/>
            <w:lang w:val="vi-VN"/>
          </w:rPr>
          <w:delText>ướ</w:delText>
        </w:r>
        <w:r w:rsidRPr="004373E8" w:rsidDel="005F5D10">
          <w:rPr>
            <w:rFonts w:cs="Arial"/>
            <w:i/>
            <w:iCs/>
            <w:szCs w:val="22"/>
            <w:lang w:val="vi-VN"/>
          </w:rPr>
          <w:delText>ng ph</w:delText>
        </w:r>
        <w:r w:rsidRPr="004373E8" w:rsidDel="005F5D10">
          <w:rPr>
            <w:rFonts w:cs="Avenir LT Std 35 Light"/>
            <w:i/>
            <w:iCs/>
            <w:szCs w:val="22"/>
            <w:lang w:val="vi-VN"/>
          </w:rPr>
          <w:delText>á</w:delText>
        </w:r>
        <w:r w:rsidRPr="004373E8" w:rsidDel="005F5D10">
          <w:rPr>
            <w:rFonts w:cs="Arial"/>
            <w:i/>
            <w:iCs/>
            <w:szCs w:val="22"/>
            <w:lang w:val="vi-VN"/>
          </w:rPr>
          <w:delText>t tri</w:delText>
        </w:r>
        <w:r w:rsidRPr="004373E8" w:rsidDel="005F5D10">
          <w:rPr>
            <w:rFonts w:cs="Calibri"/>
            <w:i/>
            <w:iCs/>
            <w:szCs w:val="22"/>
            <w:lang w:val="vi-VN"/>
          </w:rPr>
          <w:delText>ể</w:delText>
        </w:r>
        <w:r w:rsidRPr="004373E8" w:rsidDel="005F5D10">
          <w:rPr>
            <w:rFonts w:cs="Arial"/>
            <w:i/>
            <w:iCs/>
            <w:szCs w:val="22"/>
            <w:lang w:val="vi-VN"/>
          </w:rPr>
          <w:delText>n kh</w:delText>
        </w:r>
        <w:r w:rsidRPr="004373E8" w:rsidDel="005F5D10">
          <w:rPr>
            <w:rFonts w:cs="Avenir LT Std 35 Light"/>
            <w:i/>
            <w:iCs/>
            <w:szCs w:val="22"/>
            <w:lang w:val="vi-VN"/>
          </w:rPr>
          <w:delText>á</w:delText>
        </w:r>
        <w:r w:rsidRPr="004373E8" w:rsidDel="005F5D10">
          <w:rPr>
            <w:rFonts w:cs="Arial"/>
            <w:i/>
            <w:iCs/>
            <w:szCs w:val="22"/>
            <w:lang w:val="vi-VN"/>
          </w:rPr>
          <w:delText>c nhau c</w:delText>
        </w:r>
        <w:r w:rsidRPr="004373E8" w:rsidDel="005F5D10">
          <w:rPr>
            <w:rFonts w:cs="Calibri"/>
            <w:i/>
            <w:iCs/>
            <w:szCs w:val="22"/>
            <w:lang w:val="vi-VN"/>
          </w:rPr>
          <w:delText>ủ</w:delText>
        </w:r>
        <w:r w:rsidRPr="004373E8" w:rsidDel="005F5D10">
          <w:rPr>
            <w:rFonts w:cs="Arial"/>
            <w:i/>
            <w:iCs/>
            <w:szCs w:val="22"/>
            <w:lang w:val="vi-VN"/>
          </w:rPr>
          <w:delText>a m</w:delText>
        </w:r>
        <w:r w:rsidRPr="004373E8" w:rsidDel="005F5D10">
          <w:rPr>
            <w:rFonts w:cs="Calibri"/>
            <w:i/>
            <w:iCs/>
            <w:szCs w:val="22"/>
            <w:lang w:val="vi-VN"/>
          </w:rPr>
          <w:delText>ỗ</w:delText>
        </w:r>
        <w:r w:rsidRPr="004373E8" w:rsidDel="005F5D10">
          <w:rPr>
            <w:rFonts w:cs="Arial"/>
            <w:i/>
            <w:iCs/>
            <w:szCs w:val="22"/>
            <w:lang w:val="vi-VN"/>
          </w:rPr>
          <w:delText>i c</w:delText>
        </w:r>
        <w:r w:rsidRPr="004373E8" w:rsidDel="005F5D10">
          <w:rPr>
            <w:rFonts w:cs="Avenir LT Std 35 Light"/>
            <w:i/>
            <w:iCs/>
            <w:szCs w:val="22"/>
            <w:lang w:val="vi-VN"/>
          </w:rPr>
          <w:delText>á</w:delText>
        </w:r>
        <w:r w:rsidRPr="004373E8" w:rsidDel="005F5D10">
          <w:rPr>
            <w:rFonts w:cs="Arial"/>
            <w:i/>
            <w:iCs/>
            <w:szCs w:val="22"/>
            <w:lang w:val="vi-VN"/>
          </w:rPr>
          <w:delText xml:space="preserve"> nh</w:delText>
        </w:r>
        <w:r w:rsidRPr="004373E8" w:rsidDel="005F5D10">
          <w:rPr>
            <w:rFonts w:cs="Avenir LT Std 35 Light"/>
            <w:i/>
            <w:iCs/>
            <w:szCs w:val="22"/>
            <w:lang w:val="vi-VN"/>
          </w:rPr>
          <w:delText>â</w:delText>
        </w:r>
        <w:r w:rsidRPr="004373E8" w:rsidDel="005F5D10">
          <w:rPr>
            <w:rFonts w:cs="Arial"/>
            <w:i/>
            <w:iCs/>
            <w:szCs w:val="22"/>
            <w:lang w:val="vi-VN"/>
          </w:rPr>
          <w:delText xml:space="preserve">n, </w:delText>
        </w:r>
        <w:r w:rsidRPr="004373E8" w:rsidDel="005F5D10">
          <w:rPr>
            <w:rFonts w:cs="Calibri"/>
            <w:i/>
            <w:iCs/>
            <w:szCs w:val="22"/>
            <w:lang w:val="vi-VN"/>
          </w:rPr>
          <w:delText>đồ</w:delText>
        </w:r>
        <w:r w:rsidRPr="004373E8" w:rsidDel="005F5D10">
          <w:rPr>
            <w:rFonts w:cs="Arial"/>
            <w:i/>
            <w:iCs/>
            <w:szCs w:val="22"/>
            <w:lang w:val="vi-VN"/>
          </w:rPr>
          <w:delText>ng th</w:delText>
        </w:r>
        <w:r w:rsidRPr="004373E8" w:rsidDel="005F5D10">
          <w:rPr>
            <w:rFonts w:cs="Calibri"/>
            <w:i/>
            <w:iCs/>
            <w:szCs w:val="22"/>
            <w:lang w:val="vi-VN"/>
          </w:rPr>
          <w:delText>ờ</w:delText>
        </w:r>
        <w:r w:rsidRPr="004373E8" w:rsidDel="005F5D10">
          <w:rPr>
            <w:rFonts w:cs="Arial"/>
            <w:i/>
            <w:iCs/>
            <w:szCs w:val="22"/>
            <w:lang w:val="vi-VN"/>
          </w:rPr>
          <w:delText>i li</w:delText>
        </w:r>
        <w:r w:rsidRPr="004373E8" w:rsidDel="005F5D10">
          <w:rPr>
            <w:rFonts w:cs="Avenir LT Std 35 Light"/>
            <w:i/>
            <w:iCs/>
            <w:szCs w:val="22"/>
            <w:lang w:val="vi-VN"/>
          </w:rPr>
          <w:delText>ê</w:delText>
        </w:r>
        <w:r w:rsidRPr="004373E8" w:rsidDel="005F5D10">
          <w:rPr>
            <w:rFonts w:cs="Arial"/>
            <w:i/>
            <w:iCs/>
            <w:szCs w:val="22"/>
            <w:lang w:val="vi-VN"/>
          </w:rPr>
          <w:delText>n k</w:delText>
        </w:r>
        <w:r w:rsidRPr="004373E8" w:rsidDel="005F5D10">
          <w:rPr>
            <w:rFonts w:cs="Calibri"/>
            <w:i/>
            <w:iCs/>
            <w:szCs w:val="22"/>
            <w:lang w:val="vi-VN"/>
          </w:rPr>
          <w:delText>ế</w:delText>
        </w:r>
        <w:r w:rsidRPr="004373E8" w:rsidDel="005F5D10">
          <w:rPr>
            <w:rFonts w:cs="Arial"/>
            <w:i/>
            <w:iCs/>
            <w:szCs w:val="22"/>
            <w:lang w:val="vi-VN"/>
          </w:rPr>
          <w:delText>t v</w:delText>
        </w:r>
        <w:r w:rsidRPr="004373E8" w:rsidDel="005F5D10">
          <w:rPr>
            <w:rFonts w:cs="Calibri"/>
            <w:i/>
            <w:iCs/>
            <w:szCs w:val="22"/>
            <w:lang w:val="vi-VN"/>
          </w:rPr>
          <w:delText>ớ</w:delText>
        </w:r>
        <w:r w:rsidRPr="004373E8" w:rsidDel="005F5D10">
          <w:rPr>
            <w:rFonts w:cs="Arial"/>
            <w:i/>
            <w:iCs/>
            <w:szCs w:val="22"/>
            <w:lang w:val="vi-VN"/>
          </w:rPr>
          <w:delText>i c</w:delText>
        </w:r>
        <w:r w:rsidRPr="004373E8" w:rsidDel="005F5D10">
          <w:rPr>
            <w:rFonts w:cs="Avenir LT Std 35 Light"/>
            <w:i/>
            <w:iCs/>
            <w:szCs w:val="22"/>
            <w:lang w:val="vi-VN"/>
          </w:rPr>
          <w:delText>á</w:delText>
        </w:r>
        <w:r w:rsidRPr="004373E8" w:rsidDel="005F5D10">
          <w:rPr>
            <w:rFonts w:cs="Arial"/>
            <w:i/>
            <w:iCs/>
            <w:szCs w:val="22"/>
            <w:lang w:val="vi-VN"/>
          </w:rPr>
          <w:delText>c m</w:delText>
        </w:r>
        <w:r w:rsidRPr="004373E8" w:rsidDel="005F5D10">
          <w:rPr>
            <w:rFonts w:cs="Calibri"/>
            <w:i/>
            <w:iCs/>
            <w:szCs w:val="22"/>
            <w:lang w:val="vi-VN"/>
          </w:rPr>
          <w:delText>ụ</w:delText>
        </w:r>
        <w:r w:rsidRPr="004373E8" w:rsidDel="005F5D10">
          <w:rPr>
            <w:rFonts w:cs="Arial"/>
            <w:i/>
            <w:iCs/>
            <w:szCs w:val="22"/>
            <w:lang w:val="vi-VN"/>
          </w:rPr>
          <w:delText>c ti</w:delText>
        </w:r>
        <w:r w:rsidRPr="004373E8" w:rsidDel="005F5D10">
          <w:rPr>
            <w:rFonts w:cs="Avenir LT Std 35 Light"/>
            <w:i/>
            <w:iCs/>
            <w:szCs w:val="22"/>
            <w:lang w:val="vi-VN"/>
          </w:rPr>
          <w:delText>ê</w:delText>
        </w:r>
        <w:r w:rsidRPr="004373E8" w:rsidDel="005F5D10">
          <w:rPr>
            <w:rFonts w:cs="Arial"/>
            <w:i/>
            <w:iCs/>
            <w:szCs w:val="22"/>
            <w:lang w:val="vi-VN"/>
          </w:rPr>
          <w:delText>u x</w:delText>
        </w:r>
        <w:r w:rsidRPr="004373E8" w:rsidDel="005F5D10">
          <w:rPr>
            <w:rFonts w:cs="Avenir LT Std 35 Light"/>
            <w:i/>
            <w:iCs/>
            <w:szCs w:val="22"/>
            <w:lang w:val="vi-VN"/>
          </w:rPr>
          <w:delText>â</w:delText>
        </w:r>
        <w:r w:rsidRPr="004373E8" w:rsidDel="005F5D10">
          <w:rPr>
            <w:rFonts w:cs="Arial"/>
            <w:i/>
            <w:iCs/>
            <w:szCs w:val="22"/>
            <w:lang w:val="vi-VN"/>
          </w:rPr>
          <w:delText>y d</w:delText>
        </w:r>
        <w:r w:rsidRPr="004373E8" w:rsidDel="005F5D10">
          <w:rPr>
            <w:rFonts w:cs="Calibri"/>
            <w:i/>
            <w:iCs/>
            <w:szCs w:val="22"/>
            <w:lang w:val="vi-VN"/>
          </w:rPr>
          <w:delText>ự</w:delText>
        </w:r>
        <w:r w:rsidRPr="004373E8" w:rsidDel="005F5D10">
          <w:rPr>
            <w:rFonts w:cs="Arial"/>
            <w:i/>
            <w:iCs/>
            <w:szCs w:val="22"/>
            <w:lang w:val="vi-VN"/>
          </w:rPr>
          <w:delText>ng ph</w:delText>
        </w:r>
        <w:r w:rsidRPr="004373E8" w:rsidDel="005F5D10">
          <w:rPr>
            <w:rFonts w:cs="Calibri"/>
            <w:i/>
            <w:iCs/>
            <w:szCs w:val="22"/>
            <w:lang w:val="vi-VN"/>
          </w:rPr>
          <w:delText>ẩ</w:delText>
        </w:r>
        <w:r w:rsidRPr="004373E8" w:rsidDel="005F5D10">
          <w:rPr>
            <w:rFonts w:cs="Arial"/>
            <w:i/>
            <w:iCs/>
            <w:szCs w:val="22"/>
            <w:lang w:val="vi-VN"/>
          </w:rPr>
          <w:delText>m ch</w:delText>
        </w:r>
        <w:r w:rsidRPr="004373E8" w:rsidDel="005F5D10">
          <w:rPr>
            <w:rFonts w:cs="Calibri"/>
            <w:i/>
            <w:iCs/>
            <w:szCs w:val="22"/>
            <w:lang w:val="vi-VN"/>
          </w:rPr>
          <w:delText>ấ</w:delText>
        </w:r>
        <w:r w:rsidRPr="004373E8" w:rsidDel="005F5D10">
          <w:rPr>
            <w:rFonts w:cs="Arial"/>
            <w:i/>
            <w:iCs/>
            <w:szCs w:val="22"/>
            <w:lang w:val="vi-VN"/>
          </w:rPr>
          <w:delText>t sinh vi</w:delText>
        </w:r>
        <w:r w:rsidRPr="004373E8" w:rsidDel="005F5D10">
          <w:rPr>
            <w:rFonts w:cs="Avenir LT Std 35 Light"/>
            <w:i/>
            <w:iCs/>
            <w:szCs w:val="22"/>
            <w:lang w:val="vi-VN"/>
          </w:rPr>
          <w:delText>ê</w:delText>
        </w:r>
        <w:r w:rsidRPr="004373E8" w:rsidDel="005F5D10">
          <w:rPr>
            <w:rFonts w:cs="Arial"/>
            <w:i/>
            <w:iCs/>
            <w:szCs w:val="22"/>
            <w:lang w:val="vi-VN"/>
          </w:rPr>
          <w:delText>n c</w:delText>
        </w:r>
        <w:r w:rsidRPr="004373E8" w:rsidDel="005F5D10">
          <w:rPr>
            <w:rFonts w:cs="Calibri"/>
            <w:i/>
            <w:iCs/>
            <w:szCs w:val="22"/>
            <w:lang w:val="vi-VN"/>
          </w:rPr>
          <w:delText>ủ</w:delText>
        </w:r>
        <w:r w:rsidRPr="004373E8" w:rsidDel="005F5D10">
          <w:rPr>
            <w:rFonts w:cs="Arial"/>
            <w:i/>
            <w:iCs/>
            <w:szCs w:val="22"/>
            <w:lang w:val="vi-VN"/>
          </w:rPr>
          <w:delText xml:space="preserve">a </w:delText>
        </w:r>
        <w:r w:rsidRPr="004373E8" w:rsidDel="005F5D10">
          <w:rPr>
            <w:rFonts w:cs="Calibri"/>
            <w:i/>
            <w:iCs/>
            <w:szCs w:val="22"/>
            <w:lang w:val="vi-VN"/>
          </w:rPr>
          <w:delText>Đạ</w:delText>
        </w:r>
        <w:r w:rsidRPr="004373E8" w:rsidDel="005F5D10">
          <w:rPr>
            <w:rFonts w:cs="Arial"/>
            <w:i/>
            <w:iCs/>
            <w:szCs w:val="22"/>
            <w:lang w:val="vi-VN"/>
          </w:rPr>
          <w:delText>i h</w:delText>
        </w:r>
        <w:r w:rsidRPr="004373E8" w:rsidDel="005F5D10">
          <w:rPr>
            <w:rFonts w:cs="Calibri"/>
            <w:i/>
            <w:iCs/>
            <w:szCs w:val="22"/>
            <w:lang w:val="vi-VN"/>
          </w:rPr>
          <w:delText>ọ</w:delText>
        </w:r>
        <w:r w:rsidRPr="004373E8" w:rsidDel="005F5D10">
          <w:rPr>
            <w:rFonts w:cs="Arial"/>
            <w:i/>
            <w:iCs/>
            <w:szCs w:val="22"/>
            <w:lang w:val="vi-VN"/>
          </w:rPr>
          <w:delText>c Anh Qu</w:delText>
        </w:r>
        <w:r w:rsidRPr="004373E8" w:rsidDel="005F5D10">
          <w:rPr>
            <w:rFonts w:cs="Calibri"/>
            <w:i/>
            <w:iCs/>
            <w:szCs w:val="22"/>
            <w:lang w:val="vi-VN"/>
          </w:rPr>
          <w:delText>ố</w:delText>
        </w:r>
        <w:r w:rsidRPr="004373E8" w:rsidDel="005F5D10">
          <w:rPr>
            <w:rFonts w:cs="Arial"/>
            <w:i/>
            <w:iCs/>
            <w:szCs w:val="22"/>
            <w:lang w:val="vi-VN"/>
          </w:rPr>
          <w:delText>c Vi</w:delText>
        </w:r>
        <w:r w:rsidRPr="004373E8" w:rsidDel="005F5D10">
          <w:rPr>
            <w:rFonts w:cs="Calibri"/>
            <w:i/>
            <w:iCs/>
            <w:szCs w:val="22"/>
            <w:lang w:val="vi-VN"/>
          </w:rPr>
          <w:delText>ệ</w:delText>
        </w:r>
        <w:r w:rsidRPr="004373E8" w:rsidDel="005F5D10">
          <w:rPr>
            <w:rFonts w:cs="Arial"/>
            <w:i/>
            <w:iCs/>
            <w:szCs w:val="22"/>
            <w:lang w:val="vi-VN"/>
          </w:rPr>
          <w:delText>t Nam (BUV) v</w:delText>
        </w:r>
        <w:r w:rsidRPr="004373E8" w:rsidDel="005F5D10">
          <w:rPr>
            <w:rFonts w:cs="Avenir LT Std 35 Light"/>
            <w:i/>
            <w:iCs/>
            <w:szCs w:val="22"/>
            <w:lang w:val="vi-VN"/>
          </w:rPr>
          <w:delText>à</w:delText>
        </w:r>
        <w:r w:rsidRPr="004373E8" w:rsidDel="005F5D10">
          <w:rPr>
            <w:rFonts w:cs="Arial"/>
            <w:i/>
            <w:iCs/>
            <w:szCs w:val="22"/>
            <w:lang w:val="vi-VN"/>
          </w:rPr>
          <w:delText xml:space="preserve"> nhu c</w:delText>
        </w:r>
        <w:r w:rsidRPr="004373E8" w:rsidDel="005F5D10">
          <w:rPr>
            <w:rFonts w:cs="Calibri"/>
            <w:i/>
            <w:iCs/>
            <w:szCs w:val="22"/>
            <w:lang w:val="vi-VN"/>
          </w:rPr>
          <w:delText>ầ</w:delText>
        </w:r>
        <w:r w:rsidRPr="004373E8" w:rsidDel="005F5D10">
          <w:rPr>
            <w:rFonts w:cs="Arial"/>
            <w:i/>
            <w:iCs/>
            <w:szCs w:val="22"/>
            <w:lang w:val="vi-VN"/>
          </w:rPr>
          <w:delText>u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ế</w:delText>
        </w:r>
        <w:r w:rsidRPr="004373E8" w:rsidDel="005F5D10">
          <w:rPr>
            <w:rFonts w:cs="Arial"/>
            <w:i/>
            <w:iCs/>
            <w:szCs w:val="22"/>
            <w:lang w:val="vi-VN"/>
          </w:rPr>
          <w:delText xml:space="preserve"> c</w:delText>
        </w:r>
        <w:r w:rsidRPr="004373E8" w:rsidDel="005F5D10">
          <w:rPr>
            <w:rFonts w:cs="Calibri"/>
            <w:i/>
            <w:iCs/>
            <w:szCs w:val="22"/>
            <w:lang w:val="vi-VN"/>
          </w:rPr>
          <w:delText>ủ</w:delText>
        </w:r>
        <w:r w:rsidRPr="004373E8" w:rsidDel="005F5D10">
          <w:rPr>
            <w:rFonts w:cs="Arial"/>
            <w:i/>
            <w:iCs/>
            <w:szCs w:val="22"/>
            <w:lang w:val="vi-VN"/>
          </w:rPr>
          <w:delText>a x</w:delText>
        </w:r>
        <w:r w:rsidRPr="004373E8" w:rsidDel="005F5D10">
          <w:rPr>
            <w:rFonts w:cs="Avenir LT Std 35 Light"/>
            <w:i/>
            <w:iCs/>
            <w:szCs w:val="22"/>
            <w:lang w:val="vi-VN"/>
          </w:rPr>
          <w:delText>ã</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trong b</w:delText>
        </w:r>
        <w:r w:rsidRPr="004373E8" w:rsidDel="005F5D10">
          <w:rPr>
            <w:rFonts w:cs="Calibri"/>
            <w:i/>
            <w:iCs/>
            <w:szCs w:val="22"/>
            <w:lang w:val="vi-VN"/>
          </w:rPr>
          <w:delText>ố</w:delText>
        </w:r>
        <w:r w:rsidRPr="004373E8" w:rsidDel="005F5D10">
          <w:rPr>
            <w:rFonts w:cs="Arial"/>
            <w:i/>
            <w:iCs/>
            <w:szCs w:val="22"/>
            <w:lang w:val="vi-VN"/>
          </w:rPr>
          <w:delText>i c</w:delText>
        </w:r>
        <w:r w:rsidRPr="004373E8" w:rsidDel="005F5D10">
          <w:rPr>
            <w:rFonts w:cs="Calibri"/>
            <w:i/>
            <w:iCs/>
            <w:szCs w:val="22"/>
            <w:lang w:val="vi-VN"/>
          </w:rPr>
          <w:delText>ả</w:delText>
        </w:r>
        <w:r w:rsidRPr="004373E8" w:rsidDel="005F5D10">
          <w:rPr>
            <w:rFonts w:cs="Arial"/>
            <w:i/>
            <w:iCs/>
            <w:szCs w:val="22"/>
            <w:lang w:val="vi-VN"/>
          </w:rPr>
          <w:delText xml:space="preserve">nh thay </w:delText>
        </w:r>
        <w:r w:rsidRPr="004373E8" w:rsidDel="005F5D10">
          <w:rPr>
            <w:rFonts w:cs="Calibri"/>
            <w:i/>
            <w:iCs/>
            <w:szCs w:val="22"/>
            <w:lang w:val="vi-VN"/>
          </w:rPr>
          <w:delText>đổ</w:delText>
        </w:r>
        <w:r w:rsidRPr="004373E8" w:rsidDel="005F5D10">
          <w:rPr>
            <w:rFonts w:cs="Arial"/>
            <w:i/>
            <w:iCs/>
            <w:szCs w:val="22"/>
            <w:lang w:val="vi-VN"/>
          </w:rPr>
          <w:delText>i li</w:delText>
        </w:r>
        <w:r w:rsidRPr="004373E8" w:rsidDel="005F5D10">
          <w:rPr>
            <w:rFonts w:cs="Avenir LT Std 35 Light"/>
            <w:i/>
            <w:iCs/>
            <w:szCs w:val="22"/>
            <w:lang w:val="vi-VN"/>
          </w:rPr>
          <w:delText>ê</w:delText>
        </w:r>
        <w:r w:rsidRPr="004373E8" w:rsidDel="005F5D10">
          <w:rPr>
            <w:rFonts w:cs="Arial"/>
            <w:i/>
            <w:iCs/>
            <w:szCs w:val="22"/>
            <w:lang w:val="vi-VN"/>
          </w:rPr>
          <w:delText>n t</w:delText>
        </w:r>
        <w:r w:rsidRPr="004373E8" w:rsidDel="005F5D10">
          <w:rPr>
            <w:rFonts w:cs="Calibri"/>
            <w:i/>
            <w:iCs/>
            <w:szCs w:val="22"/>
            <w:lang w:val="vi-VN"/>
          </w:rPr>
          <w:delText>ụ</w:delText>
        </w:r>
        <w:r w:rsidRPr="004373E8" w:rsidDel="005F5D10">
          <w:rPr>
            <w:rFonts w:cs="Arial"/>
            <w:i/>
            <w:iCs/>
            <w:szCs w:val="22"/>
            <w:lang w:val="vi-VN"/>
          </w:rPr>
          <w:delText xml:space="preserve">c. </w:delText>
        </w:r>
      </w:del>
    </w:p>
    <w:p w14:paraId="19D5EFE0" w14:textId="402C9D7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59" w:author="An Tran, ACA (BUV)" w:date="2024-09-12T11:03:00Z" w16du:dateUtc="2024-09-12T04:03:00Z"/>
          <w:rFonts w:cs="Arial"/>
          <w:i/>
          <w:iCs/>
          <w:szCs w:val="22"/>
          <w:lang w:val="vi-VN"/>
        </w:rPr>
      </w:pPr>
      <w:del w:id="8660" w:author="An Tran, ACA (BUV)" w:date="2024-09-12T11:03:00Z" w16du:dateUtc="2024-09-12T04:03:00Z">
        <w:r w:rsidRPr="004373E8" w:rsidDel="005F5D10">
          <w:rPr>
            <w:rFonts w:cs="Arial"/>
            <w:i/>
            <w:iCs/>
            <w:szCs w:val="22"/>
            <w:lang w:val="vi-VN"/>
          </w:rPr>
          <w:delText>Hàng tr</w:delText>
        </w:r>
        <w:r w:rsidRPr="004373E8" w:rsidDel="005F5D10">
          <w:rPr>
            <w:rFonts w:cs="Calibri"/>
            <w:i/>
            <w:iCs/>
            <w:szCs w:val="22"/>
            <w:lang w:val="vi-VN"/>
          </w:rPr>
          <w:delText>ă</w:delText>
        </w:r>
        <w:r w:rsidRPr="004373E8" w:rsidDel="005F5D10">
          <w:rPr>
            <w:rFonts w:cs="Arial"/>
            <w:i/>
            <w:iCs/>
            <w:szCs w:val="22"/>
            <w:lang w:val="vi-VN"/>
          </w:rPr>
          <w:delText>m danh m</w:delText>
        </w:r>
        <w:r w:rsidRPr="004373E8" w:rsidDel="005F5D10">
          <w:rPr>
            <w:rFonts w:cs="Calibri"/>
            <w:i/>
            <w:iCs/>
            <w:szCs w:val="22"/>
            <w:lang w:val="vi-VN"/>
          </w:rPr>
          <w:delText>ụ</w:delText>
        </w:r>
        <w:r w:rsidRPr="004373E8" w:rsidDel="005F5D10">
          <w:rPr>
            <w:rFonts w:cs="Arial"/>
            <w:i/>
            <w:iCs/>
            <w:szCs w:val="22"/>
            <w:lang w:val="vi-VN"/>
          </w:rPr>
          <w:delText>c ho</w:delText>
        </w:r>
        <w:r w:rsidRPr="004373E8" w:rsidDel="005F5D10">
          <w:rPr>
            <w:rFonts w:cs="Calibri"/>
            <w:i/>
            <w:iCs/>
            <w:szCs w:val="22"/>
            <w:lang w:val="vi-VN"/>
          </w:rPr>
          <w:delText>ạ</w:delText>
        </w:r>
        <w:r w:rsidRPr="004373E8" w:rsidDel="005F5D10">
          <w:rPr>
            <w:rFonts w:cs="Arial"/>
            <w:i/>
            <w:iCs/>
            <w:szCs w:val="22"/>
            <w:lang w:val="vi-VN"/>
          </w:rPr>
          <w:delText xml:space="preserve">t </w:delText>
        </w:r>
        <w:r w:rsidRPr="004373E8" w:rsidDel="005F5D10">
          <w:rPr>
            <w:rFonts w:cs="Calibri"/>
            <w:i/>
            <w:iCs/>
            <w:szCs w:val="22"/>
            <w:lang w:val="vi-VN"/>
          </w:rPr>
          <w:delText>độ</w:delText>
        </w:r>
        <w:r w:rsidRPr="004373E8" w:rsidDel="005F5D10">
          <w:rPr>
            <w:rFonts w:cs="Arial"/>
            <w:i/>
            <w:iCs/>
            <w:szCs w:val="22"/>
            <w:lang w:val="vi-VN"/>
          </w:rPr>
          <w:delText>ng n</w:delText>
        </w:r>
        <w:r w:rsidRPr="004373E8" w:rsidDel="005F5D10">
          <w:rPr>
            <w:rFonts w:cs="Calibri"/>
            <w:i/>
            <w:iCs/>
            <w:szCs w:val="22"/>
            <w:lang w:val="vi-VN"/>
          </w:rPr>
          <w:delText>ằ</w:delText>
        </w:r>
        <w:r w:rsidRPr="004373E8" w:rsidDel="005F5D10">
          <w:rPr>
            <w:rFonts w:cs="Arial"/>
            <w:i/>
            <w:iCs/>
            <w:szCs w:val="22"/>
            <w:lang w:val="vi-VN"/>
          </w:rPr>
          <w:delText>m trong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 xml:space="preserve">nh PSG </w:delText>
        </w:r>
        <w:r w:rsidRPr="004373E8" w:rsidDel="005F5D10">
          <w:rPr>
            <w:rFonts w:cs="Calibri"/>
            <w:i/>
            <w:iCs/>
            <w:szCs w:val="22"/>
            <w:lang w:val="vi-VN"/>
          </w:rPr>
          <w:delText>đượ</w:delText>
        </w:r>
        <w:r w:rsidRPr="004373E8" w:rsidDel="005F5D10">
          <w:rPr>
            <w:rFonts w:cs="Arial"/>
            <w:i/>
            <w:iCs/>
            <w:szCs w:val="22"/>
            <w:lang w:val="vi-VN"/>
          </w:rPr>
          <w:delText>c chia l</w:delText>
        </w:r>
        <w:r w:rsidRPr="004373E8" w:rsidDel="005F5D10">
          <w:rPr>
            <w:rFonts w:cs="Avenir LT Std 35 Light"/>
            <w:i/>
            <w:iCs/>
            <w:szCs w:val="22"/>
            <w:lang w:val="vi-VN"/>
          </w:rPr>
          <w:delText>à</w:delText>
        </w:r>
        <w:r w:rsidRPr="004373E8" w:rsidDel="005F5D10">
          <w:rPr>
            <w:rFonts w:cs="Arial"/>
            <w:i/>
            <w:iCs/>
            <w:szCs w:val="22"/>
            <w:lang w:val="vi-VN"/>
          </w:rPr>
          <w:delText>m 04 l</w:delText>
        </w:r>
        <w:r w:rsidRPr="004373E8" w:rsidDel="005F5D10">
          <w:rPr>
            <w:rFonts w:cs="Calibri"/>
            <w:i/>
            <w:iCs/>
            <w:szCs w:val="22"/>
            <w:lang w:val="vi-VN"/>
          </w:rPr>
          <w:delText>ĩ</w:delText>
        </w:r>
        <w:r w:rsidRPr="004373E8" w:rsidDel="005F5D10">
          <w:rPr>
            <w:rFonts w:cs="Arial"/>
            <w:i/>
            <w:iCs/>
            <w:szCs w:val="22"/>
            <w:lang w:val="vi-VN"/>
          </w:rPr>
          <w:delText>nh v</w:delText>
        </w:r>
        <w:r w:rsidRPr="004373E8" w:rsidDel="005F5D10">
          <w:rPr>
            <w:rFonts w:cs="Calibri"/>
            <w:i/>
            <w:iCs/>
            <w:szCs w:val="22"/>
            <w:lang w:val="vi-VN"/>
          </w:rPr>
          <w:delText>ự</w:delText>
        </w:r>
        <w:r w:rsidRPr="004373E8" w:rsidDel="005F5D10">
          <w:rPr>
            <w:rFonts w:cs="Arial"/>
            <w:i/>
            <w:iCs/>
            <w:szCs w:val="22"/>
            <w:lang w:val="vi-VN"/>
          </w:rPr>
          <w:delText>c c</w:delText>
        </w:r>
        <w:r w:rsidRPr="004373E8" w:rsidDel="005F5D10">
          <w:rPr>
            <w:rFonts w:cs="Calibri"/>
            <w:i/>
            <w:iCs/>
            <w:szCs w:val="22"/>
            <w:lang w:val="vi-VN"/>
          </w:rPr>
          <w:delText>ố</w:delText>
        </w:r>
        <w:r w:rsidRPr="004373E8" w:rsidDel="005F5D10">
          <w:rPr>
            <w:rFonts w:cs="Arial"/>
            <w:i/>
            <w:iCs/>
            <w:szCs w:val="22"/>
            <w:lang w:val="vi-VN"/>
          </w:rPr>
          <w:delText>t l</w:delText>
        </w:r>
        <w:r w:rsidRPr="004373E8" w:rsidDel="005F5D10">
          <w:rPr>
            <w:rFonts w:cs="Avenir LT Std 35 Light"/>
            <w:i/>
            <w:iCs/>
            <w:szCs w:val="22"/>
            <w:lang w:val="vi-VN"/>
          </w:rPr>
          <w:delText>õ</w:delText>
        </w:r>
        <w:r w:rsidRPr="004373E8" w:rsidDel="005F5D10">
          <w:rPr>
            <w:rFonts w:cs="Arial"/>
            <w:i/>
            <w:iCs/>
            <w:szCs w:val="22"/>
            <w:lang w:val="vi-VN"/>
          </w:rPr>
          <w:delText>i v</w:delText>
        </w:r>
        <w:r w:rsidRPr="004373E8" w:rsidDel="005F5D10">
          <w:rPr>
            <w:rFonts w:cs="Avenir LT Std 35 Light"/>
            <w:i/>
            <w:iCs/>
            <w:szCs w:val="22"/>
            <w:lang w:val="vi-VN"/>
          </w:rPr>
          <w:delText>à</w:delText>
        </w:r>
        <w:r w:rsidRPr="004373E8" w:rsidDel="005F5D10">
          <w:rPr>
            <w:rFonts w:cs="Arial"/>
            <w:i/>
            <w:iCs/>
            <w:szCs w:val="22"/>
            <w:lang w:val="vi-VN"/>
          </w:rPr>
          <w:delText xml:space="preserve"> 16 th</w:delText>
        </w:r>
        <w:r w:rsidRPr="004373E8" w:rsidDel="005F5D10">
          <w:rPr>
            <w:rFonts w:cs="Avenir LT Std 35 Light"/>
            <w:i/>
            <w:iCs/>
            <w:szCs w:val="22"/>
            <w:lang w:val="vi-VN"/>
          </w:rPr>
          <w:delText>à</w:delText>
        </w:r>
        <w:r w:rsidRPr="004373E8" w:rsidDel="005F5D10">
          <w:rPr>
            <w:rFonts w:cs="Arial"/>
            <w:i/>
            <w:iCs/>
            <w:szCs w:val="22"/>
            <w:lang w:val="vi-VN"/>
          </w:rPr>
          <w:delText>nh t</w:delText>
        </w:r>
        <w:r w:rsidRPr="004373E8" w:rsidDel="005F5D10">
          <w:rPr>
            <w:rFonts w:cs="Calibri"/>
            <w:i/>
            <w:iCs/>
            <w:szCs w:val="22"/>
            <w:lang w:val="vi-VN"/>
          </w:rPr>
          <w:delText>ố</w:delText>
        </w:r>
        <w:r w:rsidRPr="004373E8" w:rsidDel="005F5D10">
          <w:rPr>
            <w:rFonts w:cs="Arial"/>
            <w:i/>
            <w:iCs/>
            <w:szCs w:val="22"/>
            <w:lang w:val="vi-VN"/>
          </w:rPr>
          <w:delText xml:space="preserve">, </w:delText>
        </w:r>
        <w:r w:rsidRPr="004373E8" w:rsidDel="005F5D10">
          <w:rPr>
            <w:rFonts w:cs="Calibri"/>
            <w:i/>
            <w:iCs/>
            <w:szCs w:val="22"/>
            <w:lang w:val="vi-VN"/>
          </w:rPr>
          <w:delText>đượ</w:delText>
        </w:r>
        <w:r w:rsidRPr="004373E8" w:rsidDel="005F5D10">
          <w:rPr>
            <w:rFonts w:cs="Arial"/>
            <w:i/>
            <w:iCs/>
            <w:szCs w:val="22"/>
            <w:lang w:val="vi-VN"/>
          </w:rPr>
          <w:delText>c b</w:delText>
        </w:r>
        <w:r w:rsidRPr="004373E8" w:rsidDel="005F5D10">
          <w:rPr>
            <w:rFonts w:cs="Calibri"/>
            <w:i/>
            <w:iCs/>
            <w:szCs w:val="22"/>
            <w:lang w:val="vi-VN"/>
          </w:rPr>
          <w:delText>ổ</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b</w:delText>
        </w:r>
        <w:r w:rsidRPr="004373E8" w:rsidDel="005F5D10">
          <w:rPr>
            <w:rFonts w:cs="Calibri"/>
            <w:i/>
            <w:iCs/>
            <w:szCs w:val="22"/>
            <w:lang w:val="vi-VN"/>
          </w:rPr>
          <w:delText>ở</w:delText>
        </w:r>
        <w:r w:rsidRPr="004373E8" w:rsidDel="005F5D10">
          <w:rPr>
            <w:rFonts w:cs="Arial"/>
            <w:i/>
            <w:iCs/>
            <w:szCs w:val="22"/>
            <w:lang w:val="vi-VN"/>
          </w:rPr>
          <w:delText>i c</w:delText>
        </w:r>
        <w:r w:rsidRPr="004373E8" w:rsidDel="005F5D10">
          <w:rPr>
            <w:rFonts w:cs="Avenir LT Std 35 Light"/>
            <w:i/>
            <w:iCs/>
            <w:szCs w:val="22"/>
            <w:lang w:val="vi-VN"/>
          </w:rPr>
          <w:delText>á</w:delText>
        </w:r>
        <w:r w:rsidRPr="004373E8" w:rsidDel="005F5D10">
          <w:rPr>
            <w:rFonts w:cs="Arial"/>
            <w:i/>
            <w:iCs/>
            <w:szCs w:val="22"/>
            <w:lang w:val="vi-VN"/>
          </w:rPr>
          <w:delText>c d</w:delText>
        </w:r>
        <w:r w:rsidRPr="004373E8" w:rsidDel="005F5D10">
          <w:rPr>
            <w:rFonts w:cs="Calibri"/>
            <w:i/>
            <w:iCs/>
            <w:szCs w:val="22"/>
            <w:lang w:val="vi-VN"/>
          </w:rPr>
          <w:delText>ự</w:delText>
        </w:r>
        <w:r w:rsidRPr="004373E8" w:rsidDel="005F5D10">
          <w:rPr>
            <w:rFonts w:cs="Arial"/>
            <w:i/>
            <w:iCs/>
            <w:szCs w:val="22"/>
            <w:lang w:val="vi-VN"/>
          </w:rPr>
          <w:delText xml:space="preserve"> </w:delText>
        </w:r>
        <w:r w:rsidRPr="004373E8" w:rsidDel="005F5D10">
          <w:rPr>
            <w:rFonts w:cs="Avenir LT Std 35 Light"/>
            <w:i/>
            <w:iCs/>
            <w:szCs w:val="22"/>
            <w:lang w:val="vi-VN"/>
          </w:rPr>
          <w:delText>á</w:delText>
        </w:r>
        <w:r w:rsidRPr="004373E8" w:rsidDel="005F5D10">
          <w:rPr>
            <w:rFonts w:cs="Arial"/>
            <w:i/>
            <w:iCs/>
            <w:szCs w:val="22"/>
            <w:lang w:val="vi-VN"/>
          </w:rPr>
          <w:delText>n l</w:delText>
        </w:r>
        <w:r w:rsidRPr="004373E8" w:rsidDel="005F5D10">
          <w:rPr>
            <w:rFonts w:cs="Calibri"/>
            <w:i/>
            <w:iCs/>
            <w:szCs w:val="22"/>
            <w:lang w:val="vi-VN"/>
          </w:rPr>
          <w:delText>ớ</w:delText>
        </w:r>
        <w:r w:rsidRPr="004373E8" w:rsidDel="005F5D10">
          <w:rPr>
            <w:rFonts w:cs="Arial"/>
            <w:i/>
            <w:iCs/>
            <w:szCs w:val="22"/>
            <w:lang w:val="vi-VN"/>
          </w:rPr>
          <w:delText>n t</w:delText>
        </w:r>
        <w:r w:rsidRPr="004373E8" w:rsidDel="005F5D10">
          <w:rPr>
            <w:rFonts w:cs="Calibri"/>
            <w:i/>
            <w:iCs/>
            <w:szCs w:val="22"/>
            <w:lang w:val="vi-VN"/>
          </w:rPr>
          <w:delText>ổ</w:delText>
        </w:r>
        <w:r w:rsidRPr="004373E8" w:rsidDel="005F5D10">
          <w:rPr>
            <w:rFonts w:cs="Arial"/>
            <w:i/>
            <w:iCs/>
            <w:szCs w:val="22"/>
            <w:lang w:val="vi-VN"/>
          </w:rPr>
          <w:delText>ng h</w:delText>
        </w:r>
        <w:r w:rsidRPr="004373E8" w:rsidDel="005F5D10">
          <w:rPr>
            <w:rFonts w:cs="Avenir LT Std 35 Light"/>
            <w:i/>
            <w:iCs/>
            <w:szCs w:val="22"/>
            <w:lang w:val="vi-VN"/>
          </w:rPr>
          <w:delText>ò</w:delText>
        </w:r>
        <w:r w:rsidRPr="004373E8" w:rsidDel="005F5D10">
          <w:rPr>
            <w:rFonts w:cs="Arial"/>
            <w:i/>
            <w:iCs/>
            <w:szCs w:val="22"/>
            <w:lang w:val="vi-VN"/>
          </w:rPr>
          <w:delText>a nhi</w:delText>
        </w:r>
        <w:r w:rsidRPr="004373E8" w:rsidDel="005F5D10">
          <w:rPr>
            <w:rFonts w:cs="Calibri"/>
            <w:i/>
            <w:iCs/>
            <w:szCs w:val="22"/>
            <w:lang w:val="vi-VN"/>
          </w:rPr>
          <w:delText>ề</w:delText>
        </w:r>
        <w:r w:rsidRPr="004373E8" w:rsidDel="005F5D10">
          <w:rPr>
            <w:rFonts w:cs="Arial"/>
            <w:i/>
            <w:iCs/>
            <w:szCs w:val="22"/>
            <w:lang w:val="vi-VN"/>
          </w:rPr>
          <w:delText>u l</w:delText>
        </w:r>
        <w:r w:rsidRPr="004373E8" w:rsidDel="005F5D10">
          <w:rPr>
            <w:rFonts w:cs="Calibri"/>
            <w:i/>
            <w:iCs/>
            <w:szCs w:val="22"/>
            <w:lang w:val="vi-VN"/>
          </w:rPr>
          <w:delText>ĩ</w:delText>
        </w:r>
        <w:r w:rsidRPr="004373E8" w:rsidDel="005F5D10">
          <w:rPr>
            <w:rFonts w:cs="Arial"/>
            <w:i/>
            <w:iCs/>
            <w:szCs w:val="22"/>
            <w:lang w:val="vi-VN"/>
          </w:rPr>
          <w:delText>nh v</w:delText>
        </w:r>
        <w:r w:rsidRPr="004373E8" w:rsidDel="005F5D10">
          <w:rPr>
            <w:rFonts w:cs="Calibri"/>
            <w:i/>
            <w:iCs/>
            <w:szCs w:val="22"/>
            <w:lang w:val="vi-VN"/>
          </w:rPr>
          <w:delText>ự</w:delText>
        </w:r>
        <w:r w:rsidRPr="004373E8" w:rsidDel="005F5D10">
          <w:rPr>
            <w:rFonts w:cs="Arial"/>
            <w:i/>
            <w:iCs/>
            <w:szCs w:val="22"/>
            <w:lang w:val="vi-VN"/>
          </w:rPr>
          <w:delText>c v</w:delText>
        </w:r>
        <w:r w:rsidRPr="004373E8" w:rsidDel="005F5D10">
          <w:rPr>
            <w:rFonts w:cs="Avenir LT Std 35 Light"/>
            <w:i/>
            <w:iCs/>
            <w:szCs w:val="22"/>
            <w:lang w:val="vi-VN"/>
          </w:rPr>
          <w:delText>à</w:delText>
        </w:r>
        <w:r w:rsidRPr="004373E8" w:rsidDel="005F5D10">
          <w:rPr>
            <w:rFonts w:cs="Arial"/>
            <w:i/>
            <w:iCs/>
            <w:szCs w:val="22"/>
            <w:lang w:val="vi-VN"/>
          </w:rPr>
          <w:delText xml:space="preserve"> th</w:delText>
        </w:r>
        <w:r w:rsidRPr="004373E8" w:rsidDel="005F5D10">
          <w:rPr>
            <w:rFonts w:cs="Avenir LT Std 35 Light"/>
            <w:i/>
            <w:iCs/>
            <w:szCs w:val="22"/>
            <w:lang w:val="vi-VN"/>
          </w:rPr>
          <w:delText>à</w:delText>
        </w:r>
        <w:r w:rsidRPr="004373E8" w:rsidDel="005F5D10">
          <w:rPr>
            <w:rFonts w:cs="Arial"/>
            <w:i/>
            <w:iCs/>
            <w:szCs w:val="22"/>
            <w:lang w:val="vi-VN"/>
          </w:rPr>
          <w:delText>nh t</w:delText>
        </w:r>
        <w:r w:rsidRPr="004373E8" w:rsidDel="005F5D10">
          <w:rPr>
            <w:rFonts w:cs="Calibri"/>
            <w:i/>
            <w:iCs/>
            <w:szCs w:val="22"/>
            <w:lang w:val="vi-VN"/>
          </w:rPr>
          <w:delText>ố</w:delText>
        </w:r>
        <w:r w:rsidRPr="004373E8" w:rsidDel="005F5D10">
          <w:rPr>
            <w:rFonts w:cs="Arial"/>
            <w:i/>
            <w:iCs/>
            <w:szCs w:val="22"/>
            <w:lang w:val="vi-VN"/>
          </w:rPr>
          <w:delText xml:space="preserve">. </w:delText>
        </w:r>
      </w:del>
    </w:p>
    <w:p w14:paraId="3F60281C" w14:textId="78AFA279"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61" w:author="An Tran, ACA (BUV)" w:date="2024-09-12T11:03:00Z" w16du:dateUtc="2024-09-12T04:03:00Z"/>
          <w:rFonts w:cs="Arial"/>
          <w:i/>
          <w:iCs/>
          <w:szCs w:val="22"/>
          <w:lang w:val="vi-VN"/>
        </w:rPr>
      </w:pPr>
      <w:del w:id="8662" w:author="An Tran, ACA (BUV)" w:date="2024-09-12T11:03:00Z" w16du:dateUtc="2024-09-12T04:03:00Z">
        <w:r w:rsidRPr="004373E8" w:rsidDel="005F5D10">
          <w:rPr>
            <w:rFonts w:cs="Arial"/>
            <w:i/>
            <w:iCs/>
            <w:szCs w:val="22"/>
            <w:lang w:val="vi-VN"/>
          </w:rPr>
          <w:delText>Các l</w:delText>
        </w:r>
        <w:r w:rsidRPr="004373E8" w:rsidDel="005F5D10">
          <w:rPr>
            <w:rFonts w:cs="Calibri"/>
            <w:i/>
            <w:iCs/>
            <w:szCs w:val="22"/>
            <w:lang w:val="vi-VN"/>
          </w:rPr>
          <w:delText>ĩ</w:delText>
        </w:r>
        <w:r w:rsidRPr="004373E8" w:rsidDel="005F5D10">
          <w:rPr>
            <w:rFonts w:cs="Arial"/>
            <w:i/>
            <w:iCs/>
            <w:szCs w:val="22"/>
            <w:lang w:val="vi-VN"/>
          </w:rPr>
          <w:delText>nh v</w:delText>
        </w:r>
        <w:r w:rsidRPr="004373E8" w:rsidDel="005F5D10">
          <w:rPr>
            <w:rFonts w:cs="Calibri"/>
            <w:i/>
            <w:iCs/>
            <w:szCs w:val="22"/>
            <w:lang w:val="vi-VN"/>
          </w:rPr>
          <w:delText>ự</w:delText>
        </w:r>
        <w:r w:rsidRPr="004373E8" w:rsidDel="005F5D10">
          <w:rPr>
            <w:rFonts w:cs="Arial"/>
            <w:i/>
            <w:iCs/>
            <w:szCs w:val="22"/>
            <w:lang w:val="vi-VN"/>
          </w:rPr>
          <w:delText>c c</w:delText>
        </w:r>
        <w:r w:rsidRPr="004373E8" w:rsidDel="005F5D10">
          <w:rPr>
            <w:rFonts w:cs="Calibri"/>
            <w:i/>
            <w:iCs/>
            <w:szCs w:val="22"/>
            <w:lang w:val="vi-VN"/>
          </w:rPr>
          <w:delText>ố</w:delText>
        </w:r>
        <w:r w:rsidRPr="004373E8" w:rsidDel="005F5D10">
          <w:rPr>
            <w:rFonts w:cs="Arial"/>
            <w:i/>
            <w:iCs/>
            <w:szCs w:val="22"/>
            <w:lang w:val="vi-VN"/>
          </w:rPr>
          <w:delText>t l</w:delText>
        </w:r>
        <w:r w:rsidRPr="004373E8" w:rsidDel="005F5D10">
          <w:rPr>
            <w:rFonts w:cs="Avenir LT Std 35 Light"/>
            <w:i/>
            <w:iCs/>
            <w:szCs w:val="22"/>
            <w:lang w:val="vi-VN"/>
          </w:rPr>
          <w:delText>õ</w:delText>
        </w:r>
        <w:r w:rsidRPr="004373E8" w:rsidDel="005F5D10">
          <w:rPr>
            <w:rFonts w:cs="Arial"/>
            <w:i/>
            <w:iCs/>
            <w:szCs w:val="22"/>
            <w:lang w:val="vi-VN"/>
          </w:rPr>
          <w:delText>i c</w:delText>
        </w:r>
        <w:r w:rsidRPr="004373E8" w:rsidDel="005F5D10">
          <w:rPr>
            <w:rFonts w:cs="Calibri"/>
            <w:i/>
            <w:iCs/>
            <w:szCs w:val="22"/>
            <w:lang w:val="vi-VN"/>
          </w:rPr>
          <w:delText>ủ</w:delText>
        </w:r>
        <w:r w:rsidRPr="004373E8" w:rsidDel="005F5D10">
          <w:rPr>
            <w:rFonts w:cs="Arial"/>
            <w:i/>
            <w:iCs/>
            <w:szCs w:val="22"/>
            <w:lang w:val="vi-VN"/>
          </w:rPr>
          <w:delText>a PSG bao g</w:delText>
        </w:r>
        <w:r w:rsidRPr="004373E8" w:rsidDel="005F5D10">
          <w:rPr>
            <w:rFonts w:cs="Calibri"/>
            <w:i/>
            <w:iCs/>
            <w:szCs w:val="22"/>
            <w:lang w:val="vi-VN"/>
          </w:rPr>
          <w:delText>ồ</w:delText>
        </w:r>
        <w:r w:rsidRPr="004373E8" w:rsidDel="005F5D10">
          <w:rPr>
            <w:rFonts w:cs="Arial"/>
            <w:i/>
            <w:iCs/>
            <w:szCs w:val="22"/>
            <w:lang w:val="vi-VN"/>
          </w:rPr>
          <w:delText>m:</w:delText>
        </w:r>
      </w:del>
    </w:p>
    <w:p w14:paraId="66EF9BCD" w14:textId="32371D6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63" w:author="An Tran, ACA (BUV)" w:date="2024-09-12T11:03:00Z" w16du:dateUtc="2024-09-12T04:03:00Z"/>
          <w:rFonts w:cs="Arial"/>
          <w:i/>
          <w:iCs/>
          <w:szCs w:val="22"/>
          <w:lang w:val="vi-VN"/>
        </w:rPr>
      </w:pPr>
      <w:del w:id="8664" w:author="An Tran, ACA (BUV)" w:date="2024-09-12T11:03:00Z" w16du:dateUtc="2024-09-12T04:03:00Z">
        <w:r w:rsidRPr="004373E8" w:rsidDel="005F5D10">
          <w:rPr>
            <w:rFonts w:cs="Arial"/>
            <w:i/>
            <w:iCs/>
            <w:szCs w:val="22"/>
            <w:lang w:val="vi-VN"/>
          </w:rPr>
          <w:delText>Hành Trang Công Vi</w:delText>
        </w:r>
        <w:r w:rsidRPr="004373E8" w:rsidDel="005F5D10">
          <w:rPr>
            <w:rFonts w:cs="Calibri"/>
            <w:i/>
            <w:iCs/>
            <w:szCs w:val="22"/>
            <w:lang w:val="vi-VN"/>
          </w:rPr>
          <w:delText>ệ</w:delText>
        </w:r>
        <w:r w:rsidRPr="004373E8" w:rsidDel="005F5D10">
          <w:rPr>
            <w:rFonts w:cs="Arial"/>
            <w:i/>
            <w:iCs/>
            <w:szCs w:val="22"/>
            <w:lang w:val="vi-VN"/>
          </w:rPr>
          <w:delText>c V</w:delText>
        </w:r>
        <w:r w:rsidRPr="004373E8" w:rsidDel="005F5D10">
          <w:rPr>
            <w:rFonts w:cs="Avenir LT Std 35 Light"/>
            <w:i/>
            <w:iCs/>
            <w:szCs w:val="22"/>
            <w:lang w:val="vi-VN"/>
          </w:rPr>
          <w:delText>à</w:delText>
        </w:r>
        <w:r w:rsidRPr="004373E8" w:rsidDel="005F5D10">
          <w:rPr>
            <w:rFonts w:cs="Arial"/>
            <w:i/>
            <w:iCs/>
            <w:szCs w:val="22"/>
            <w:lang w:val="vi-VN"/>
          </w:rPr>
          <w:delText xml:space="preserve"> S</w:delText>
        </w:r>
        <w:r w:rsidRPr="004373E8" w:rsidDel="005F5D10">
          <w:rPr>
            <w:rFonts w:cs="Calibri"/>
            <w:i/>
            <w:iCs/>
            <w:szCs w:val="22"/>
            <w:lang w:val="vi-VN"/>
          </w:rPr>
          <w:delText>ự</w:delText>
        </w:r>
        <w:r w:rsidRPr="004373E8" w:rsidDel="005F5D10">
          <w:rPr>
            <w:rFonts w:cs="Arial"/>
            <w:i/>
            <w:iCs/>
            <w:szCs w:val="22"/>
            <w:lang w:val="vi-VN"/>
          </w:rPr>
          <w:delText xml:space="preserve"> Nghi</w:delText>
        </w:r>
        <w:r w:rsidRPr="004373E8" w:rsidDel="005F5D10">
          <w:rPr>
            <w:rFonts w:cs="Calibri"/>
            <w:i/>
            <w:iCs/>
            <w:szCs w:val="22"/>
            <w:lang w:val="vi-VN"/>
          </w:rPr>
          <w:delText>ệ</w:delText>
        </w:r>
        <w:r w:rsidRPr="004373E8" w:rsidDel="005F5D10">
          <w:rPr>
            <w:rFonts w:cs="Arial"/>
            <w:i/>
            <w:iCs/>
            <w:szCs w:val="22"/>
            <w:lang w:val="vi-VN"/>
          </w:rPr>
          <w:delText>p</w:delText>
        </w:r>
      </w:del>
    </w:p>
    <w:p w14:paraId="1138FB51" w14:textId="75E8B738"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65" w:author="An Tran, ACA (BUV)" w:date="2024-09-12T11:03:00Z" w16du:dateUtc="2024-09-12T04:03:00Z"/>
          <w:rFonts w:cs="Arial"/>
          <w:i/>
          <w:iCs/>
          <w:szCs w:val="22"/>
          <w:lang w:val="vi-VN"/>
        </w:rPr>
      </w:pPr>
      <w:del w:id="8666" w:author="An Tran, ACA (BUV)" w:date="2024-09-12T11:03:00Z" w16du:dateUtc="2024-09-12T04:03:00Z">
        <w:r w:rsidRPr="004373E8" w:rsidDel="005F5D10">
          <w:rPr>
            <w:rFonts w:cs="Arial"/>
            <w:i/>
            <w:iCs/>
            <w:szCs w:val="22"/>
            <w:lang w:val="vi-VN"/>
          </w:rPr>
          <w:delText>K</w:delText>
        </w:r>
        <w:r w:rsidRPr="004373E8" w:rsidDel="005F5D10">
          <w:rPr>
            <w:rFonts w:cs="Calibri"/>
            <w:i/>
            <w:iCs/>
            <w:szCs w:val="22"/>
            <w:lang w:val="vi-VN"/>
          </w:rPr>
          <w:delText>ỹ</w:delText>
        </w:r>
        <w:r w:rsidRPr="004373E8" w:rsidDel="005F5D10">
          <w:rPr>
            <w:rFonts w:cs="Arial"/>
            <w:i/>
            <w:iCs/>
            <w:szCs w:val="22"/>
            <w:lang w:val="vi-VN"/>
          </w:rPr>
          <w:delText xml:space="preserve">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Avenir LT Std 35 Light"/>
            <w:i/>
            <w:iCs/>
            <w:szCs w:val="22"/>
            <w:lang w:val="vi-VN"/>
          </w:rPr>
          <w:delText>ã</w:delText>
        </w:r>
        <w:r w:rsidRPr="004373E8" w:rsidDel="005F5D10">
          <w:rPr>
            <w:rFonts w:cs="Arial"/>
            <w:i/>
            <w:iCs/>
            <w:szCs w:val="22"/>
            <w:lang w:val="vi-VN"/>
          </w:rPr>
          <w:delText xml:space="preserve">nh </w:delText>
        </w:r>
        <w:r w:rsidRPr="004373E8" w:rsidDel="005F5D10">
          <w:rPr>
            <w:rFonts w:cs="Calibri"/>
            <w:i/>
            <w:iCs/>
            <w:szCs w:val="22"/>
            <w:lang w:val="vi-VN"/>
          </w:rPr>
          <w:delText>Đạ</w:delText>
        </w:r>
        <w:r w:rsidRPr="004373E8" w:rsidDel="005F5D10">
          <w:rPr>
            <w:rFonts w:cs="Arial"/>
            <w:i/>
            <w:iCs/>
            <w:szCs w:val="22"/>
            <w:lang w:val="vi-VN"/>
          </w:rPr>
          <w:delText>o V</w:delText>
        </w:r>
        <w:r w:rsidRPr="004373E8" w:rsidDel="005F5D10">
          <w:rPr>
            <w:rFonts w:cs="Avenir LT Std 35 Light"/>
            <w:i/>
            <w:iCs/>
            <w:szCs w:val="22"/>
            <w:lang w:val="vi-VN"/>
          </w:rPr>
          <w:delText>à</w:delText>
        </w:r>
        <w:r w:rsidRPr="004373E8" w:rsidDel="005F5D10">
          <w:rPr>
            <w:rFonts w:cs="Arial"/>
            <w:i/>
            <w:iCs/>
            <w:szCs w:val="22"/>
            <w:lang w:val="vi-VN"/>
          </w:rPr>
          <w:delText xml:space="preserve"> K</w:delText>
        </w:r>
        <w:r w:rsidRPr="004373E8" w:rsidDel="005F5D10">
          <w:rPr>
            <w:rFonts w:cs="Calibri"/>
            <w:i/>
            <w:iCs/>
            <w:szCs w:val="22"/>
            <w:lang w:val="vi-VN"/>
          </w:rPr>
          <w:delText>ế</w:delText>
        </w:r>
        <w:r w:rsidRPr="004373E8" w:rsidDel="005F5D10">
          <w:rPr>
            <w:rFonts w:cs="Arial"/>
            <w:i/>
            <w:iCs/>
            <w:szCs w:val="22"/>
            <w:lang w:val="vi-VN"/>
          </w:rPr>
          <w:delText>t N</w:delText>
        </w:r>
        <w:r w:rsidRPr="004373E8" w:rsidDel="005F5D10">
          <w:rPr>
            <w:rFonts w:cs="Calibri"/>
            <w:i/>
            <w:iCs/>
            <w:szCs w:val="22"/>
            <w:lang w:val="vi-VN"/>
          </w:rPr>
          <w:delText>ố</w:delText>
        </w:r>
        <w:r w:rsidRPr="004373E8" w:rsidDel="005F5D10">
          <w:rPr>
            <w:rFonts w:cs="Arial"/>
            <w:i/>
            <w:iCs/>
            <w:szCs w:val="22"/>
            <w:lang w:val="vi-VN"/>
          </w:rPr>
          <w:delText>i</w:delText>
        </w:r>
      </w:del>
    </w:p>
    <w:p w14:paraId="520DFEDC" w14:textId="0A6ED61E"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67" w:author="An Tran, ACA (BUV)" w:date="2024-09-12T11:03:00Z" w16du:dateUtc="2024-09-12T04:03:00Z"/>
          <w:rFonts w:cs="Arial"/>
          <w:i/>
          <w:iCs/>
          <w:szCs w:val="22"/>
          <w:lang w:val="vi-VN"/>
        </w:rPr>
      </w:pPr>
      <w:del w:id="8668" w:author="An Tran, ACA (BUV)" w:date="2024-09-12T11:03:00Z" w16du:dateUtc="2024-09-12T04:03:00Z">
        <w:r w:rsidRPr="004373E8" w:rsidDel="005F5D10">
          <w:rPr>
            <w:rFonts w:cs="Arial"/>
            <w:i/>
            <w:iCs/>
            <w:szCs w:val="22"/>
            <w:lang w:val="vi-VN"/>
          </w:rPr>
          <w:delText>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Calibri"/>
            <w:i/>
            <w:iCs/>
            <w:szCs w:val="22"/>
            <w:lang w:val="vi-VN"/>
          </w:rPr>
          <w:delText>ự</w:delText>
        </w:r>
        <w:r w:rsidRPr="004373E8" w:rsidDel="005F5D10">
          <w:rPr>
            <w:rFonts w:cs="Arial"/>
            <w:i/>
            <w:iCs/>
            <w:szCs w:val="22"/>
            <w:lang w:val="vi-VN"/>
          </w:rPr>
          <w:delText>c X</w:delText>
        </w:r>
        <w:r w:rsidRPr="004373E8" w:rsidDel="005F5D10">
          <w:rPr>
            <w:rFonts w:cs="Avenir LT Std 35 Light"/>
            <w:i/>
            <w:iCs/>
            <w:szCs w:val="22"/>
            <w:lang w:val="vi-VN"/>
          </w:rPr>
          <w:delText>ã</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V</w:delText>
        </w:r>
        <w:r w:rsidRPr="004373E8" w:rsidDel="005F5D10">
          <w:rPr>
            <w:rFonts w:cs="Calibri"/>
            <w:i/>
            <w:iCs/>
            <w:szCs w:val="22"/>
            <w:lang w:val="vi-VN"/>
          </w:rPr>
          <w:delText>ă</w:delText>
        </w:r>
        <w:r w:rsidRPr="004373E8" w:rsidDel="005F5D10">
          <w:rPr>
            <w:rFonts w:cs="Arial"/>
            <w:i/>
            <w:iCs/>
            <w:szCs w:val="22"/>
            <w:lang w:val="vi-VN"/>
          </w:rPr>
          <w:delText>n H</w:delText>
        </w:r>
        <w:r w:rsidRPr="004373E8" w:rsidDel="005F5D10">
          <w:rPr>
            <w:rFonts w:cs="Avenir LT Std 35 Light"/>
            <w:i/>
            <w:iCs/>
            <w:szCs w:val="22"/>
            <w:lang w:val="vi-VN"/>
          </w:rPr>
          <w:delText>ó</w:delText>
        </w:r>
        <w:r w:rsidRPr="004373E8" w:rsidDel="005F5D10">
          <w:rPr>
            <w:rFonts w:cs="Arial"/>
            <w:i/>
            <w:iCs/>
            <w:szCs w:val="22"/>
            <w:lang w:val="vi-VN"/>
          </w:rPr>
          <w:delText>a V</w:delText>
        </w:r>
        <w:r w:rsidRPr="004373E8" w:rsidDel="005F5D10">
          <w:rPr>
            <w:rFonts w:cs="Avenir LT Std 35 Light"/>
            <w:i/>
            <w:iCs/>
            <w:szCs w:val="22"/>
            <w:lang w:val="vi-VN"/>
          </w:rPr>
          <w:delText>à</w:delText>
        </w:r>
        <w:r w:rsidRPr="004373E8" w:rsidDel="005F5D10">
          <w:rPr>
            <w:rFonts w:cs="Arial"/>
            <w:i/>
            <w:iCs/>
            <w:szCs w:val="22"/>
            <w:lang w:val="vi-VN"/>
          </w:rPr>
          <w:delText xml:space="preserve"> C</w:delText>
        </w:r>
        <w:r w:rsidRPr="004373E8" w:rsidDel="005F5D10">
          <w:rPr>
            <w:rFonts w:cs="Calibri"/>
            <w:i/>
            <w:iCs/>
            <w:szCs w:val="22"/>
            <w:lang w:val="vi-VN"/>
          </w:rPr>
          <w:delText>ả</w:delText>
        </w:r>
        <w:r w:rsidRPr="004373E8" w:rsidDel="005F5D10">
          <w:rPr>
            <w:rFonts w:cs="Arial"/>
            <w:i/>
            <w:iCs/>
            <w:szCs w:val="22"/>
            <w:lang w:val="vi-VN"/>
          </w:rPr>
          <w:delText>m X</w:delText>
        </w:r>
        <w:r w:rsidRPr="004373E8" w:rsidDel="005F5D10">
          <w:rPr>
            <w:rFonts w:cs="Avenir LT Std 35 Light"/>
            <w:i/>
            <w:iCs/>
            <w:szCs w:val="22"/>
            <w:lang w:val="vi-VN"/>
          </w:rPr>
          <w:delText>ú</w:delText>
        </w:r>
        <w:r w:rsidRPr="004373E8" w:rsidDel="005F5D10">
          <w:rPr>
            <w:rFonts w:cs="Arial"/>
            <w:i/>
            <w:iCs/>
            <w:szCs w:val="22"/>
            <w:lang w:val="vi-VN"/>
          </w:rPr>
          <w:delText>c</w:delText>
        </w:r>
      </w:del>
    </w:p>
    <w:p w14:paraId="7DF70CBE" w14:textId="644B8B3F"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69" w:author="An Tran, ACA (BUV)" w:date="2024-09-12T11:03:00Z" w16du:dateUtc="2024-09-12T04:03:00Z"/>
          <w:rFonts w:cs="Arial"/>
          <w:i/>
          <w:iCs/>
          <w:szCs w:val="22"/>
          <w:lang w:val="vi-VN"/>
        </w:rPr>
      </w:pPr>
      <w:del w:id="8670" w:author="An Tran, ACA (BUV)" w:date="2024-09-12T11:03:00Z" w16du:dateUtc="2024-09-12T04:03:00Z">
        <w:r w:rsidRPr="004373E8" w:rsidDel="005F5D10">
          <w:rPr>
            <w:rFonts w:cs="Arial"/>
            <w:i/>
            <w:iCs/>
            <w:szCs w:val="22"/>
            <w:lang w:val="vi-VN"/>
          </w:rPr>
          <w:delText>B</w:delText>
        </w:r>
        <w:r w:rsidRPr="004373E8" w:rsidDel="005F5D10">
          <w:rPr>
            <w:rFonts w:cs="Calibri"/>
            <w:i/>
            <w:iCs/>
            <w:szCs w:val="22"/>
            <w:lang w:val="vi-VN"/>
          </w:rPr>
          <w:delText>ổ</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V</w:delText>
        </w:r>
        <w:r w:rsidRPr="004373E8" w:rsidDel="005F5D10">
          <w:rPr>
            <w:rFonts w:cs="Avenir LT Std 35 Light"/>
            <w:i/>
            <w:iCs/>
            <w:szCs w:val="22"/>
            <w:lang w:val="vi-VN"/>
          </w:rPr>
          <w:delText>à</w:delText>
        </w:r>
        <w:r w:rsidRPr="004373E8" w:rsidDel="005F5D10">
          <w:rPr>
            <w:rFonts w:cs="Arial"/>
            <w:i/>
            <w:iCs/>
            <w:szCs w:val="22"/>
            <w:lang w:val="vi-VN"/>
          </w:rPr>
          <w:delText xml:space="preserve"> N</w:delText>
        </w:r>
        <w:r w:rsidRPr="004373E8" w:rsidDel="005F5D10">
          <w:rPr>
            <w:rFonts w:cs="Avenir LT Std 35 Light"/>
            <w:i/>
            <w:iCs/>
            <w:szCs w:val="22"/>
            <w:lang w:val="vi-VN"/>
          </w:rPr>
          <w:delText>â</w:delText>
        </w:r>
        <w:r w:rsidRPr="004373E8" w:rsidDel="005F5D10">
          <w:rPr>
            <w:rFonts w:cs="Arial"/>
            <w:i/>
            <w:iCs/>
            <w:szCs w:val="22"/>
            <w:lang w:val="vi-VN"/>
          </w:rPr>
          <w:delText>ng Cao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Calibri"/>
            <w:i/>
            <w:iCs/>
            <w:szCs w:val="22"/>
            <w:lang w:val="vi-VN"/>
          </w:rPr>
          <w:delText>ự</w:delText>
        </w:r>
        <w:r w:rsidRPr="004373E8" w:rsidDel="005F5D10">
          <w:rPr>
            <w:rFonts w:cs="Arial"/>
            <w:i/>
            <w:iCs/>
            <w:szCs w:val="22"/>
            <w:lang w:val="vi-VN"/>
          </w:rPr>
          <w:delText>c H</w:delText>
        </w:r>
        <w:r w:rsidRPr="004373E8" w:rsidDel="005F5D10">
          <w:rPr>
            <w:rFonts w:cs="Calibri"/>
            <w:i/>
            <w:iCs/>
            <w:szCs w:val="22"/>
            <w:lang w:val="vi-VN"/>
          </w:rPr>
          <w:delText>ọ</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w:delText>
        </w:r>
      </w:del>
    </w:p>
    <w:p w14:paraId="09B0D887" w14:textId="44FC81E5"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71" w:author="An Tran, ACA (BUV)" w:date="2024-09-12T11:03:00Z" w16du:dateUtc="2024-09-12T04:03:00Z"/>
          <w:rFonts w:cs="Arial"/>
          <w:i/>
          <w:iCs/>
          <w:szCs w:val="22"/>
          <w:lang w:val="vi-VN"/>
        </w:rPr>
      </w:pPr>
      <w:del w:id="8672" w:author="An Tran, ACA (BUV)" w:date="2024-09-12T11:03:00Z" w16du:dateUtc="2024-09-12T04:03:00Z">
        <w:r w:rsidRPr="004373E8" w:rsidDel="005F5D10">
          <w:rPr>
            <w:rFonts w:cs="Calibri"/>
            <w:i/>
            <w:iCs/>
            <w:szCs w:val="22"/>
            <w:lang w:val="vi-VN"/>
          </w:rPr>
          <w:delText>Để</w:delText>
        </w:r>
        <w:r w:rsidRPr="004373E8" w:rsidDel="005F5D10">
          <w:rPr>
            <w:rFonts w:cs="Arial"/>
            <w:i/>
            <w:iCs/>
            <w:szCs w:val="22"/>
            <w:lang w:val="vi-VN"/>
          </w:rPr>
          <w:delText xml:space="preserve"> ho</w:delText>
        </w:r>
        <w:r w:rsidRPr="004373E8" w:rsidDel="005F5D10">
          <w:rPr>
            <w:rFonts w:cs="Avenir LT Std 35 Light"/>
            <w:i/>
            <w:iCs/>
            <w:szCs w:val="22"/>
            <w:lang w:val="vi-VN"/>
          </w:rPr>
          <w:delText>à</w:delText>
        </w:r>
        <w:r w:rsidRPr="004373E8" w:rsidDel="005F5D10">
          <w:rPr>
            <w:rFonts w:cs="Arial"/>
            <w:i/>
            <w:iCs/>
            <w:szCs w:val="22"/>
            <w:lang w:val="vi-VN"/>
          </w:rPr>
          <w:delText>n th</w:delText>
        </w:r>
        <w:r w:rsidRPr="004373E8" w:rsidDel="005F5D10">
          <w:rPr>
            <w:rFonts w:cs="Avenir LT Std 35 Light"/>
            <w:i/>
            <w:iCs/>
            <w:szCs w:val="22"/>
            <w:lang w:val="vi-VN"/>
          </w:rPr>
          <w:delText>à</w:delText>
        </w:r>
        <w:r w:rsidRPr="004373E8" w:rsidDel="005F5D10">
          <w:rPr>
            <w:rFonts w:cs="Arial"/>
            <w:i/>
            <w:iCs/>
            <w:szCs w:val="22"/>
            <w:lang w:val="vi-VN"/>
          </w:rPr>
          <w:delText>nh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PSG v</w:delText>
        </w:r>
        <w:r w:rsidRPr="004373E8" w:rsidDel="005F5D10">
          <w:rPr>
            <w:rFonts w:cs="Avenir LT Std 35 Light"/>
            <w:i/>
            <w:iCs/>
            <w:szCs w:val="22"/>
            <w:lang w:val="vi-VN"/>
          </w:rPr>
          <w:delText>à</w:delText>
        </w:r>
        <w:r w:rsidRPr="004373E8" w:rsidDel="005F5D10">
          <w:rPr>
            <w:rFonts w:cs="Arial"/>
            <w:i/>
            <w:iCs/>
            <w:szCs w:val="22"/>
            <w:lang w:val="vi-VN"/>
          </w:rPr>
          <w:delText xml:space="preserve"> t</w:delText>
        </w:r>
        <w:r w:rsidRPr="004373E8" w:rsidDel="005F5D10">
          <w:rPr>
            <w:rFonts w:cs="Calibri"/>
            <w:i/>
            <w:iCs/>
            <w:szCs w:val="22"/>
            <w:lang w:val="vi-VN"/>
          </w:rPr>
          <w:delText>ố</w:delText>
        </w:r>
        <w:r w:rsidRPr="004373E8" w:rsidDel="005F5D10">
          <w:rPr>
            <w:rFonts w:cs="Arial"/>
            <w:i/>
            <w:iCs/>
            <w:szCs w:val="22"/>
            <w:lang w:val="vi-VN"/>
          </w:rPr>
          <w:delText>t nghi</w:delText>
        </w:r>
        <w:r w:rsidRPr="004373E8" w:rsidDel="005F5D10">
          <w:rPr>
            <w:rFonts w:cs="Calibri"/>
            <w:i/>
            <w:iCs/>
            <w:szCs w:val="22"/>
            <w:lang w:val="vi-VN"/>
          </w:rPr>
          <w:delText>ệ</w:delText>
        </w:r>
        <w:r w:rsidRPr="004373E8" w:rsidDel="005F5D10">
          <w:rPr>
            <w:rFonts w:cs="Arial"/>
            <w:i/>
            <w:iCs/>
            <w:szCs w:val="22"/>
            <w:lang w:val="vi-VN"/>
          </w:rPr>
          <w:delText>p, sinh vi</w:delText>
        </w:r>
        <w:r w:rsidRPr="004373E8" w:rsidDel="005F5D10">
          <w:rPr>
            <w:rFonts w:cs="Avenir LT Std 35 Light"/>
            <w:i/>
            <w:iCs/>
            <w:szCs w:val="22"/>
            <w:lang w:val="vi-VN"/>
          </w:rPr>
          <w:delText>ê</w:delText>
        </w:r>
        <w:r w:rsidRPr="004373E8" w:rsidDel="005F5D10">
          <w:rPr>
            <w:rFonts w:cs="Arial"/>
            <w:i/>
            <w:iCs/>
            <w:szCs w:val="22"/>
            <w:lang w:val="vi-VN"/>
          </w:rPr>
          <w:delText>n c</w:delText>
        </w:r>
        <w:r w:rsidRPr="004373E8" w:rsidDel="005F5D10">
          <w:rPr>
            <w:rFonts w:cs="Calibri"/>
            <w:i/>
            <w:iCs/>
            <w:szCs w:val="22"/>
            <w:lang w:val="vi-VN"/>
          </w:rPr>
          <w:delText>ầ</w:delText>
        </w:r>
        <w:r w:rsidRPr="004373E8" w:rsidDel="005F5D10">
          <w:rPr>
            <w:rFonts w:cs="Arial"/>
            <w:i/>
            <w:iCs/>
            <w:szCs w:val="22"/>
            <w:lang w:val="vi-VN"/>
          </w:rPr>
          <w:delText xml:space="preserve">n </w:delText>
        </w:r>
        <w:r w:rsidRPr="004373E8" w:rsidDel="005F5D10">
          <w:rPr>
            <w:rFonts w:cs="Calibri"/>
            <w:i/>
            <w:iCs/>
            <w:szCs w:val="22"/>
            <w:lang w:val="vi-VN"/>
          </w:rPr>
          <w:delText>đạ</w:delText>
        </w:r>
        <w:r w:rsidRPr="004373E8" w:rsidDel="005F5D10">
          <w:rPr>
            <w:rFonts w:cs="Arial"/>
            <w:i/>
            <w:iCs/>
            <w:szCs w:val="22"/>
            <w:lang w:val="vi-VN"/>
          </w:rPr>
          <w:delText>t c</w:delText>
        </w:r>
        <w:r w:rsidRPr="004373E8" w:rsidDel="005F5D10">
          <w:rPr>
            <w:rFonts w:cs="Avenir LT Std 35 Light"/>
            <w:i/>
            <w:iCs/>
            <w:szCs w:val="22"/>
            <w:lang w:val="vi-VN"/>
          </w:rPr>
          <w:delText>á</w:delText>
        </w:r>
        <w:r w:rsidRPr="004373E8" w:rsidDel="005F5D10">
          <w:rPr>
            <w:rFonts w:cs="Arial"/>
            <w:i/>
            <w:iCs/>
            <w:szCs w:val="22"/>
            <w:lang w:val="vi-VN"/>
          </w:rPr>
          <w:delText xml:space="preserve">c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ề</w:delText>
        </w:r>
        <w:r w:rsidRPr="004373E8" w:rsidDel="005F5D10">
          <w:rPr>
            <w:rFonts w:cs="Arial"/>
            <w:i/>
            <w:iCs/>
            <w:szCs w:val="22"/>
            <w:lang w:val="vi-VN"/>
          </w:rPr>
          <w:delText>u ki</w:delText>
        </w:r>
        <w:r w:rsidRPr="004373E8" w:rsidDel="005F5D10">
          <w:rPr>
            <w:rFonts w:cs="Calibri"/>
            <w:i/>
            <w:iCs/>
            <w:szCs w:val="22"/>
            <w:lang w:val="vi-VN"/>
          </w:rPr>
          <w:delText>ệ</w:delText>
        </w:r>
        <w:r w:rsidRPr="004373E8" w:rsidDel="005F5D10">
          <w:rPr>
            <w:rFonts w:cs="Arial"/>
            <w:i/>
            <w:iCs/>
            <w:szCs w:val="22"/>
            <w:lang w:val="vi-VN"/>
          </w:rPr>
          <w:delText>n sau:</w:delText>
        </w:r>
      </w:del>
    </w:p>
    <w:p w14:paraId="606F5E20" w14:textId="4A5DBFB3"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73" w:author="An Tran, ACA (BUV)" w:date="2024-09-12T11:03:00Z" w16du:dateUtc="2024-09-12T04:03:00Z"/>
          <w:rFonts w:cs="Arial"/>
          <w:i/>
          <w:iCs/>
          <w:szCs w:val="22"/>
          <w:lang w:val="vi-VN"/>
        </w:rPr>
      </w:pPr>
      <w:del w:id="8674" w:author="An Tran, ACA (BUV)" w:date="2024-09-12T11:03:00Z" w16du:dateUtc="2024-09-12T04:03:00Z">
        <w:r w:rsidRPr="004373E8" w:rsidDel="005F5D10">
          <w:rPr>
            <w:rFonts w:cs="Calibri"/>
            <w:i/>
            <w:iCs/>
            <w:szCs w:val="22"/>
            <w:lang w:val="vi-VN"/>
          </w:rPr>
          <w:delText>Đạ</w:delText>
        </w:r>
        <w:r w:rsidRPr="004373E8" w:rsidDel="005F5D10">
          <w:rPr>
            <w:rFonts w:cs="Arial"/>
            <w:i/>
            <w:iCs/>
            <w:szCs w:val="22"/>
            <w:lang w:val="vi-VN"/>
          </w:rPr>
          <w:delText xml:space="preserve">t </w:delText>
        </w:r>
        <w:r w:rsidRPr="004373E8" w:rsidDel="005F5D10">
          <w:rPr>
            <w:rFonts w:cs="Calibri"/>
            <w:i/>
            <w:iCs/>
            <w:szCs w:val="22"/>
            <w:lang w:val="vi-VN"/>
          </w:rPr>
          <w:delText>đượ</w:delText>
        </w:r>
        <w:r w:rsidRPr="004373E8" w:rsidDel="005F5D10">
          <w:rPr>
            <w:rFonts w:cs="Arial"/>
            <w:i/>
            <w:iCs/>
            <w:szCs w:val="22"/>
            <w:lang w:val="vi-VN"/>
          </w:rPr>
          <w:delText>c t</w:delText>
        </w:r>
        <w:r w:rsidRPr="004373E8" w:rsidDel="005F5D10">
          <w:rPr>
            <w:rFonts w:cs="Calibri"/>
            <w:i/>
            <w:iCs/>
            <w:szCs w:val="22"/>
            <w:lang w:val="vi-VN"/>
          </w:rPr>
          <w:delText>ố</w:delText>
        </w:r>
        <w:r w:rsidRPr="004373E8" w:rsidDel="005F5D10">
          <w:rPr>
            <w:rFonts w:cs="Arial"/>
            <w:i/>
            <w:iCs/>
            <w:szCs w:val="22"/>
            <w:lang w:val="vi-VN"/>
          </w:rPr>
          <w:delText>i thi</w:delText>
        </w:r>
        <w:r w:rsidRPr="004373E8" w:rsidDel="005F5D10">
          <w:rPr>
            <w:rFonts w:cs="Calibri"/>
            <w:i/>
            <w:iCs/>
            <w:szCs w:val="22"/>
            <w:lang w:val="vi-VN"/>
          </w:rPr>
          <w:delText>ể</w:delText>
        </w:r>
        <w:r w:rsidRPr="004373E8" w:rsidDel="005F5D10">
          <w:rPr>
            <w:rFonts w:cs="Arial"/>
            <w:i/>
            <w:iCs/>
            <w:szCs w:val="22"/>
            <w:lang w:val="vi-VN"/>
          </w:rPr>
          <w:delText xml:space="preserve">u 500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 PSG tr</w:delText>
        </w:r>
        <w:r w:rsidRPr="004373E8" w:rsidDel="005F5D10">
          <w:rPr>
            <w:rFonts w:cs="Calibri"/>
            <w:i/>
            <w:iCs/>
            <w:szCs w:val="22"/>
            <w:lang w:val="vi-VN"/>
          </w:rPr>
          <w:delText>ướ</w:delText>
        </w:r>
        <w:r w:rsidRPr="004373E8" w:rsidDel="005F5D10">
          <w:rPr>
            <w:rFonts w:cs="Arial"/>
            <w:i/>
            <w:iCs/>
            <w:szCs w:val="22"/>
            <w:lang w:val="vi-VN"/>
          </w:rPr>
          <w:delText>c khi t</w:delText>
        </w:r>
        <w:r w:rsidRPr="004373E8" w:rsidDel="005F5D10">
          <w:rPr>
            <w:rFonts w:cs="Calibri"/>
            <w:i/>
            <w:iCs/>
            <w:szCs w:val="22"/>
            <w:lang w:val="vi-VN"/>
          </w:rPr>
          <w:delText>ố</w:delText>
        </w:r>
        <w:r w:rsidRPr="004373E8" w:rsidDel="005F5D10">
          <w:rPr>
            <w:rFonts w:cs="Arial"/>
            <w:i/>
            <w:iCs/>
            <w:szCs w:val="22"/>
            <w:lang w:val="vi-VN"/>
          </w:rPr>
          <w:delText>t nghi</w:delText>
        </w:r>
        <w:r w:rsidRPr="004373E8" w:rsidDel="005F5D10">
          <w:rPr>
            <w:rFonts w:cs="Calibri"/>
            <w:i/>
            <w:iCs/>
            <w:szCs w:val="22"/>
            <w:lang w:val="vi-VN"/>
          </w:rPr>
          <w:delText>ệ</w:delText>
        </w:r>
        <w:r w:rsidRPr="004373E8" w:rsidDel="005F5D10">
          <w:rPr>
            <w:rFonts w:cs="Arial"/>
            <w:i/>
            <w:iCs/>
            <w:szCs w:val="22"/>
            <w:lang w:val="vi-VN"/>
          </w:rPr>
          <w:delText>p</w:delText>
        </w:r>
      </w:del>
    </w:p>
    <w:p w14:paraId="2B7ADC79" w14:textId="3065C6AE"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75" w:author="An Tran, ACA (BUV)" w:date="2024-09-12T11:03:00Z" w16du:dateUtc="2024-09-12T04:03:00Z"/>
          <w:rFonts w:cs="Arial"/>
          <w:i/>
          <w:iCs/>
          <w:szCs w:val="22"/>
          <w:lang w:val="vi-VN"/>
        </w:rPr>
      </w:pPr>
      <w:del w:id="8676" w:author="An Tran, ACA (BUV)" w:date="2024-09-12T11:03:00Z" w16du:dateUtc="2024-09-12T04:03:00Z">
        <w:r w:rsidRPr="004373E8" w:rsidDel="005F5D10">
          <w:rPr>
            <w:rFonts w:cs="Calibri"/>
            <w:i/>
            <w:iCs/>
            <w:szCs w:val="22"/>
            <w:lang w:val="vi-VN"/>
          </w:rPr>
          <w:delText>Đạ</w:delText>
        </w:r>
        <w:r w:rsidRPr="004373E8" w:rsidDel="005F5D10">
          <w:rPr>
            <w:rFonts w:cs="Arial"/>
            <w:i/>
            <w:iCs/>
            <w:szCs w:val="22"/>
            <w:lang w:val="vi-VN"/>
          </w:rPr>
          <w:delText xml:space="preserve">t </w:delText>
        </w:r>
        <w:r w:rsidRPr="004373E8" w:rsidDel="005F5D10">
          <w:rPr>
            <w:rFonts w:cs="Calibri"/>
            <w:i/>
            <w:iCs/>
            <w:szCs w:val="22"/>
            <w:lang w:val="vi-VN"/>
          </w:rPr>
          <w:delText>đượ</w:delText>
        </w:r>
        <w:r w:rsidRPr="004373E8" w:rsidDel="005F5D10">
          <w:rPr>
            <w:rFonts w:cs="Arial"/>
            <w:i/>
            <w:iCs/>
            <w:szCs w:val="22"/>
            <w:lang w:val="vi-VN"/>
          </w:rPr>
          <w:delText xml:space="preserve">c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 trong m</w:delText>
        </w:r>
        <w:r w:rsidRPr="004373E8" w:rsidDel="005F5D10">
          <w:rPr>
            <w:rFonts w:cs="Calibri"/>
            <w:i/>
            <w:iCs/>
            <w:szCs w:val="22"/>
            <w:lang w:val="vi-VN"/>
          </w:rPr>
          <w:delText>ỗ</w:delText>
        </w:r>
        <w:r w:rsidRPr="004373E8" w:rsidDel="005F5D10">
          <w:rPr>
            <w:rFonts w:cs="Arial"/>
            <w:i/>
            <w:iCs/>
            <w:szCs w:val="22"/>
            <w:lang w:val="vi-VN"/>
          </w:rPr>
          <w:delText>i l</w:delText>
        </w:r>
        <w:r w:rsidRPr="004373E8" w:rsidDel="005F5D10">
          <w:rPr>
            <w:rFonts w:cs="Calibri"/>
            <w:i/>
            <w:iCs/>
            <w:szCs w:val="22"/>
            <w:lang w:val="vi-VN"/>
          </w:rPr>
          <w:delText>ĩ</w:delText>
        </w:r>
        <w:r w:rsidRPr="004373E8" w:rsidDel="005F5D10">
          <w:rPr>
            <w:rFonts w:cs="Arial"/>
            <w:i/>
            <w:iCs/>
            <w:szCs w:val="22"/>
            <w:lang w:val="vi-VN"/>
          </w:rPr>
          <w:delText>nh v</w:delText>
        </w:r>
        <w:r w:rsidRPr="004373E8" w:rsidDel="005F5D10">
          <w:rPr>
            <w:rFonts w:cs="Calibri"/>
            <w:i/>
            <w:iCs/>
            <w:szCs w:val="22"/>
            <w:lang w:val="vi-VN"/>
          </w:rPr>
          <w:delText>ự</w:delText>
        </w:r>
        <w:r w:rsidRPr="004373E8" w:rsidDel="005F5D10">
          <w:rPr>
            <w:rFonts w:cs="Arial"/>
            <w:i/>
            <w:iCs/>
            <w:szCs w:val="22"/>
            <w:lang w:val="vi-VN"/>
          </w:rPr>
          <w:delText>c c</w:delText>
        </w:r>
        <w:r w:rsidRPr="004373E8" w:rsidDel="005F5D10">
          <w:rPr>
            <w:rFonts w:cs="Calibri"/>
            <w:i/>
            <w:iCs/>
            <w:szCs w:val="22"/>
            <w:lang w:val="vi-VN"/>
          </w:rPr>
          <w:delText>ủ</w:delText>
        </w:r>
        <w:r w:rsidRPr="004373E8" w:rsidDel="005F5D10">
          <w:rPr>
            <w:rFonts w:cs="Arial"/>
            <w:i/>
            <w:iCs/>
            <w:szCs w:val="22"/>
            <w:lang w:val="vi-VN"/>
          </w:rPr>
          <w:delText>a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 xml:space="preserve">nh PSG </w:delText>
        </w:r>
        <w:r w:rsidRPr="004373E8" w:rsidDel="005F5D10">
          <w:rPr>
            <w:rFonts w:cs="Avenir LT Std 35 Light"/>
            <w:i/>
            <w:iCs/>
            <w:szCs w:val="22"/>
            <w:lang w:val="vi-VN"/>
          </w:rPr>
          <w:delText>–</w:delText>
        </w:r>
        <w:r w:rsidRPr="004373E8" w:rsidDel="005F5D10">
          <w:rPr>
            <w:rFonts w:cs="Arial"/>
            <w:i/>
            <w:iCs/>
            <w:szCs w:val="22"/>
            <w:lang w:val="vi-VN"/>
          </w:rPr>
          <w:delText xml:space="preserve"> 4 l</w:delText>
        </w:r>
        <w:r w:rsidRPr="004373E8" w:rsidDel="005F5D10">
          <w:rPr>
            <w:rFonts w:cs="Calibri"/>
            <w:i/>
            <w:iCs/>
            <w:szCs w:val="22"/>
            <w:lang w:val="vi-VN"/>
          </w:rPr>
          <w:delText>ĩ</w:delText>
        </w:r>
        <w:r w:rsidRPr="004373E8" w:rsidDel="005F5D10">
          <w:rPr>
            <w:rFonts w:cs="Arial"/>
            <w:i/>
            <w:iCs/>
            <w:szCs w:val="22"/>
            <w:lang w:val="vi-VN"/>
          </w:rPr>
          <w:delText>nh v</w:delText>
        </w:r>
        <w:r w:rsidRPr="004373E8" w:rsidDel="005F5D10">
          <w:rPr>
            <w:rFonts w:cs="Calibri"/>
            <w:i/>
            <w:iCs/>
            <w:szCs w:val="22"/>
            <w:lang w:val="vi-VN"/>
          </w:rPr>
          <w:delText>ự</w:delText>
        </w:r>
        <w:r w:rsidRPr="004373E8" w:rsidDel="005F5D10">
          <w:rPr>
            <w:rFonts w:cs="Arial"/>
            <w:i/>
            <w:iCs/>
            <w:szCs w:val="22"/>
            <w:lang w:val="vi-VN"/>
          </w:rPr>
          <w:delText>c: H</w:delText>
        </w:r>
        <w:r w:rsidRPr="004373E8" w:rsidDel="005F5D10">
          <w:rPr>
            <w:rFonts w:cs="Avenir LT Std 35 Light"/>
            <w:i/>
            <w:iCs/>
            <w:szCs w:val="22"/>
            <w:lang w:val="vi-VN"/>
          </w:rPr>
          <w:delText>à</w:delText>
        </w:r>
        <w:r w:rsidRPr="004373E8" w:rsidDel="005F5D10">
          <w:rPr>
            <w:rFonts w:cs="Arial"/>
            <w:i/>
            <w:iCs/>
            <w:szCs w:val="22"/>
            <w:lang w:val="vi-VN"/>
          </w:rPr>
          <w:delText>nh Trang C</w:delText>
        </w:r>
        <w:r w:rsidRPr="004373E8" w:rsidDel="005F5D10">
          <w:rPr>
            <w:rFonts w:cs="Avenir LT Std 35 Light"/>
            <w:i/>
            <w:iCs/>
            <w:szCs w:val="22"/>
            <w:lang w:val="vi-VN"/>
          </w:rPr>
          <w:delText>ô</w:delText>
        </w:r>
        <w:r w:rsidRPr="004373E8" w:rsidDel="005F5D10">
          <w:rPr>
            <w:rFonts w:cs="Arial"/>
            <w:i/>
            <w:iCs/>
            <w:szCs w:val="22"/>
            <w:lang w:val="vi-VN"/>
          </w:rPr>
          <w:delText>ng Vi</w:delText>
        </w:r>
        <w:r w:rsidRPr="004373E8" w:rsidDel="005F5D10">
          <w:rPr>
            <w:rFonts w:cs="Calibri"/>
            <w:i/>
            <w:iCs/>
            <w:szCs w:val="22"/>
            <w:lang w:val="vi-VN"/>
          </w:rPr>
          <w:delText>ệ</w:delText>
        </w:r>
        <w:r w:rsidRPr="004373E8" w:rsidDel="005F5D10">
          <w:rPr>
            <w:rFonts w:cs="Arial"/>
            <w:i/>
            <w:iCs/>
            <w:szCs w:val="22"/>
            <w:lang w:val="vi-VN"/>
          </w:rPr>
          <w:delText>c V</w:delText>
        </w:r>
        <w:r w:rsidRPr="004373E8" w:rsidDel="005F5D10">
          <w:rPr>
            <w:rFonts w:cs="Avenir LT Std 35 Light"/>
            <w:i/>
            <w:iCs/>
            <w:szCs w:val="22"/>
            <w:lang w:val="vi-VN"/>
          </w:rPr>
          <w:delText>à</w:delText>
        </w:r>
        <w:r w:rsidRPr="004373E8" w:rsidDel="005F5D10">
          <w:rPr>
            <w:rFonts w:cs="Arial"/>
            <w:i/>
            <w:iCs/>
            <w:szCs w:val="22"/>
            <w:lang w:val="vi-VN"/>
          </w:rPr>
          <w:delText xml:space="preserve"> S</w:delText>
        </w:r>
        <w:r w:rsidRPr="004373E8" w:rsidDel="005F5D10">
          <w:rPr>
            <w:rFonts w:cs="Calibri"/>
            <w:i/>
            <w:iCs/>
            <w:szCs w:val="22"/>
            <w:lang w:val="vi-VN"/>
          </w:rPr>
          <w:delText>ự</w:delText>
        </w:r>
        <w:r w:rsidRPr="004373E8" w:rsidDel="005F5D10">
          <w:rPr>
            <w:rFonts w:cs="Arial"/>
            <w:i/>
            <w:iCs/>
            <w:szCs w:val="22"/>
            <w:lang w:val="vi-VN"/>
          </w:rPr>
          <w:delText xml:space="preserve"> Nghi</w:delText>
        </w:r>
        <w:r w:rsidRPr="004373E8" w:rsidDel="005F5D10">
          <w:rPr>
            <w:rFonts w:cs="Calibri"/>
            <w:i/>
            <w:iCs/>
            <w:szCs w:val="22"/>
            <w:lang w:val="vi-VN"/>
          </w:rPr>
          <w:delText>ệ</w:delText>
        </w:r>
        <w:r w:rsidRPr="004373E8" w:rsidDel="005F5D10">
          <w:rPr>
            <w:rFonts w:cs="Arial"/>
            <w:i/>
            <w:iCs/>
            <w:szCs w:val="22"/>
            <w:lang w:val="vi-VN"/>
          </w:rPr>
          <w:delText>p; K</w:delText>
        </w:r>
        <w:r w:rsidRPr="004373E8" w:rsidDel="005F5D10">
          <w:rPr>
            <w:rFonts w:cs="Calibri"/>
            <w:i/>
            <w:iCs/>
            <w:szCs w:val="22"/>
            <w:lang w:val="vi-VN"/>
          </w:rPr>
          <w:delText>ỹ</w:delText>
        </w:r>
        <w:r w:rsidRPr="004373E8" w:rsidDel="005F5D10">
          <w:rPr>
            <w:rFonts w:cs="Arial"/>
            <w:i/>
            <w:iCs/>
            <w:szCs w:val="22"/>
            <w:lang w:val="vi-VN"/>
          </w:rPr>
          <w:delText xml:space="preserve">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Avenir LT Std 35 Light"/>
            <w:i/>
            <w:iCs/>
            <w:szCs w:val="22"/>
            <w:lang w:val="vi-VN"/>
          </w:rPr>
          <w:delText>ã</w:delText>
        </w:r>
        <w:r w:rsidRPr="004373E8" w:rsidDel="005F5D10">
          <w:rPr>
            <w:rFonts w:cs="Arial"/>
            <w:i/>
            <w:iCs/>
            <w:szCs w:val="22"/>
            <w:lang w:val="vi-VN"/>
          </w:rPr>
          <w:delText xml:space="preserve">nh </w:delText>
        </w:r>
        <w:r w:rsidRPr="004373E8" w:rsidDel="005F5D10">
          <w:rPr>
            <w:rFonts w:cs="Calibri"/>
            <w:i/>
            <w:iCs/>
            <w:szCs w:val="22"/>
            <w:lang w:val="vi-VN"/>
          </w:rPr>
          <w:delText>Đạ</w:delText>
        </w:r>
        <w:r w:rsidRPr="004373E8" w:rsidDel="005F5D10">
          <w:rPr>
            <w:rFonts w:cs="Arial"/>
            <w:i/>
            <w:iCs/>
            <w:szCs w:val="22"/>
            <w:lang w:val="vi-VN"/>
          </w:rPr>
          <w:delText>o V</w:delText>
        </w:r>
        <w:r w:rsidRPr="004373E8" w:rsidDel="005F5D10">
          <w:rPr>
            <w:rFonts w:cs="Avenir LT Std 35 Light"/>
            <w:i/>
            <w:iCs/>
            <w:szCs w:val="22"/>
            <w:lang w:val="vi-VN"/>
          </w:rPr>
          <w:delText>à</w:delText>
        </w:r>
        <w:r w:rsidRPr="004373E8" w:rsidDel="005F5D10">
          <w:rPr>
            <w:rFonts w:cs="Arial"/>
            <w:i/>
            <w:iCs/>
            <w:szCs w:val="22"/>
            <w:lang w:val="vi-VN"/>
          </w:rPr>
          <w:delText xml:space="preserve"> K</w:delText>
        </w:r>
        <w:r w:rsidRPr="004373E8" w:rsidDel="005F5D10">
          <w:rPr>
            <w:rFonts w:cs="Calibri"/>
            <w:i/>
            <w:iCs/>
            <w:szCs w:val="22"/>
            <w:lang w:val="vi-VN"/>
          </w:rPr>
          <w:delText>ế</w:delText>
        </w:r>
        <w:r w:rsidRPr="004373E8" w:rsidDel="005F5D10">
          <w:rPr>
            <w:rFonts w:cs="Arial"/>
            <w:i/>
            <w:iCs/>
            <w:szCs w:val="22"/>
            <w:lang w:val="vi-VN"/>
          </w:rPr>
          <w:delText>t N</w:delText>
        </w:r>
        <w:r w:rsidRPr="004373E8" w:rsidDel="005F5D10">
          <w:rPr>
            <w:rFonts w:cs="Calibri"/>
            <w:i/>
            <w:iCs/>
            <w:szCs w:val="22"/>
            <w:lang w:val="vi-VN"/>
          </w:rPr>
          <w:delText>ố</w:delText>
        </w:r>
        <w:r w:rsidRPr="004373E8" w:rsidDel="005F5D10">
          <w:rPr>
            <w:rFonts w:cs="Arial"/>
            <w:i/>
            <w:iCs/>
            <w:szCs w:val="22"/>
            <w:lang w:val="vi-VN"/>
          </w:rPr>
          <w:delText>i;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Calibri"/>
            <w:i/>
            <w:iCs/>
            <w:szCs w:val="22"/>
            <w:lang w:val="vi-VN"/>
          </w:rPr>
          <w:delText>ự</w:delText>
        </w:r>
        <w:r w:rsidRPr="004373E8" w:rsidDel="005F5D10">
          <w:rPr>
            <w:rFonts w:cs="Arial"/>
            <w:i/>
            <w:iCs/>
            <w:szCs w:val="22"/>
            <w:lang w:val="vi-VN"/>
          </w:rPr>
          <w:delText>c X</w:delText>
        </w:r>
        <w:r w:rsidRPr="004373E8" w:rsidDel="005F5D10">
          <w:rPr>
            <w:rFonts w:cs="Avenir LT Std 35 Light"/>
            <w:i/>
            <w:iCs/>
            <w:szCs w:val="22"/>
            <w:lang w:val="vi-VN"/>
          </w:rPr>
          <w:delText>ã</w:delText>
        </w:r>
        <w:r w:rsidRPr="004373E8" w:rsidDel="005F5D10">
          <w:rPr>
            <w:rFonts w:cs="Arial"/>
            <w:i/>
            <w:iCs/>
            <w:szCs w:val="22"/>
            <w:lang w:val="vi-VN"/>
          </w:rPr>
          <w:delText xml:space="preserve"> H</w:delText>
        </w:r>
        <w:r w:rsidRPr="004373E8" w:rsidDel="005F5D10">
          <w:rPr>
            <w:rFonts w:cs="Calibri"/>
            <w:i/>
            <w:iCs/>
            <w:szCs w:val="22"/>
            <w:lang w:val="vi-VN"/>
          </w:rPr>
          <w:delText>ộ</w:delText>
        </w:r>
        <w:r w:rsidRPr="004373E8" w:rsidDel="005F5D10">
          <w:rPr>
            <w:rFonts w:cs="Arial"/>
            <w:i/>
            <w:iCs/>
            <w:szCs w:val="22"/>
            <w:lang w:val="vi-VN"/>
          </w:rPr>
          <w:delText>i, V</w:delText>
        </w:r>
        <w:r w:rsidRPr="004373E8" w:rsidDel="005F5D10">
          <w:rPr>
            <w:rFonts w:cs="Calibri"/>
            <w:i/>
            <w:iCs/>
            <w:szCs w:val="22"/>
            <w:lang w:val="vi-VN"/>
          </w:rPr>
          <w:delText>ă</w:delText>
        </w:r>
        <w:r w:rsidRPr="004373E8" w:rsidDel="005F5D10">
          <w:rPr>
            <w:rFonts w:cs="Arial"/>
            <w:i/>
            <w:iCs/>
            <w:szCs w:val="22"/>
            <w:lang w:val="vi-VN"/>
          </w:rPr>
          <w:delText>n H</w:delText>
        </w:r>
        <w:r w:rsidRPr="004373E8" w:rsidDel="005F5D10">
          <w:rPr>
            <w:rFonts w:cs="Avenir LT Std 35 Light"/>
            <w:i/>
            <w:iCs/>
            <w:szCs w:val="22"/>
            <w:lang w:val="vi-VN"/>
          </w:rPr>
          <w:delText>ó</w:delText>
        </w:r>
        <w:r w:rsidRPr="004373E8" w:rsidDel="005F5D10">
          <w:rPr>
            <w:rFonts w:cs="Arial"/>
            <w:i/>
            <w:iCs/>
            <w:szCs w:val="22"/>
            <w:lang w:val="vi-VN"/>
          </w:rPr>
          <w:delText>a V</w:delText>
        </w:r>
        <w:r w:rsidRPr="004373E8" w:rsidDel="005F5D10">
          <w:rPr>
            <w:rFonts w:cs="Avenir LT Std 35 Light"/>
            <w:i/>
            <w:iCs/>
            <w:szCs w:val="22"/>
            <w:lang w:val="vi-VN"/>
          </w:rPr>
          <w:delText>à</w:delText>
        </w:r>
        <w:r w:rsidRPr="004373E8" w:rsidDel="005F5D10">
          <w:rPr>
            <w:rFonts w:cs="Arial"/>
            <w:i/>
            <w:iCs/>
            <w:szCs w:val="22"/>
            <w:lang w:val="vi-VN"/>
          </w:rPr>
          <w:delText xml:space="preserve"> C</w:delText>
        </w:r>
        <w:r w:rsidRPr="004373E8" w:rsidDel="005F5D10">
          <w:rPr>
            <w:rFonts w:cs="Calibri"/>
            <w:i/>
            <w:iCs/>
            <w:szCs w:val="22"/>
            <w:lang w:val="vi-VN"/>
          </w:rPr>
          <w:delText>ả</w:delText>
        </w:r>
        <w:r w:rsidRPr="004373E8" w:rsidDel="005F5D10">
          <w:rPr>
            <w:rFonts w:cs="Arial"/>
            <w:i/>
            <w:iCs/>
            <w:szCs w:val="22"/>
            <w:lang w:val="vi-VN"/>
          </w:rPr>
          <w:delText>m X</w:delText>
        </w:r>
        <w:r w:rsidRPr="004373E8" w:rsidDel="005F5D10">
          <w:rPr>
            <w:rFonts w:cs="Avenir LT Std 35 Light"/>
            <w:i/>
            <w:iCs/>
            <w:szCs w:val="22"/>
            <w:lang w:val="vi-VN"/>
          </w:rPr>
          <w:delText>ú</w:delText>
        </w:r>
        <w:r w:rsidRPr="004373E8" w:rsidDel="005F5D10">
          <w:rPr>
            <w:rFonts w:cs="Arial"/>
            <w:i/>
            <w:iCs/>
            <w:szCs w:val="22"/>
            <w:lang w:val="vi-VN"/>
          </w:rPr>
          <w:delText>c; B</w:delText>
        </w:r>
        <w:r w:rsidRPr="004373E8" w:rsidDel="005F5D10">
          <w:rPr>
            <w:rFonts w:cs="Calibri"/>
            <w:i/>
            <w:iCs/>
            <w:szCs w:val="22"/>
            <w:lang w:val="vi-VN"/>
          </w:rPr>
          <w:delText>ổ</w:delText>
        </w:r>
        <w:r w:rsidRPr="004373E8" w:rsidDel="005F5D10">
          <w:rPr>
            <w:rFonts w:cs="Arial"/>
            <w:i/>
            <w:iCs/>
            <w:szCs w:val="22"/>
            <w:lang w:val="vi-VN"/>
          </w:rPr>
          <w:delText xml:space="preserve"> Tr</w:delText>
        </w:r>
        <w:r w:rsidRPr="004373E8" w:rsidDel="005F5D10">
          <w:rPr>
            <w:rFonts w:cs="Calibri"/>
            <w:i/>
            <w:iCs/>
            <w:szCs w:val="22"/>
            <w:lang w:val="vi-VN"/>
          </w:rPr>
          <w:delText>ợ</w:delText>
        </w:r>
        <w:r w:rsidRPr="004373E8" w:rsidDel="005F5D10">
          <w:rPr>
            <w:rFonts w:cs="Arial"/>
            <w:i/>
            <w:iCs/>
            <w:szCs w:val="22"/>
            <w:lang w:val="vi-VN"/>
          </w:rPr>
          <w:delText xml:space="preserve"> V</w:delText>
        </w:r>
        <w:r w:rsidRPr="004373E8" w:rsidDel="005F5D10">
          <w:rPr>
            <w:rFonts w:cs="Avenir LT Std 35 Light"/>
            <w:i/>
            <w:iCs/>
            <w:szCs w:val="22"/>
            <w:lang w:val="vi-VN"/>
          </w:rPr>
          <w:delText>à</w:delText>
        </w:r>
        <w:r w:rsidRPr="004373E8" w:rsidDel="005F5D10">
          <w:rPr>
            <w:rFonts w:cs="Arial"/>
            <w:i/>
            <w:iCs/>
            <w:szCs w:val="22"/>
            <w:lang w:val="vi-VN"/>
          </w:rPr>
          <w:delText xml:space="preserve"> N</w:delText>
        </w:r>
        <w:r w:rsidRPr="004373E8" w:rsidDel="005F5D10">
          <w:rPr>
            <w:rFonts w:cs="Avenir LT Std 35 Light"/>
            <w:i/>
            <w:iCs/>
            <w:szCs w:val="22"/>
            <w:lang w:val="vi-VN"/>
          </w:rPr>
          <w:delText>â</w:delText>
        </w:r>
        <w:r w:rsidRPr="004373E8" w:rsidDel="005F5D10">
          <w:rPr>
            <w:rFonts w:cs="Arial"/>
            <w:i/>
            <w:iCs/>
            <w:szCs w:val="22"/>
            <w:lang w:val="vi-VN"/>
          </w:rPr>
          <w:delText>ng Cao N</w:delText>
        </w:r>
        <w:r w:rsidRPr="004373E8" w:rsidDel="005F5D10">
          <w:rPr>
            <w:rFonts w:cs="Calibri"/>
            <w:i/>
            <w:iCs/>
            <w:szCs w:val="22"/>
            <w:lang w:val="vi-VN"/>
          </w:rPr>
          <w:delText>ă</w:delText>
        </w:r>
        <w:r w:rsidRPr="004373E8" w:rsidDel="005F5D10">
          <w:rPr>
            <w:rFonts w:cs="Arial"/>
            <w:i/>
            <w:iCs/>
            <w:szCs w:val="22"/>
            <w:lang w:val="vi-VN"/>
          </w:rPr>
          <w:delText>ng L</w:delText>
        </w:r>
        <w:r w:rsidRPr="004373E8" w:rsidDel="005F5D10">
          <w:rPr>
            <w:rFonts w:cs="Calibri"/>
            <w:i/>
            <w:iCs/>
            <w:szCs w:val="22"/>
            <w:lang w:val="vi-VN"/>
          </w:rPr>
          <w:delText>ự</w:delText>
        </w:r>
        <w:r w:rsidRPr="004373E8" w:rsidDel="005F5D10">
          <w:rPr>
            <w:rFonts w:cs="Arial"/>
            <w:i/>
            <w:iCs/>
            <w:szCs w:val="22"/>
            <w:lang w:val="vi-VN"/>
          </w:rPr>
          <w:delText>c H</w:delText>
        </w:r>
        <w:r w:rsidRPr="004373E8" w:rsidDel="005F5D10">
          <w:rPr>
            <w:rFonts w:cs="Calibri"/>
            <w:i/>
            <w:iCs/>
            <w:szCs w:val="22"/>
            <w:lang w:val="vi-VN"/>
          </w:rPr>
          <w:delText>ọ</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w:delText>
        </w:r>
      </w:del>
    </w:p>
    <w:p w14:paraId="2368E88C" w14:textId="2B793670"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77" w:author="An Tran, ACA (BUV)" w:date="2024-09-12T11:03:00Z" w16du:dateUtc="2024-09-12T04:03:00Z"/>
          <w:rFonts w:cs="Arial"/>
          <w:i/>
          <w:iCs/>
          <w:szCs w:val="22"/>
          <w:lang w:val="vi-VN"/>
        </w:rPr>
      </w:pPr>
      <w:del w:id="8678" w:author="An Tran, ACA (BUV)" w:date="2024-09-12T11:03:00Z" w16du:dateUtc="2024-09-12T04:03:00Z">
        <w:r w:rsidRPr="004373E8" w:rsidDel="005F5D10">
          <w:rPr>
            <w:rFonts w:cs="Arial"/>
            <w:i/>
            <w:iCs/>
            <w:szCs w:val="22"/>
            <w:lang w:val="vi-VN"/>
          </w:rPr>
          <w:delText>Hoàn thành m</w:delText>
        </w:r>
        <w:r w:rsidRPr="004373E8" w:rsidDel="005F5D10">
          <w:rPr>
            <w:rFonts w:cs="Calibri"/>
            <w:i/>
            <w:iCs/>
            <w:szCs w:val="22"/>
            <w:lang w:val="vi-VN"/>
          </w:rPr>
          <w:delText>ộ</w:delText>
        </w:r>
        <w:r w:rsidRPr="004373E8" w:rsidDel="005F5D10">
          <w:rPr>
            <w:rFonts w:cs="Arial"/>
            <w:i/>
            <w:iCs/>
            <w:szCs w:val="22"/>
            <w:lang w:val="vi-VN"/>
          </w:rPr>
          <w:delText>t trong c</w:delText>
        </w:r>
        <w:r w:rsidRPr="004373E8" w:rsidDel="005F5D10">
          <w:rPr>
            <w:rFonts w:cs="Avenir LT Std 35 Light"/>
            <w:i/>
            <w:iCs/>
            <w:szCs w:val="22"/>
            <w:lang w:val="vi-VN"/>
          </w:rPr>
          <w:delText>á</w:delText>
        </w:r>
        <w:r w:rsidRPr="004373E8" w:rsidDel="005F5D10">
          <w:rPr>
            <w:rFonts w:cs="Arial"/>
            <w:i/>
            <w:iCs/>
            <w:szCs w:val="22"/>
            <w:lang w:val="vi-VN"/>
          </w:rPr>
          <w:delText>c l</w:delText>
        </w:r>
        <w:r w:rsidRPr="004373E8" w:rsidDel="005F5D10">
          <w:rPr>
            <w:rFonts w:cs="Calibri"/>
            <w:i/>
            <w:iCs/>
            <w:szCs w:val="22"/>
            <w:lang w:val="vi-VN"/>
          </w:rPr>
          <w:delText>ự</w:delText>
        </w:r>
        <w:r w:rsidRPr="004373E8" w:rsidDel="005F5D10">
          <w:rPr>
            <w:rFonts w:cs="Arial"/>
            <w:i/>
            <w:iCs/>
            <w:szCs w:val="22"/>
            <w:lang w:val="vi-VN"/>
          </w:rPr>
          <w:delText>a ch</w:delText>
        </w:r>
        <w:r w:rsidRPr="004373E8" w:rsidDel="005F5D10">
          <w:rPr>
            <w:rFonts w:cs="Calibri"/>
            <w:i/>
            <w:iCs/>
            <w:szCs w:val="22"/>
            <w:lang w:val="vi-VN"/>
          </w:rPr>
          <w:delText>ọ</w:delText>
        </w:r>
        <w:r w:rsidRPr="004373E8" w:rsidDel="005F5D10">
          <w:rPr>
            <w:rFonts w:cs="Arial"/>
            <w:i/>
            <w:iCs/>
            <w:szCs w:val="22"/>
            <w:lang w:val="vi-VN"/>
          </w:rPr>
          <w:delText>n t</w:delText>
        </w:r>
        <w:r w:rsidRPr="004373E8" w:rsidDel="005F5D10">
          <w:rPr>
            <w:rFonts w:cs="Avenir LT Std 35 Light"/>
            <w:i/>
            <w:iCs/>
            <w:szCs w:val="22"/>
            <w:lang w:val="vi-VN"/>
          </w:rPr>
          <w:delText>í</w:delText>
        </w:r>
        <w:r w:rsidRPr="004373E8" w:rsidDel="005F5D10">
          <w:rPr>
            <w:rFonts w:cs="Arial"/>
            <w:i/>
            <w:iCs/>
            <w:szCs w:val="22"/>
            <w:lang w:val="vi-VN"/>
          </w:rPr>
          <w:delText>ch l</w:delText>
        </w:r>
        <w:r w:rsidRPr="004373E8" w:rsidDel="005F5D10">
          <w:rPr>
            <w:rFonts w:cs="Calibri"/>
            <w:i/>
            <w:iCs/>
            <w:szCs w:val="22"/>
            <w:lang w:val="vi-VN"/>
          </w:rPr>
          <w:delText>ũ</w:delText>
        </w:r>
        <w:r w:rsidRPr="004373E8" w:rsidDel="005F5D10">
          <w:rPr>
            <w:rFonts w:cs="Arial"/>
            <w:i/>
            <w:iCs/>
            <w:szCs w:val="22"/>
            <w:lang w:val="vi-VN"/>
          </w:rPr>
          <w:delText>y kinh nghi</w:delText>
        </w:r>
        <w:r w:rsidRPr="004373E8" w:rsidDel="005F5D10">
          <w:rPr>
            <w:rFonts w:cs="Calibri"/>
            <w:i/>
            <w:iCs/>
            <w:szCs w:val="22"/>
            <w:lang w:val="vi-VN"/>
          </w:rPr>
          <w:delText>ệ</w:delText>
        </w:r>
        <w:r w:rsidRPr="004373E8" w:rsidDel="005F5D10">
          <w:rPr>
            <w:rFonts w:cs="Arial"/>
            <w:i/>
            <w:iCs/>
            <w:szCs w:val="22"/>
            <w:lang w:val="vi-VN"/>
          </w:rPr>
          <w:delText>m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ế</w:delText>
        </w:r>
        <w:r w:rsidRPr="004373E8" w:rsidDel="005F5D10">
          <w:rPr>
            <w:rFonts w:cs="Arial"/>
            <w:i/>
            <w:iCs/>
            <w:szCs w:val="22"/>
            <w:lang w:val="vi-VN"/>
          </w:rPr>
          <w:delText xml:space="preserve"> (ví d</w:delText>
        </w:r>
        <w:r w:rsidRPr="004373E8" w:rsidDel="005F5D10">
          <w:rPr>
            <w:rFonts w:cs="Calibri"/>
            <w:i/>
            <w:iCs/>
            <w:szCs w:val="22"/>
            <w:lang w:val="vi-VN"/>
          </w:rPr>
          <w:delText>ụ</w:delText>
        </w:r>
        <w:r w:rsidRPr="004373E8" w:rsidDel="005F5D10">
          <w:rPr>
            <w:rFonts w:cs="Arial"/>
            <w:i/>
            <w:iCs/>
            <w:szCs w:val="22"/>
            <w:lang w:val="vi-VN"/>
          </w:rPr>
          <w:delText xml:space="preserve"> nh</w:delText>
        </w:r>
        <w:r w:rsidRPr="004373E8" w:rsidDel="005F5D10">
          <w:rPr>
            <w:rFonts w:cs="Calibri"/>
            <w:i/>
            <w:iCs/>
            <w:szCs w:val="22"/>
            <w:lang w:val="vi-VN"/>
          </w:rPr>
          <w:delText>ư</w:delText>
        </w:r>
        <w:r w:rsidRPr="004373E8" w:rsidDel="005F5D10">
          <w:rPr>
            <w:rFonts w:cs="Arial"/>
            <w:i/>
            <w:iCs/>
            <w:szCs w:val="22"/>
            <w:lang w:val="vi-VN"/>
          </w:rPr>
          <w:delText xml:space="preserve"> </w:delText>
        </w:r>
        <w:r w:rsidRPr="004373E8" w:rsidDel="005F5D10">
          <w:rPr>
            <w:rFonts w:cs="Calibri"/>
            <w:i/>
            <w:iCs/>
            <w:szCs w:val="22"/>
            <w:lang w:val="vi-VN"/>
          </w:rPr>
          <w:delText>đ</w:delText>
        </w:r>
        <w:r w:rsidRPr="004373E8" w:rsidDel="005F5D10">
          <w:rPr>
            <w:rFonts w:cs="Arial"/>
            <w:i/>
            <w:iCs/>
            <w:szCs w:val="22"/>
            <w:lang w:val="vi-VN"/>
          </w:rPr>
          <w:delText>i l</w:delText>
        </w:r>
        <w:r w:rsidRPr="004373E8" w:rsidDel="005F5D10">
          <w:rPr>
            <w:rFonts w:cs="Avenir LT Std 35 Light"/>
            <w:i/>
            <w:iCs/>
            <w:szCs w:val="22"/>
            <w:lang w:val="vi-VN"/>
          </w:rPr>
          <w:delText>à</w:delText>
        </w:r>
        <w:r w:rsidRPr="004373E8" w:rsidDel="005F5D10">
          <w:rPr>
            <w:rFonts w:cs="Arial"/>
            <w:i/>
            <w:iCs/>
            <w:szCs w:val="22"/>
            <w:lang w:val="vi-VN"/>
          </w:rPr>
          <w:delText>m th</w:delText>
        </w:r>
        <w:r w:rsidRPr="004373E8" w:rsidDel="005F5D10">
          <w:rPr>
            <w:rFonts w:cs="Avenir LT Std 35 Light"/>
            <w:i/>
            <w:iCs/>
            <w:szCs w:val="22"/>
            <w:lang w:val="vi-VN"/>
          </w:rPr>
          <w:delText>ê</w:delText>
        </w:r>
        <w:r w:rsidRPr="004373E8" w:rsidDel="005F5D10">
          <w:rPr>
            <w:rFonts w:cs="Arial"/>
            <w:i/>
            <w:iCs/>
            <w:szCs w:val="22"/>
            <w:lang w:val="vi-VN"/>
          </w:rPr>
          <w:delText>m b</w:delText>
        </w:r>
        <w:r w:rsidRPr="004373E8" w:rsidDel="005F5D10">
          <w:rPr>
            <w:rFonts w:cs="Avenir LT Std 35 Light"/>
            <w:i/>
            <w:iCs/>
            <w:szCs w:val="22"/>
            <w:lang w:val="vi-VN"/>
          </w:rPr>
          <w:delText>á</w:delText>
        </w:r>
        <w:r w:rsidRPr="004373E8" w:rsidDel="005F5D10">
          <w:rPr>
            <w:rFonts w:cs="Arial"/>
            <w:i/>
            <w:iCs/>
            <w:szCs w:val="22"/>
            <w:lang w:val="vi-VN"/>
          </w:rPr>
          <w:delText>n th</w:delText>
        </w:r>
        <w:r w:rsidRPr="004373E8" w:rsidDel="005F5D10">
          <w:rPr>
            <w:rFonts w:cs="Calibri"/>
            <w:i/>
            <w:iCs/>
            <w:szCs w:val="22"/>
            <w:lang w:val="vi-VN"/>
          </w:rPr>
          <w:delText>ờ</w:delText>
        </w:r>
        <w:r w:rsidRPr="004373E8" w:rsidDel="005F5D10">
          <w:rPr>
            <w:rFonts w:cs="Arial"/>
            <w:i/>
            <w:iCs/>
            <w:szCs w:val="22"/>
            <w:lang w:val="vi-VN"/>
          </w:rPr>
          <w:delText>i gian, th</w:delText>
        </w:r>
        <w:r w:rsidRPr="004373E8" w:rsidDel="005F5D10">
          <w:rPr>
            <w:rFonts w:cs="Calibri"/>
            <w:i/>
            <w:iCs/>
            <w:szCs w:val="22"/>
            <w:lang w:val="vi-VN"/>
          </w:rPr>
          <w:delText>ự</w:delText>
        </w:r>
        <w:r w:rsidRPr="004373E8" w:rsidDel="005F5D10">
          <w:rPr>
            <w:rFonts w:cs="Arial"/>
            <w:i/>
            <w:iCs/>
            <w:szCs w:val="22"/>
            <w:lang w:val="vi-VN"/>
          </w:rPr>
          <w:delText>c t</w:delText>
        </w:r>
        <w:r w:rsidRPr="004373E8" w:rsidDel="005F5D10">
          <w:rPr>
            <w:rFonts w:cs="Calibri"/>
            <w:i/>
            <w:iCs/>
            <w:szCs w:val="22"/>
            <w:lang w:val="vi-VN"/>
          </w:rPr>
          <w:delText>ậ</w:delText>
        </w:r>
        <w:r w:rsidRPr="004373E8" w:rsidDel="005F5D10">
          <w:rPr>
            <w:rFonts w:cs="Arial"/>
            <w:i/>
            <w:iCs/>
            <w:szCs w:val="22"/>
            <w:lang w:val="vi-VN"/>
          </w:rPr>
          <w:delText>p, th</w:delText>
        </w:r>
        <w:r w:rsidRPr="004373E8" w:rsidDel="005F5D10">
          <w:rPr>
            <w:rFonts w:cs="Calibri"/>
            <w:i/>
            <w:iCs/>
            <w:szCs w:val="22"/>
            <w:lang w:val="vi-VN"/>
          </w:rPr>
          <w:delText>ự</w:delText>
        </w:r>
        <w:r w:rsidRPr="004373E8" w:rsidDel="005F5D10">
          <w:rPr>
            <w:rFonts w:cs="Arial"/>
            <w:i/>
            <w:iCs/>
            <w:szCs w:val="22"/>
            <w:lang w:val="vi-VN"/>
          </w:rPr>
          <w:delText>c hi</w:delText>
        </w:r>
        <w:r w:rsidRPr="004373E8" w:rsidDel="005F5D10">
          <w:rPr>
            <w:rFonts w:cs="Calibri"/>
            <w:i/>
            <w:iCs/>
            <w:szCs w:val="22"/>
            <w:lang w:val="vi-VN"/>
          </w:rPr>
          <w:delText>ệ</w:delText>
        </w:r>
        <w:r w:rsidRPr="004373E8" w:rsidDel="005F5D10">
          <w:rPr>
            <w:rFonts w:cs="Arial"/>
            <w:i/>
            <w:iCs/>
            <w:szCs w:val="22"/>
            <w:lang w:val="vi-VN"/>
          </w:rPr>
          <w:delText>n d</w:delText>
        </w:r>
        <w:r w:rsidRPr="004373E8" w:rsidDel="005F5D10">
          <w:rPr>
            <w:rFonts w:cs="Calibri"/>
            <w:i/>
            <w:iCs/>
            <w:szCs w:val="22"/>
            <w:lang w:val="vi-VN"/>
          </w:rPr>
          <w:delText>ự</w:delText>
        </w:r>
        <w:r w:rsidRPr="004373E8" w:rsidDel="005F5D10">
          <w:rPr>
            <w:rFonts w:cs="Arial"/>
            <w:i/>
            <w:iCs/>
            <w:szCs w:val="22"/>
            <w:lang w:val="vi-VN"/>
          </w:rPr>
          <w:delText xml:space="preserve"> </w:delText>
        </w:r>
        <w:r w:rsidRPr="004373E8" w:rsidDel="005F5D10">
          <w:rPr>
            <w:rFonts w:cs="Avenir LT Std 35 Light"/>
            <w:i/>
            <w:iCs/>
            <w:szCs w:val="22"/>
            <w:lang w:val="vi-VN"/>
          </w:rPr>
          <w:delText>á</w:delText>
        </w:r>
        <w:r w:rsidRPr="004373E8" w:rsidDel="005F5D10">
          <w:rPr>
            <w:rFonts w:cs="Arial"/>
            <w:i/>
            <w:iCs/>
            <w:szCs w:val="22"/>
            <w:lang w:val="vi-VN"/>
          </w:rPr>
          <w:delText>n c</w:delText>
        </w:r>
        <w:r w:rsidRPr="004373E8" w:rsidDel="005F5D10">
          <w:rPr>
            <w:rFonts w:cs="Calibri"/>
            <w:i/>
            <w:iCs/>
            <w:szCs w:val="22"/>
            <w:lang w:val="vi-VN"/>
          </w:rPr>
          <w:delText>ộ</w:delText>
        </w:r>
        <w:r w:rsidRPr="004373E8" w:rsidDel="005F5D10">
          <w:rPr>
            <w:rFonts w:cs="Arial"/>
            <w:i/>
            <w:iCs/>
            <w:szCs w:val="22"/>
            <w:lang w:val="vi-VN"/>
          </w:rPr>
          <w:delText xml:space="preserve">ng </w:delText>
        </w:r>
        <w:r w:rsidRPr="004373E8" w:rsidDel="005F5D10">
          <w:rPr>
            <w:rFonts w:cs="Calibri"/>
            <w:i/>
            <w:iCs/>
            <w:szCs w:val="22"/>
            <w:lang w:val="vi-VN"/>
          </w:rPr>
          <w:delText>đồ</w:delText>
        </w:r>
        <w:r w:rsidRPr="004373E8" w:rsidDel="005F5D10">
          <w:rPr>
            <w:rFonts w:cs="Arial"/>
            <w:i/>
            <w:iCs/>
            <w:szCs w:val="22"/>
            <w:lang w:val="vi-VN"/>
          </w:rPr>
          <w:delText>ng v</w:delText>
        </w:r>
        <w:r w:rsidRPr="004373E8" w:rsidDel="005F5D10">
          <w:rPr>
            <w:rFonts w:cs="Calibri"/>
            <w:i/>
            <w:iCs/>
            <w:szCs w:val="22"/>
            <w:lang w:val="vi-VN"/>
          </w:rPr>
          <w:delText>ớ</w:delText>
        </w:r>
        <w:r w:rsidRPr="004373E8" w:rsidDel="005F5D10">
          <w:rPr>
            <w:rFonts w:cs="Arial"/>
            <w:i/>
            <w:iCs/>
            <w:szCs w:val="22"/>
            <w:lang w:val="vi-VN"/>
          </w:rPr>
          <w:delText>i c</w:delText>
        </w:r>
        <w:r w:rsidRPr="004373E8" w:rsidDel="005F5D10">
          <w:rPr>
            <w:rFonts w:cs="Avenir LT Std 35 Light"/>
            <w:i/>
            <w:iCs/>
            <w:szCs w:val="22"/>
            <w:lang w:val="vi-VN"/>
          </w:rPr>
          <w:delText>á</w:delText>
        </w:r>
        <w:r w:rsidRPr="004373E8" w:rsidDel="005F5D10">
          <w:rPr>
            <w:rFonts w:cs="Arial"/>
            <w:i/>
            <w:iCs/>
            <w:szCs w:val="22"/>
            <w:lang w:val="vi-VN"/>
          </w:rPr>
          <w:delText>c t</w:delText>
        </w:r>
        <w:r w:rsidRPr="004373E8" w:rsidDel="005F5D10">
          <w:rPr>
            <w:rFonts w:cs="Calibri"/>
            <w:i/>
            <w:iCs/>
            <w:szCs w:val="22"/>
            <w:lang w:val="vi-VN"/>
          </w:rPr>
          <w:delText>ổ</w:delText>
        </w:r>
        <w:r w:rsidRPr="004373E8" w:rsidDel="005F5D10">
          <w:rPr>
            <w:rFonts w:cs="Arial"/>
            <w:i/>
            <w:iCs/>
            <w:szCs w:val="22"/>
            <w:lang w:val="vi-VN"/>
          </w:rPr>
          <w:delText xml:space="preserve"> ch</w:delText>
        </w:r>
        <w:r w:rsidRPr="004373E8" w:rsidDel="005F5D10">
          <w:rPr>
            <w:rFonts w:cs="Calibri"/>
            <w:i/>
            <w:iCs/>
            <w:szCs w:val="22"/>
            <w:lang w:val="vi-VN"/>
          </w:rPr>
          <w:delText>ứ</w:delText>
        </w:r>
        <w:r w:rsidRPr="004373E8" w:rsidDel="005F5D10">
          <w:rPr>
            <w:rFonts w:cs="Arial"/>
            <w:i/>
            <w:iCs/>
            <w:szCs w:val="22"/>
            <w:lang w:val="vi-VN"/>
          </w:rPr>
          <w:delText>c phi ch</w:delText>
        </w:r>
        <w:r w:rsidRPr="004373E8" w:rsidDel="005F5D10">
          <w:rPr>
            <w:rFonts w:cs="Avenir LT Std 35 Light"/>
            <w:i/>
            <w:iCs/>
            <w:szCs w:val="22"/>
            <w:lang w:val="vi-VN"/>
          </w:rPr>
          <w:delText>í</w:delText>
        </w:r>
        <w:r w:rsidRPr="004373E8" w:rsidDel="005F5D10">
          <w:rPr>
            <w:rFonts w:cs="Arial"/>
            <w:i/>
            <w:iCs/>
            <w:szCs w:val="22"/>
            <w:lang w:val="vi-VN"/>
          </w:rPr>
          <w:delText>nh ph</w:delText>
        </w:r>
        <w:r w:rsidRPr="004373E8" w:rsidDel="005F5D10">
          <w:rPr>
            <w:rFonts w:cs="Calibri"/>
            <w:i/>
            <w:iCs/>
            <w:szCs w:val="22"/>
            <w:lang w:val="vi-VN"/>
          </w:rPr>
          <w:delText>ủ</w:delText>
        </w:r>
        <w:r w:rsidRPr="004373E8" w:rsidDel="005F5D10">
          <w:rPr>
            <w:rFonts w:cs="Arial"/>
            <w:i/>
            <w:iCs/>
            <w:szCs w:val="22"/>
            <w:lang w:val="vi-VN"/>
          </w:rPr>
          <w:delText>, kh</w:delText>
        </w:r>
        <w:r w:rsidRPr="004373E8" w:rsidDel="005F5D10">
          <w:rPr>
            <w:rFonts w:cs="Calibri"/>
            <w:i/>
            <w:iCs/>
            <w:szCs w:val="22"/>
            <w:lang w:val="vi-VN"/>
          </w:rPr>
          <w:delText>ở</w:delText>
        </w:r>
        <w:r w:rsidRPr="004373E8" w:rsidDel="005F5D10">
          <w:rPr>
            <w:rFonts w:cs="Arial"/>
            <w:i/>
            <w:iCs/>
            <w:szCs w:val="22"/>
            <w:lang w:val="vi-VN"/>
          </w:rPr>
          <w:delText>i nghi</w:delText>
        </w:r>
        <w:r w:rsidRPr="004373E8" w:rsidDel="005F5D10">
          <w:rPr>
            <w:rFonts w:cs="Calibri"/>
            <w:i/>
            <w:iCs/>
            <w:szCs w:val="22"/>
            <w:lang w:val="vi-VN"/>
          </w:rPr>
          <w:delText>ệ</w:delText>
        </w:r>
        <w:r w:rsidRPr="004373E8" w:rsidDel="005F5D10">
          <w:rPr>
            <w:rFonts w:cs="Arial"/>
            <w:i/>
            <w:iCs/>
            <w:szCs w:val="22"/>
            <w:lang w:val="vi-VN"/>
          </w:rPr>
          <w:delText>p,...) ho</w:delText>
        </w:r>
        <w:r w:rsidRPr="004373E8" w:rsidDel="005F5D10">
          <w:rPr>
            <w:rFonts w:cs="Calibri"/>
            <w:i/>
            <w:iCs/>
            <w:szCs w:val="22"/>
            <w:lang w:val="vi-VN"/>
          </w:rPr>
          <w:delText>ặ</w:delText>
        </w:r>
        <w:r w:rsidRPr="004373E8" w:rsidDel="005F5D10">
          <w:rPr>
            <w:rFonts w:cs="Arial"/>
            <w:i/>
            <w:iCs/>
            <w:szCs w:val="22"/>
            <w:lang w:val="vi-VN"/>
          </w:rPr>
          <w:delText>c l</w:delText>
        </w:r>
        <w:r w:rsidRPr="004373E8" w:rsidDel="005F5D10">
          <w:rPr>
            <w:rFonts w:cs="Calibri"/>
            <w:i/>
            <w:iCs/>
            <w:szCs w:val="22"/>
            <w:lang w:val="vi-VN"/>
          </w:rPr>
          <w:delText>ự</w:delText>
        </w:r>
        <w:r w:rsidRPr="004373E8" w:rsidDel="005F5D10">
          <w:rPr>
            <w:rFonts w:cs="Arial"/>
            <w:i/>
            <w:iCs/>
            <w:szCs w:val="22"/>
            <w:lang w:val="vi-VN"/>
          </w:rPr>
          <w:delText>a ch</w:delText>
        </w:r>
        <w:r w:rsidRPr="004373E8" w:rsidDel="005F5D10">
          <w:rPr>
            <w:rFonts w:cs="Calibri"/>
            <w:i/>
            <w:iCs/>
            <w:szCs w:val="22"/>
            <w:lang w:val="vi-VN"/>
          </w:rPr>
          <w:delText>ọ</w:delText>
        </w:r>
        <w:r w:rsidRPr="004373E8" w:rsidDel="005F5D10">
          <w:rPr>
            <w:rFonts w:cs="Arial"/>
            <w:i/>
            <w:iCs/>
            <w:szCs w:val="22"/>
            <w:lang w:val="vi-VN"/>
          </w:rPr>
          <w:delText>n thay th</w:delText>
        </w:r>
        <w:r w:rsidRPr="004373E8" w:rsidDel="005F5D10">
          <w:rPr>
            <w:rFonts w:cs="Calibri"/>
            <w:i/>
            <w:iCs/>
            <w:szCs w:val="22"/>
            <w:lang w:val="vi-VN"/>
          </w:rPr>
          <w:delText>ế</w:delText>
        </w:r>
        <w:r w:rsidRPr="004373E8" w:rsidDel="005F5D10">
          <w:rPr>
            <w:rFonts w:cs="Arial"/>
            <w:i/>
            <w:iCs/>
            <w:szCs w:val="22"/>
            <w:lang w:val="vi-VN"/>
          </w:rPr>
          <w:delText xml:space="preserve"> (</w:delText>
        </w:r>
        <w:r w:rsidRPr="004373E8" w:rsidDel="005F5D10">
          <w:rPr>
            <w:rFonts w:cs="Calibri"/>
            <w:i/>
            <w:iCs/>
            <w:szCs w:val="22"/>
            <w:lang w:val="vi-VN"/>
          </w:rPr>
          <w:delText>Đ</w:delText>
        </w:r>
        <w:r w:rsidRPr="004373E8" w:rsidDel="005F5D10">
          <w:rPr>
            <w:rFonts w:cs="Arial"/>
            <w:i/>
            <w:iCs/>
            <w:szCs w:val="22"/>
            <w:lang w:val="vi-VN"/>
          </w:rPr>
          <w:delText xml:space="preserve">i trao </w:delText>
        </w:r>
        <w:r w:rsidRPr="004373E8" w:rsidDel="005F5D10">
          <w:rPr>
            <w:rFonts w:cs="Calibri"/>
            <w:i/>
            <w:iCs/>
            <w:szCs w:val="22"/>
            <w:lang w:val="vi-VN"/>
          </w:rPr>
          <w:delText>đổ</w:delText>
        </w:r>
        <w:r w:rsidRPr="004373E8" w:rsidDel="005F5D10">
          <w:rPr>
            <w:rFonts w:cs="Arial"/>
            <w:i/>
            <w:iCs/>
            <w:szCs w:val="22"/>
            <w:lang w:val="vi-VN"/>
          </w:rPr>
          <w:delText>i qu</w:delText>
        </w:r>
        <w:r w:rsidRPr="004373E8" w:rsidDel="005F5D10">
          <w:rPr>
            <w:rFonts w:cs="Calibri"/>
            <w:i/>
            <w:iCs/>
            <w:szCs w:val="22"/>
            <w:lang w:val="vi-VN"/>
          </w:rPr>
          <w:delText>ố</w:delText>
        </w:r>
        <w:r w:rsidRPr="004373E8" w:rsidDel="005F5D10">
          <w:rPr>
            <w:rFonts w:cs="Arial"/>
            <w:i/>
            <w:iCs/>
            <w:szCs w:val="22"/>
            <w:lang w:val="vi-VN"/>
          </w:rPr>
          <w:delText>c t</w:delText>
        </w:r>
        <w:r w:rsidRPr="004373E8" w:rsidDel="005F5D10">
          <w:rPr>
            <w:rFonts w:cs="Calibri"/>
            <w:i/>
            <w:iCs/>
            <w:szCs w:val="22"/>
            <w:lang w:val="vi-VN"/>
          </w:rPr>
          <w:delText>ế</w:delText>
        </w:r>
        <w:r w:rsidRPr="004373E8" w:rsidDel="005F5D10">
          <w:rPr>
            <w:rFonts w:cs="Arial"/>
            <w:i/>
            <w:iCs/>
            <w:szCs w:val="22"/>
            <w:lang w:val="vi-VN"/>
          </w:rPr>
          <w:delText xml:space="preserve">). </w:delText>
        </w:r>
      </w:del>
    </w:p>
    <w:p w14:paraId="0AAE0D7E" w14:textId="7C73B35F"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79" w:author="An Tran, ACA (BUV)" w:date="2024-09-12T11:03:00Z" w16du:dateUtc="2024-09-12T04:03:00Z"/>
          <w:rFonts w:cs="Arial"/>
          <w:i/>
          <w:iCs/>
          <w:szCs w:val="22"/>
          <w:lang w:val="vi-VN"/>
        </w:rPr>
      </w:pPr>
      <w:del w:id="8680" w:author="An Tran, ACA (BUV)" w:date="2024-09-12T11:03:00Z" w16du:dateUtc="2024-09-12T04:03:00Z">
        <w:r w:rsidRPr="004373E8" w:rsidDel="005F5D10">
          <w:rPr>
            <w:rFonts w:cs="Arial"/>
            <w:i/>
            <w:iCs/>
            <w:szCs w:val="22"/>
            <w:lang w:val="vi-VN"/>
          </w:rPr>
          <w:delText>Thông tin chi ti</w:delText>
        </w:r>
        <w:r w:rsidRPr="004373E8" w:rsidDel="005F5D10">
          <w:rPr>
            <w:rFonts w:cs="Calibri"/>
            <w:i/>
            <w:iCs/>
            <w:szCs w:val="22"/>
            <w:lang w:val="vi-VN"/>
          </w:rPr>
          <w:delText>ế</w:delText>
        </w:r>
        <w:r w:rsidRPr="004373E8" w:rsidDel="005F5D10">
          <w:rPr>
            <w:rFonts w:cs="Arial"/>
            <w:i/>
            <w:iCs/>
            <w:szCs w:val="22"/>
            <w:lang w:val="vi-VN"/>
          </w:rPr>
          <w:delText>t v</w:delText>
        </w:r>
        <w:r w:rsidRPr="004373E8" w:rsidDel="005F5D10">
          <w:rPr>
            <w:rFonts w:cs="Calibri"/>
            <w:i/>
            <w:iCs/>
            <w:szCs w:val="22"/>
            <w:lang w:val="vi-VN"/>
          </w:rPr>
          <w:delText>ề</w:delText>
        </w:r>
        <w:r w:rsidRPr="004373E8" w:rsidDel="005F5D10">
          <w:rPr>
            <w:rFonts w:cs="Arial"/>
            <w:i/>
            <w:iCs/>
            <w:szCs w:val="22"/>
            <w:lang w:val="vi-VN"/>
          </w:rPr>
          <w:delText xml:space="preserve"> c</w:delText>
        </w:r>
        <w:r w:rsidRPr="004373E8" w:rsidDel="005F5D10">
          <w:rPr>
            <w:rFonts w:cs="Avenir LT Std 35 Light"/>
            <w:i/>
            <w:iCs/>
            <w:szCs w:val="22"/>
            <w:lang w:val="vi-VN"/>
          </w:rPr>
          <w:delText>á</w:delText>
        </w:r>
        <w:r w:rsidRPr="004373E8" w:rsidDel="005F5D10">
          <w:rPr>
            <w:rFonts w:cs="Arial"/>
            <w:i/>
            <w:iCs/>
            <w:szCs w:val="22"/>
            <w:lang w:val="vi-VN"/>
          </w:rPr>
          <w:delText xml:space="preserve">c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ề</w:delText>
        </w:r>
        <w:r w:rsidRPr="004373E8" w:rsidDel="005F5D10">
          <w:rPr>
            <w:rFonts w:cs="Arial"/>
            <w:i/>
            <w:iCs/>
            <w:szCs w:val="22"/>
            <w:lang w:val="vi-VN"/>
          </w:rPr>
          <w:delText>u ki</w:delText>
        </w:r>
        <w:r w:rsidRPr="004373E8" w:rsidDel="005F5D10">
          <w:rPr>
            <w:rFonts w:cs="Calibri"/>
            <w:i/>
            <w:iCs/>
            <w:szCs w:val="22"/>
            <w:lang w:val="vi-VN"/>
          </w:rPr>
          <w:delText>ệ</w:delText>
        </w:r>
        <w:r w:rsidRPr="004373E8" w:rsidDel="005F5D10">
          <w:rPr>
            <w:rFonts w:cs="Arial"/>
            <w:i/>
            <w:iCs/>
            <w:szCs w:val="22"/>
            <w:lang w:val="vi-VN"/>
          </w:rPr>
          <w:delText>n n</w:delText>
        </w:r>
        <w:r w:rsidRPr="004373E8" w:rsidDel="005F5D10">
          <w:rPr>
            <w:rFonts w:cs="Avenir LT Std 35 Light"/>
            <w:i/>
            <w:iCs/>
            <w:szCs w:val="22"/>
            <w:lang w:val="vi-VN"/>
          </w:rPr>
          <w:delText>à</w:delText>
        </w:r>
        <w:r w:rsidRPr="004373E8" w:rsidDel="005F5D10">
          <w:rPr>
            <w:rFonts w:cs="Arial"/>
            <w:i/>
            <w:iCs/>
            <w:szCs w:val="22"/>
            <w:lang w:val="vi-VN"/>
          </w:rPr>
          <w:delText xml:space="preserve">y </w:delText>
        </w:r>
        <w:r w:rsidRPr="004373E8" w:rsidDel="005F5D10">
          <w:rPr>
            <w:rFonts w:cs="Calibri"/>
            <w:i/>
            <w:iCs/>
            <w:szCs w:val="22"/>
            <w:lang w:val="vi-VN"/>
          </w:rPr>
          <w:delText>đ</w:delText>
        </w:r>
        <w:r w:rsidRPr="004373E8" w:rsidDel="005F5D10">
          <w:rPr>
            <w:rFonts w:cs="Avenir LT Std 35 Light"/>
            <w:i/>
            <w:iCs/>
            <w:szCs w:val="22"/>
            <w:lang w:val="vi-VN"/>
          </w:rPr>
          <w:delText>ã</w:delText>
        </w:r>
        <w:r w:rsidRPr="004373E8" w:rsidDel="005F5D10">
          <w:rPr>
            <w:rFonts w:cs="Arial"/>
            <w:i/>
            <w:iCs/>
            <w:szCs w:val="22"/>
            <w:lang w:val="vi-VN"/>
          </w:rPr>
          <w:delText xml:space="preserve"> </w:delText>
        </w:r>
        <w:r w:rsidRPr="004373E8" w:rsidDel="005F5D10">
          <w:rPr>
            <w:rFonts w:cs="Calibri"/>
            <w:i/>
            <w:iCs/>
            <w:szCs w:val="22"/>
            <w:lang w:val="vi-VN"/>
          </w:rPr>
          <w:delText>đượ</w:delText>
        </w:r>
        <w:r w:rsidRPr="004373E8" w:rsidDel="005F5D10">
          <w:rPr>
            <w:rFonts w:cs="Arial"/>
            <w:i/>
            <w:iCs/>
            <w:szCs w:val="22"/>
            <w:lang w:val="vi-VN"/>
          </w:rPr>
          <w:delText xml:space="preserve">c </w:delText>
        </w:r>
        <w:r w:rsidRPr="004373E8" w:rsidDel="005F5D10">
          <w:rPr>
            <w:rFonts w:cs="Calibri"/>
            <w:i/>
            <w:iCs/>
            <w:szCs w:val="22"/>
            <w:lang w:val="vi-VN"/>
          </w:rPr>
          <w:delText>đă</w:delText>
        </w:r>
        <w:r w:rsidRPr="004373E8" w:rsidDel="005F5D10">
          <w:rPr>
            <w:rFonts w:cs="Arial"/>
            <w:i/>
            <w:iCs/>
            <w:szCs w:val="22"/>
            <w:lang w:val="vi-VN"/>
          </w:rPr>
          <w:delText>ng t</w:delText>
        </w:r>
        <w:r w:rsidRPr="004373E8" w:rsidDel="005F5D10">
          <w:rPr>
            <w:rFonts w:cs="Calibri"/>
            <w:i/>
            <w:iCs/>
            <w:szCs w:val="22"/>
            <w:lang w:val="vi-VN"/>
          </w:rPr>
          <w:delText>ả</w:delText>
        </w:r>
        <w:r w:rsidRPr="004373E8" w:rsidDel="005F5D10">
          <w:rPr>
            <w:rFonts w:cs="Arial"/>
            <w:i/>
            <w:iCs/>
            <w:szCs w:val="22"/>
            <w:lang w:val="vi-VN"/>
          </w:rPr>
          <w:delText>i tr</w:delText>
        </w:r>
        <w:r w:rsidRPr="004373E8" w:rsidDel="005F5D10">
          <w:rPr>
            <w:rFonts w:cs="Avenir LT Std 35 Light"/>
            <w:i/>
            <w:iCs/>
            <w:szCs w:val="22"/>
            <w:lang w:val="vi-VN"/>
          </w:rPr>
          <w:delText>ê</w:delText>
        </w:r>
        <w:r w:rsidRPr="004373E8" w:rsidDel="005F5D10">
          <w:rPr>
            <w:rFonts w:cs="Arial"/>
            <w:i/>
            <w:iCs/>
            <w:szCs w:val="22"/>
            <w:lang w:val="vi-VN"/>
          </w:rPr>
          <w:delText>n C</w:delText>
        </w:r>
        <w:r w:rsidRPr="004373E8" w:rsidDel="005F5D10">
          <w:rPr>
            <w:rFonts w:cs="Calibri"/>
            <w:i/>
            <w:iCs/>
            <w:szCs w:val="22"/>
            <w:lang w:val="vi-VN"/>
          </w:rPr>
          <w:delText>ẩ</w:delText>
        </w:r>
        <w:r w:rsidRPr="004373E8" w:rsidDel="005F5D10">
          <w:rPr>
            <w:rFonts w:cs="Arial"/>
            <w:i/>
            <w:iCs/>
            <w:szCs w:val="22"/>
            <w:lang w:val="vi-VN"/>
          </w:rPr>
          <w:delText>m nang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PSG t</w:delText>
        </w:r>
        <w:r w:rsidRPr="004373E8" w:rsidDel="005F5D10">
          <w:rPr>
            <w:rFonts w:cs="Calibri"/>
            <w:i/>
            <w:iCs/>
            <w:szCs w:val="22"/>
            <w:lang w:val="vi-VN"/>
          </w:rPr>
          <w:delText>ạ</w:delText>
        </w:r>
        <w:r w:rsidRPr="004373E8" w:rsidDel="005F5D10">
          <w:rPr>
            <w:rFonts w:cs="Arial"/>
            <w:i/>
            <w:iCs/>
            <w:szCs w:val="22"/>
            <w:lang w:val="vi-VN"/>
          </w:rPr>
          <w:delText>i Canvas.</w:delText>
        </w:r>
      </w:del>
    </w:p>
    <w:p w14:paraId="52484AF4" w14:textId="09A4DB07"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81" w:author="An Tran, ACA (BUV)" w:date="2024-09-12T11:03:00Z" w16du:dateUtc="2024-09-12T04:03:00Z"/>
          <w:rFonts w:cs="Arial"/>
          <w:i/>
          <w:iCs/>
          <w:szCs w:val="22"/>
          <w:lang w:val="vi-VN"/>
        </w:rPr>
      </w:pPr>
      <w:del w:id="8682" w:author="An Tran, ACA (BUV)" w:date="2024-09-12T11:03:00Z" w16du:dateUtc="2024-09-12T04:03:00Z">
        <w:r w:rsidRPr="004373E8" w:rsidDel="005F5D10">
          <w:rPr>
            <w:rFonts w:cs="Arial"/>
            <w:i/>
            <w:iCs/>
            <w:szCs w:val="22"/>
            <w:lang w:val="vi-VN"/>
          </w:rPr>
          <w:delText>N</w:delText>
        </w:r>
        <w:r w:rsidRPr="004373E8" w:rsidDel="005F5D10">
          <w:rPr>
            <w:rFonts w:cs="Calibri"/>
            <w:i/>
            <w:iCs/>
            <w:szCs w:val="22"/>
            <w:lang w:val="vi-VN"/>
          </w:rPr>
          <w:delText>ế</w:delText>
        </w:r>
        <w:r w:rsidRPr="004373E8" w:rsidDel="005F5D10">
          <w:rPr>
            <w:rFonts w:cs="Arial"/>
            <w:i/>
            <w:iCs/>
            <w:szCs w:val="22"/>
            <w:lang w:val="vi-VN"/>
          </w:rPr>
          <w:delText>u sinh vi</w:delText>
        </w:r>
        <w:r w:rsidRPr="004373E8" w:rsidDel="005F5D10">
          <w:rPr>
            <w:rFonts w:cs="Avenir LT Std 35 Light"/>
            <w:i/>
            <w:iCs/>
            <w:szCs w:val="22"/>
            <w:lang w:val="vi-VN"/>
          </w:rPr>
          <w:delText>ê</w:delText>
        </w:r>
        <w:r w:rsidRPr="004373E8" w:rsidDel="005F5D10">
          <w:rPr>
            <w:rFonts w:cs="Arial"/>
            <w:i/>
            <w:iCs/>
            <w:szCs w:val="22"/>
            <w:lang w:val="vi-VN"/>
          </w:rPr>
          <w:delText xml:space="preserve">n </w:delText>
        </w:r>
        <w:r w:rsidRPr="004373E8" w:rsidDel="005F5D10">
          <w:rPr>
            <w:rFonts w:cs="Calibri"/>
            <w:i/>
            <w:iCs/>
            <w:szCs w:val="22"/>
            <w:lang w:val="vi-VN"/>
          </w:rPr>
          <w:delText>đạ</w:delText>
        </w:r>
        <w:r w:rsidRPr="004373E8" w:rsidDel="005F5D10">
          <w:rPr>
            <w:rFonts w:cs="Arial"/>
            <w:i/>
            <w:iCs/>
            <w:szCs w:val="22"/>
            <w:lang w:val="vi-VN"/>
          </w:rPr>
          <w:delText>t v</w:delText>
        </w:r>
        <w:r w:rsidRPr="004373E8" w:rsidDel="005F5D10">
          <w:rPr>
            <w:rFonts w:cs="Avenir LT Std 35 Light"/>
            <w:i/>
            <w:iCs/>
            <w:szCs w:val="22"/>
            <w:lang w:val="vi-VN"/>
          </w:rPr>
          <w:delText>à</w:delText>
        </w:r>
        <w:r w:rsidRPr="004373E8" w:rsidDel="005F5D10">
          <w:rPr>
            <w:rFonts w:cs="Arial"/>
            <w:i/>
            <w:iCs/>
            <w:szCs w:val="22"/>
            <w:lang w:val="vi-VN"/>
          </w:rPr>
          <w:delText xml:space="preserve"> xu</w:delText>
        </w:r>
        <w:r w:rsidRPr="004373E8" w:rsidDel="005F5D10">
          <w:rPr>
            <w:rFonts w:cs="Calibri"/>
            <w:i/>
            <w:iCs/>
            <w:szCs w:val="22"/>
            <w:lang w:val="vi-VN"/>
          </w:rPr>
          <w:delText>ấ</w:delText>
        </w:r>
        <w:r w:rsidRPr="004373E8" w:rsidDel="005F5D10">
          <w:rPr>
            <w:rFonts w:cs="Arial"/>
            <w:i/>
            <w:iCs/>
            <w:szCs w:val="22"/>
            <w:lang w:val="vi-VN"/>
          </w:rPr>
          <w:delText>t s</w:delText>
        </w:r>
        <w:r w:rsidRPr="004373E8" w:rsidDel="005F5D10">
          <w:rPr>
            <w:rFonts w:cs="Calibri"/>
            <w:i/>
            <w:iCs/>
            <w:szCs w:val="22"/>
            <w:lang w:val="vi-VN"/>
          </w:rPr>
          <w:delText>ắ</w:delText>
        </w:r>
        <w:r w:rsidRPr="004373E8" w:rsidDel="005F5D10">
          <w:rPr>
            <w:rFonts w:cs="Arial"/>
            <w:i/>
            <w:iCs/>
            <w:szCs w:val="22"/>
            <w:lang w:val="vi-VN"/>
          </w:rPr>
          <w:delText>c v</w:delText>
        </w:r>
        <w:r w:rsidRPr="004373E8" w:rsidDel="005F5D10">
          <w:rPr>
            <w:rFonts w:cs="Calibri"/>
            <w:i/>
            <w:iCs/>
            <w:szCs w:val="22"/>
            <w:lang w:val="vi-VN"/>
          </w:rPr>
          <w:delText>ượ</w:delText>
        </w:r>
        <w:r w:rsidRPr="004373E8" w:rsidDel="005F5D10">
          <w:rPr>
            <w:rFonts w:cs="Arial"/>
            <w:i/>
            <w:iCs/>
            <w:szCs w:val="22"/>
            <w:lang w:val="vi-VN"/>
          </w:rPr>
          <w:delText>t c</w:delText>
        </w:r>
        <w:r w:rsidRPr="004373E8" w:rsidDel="005F5D10">
          <w:rPr>
            <w:rFonts w:cs="Avenir LT Std 35 Light"/>
            <w:i/>
            <w:iCs/>
            <w:szCs w:val="22"/>
            <w:lang w:val="vi-VN"/>
          </w:rPr>
          <w:delText>á</w:delText>
        </w:r>
        <w:r w:rsidRPr="004373E8" w:rsidDel="005F5D10">
          <w:rPr>
            <w:rFonts w:cs="Arial"/>
            <w:i/>
            <w:iCs/>
            <w:szCs w:val="22"/>
            <w:lang w:val="vi-VN"/>
          </w:rPr>
          <w:delText xml:space="preserve">c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ề</w:delText>
        </w:r>
        <w:r w:rsidRPr="004373E8" w:rsidDel="005F5D10">
          <w:rPr>
            <w:rFonts w:cs="Arial"/>
            <w:i/>
            <w:iCs/>
            <w:szCs w:val="22"/>
            <w:lang w:val="vi-VN"/>
          </w:rPr>
          <w:delText>u ki</w:delText>
        </w:r>
        <w:r w:rsidRPr="004373E8" w:rsidDel="005F5D10">
          <w:rPr>
            <w:rFonts w:cs="Calibri"/>
            <w:i/>
            <w:iCs/>
            <w:szCs w:val="22"/>
            <w:lang w:val="vi-VN"/>
          </w:rPr>
          <w:delText>ệ</w:delText>
        </w:r>
        <w:r w:rsidRPr="004373E8" w:rsidDel="005F5D10">
          <w:rPr>
            <w:rFonts w:cs="Arial"/>
            <w:i/>
            <w:iCs/>
            <w:szCs w:val="22"/>
            <w:lang w:val="vi-VN"/>
          </w:rPr>
          <w:delText>n h</w:delText>
        </w:r>
        <w:r w:rsidRPr="004373E8" w:rsidDel="005F5D10">
          <w:rPr>
            <w:rFonts w:cs="Avenir LT Std 35 Light"/>
            <w:i/>
            <w:iCs/>
            <w:szCs w:val="22"/>
            <w:lang w:val="vi-VN"/>
          </w:rPr>
          <w:delText>ò</w:delText>
        </w:r>
        <w:r w:rsidRPr="004373E8" w:rsidDel="005F5D10">
          <w:rPr>
            <w:rFonts w:cs="Arial"/>
            <w:i/>
            <w:iCs/>
            <w:szCs w:val="22"/>
            <w:lang w:val="vi-VN"/>
          </w:rPr>
          <w:delText>an th</w:delText>
        </w:r>
        <w:r w:rsidRPr="004373E8" w:rsidDel="005F5D10">
          <w:rPr>
            <w:rFonts w:cs="Avenir LT Std 35 Light"/>
            <w:i/>
            <w:iCs/>
            <w:szCs w:val="22"/>
            <w:lang w:val="vi-VN"/>
          </w:rPr>
          <w:delText>à</w:delText>
        </w:r>
        <w:r w:rsidRPr="004373E8" w:rsidDel="005F5D10">
          <w:rPr>
            <w:rFonts w:cs="Arial"/>
            <w:i/>
            <w:iCs/>
            <w:szCs w:val="22"/>
            <w:lang w:val="vi-VN"/>
          </w:rPr>
          <w:delText>nh ch</w:delText>
        </w:r>
        <w:r w:rsidRPr="004373E8" w:rsidDel="005F5D10">
          <w:rPr>
            <w:rFonts w:cs="Calibri"/>
            <w:i/>
            <w:iCs/>
            <w:szCs w:val="22"/>
            <w:lang w:val="vi-VN"/>
          </w:rPr>
          <w:delText>ươ</w:delText>
        </w:r>
        <w:r w:rsidRPr="004373E8" w:rsidDel="005F5D10">
          <w:rPr>
            <w:rFonts w:cs="Arial"/>
            <w:i/>
            <w:iCs/>
            <w:szCs w:val="22"/>
            <w:lang w:val="vi-VN"/>
          </w:rPr>
          <w:delText>ng tr</w:delText>
        </w:r>
        <w:r w:rsidRPr="004373E8" w:rsidDel="005F5D10">
          <w:rPr>
            <w:rFonts w:cs="Avenir LT Std 35 Light"/>
            <w:i/>
            <w:iCs/>
            <w:szCs w:val="22"/>
            <w:lang w:val="vi-VN"/>
          </w:rPr>
          <w:delText>ì</w:delText>
        </w:r>
        <w:r w:rsidRPr="004373E8" w:rsidDel="005F5D10">
          <w:rPr>
            <w:rFonts w:cs="Arial"/>
            <w:i/>
            <w:iCs/>
            <w:szCs w:val="22"/>
            <w:lang w:val="vi-VN"/>
          </w:rPr>
          <w:delText>nh s</w:delText>
        </w:r>
        <w:r w:rsidRPr="004373E8" w:rsidDel="005F5D10">
          <w:rPr>
            <w:rFonts w:cs="Calibri"/>
            <w:i/>
            <w:iCs/>
            <w:szCs w:val="22"/>
            <w:lang w:val="vi-VN"/>
          </w:rPr>
          <w:delText>ẽ</w:delText>
        </w:r>
        <w:r w:rsidRPr="004373E8" w:rsidDel="005F5D10">
          <w:rPr>
            <w:rFonts w:cs="Arial"/>
            <w:i/>
            <w:iCs/>
            <w:szCs w:val="22"/>
            <w:lang w:val="vi-VN"/>
          </w:rPr>
          <w:delText xml:space="preserve"> </w:delText>
        </w:r>
        <w:r w:rsidRPr="004373E8" w:rsidDel="005F5D10">
          <w:rPr>
            <w:rFonts w:cs="Calibri"/>
            <w:i/>
            <w:iCs/>
            <w:szCs w:val="22"/>
            <w:lang w:val="vi-VN"/>
          </w:rPr>
          <w:delText>đượ</w:delText>
        </w:r>
        <w:r w:rsidRPr="004373E8" w:rsidDel="005F5D10">
          <w:rPr>
            <w:rFonts w:cs="Arial"/>
            <w:i/>
            <w:iCs/>
            <w:szCs w:val="22"/>
            <w:lang w:val="vi-VN"/>
          </w:rPr>
          <w:delText>c x</w:delText>
        </w:r>
        <w:r w:rsidRPr="004373E8" w:rsidDel="005F5D10">
          <w:rPr>
            <w:rFonts w:cs="Calibri"/>
            <w:i/>
            <w:iCs/>
            <w:szCs w:val="22"/>
            <w:lang w:val="vi-VN"/>
          </w:rPr>
          <w:delText>ế</w:delText>
        </w:r>
        <w:r w:rsidRPr="004373E8" w:rsidDel="005F5D10">
          <w:rPr>
            <w:rFonts w:cs="Arial"/>
            <w:i/>
            <w:iCs/>
            <w:szCs w:val="22"/>
            <w:lang w:val="vi-VN"/>
          </w:rPr>
          <w:delText>p h</w:delText>
        </w:r>
        <w:r w:rsidRPr="004373E8" w:rsidDel="005F5D10">
          <w:rPr>
            <w:rFonts w:cs="Calibri"/>
            <w:i/>
            <w:iCs/>
            <w:szCs w:val="22"/>
            <w:lang w:val="vi-VN"/>
          </w:rPr>
          <w:delText>ạ</w:delText>
        </w:r>
        <w:r w:rsidRPr="004373E8" w:rsidDel="005F5D10">
          <w:rPr>
            <w:rFonts w:cs="Arial"/>
            <w:i/>
            <w:iCs/>
            <w:szCs w:val="22"/>
            <w:lang w:val="vi-VN"/>
          </w:rPr>
          <w:delText>ng t</w:delText>
        </w:r>
        <w:r w:rsidRPr="004373E8" w:rsidDel="005F5D10">
          <w:rPr>
            <w:rFonts w:cs="Calibri"/>
            <w:i/>
            <w:iCs/>
            <w:szCs w:val="22"/>
            <w:lang w:val="vi-VN"/>
          </w:rPr>
          <w:delText>ươ</w:delText>
        </w:r>
        <w:r w:rsidRPr="004373E8" w:rsidDel="005F5D10">
          <w:rPr>
            <w:rFonts w:cs="Arial"/>
            <w:i/>
            <w:iCs/>
            <w:szCs w:val="22"/>
            <w:lang w:val="vi-VN"/>
          </w:rPr>
          <w:delText xml:space="preserve">ng </w:delText>
        </w:r>
        <w:r w:rsidRPr="004373E8" w:rsidDel="005F5D10">
          <w:rPr>
            <w:rFonts w:cs="Calibri"/>
            <w:i/>
            <w:iCs/>
            <w:szCs w:val="22"/>
            <w:lang w:val="vi-VN"/>
          </w:rPr>
          <w:delText>ứ</w:delText>
        </w:r>
        <w:r w:rsidRPr="004373E8" w:rsidDel="005F5D10">
          <w:rPr>
            <w:rFonts w:cs="Arial"/>
            <w:i/>
            <w:iCs/>
            <w:szCs w:val="22"/>
            <w:lang w:val="vi-VN"/>
          </w:rPr>
          <w:delText>ng</w:delText>
        </w:r>
        <w:r w:rsidRPr="004373E8" w:rsidDel="005F5D10">
          <w:rPr>
            <w:rFonts w:cs="Arial"/>
            <w:i/>
            <w:iCs/>
            <w:szCs w:val="22"/>
          </w:rPr>
          <w:delText>:</w:delText>
        </w:r>
      </w:del>
    </w:p>
    <w:p w14:paraId="3A70449D" w14:textId="47F8866E"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83" w:author="An Tran, ACA (BUV)" w:date="2024-09-12T11:03:00Z" w16du:dateUtc="2024-09-12T04:03:00Z"/>
          <w:rFonts w:cs="Arial"/>
          <w:i/>
          <w:iCs/>
          <w:szCs w:val="22"/>
          <w:lang w:val="vi-VN"/>
        </w:rPr>
      </w:pPr>
      <w:del w:id="8684" w:author="An Tran, ACA (BUV)" w:date="2024-09-12T11:03:00Z" w16du:dateUtc="2024-09-12T04:03:00Z">
        <w:r w:rsidRPr="004373E8" w:rsidDel="005F5D10">
          <w:rPr>
            <w:rFonts w:cs="Arial"/>
            <w:i/>
            <w:iCs/>
            <w:szCs w:val="22"/>
            <w:lang w:val="vi-VN"/>
          </w:rPr>
          <w:delText>H</w:delText>
        </w:r>
        <w:r w:rsidRPr="004373E8" w:rsidDel="005F5D10">
          <w:rPr>
            <w:rFonts w:cs="Calibri"/>
            <w:i/>
            <w:iCs/>
            <w:szCs w:val="22"/>
            <w:lang w:val="vi-VN"/>
          </w:rPr>
          <w:delText>ạ</w:delText>
        </w:r>
        <w:r w:rsidRPr="004373E8" w:rsidDel="005F5D10">
          <w:rPr>
            <w:rFonts w:cs="Arial"/>
            <w:i/>
            <w:iCs/>
            <w:szCs w:val="22"/>
            <w:lang w:val="vi-VN"/>
          </w:rPr>
          <w:delText xml:space="preserve">ng </w:delText>
        </w:r>
        <w:r w:rsidRPr="004373E8" w:rsidDel="005F5D10">
          <w:rPr>
            <w:rFonts w:cs="Calibri"/>
            <w:i/>
            <w:iCs/>
            <w:szCs w:val="22"/>
            <w:lang w:val="vi-VN"/>
          </w:rPr>
          <w:delText>đồ</w:delText>
        </w:r>
        <w:r w:rsidRPr="004373E8" w:rsidDel="005F5D10">
          <w:rPr>
            <w:rFonts w:cs="Arial"/>
            <w:i/>
            <w:iCs/>
            <w:szCs w:val="22"/>
            <w:lang w:val="vi-VN"/>
          </w:rPr>
          <w:delText xml:space="preserve">ng: 500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w:delText>
        </w:r>
      </w:del>
    </w:p>
    <w:p w14:paraId="000509F0" w14:textId="182A1399"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85" w:author="An Tran, ACA (BUV)" w:date="2024-09-12T11:03:00Z" w16du:dateUtc="2024-09-12T04:03:00Z"/>
          <w:rFonts w:cs="Arial"/>
          <w:i/>
          <w:iCs/>
          <w:szCs w:val="22"/>
          <w:lang w:val="vi-VN"/>
        </w:rPr>
      </w:pPr>
      <w:del w:id="8686" w:author="An Tran, ACA (BUV)" w:date="2024-09-12T11:03:00Z" w16du:dateUtc="2024-09-12T04:03:00Z">
        <w:r w:rsidRPr="004373E8" w:rsidDel="005F5D10">
          <w:rPr>
            <w:rFonts w:cs="Arial"/>
            <w:i/>
            <w:iCs/>
            <w:szCs w:val="22"/>
            <w:lang w:val="vi-VN"/>
          </w:rPr>
          <w:delText>H</w:delText>
        </w:r>
        <w:r w:rsidRPr="004373E8" w:rsidDel="005F5D10">
          <w:rPr>
            <w:rFonts w:cs="Calibri"/>
            <w:i/>
            <w:iCs/>
            <w:szCs w:val="22"/>
            <w:lang w:val="vi-VN"/>
          </w:rPr>
          <w:delText>ạ</w:delText>
        </w:r>
        <w:r w:rsidRPr="004373E8" w:rsidDel="005F5D10">
          <w:rPr>
            <w:rFonts w:cs="Arial"/>
            <w:i/>
            <w:iCs/>
            <w:szCs w:val="22"/>
            <w:lang w:val="vi-VN"/>
          </w:rPr>
          <w:delText>ng b</w:delText>
        </w:r>
        <w:r w:rsidRPr="004373E8" w:rsidDel="005F5D10">
          <w:rPr>
            <w:rFonts w:cs="Calibri"/>
            <w:i/>
            <w:iCs/>
            <w:szCs w:val="22"/>
            <w:lang w:val="vi-VN"/>
          </w:rPr>
          <w:delText>ạ</w:delText>
        </w:r>
        <w:r w:rsidRPr="004373E8" w:rsidDel="005F5D10">
          <w:rPr>
            <w:rFonts w:cs="Arial"/>
            <w:i/>
            <w:iCs/>
            <w:szCs w:val="22"/>
            <w:lang w:val="vi-VN"/>
          </w:rPr>
          <w:delText xml:space="preserve">c: 700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w:delText>
        </w:r>
      </w:del>
    </w:p>
    <w:p w14:paraId="5C5AF9ED" w14:textId="5EEED15D" w:rsidR="003A732E" w:rsidRPr="004373E8" w:rsidDel="005F5D10" w:rsidRDefault="003A732E" w:rsidP="005F5D10">
      <w:pPr>
        <w:pStyle w:val="Question"/>
        <w:numPr>
          <w:ilvl w:val="0"/>
          <w:numId w:val="7"/>
        </w:numPr>
        <w:tabs>
          <w:tab w:val="left" w:pos="630"/>
          <w:tab w:val="left" w:pos="990"/>
        </w:tabs>
        <w:spacing w:before="100" w:line="400" w:lineRule="exact"/>
        <w:ind w:left="0" w:firstLine="720"/>
        <w:rPr>
          <w:del w:id="8687" w:author="An Tran, ACA (BUV)" w:date="2024-09-12T11:03:00Z" w16du:dateUtc="2024-09-12T04:03:00Z"/>
          <w:rFonts w:cs="Arial"/>
          <w:i/>
          <w:iCs/>
          <w:szCs w:val="22"/>
          <w:lang w:val="vi-VN"/>
        </w:rPr>
      </w:pPr>
      <w:del w:id="8688" w:author="An Tran, ACA (BUV)" w:date="2024-09-12T11:03:00Z" w16du:dateUtc="2024-09-12T04:03:00Z">
        <w:r w:rsidRPr="004373E8" w:rsidDel="005F5D10">
          <w:rPr>
            <w:rFonts w:cs="Arial"/>
            <w:i/>
            <w:iCs/>
            <w:szCs w:val="22"/>
            <w:lang w:val="vi-VN"/>
          </w:rPr>
          <w:delText>H</w:delText>
        </w:r>
        <w:r w:rsidRPr="004373E8" w:rsidDel="005F5D10">
          <w:rPr>
            <w:rFonts w:cs="Calibri"/>
            <w:i/>
            <w:iCs/>
            <w:szCs w:val="22"/>
            <w:lang w:val="vi-VN"/>
          </w:rPr>
          <w:delText>ạ</w:delText>
        </w:r>
        <w:r w:rsidRPr="004373E8" w:rsidDel="005F5D10">
          <w:rPr>
            <w:rFonts w:cs="Arial"/>
            <w:i/>
            <w:iCs/>
            <w:szCs w:val="22"/>
            <w:lang w:val="vi-VN"/>
          </w:rPr>
          <w:delText>ng v</w:delText>
        </w:r>
        <w:r w:rsidRPr="004373E8" w:rsidDel="005F5D10">
          <w:rPr>
            <w:rFonts w:cs="Avenir LT Std 35 Light"/>
            <w:i/>
            <w:iCs/>
            <w:szCs w:val="22"/>
            <w:lang w:val="vi-VN"/>
          </w:rPr>
          <w:delText>à</w:delText>
        </w:r>
        <w:r w:rsidRPr="004373E8" w:rsidDel="005F5D10">
          <w:rPr>
            <w:rFonts w:cs="Arial"/>
            <w:i/>
            <w:iCs/>
            <w:szCs w:val="22"/>
            <w:lang w:val="vi-VN"/>
          </w:rPr>
          <w:delText xml:space="preserve">ng: 900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w:delText>
        </w:r>
      </w:del>
    </w:p>
    <w:p w14:paraId="500AB995" w14:textId="6BFF535A" w:rsidR="00EA7631" w:rsidRPr="004373E8" w:rsidDel="005F5D10" w:rsidRDefault="003A732E" w:rsidP="005F5D10">
      <w:pPr>
        <w:pStyle w:val="Question"/>
        <w:numPr>
          <w:ilvl w:val="0"/>
          <w:numId w:val="7"/>
        </w:numPr>
        <w:tabs>
          <w:tab w:val="left" w:pos="630"/>
          <w:tab w:val="left" w:pos="990"/>
        </w:tabs>
        <w:spacing w:before="100" w:line="400" w:lineRule="exact"/>
        <w:ind w:left="0" w:firstLine="720"/>
        <w:rPr>
          <w:del w:id="8689" w:author="An Tran, ACA (BUV)" w:date="2024-09-12T11:03:00Z" w16du:dateUtc="2024-09-12T04:03:00Z"/>
          <w:rFonts w:cs="Arial"/>
          <w:i/>
          <w:iCs/>
          <w:szCs w:val="22"/>
          <w:lang w:val="vi-VN"/>
        </w:rPr>
      </w:pPr>
      <w:del w:id="8690" w:author="An Tran, ACA (BUV)" w:date="2024-09-12T11:03:00Z" w16du:dateUtc="2024-09-12T04:03:00Z">
        <w:r w:rsidRPr="004373E8" w:rsidDel="005F5D10">
          <w:rPr>
            <w:rFonts w:cs="Arial"/>
            <w:i/>
            <w:iCs/>
            <w:szCs w:val="22"/>
            <w:lang w:val="vi-VN"/>
          </w:rPr>
          <w:delText>H</w:delText>
        </w:r>
        <w:r w:rsidRPr="004373E8" w:rsidDel="005F5D10">
          <w:rPr>
            <w:rFonts w:cs="Calibri"/>
            <w:i/>
            <w:iCs/>
            <w:szCs w:val="22"/>
            <w:lang w:val="vi-VN"/>
          </w:rPr>
          <w:delText>ạ</w:delText>
        </w:r>
        <w:r w:rsidRPr="004373E8" w:rsidDel="005F5D10">
          <w:rPr>
            <w:rFonts w:cs="Arial"/>
            <w:i/>
            <w:iCs/>
            <w:szCs w:val="22"/>
            <w:lang w:val="vi-VN"/>
          </w:rPr>
          <w:delText>ng b</w:delText>
        </w:r>
        <w:r w:rsidRPr="004373E8" w:rsidDel="005F5D10">
          <w:rPr>
            <w:rFonts w:cs="Calibri"/>
            <w:i/>
            <w:iCs/>
            <w:szCs w:val="22"/>
            <w:lang w:val="vi-VN"/>
          </w:rPr>
          <w:delText>ạ</w:delText>
        </w:r>
        <w:r w:rsidRPr="004373E8" w:rsidDel="005F5D10">
          <w:rPr>
            <w:rFonts w:cs="Arial"/>
            <w:i/>
            <w:iCs/>
            <w:szCs w:val="22"/>
            <w:lang w:val="vi-VN"/>
          </w:rPr>
          <w:delText xml:space="preserve">ch kim: 1200 </w:delText>
        </w:r>
        <w:r w:rsidRPr="004373E8" w:rsidDel="005F5D10">
          <w:rPr>
            <w:rFonts w:cs="Calibri"/>
            <w:i/>
            <w:iCs/>
            <w:szCs w:val="22"/>
            <w:lang w:val="vi-VN"/>
          </w:rPr>
          <w:delText>đ</w:delText>
        </w:r>
        <w:r w:rsidRPr="004373E8" w:rsidDel="005F5D10">
          <w:rPr>
            <w:rFonts w:cs="Arial"/>
            <w:i/>
            <w:iCs/>
            <w:szCs w:val="22"/>
            <w:lang w:val="vi-VN"/>
          </w:rPr>
          <w:delText>i</w:delText>
        </w:r>
        <w:r w:rsidRPr="004373E8" w:rsidDel="005F5D10">
          <w:rPr>
            <w:rFonts w:cs="Calibri"/>
            <w:i/>
            <w:iCs/>
            <w:szCs w:val="22"/>
            <w:lang w:val="vi-VN"/>
          </w:rPr>
          <w:delText>ể</w:delText>
        </w:r>
        <w:r w:rsidRPr="004373E8" w:rsidDel="005F5D10">
          <w:rPr>
            <w:rFonts w:cs="Arial"/>
            <w:i/>
            <w:iCs/>
            <w:szCs w:val="22"/>
            <w:lang w:val="vi-VN"/>
          </w:rPr>
          <w:delText>m</w:delText>
        </w:r>
      </w:del>
    </w:p>
    <w:p w14:paraId="17F52035" w14:textId="57431C42" w:rsidR="00D85019" w:rsidRPr="00CD1C15" w:rsidDel="005F5D10" w:rsidRDefault="00D85019" w:rsidP="005F5D10">
      <w:pPr>
        <w:pStyle w:val="Question"/>
        <w:numPr>
          <w:ilvl w:val="0"/>
          <w:numId w:val="7"/>
        </w:numPr>
        <w:tabs>
          <w:tab w:val="left" w:pos="630"/>
          <w:tab w:val="left" w:pos="990"/>
        </w:tabs>
        <w:spacing w:before="100" w:line="400" w:lineRule="exact"/>
        <w:ind w:left="0" w:firstLine="720"/>
        <w:rPr>
          <w:del w:id="8691" w:author="An Tran, ACA (BUV)" w:date="2024-09-12T11:03:00Z" w16du:dateUtc="2024-09-12T04:03:00Z"/>
          <w:i/>
          <w:iCs/>
          <w:szCs w:val="22"/>
          <w:lang w:val="vi-VN"/>
        </w:rPr>
      </w:pPr>
      <w:bookmarkStart w:id="8692" w:name="_Toc171286285"/>
      <w:bookmarkEnd w:id="6935"/>
      <w:del w:id="8693" w:author="An Tran, ACA (BUV)" w:date="2024-09-12T11:03:00Z" w16du:dateUtc="2024-09-12T04:03:00Z">
        <w:r w:rsidRPr="00D85019" w:rsidDel="005F5D10">
          <w:rPr>
            <w:szCs w:val="22"/>
            <w:lang w:val="vi-VN"/>
          </w:rPr>
          <w:delText xml:space="preserve">How can students track my PSG activity records and PSG points? / </w:delText>
        </w:r>
        <w:r w:rsidRPr="00CD1C15" w:rsidDel="005F5D10">
          <w:rPr>
            <w:i/>
            <w:iCs/>
            <w:szCs w:val="22"/>
            <w:lang w:val="vi-VN"/>
          </w:rPr>
          <w:delText>Làm thế nào để sinh viên theo dõi lịch sử hoạt động PSG đã tham gia và điểm PSG?</w:delText>
        </w:r>
        <w:bookmarkEnd w:id="8692"/>
      </w:del>
    </w:p>
    <w:p w14:paraId="31E155F7" w14:textId="645CE502"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694" w:author="An Tran, ACA (BUV)" w:date="2024-09-12T11:03:00Z" w16du:dateUtc="2024-09-12T04:03:00Z"/>
          <w:rFonts w:eastAsia="Aptos" w:cs="Calibri"/>
          <w:szCs w:val="22"/>
          <w:lang w:eastAsia="en-US"/>
        </w:rPr>
      </w:pPr>
      <w:del w:id="8695" w:author="An Tran, ACA (BUV)" w:date="2024-09-12T11:03:00Z" w16du:dateUtc="2024-09-12T04:03:00Z">
        <w:r w:rsidRPr="00766E73" w:rsidDel="005F5D10">
          <w:rPr>
            <w:rFonts w:eastAsia="Aptos" w:cs="Calibri"/>
            <w:color w:val="000000"/>
            <w:szCs w:val="22"/>
            <w:lang w:eastAsia="en-US"/>
          </w:rPr>
          <w:delText>Students can easily track their PSG activity records and PSG points tally via the Student Portal:</w:delText>
        </w:r>
        <w:r w:rsidR="005F5D10" w:rsidDel="005F5D10">
          <w:rPr>
            <w:b w:val="0"/>
          </w:rPr>
          <w:fldChar w:fldCharType="begin"/>
        </w:r>
        <w:r w:rsidR="005F5D10" w:rsidDel="005F5D10">
          <w:delInstrText>HYPERLINK "https://student.buv.edu.vn/signin" \t "_blank"</w:delInstrText>
        </w:r>
        <w:r w:rsidR="005F5D10" w:rsidDel="005F5D10">
          <w:rPr>
            <w:b w:val="0"/>
          </w:rPr>
        </w:r>
        <w:r w:rsidR="005F5D10" w:rsidDel="005F5D10">
          <w:rPr>
            <w:b w:val="0"/>
          </w:rPr>
          <w:fldChar w:fldCharType="separate"/>
        </w:r>
        <w:r w:rsidRPr="00766E73" w:rsidDel="005F5D10">
          <w:rPr>
            <w:rFonts w:eastAsia="Aptos" w:cs="Calibri"/>
            <w:color w:val="0000FF"/>
            <w:szCs w:val="22"/>
            <w:u w:val="single"/>
            <w:lang w:eastAsia="en-US"/>
          </w:rPr>
          <w:delText xml:space="preserve"> https://student.buv.edu.vn/signin</w:delText>
        </w:r>
        <w:r w:rsidR="005F5D10" w:rsidDel="005F5D10">
          <w:rPr>
            <w:rFonts w:eastAsia="Aptos" w:cs="Calibri"/>
            <w:b w:val="0"/>
            <w:color w:val="0000FF"/>
            <w:szCs w:val="22"/>
            <w:u w:val="single"/>
            <w:lang w:eastAsia="en-US"/>
          </w:rPr>
          <w:fldChar w:fldCharType="end"/>
        </w:r>
      </w:del>
    </w:p>
    <w:p w14:paraId="2CABADDD" w14:textId="2905E520"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696" w:author="An Tran, ACA (BUV)" w:date="2024-09-12T11:03:00Z" w16du:dateUtc="2024-09-12T04:03:00Z"/>
          <w:rFonts w:cs="Calibri"/>
          <w:szCs w:val="22"/>
          <w:lang w:eastAsia="en-US"/>
          <w14:ligatures w14:val="standardContextual"/>
        </w:rPr>
      </w:pPr>
      <w:del w:id="8697" w:author="An Tran, ACA (BUV)" w:date="2024-09-12T11:03:00Z" w16du:dateUtc="2024-09-12T04:03:00Z">
        <w:r w:rsidRPr="00766E73" w:rsidDel="005F5D10">
          <w:rPr>
            <w:rFonts w:cs="Calibri"/>
            <w:bCs/>
            <w:color w:val="000000"/>
            <w:szCs w:val="22"/>
            <w:lang w:eastAsia="en-US"/>
            <w14:ligatures w14:val="standardContextual"/>
          </w:rPr>
          <w:delText>Step 1:</w:delText>
        </w:r>
        <w:r w:rsidRPr="00766E73" w:rsidDel="005F5D10">
          <w:rPr>
            <w:rFonts w:cs="Calibri"/>
            <w:color w:val="000000"/>
            <w:szCs w:val="22"/>
            <w:lang w:eastAsia="en-US"/>
            <w14:ligatures w14:val="standardContextual"/>
          </w:rPr>
          <w:delText xml:space="preserve"> Sign in with BUV student email</w:delText>
        </w:r>
      </w:del>
    </w:p>
    <w:p w14:paraId="5139B58D" w14:textId="13FD0A35"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698" w:author="An Tran, ACA (BUV)" w:date="2024-09-12T11:03:00Z" w16du:dateUtc="2024-09-12T04:03:00Z"/>
          <w:rFonts w:cs="Calibri"/>
          <w:szCs w:val="22"/>
          <w:lang w:eastAsia="en-US"/>
          <w14:ligatures w14:val="standardContextual"/>
        </w:rPr>
      </w:pPr>
      <w:del w:id="8699" w:author="An Tran, ACA (BUV)" w:date="2024-09-12T11:03:00Z" w16du:dateUtc="2024-09-12T04:03:00Z">
        <w:r w:rsidRPr="00766E73" w:rsidDel="005F5D10">
          <w:rPr>
            <w:rFonts w:cs="Calibri"/>
            <w:bCs/>
            <w:color w:val="000000"/>
            <w:szCs w:val="22"/>
            <w:lang w:eastAsia="en-US"/>
            <w14:ligatures w14:val="standardContextual"/>
          </w:rPr>
          <w:delText>Step 2:</w:delText>
        </w:r>
        <w:r w:rsidRPr="00766E73" w:rsidDel="005F5D10">
          <w:rPr>
            <w:rFonts w:cs="Calibri"/>
            <w:color w:val="000000"/>
            <w:szCs w:val="22"/>
            <w:lang w:eastAsia="en-US"/>
            <w14:ligatures w14:val="standardContextual"/>
          </w:rPr>
          <w:delText xml:space="preserve"> Access the ‘Student Experience’ tab </w:delText>
        </w:r>
      </w:del>
    </w:p>
    <w:p w14:paraId="2DF6B9E4" w14:textId="73FFDE1A"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00" w:author="An Tran, ACA (BUV)" w:date="2024-09-12T11:03:00Z" w16du:dateUtc="2024-09-12T04:03:00Z"/>
          <w:rFonts w:cs="Calibri"/>
          <w:szCs w:val="22"/>
          <w:lang w:eastAsia="en-US"/>
          <w14:ligatures w14:val="standardContextual"/>
        </w:rPr>
      </w:pPr>
      <w:del w:id="8701" w:author="An Tran, ACA (BUV)" w:date="2024-09-12T11:03:00Z" w16du:dateUtc="2024-09-12T04:03:00Z">
        <w:r w:rsidRPr="00766E73" w:rsidDel="005F5D10">
          <w:rPr>
            <w:rFonts w:cs="Calibri"/>
            <w:bCs/>
            <w:color w:val="000000"/>
            <w:szCs w:val="22"/>
            <w:lang w:eastAsia="en-US"/>
            <w14:ligatures w14:val="standardContextual"/>
          </w:rPr>
          <w:delText>Step 3:</w:delText>
        </w:r>
        <w:r w:rsidRPr="00766E73" w:rsidDel="005F5D10">
          <w:rPr>
            <w:rFonts w:cs="Calibri"/>
            <w:color w:val="000000"/>
            <w:szCs w:val="22"/>
            <w:lang w:eastAsia="en-US"/>
            <w14:ligatures w14:val="standardContextual"/>
          </w:rPr>
          <w:delText xml:space="preserve"> Click on ‘Activities Log’. All activities students have participated successfully, and their corresponding accumulated PSG points are displayed there.</w:delText>
        </w:r>
        <w:r w:rsidRPr="00766E73" w:rsidDel="005F5D10">
          <w:rPr>
            <w:rFonts w:ascii="Arial" w:hAnsi="Arial" w:cs="Arial"/>
            <w:color w:val="000000"/>
            <w:szCs w:val="22"/>
            <w:lang w:eastAsia="en-US"/>
            <w14:ligatures w14:val="standardContextual"/>
          </w:rPr>
          <w:delText>  </w:delText>
        </w:r>
        <w:r w:rsidRPr="00766E73" w:rsidDel="005F5D10">
          <w:rPr>
            <w:rFonts w:cs="iCiel Avenir LT Std 35 Light"/>
            <w:color w:val="000000"/>
            <w:szCs w:val="22"/>
            <w:lang w:eastAsia="en-US"/>
            <w14:ligatures w14:val="standardContextual"/>
          </w:rPr>
          <w:delText> </w:delText>
        </w:r>
      </w:del>
    </w:p>
    <w:p w14:paraId="6D46273B" w14:textId="1E93B887"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02" w:author="An Tran, ACA (BUV)" w:date="2024-09-12T11:03:00Z" w16du:dateUtc="2024-09-12T04:03:00Z"/>
          <w:rFonts w:eastAsia="Aptos" w:cs="Calibri"/>
          <w:szCs w:val="22"/>
          <w:lang w:eastAsia="en-US"/>
        </w:rPr>
      </w:pPr>
      <w:del w:id="8703" w:author="An Tran, ACA (BUV)" w:date="2024-09-12T11:03:00Z" w16du:dateUtc="2024-09-12T04:03:00Z">
        <w:r w:rsidRPr="00766E73" w:rsidDel="005F5D10">
          <w:rPr>
            <w:rFonts w:eastAsia="Aptos" w:cs="Calibri"/>
            <w:color w:val="000000"/>
            <w:szCs w:val="22"/>
            <w:lang w:eastAsia="en-US"/>
          </w:rPr>
          <w:delTex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delText>
        </w:r>
        <w:r w:rsidRPr="00766E73" w:rsidDel="005F5D10">
          <w:rPr>
            <w:rFonts w:eastAsia="Aptos" w:cs="Calibri"/>
            <w:color w:val="000000"/>
            <w:szCs w:val="22"/>
            <w:u w:val="single"/>
            <w:lang w:eastAsia="en-US"/>
          </w:rPr>
          <w:delText>psg@buv.edu.vn</w:delText>
        </w:r>
        <w:r w:rsidRPr="00766E73" w:rsidDel="005F5D10">
          <w:rPr>
            <w:rFonts w:ascii="Arial" w:eastAsia="Aptos" w:hAnsi="Arial" w:cs="Arial"/>
            <w:color w:val="000000"/>
            <w:szCs w:val="22"/>
            <w:lang w:eastAsia="en-US"/>
          </w:rPr>
          <w:delText> </w:delText>
        </w:r>
        <w:r w:rsidRPr="00766E73" w:rsidDel="005F5D10">
          <w:rPr>
            <w:rFonts w:eastAsia="Aptos" w:cs="Calibri"/>
            <w:color w:val="000000"/>
            <w:szCs w:val="22"/>
            <w:lang w:eastAsia="en-US"/>
          </w:rPr>
          <w:delText> </w:delText>
        </w:r>
      </w:del>
    </w:p>
    <w:p w14:paraId="375C069C" w14:textId="241AD73B"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04" w:author="An Tran, ACA (BUV)" w:date="2024-09-12T11:03:00Z" w16du:dateUtc="2024-09-12T04:03:00Z"/>
          <w:rFonts w:eastAsia="Aptos" w:cs="Calibri"/>
          <w:szCs w:val="22"/>
          <w:lang w:eastAsia="en-US"/>
        </w:rPr>
      </w:pPr>
    </w:p>
    <w:p w14:paraId="60765208" w14:textId="62AE1877"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05" w:author="An Tran, ACA (BUV)" w:date="2024-09-12T11:03:00Z" w16du:dateUtc="2024-09-12T04:03:00Z"/>
          <w:rFonts w:eastAsia="Aptos" w:cs="Calibri"/>
          <w:i/>
          <w:iCs/>
          <w:szCs w:val="22"/>
          <w:lang w:eastAsia="en-US"/>
        </w:rPr>
      </w:pPr>
      <w:del w:id="8706" w:author="An Tran, ACA (BUV)" w:date="2024-09-12T11:03:00Z" w16du:dateUtc="2024-09-12T04:03:00Z">
        <w:r w:rsidRPr="00766E73" w:rsidDel="005F5D10">
          <w:rPr>
            <w:rFonts w:eastAsia="Aptos" w:cs="Calibri"/>
            <w:i/>
            <w:iCs/>
            <w:szCs w:val="22"/>
            <w:lang w:eastAsia="en-US"/>
          </w:rPr>
          <w:delText xml:space="preserve">Sinh viên có thể dễ dàng theo dõi lịch sử hoạt động PSG đã tham gia và số điểm PSG của mình qua Cổng thông tin Sinh viên: </w:delText>
        </w:r>
        <w:r w:rsidR="005F5D10" w:rsidDel="005F5D10">
          <w:rPr>
            <w:b w:val="0"/>
          </w:rPr>
          <w:fldChar w:fldCharType="begin"/>
        </w:r>
        <w:r w:rsidR="005F5D10" w:rsidDel="005F5D10">
          <w:delInstrText>HYPERLINK "https://student.buv.edu.vn/signin"</w:delInstrText>
        </w:r>
        <w:r w:rsidR="005F5D10" w:rsidDel="005F5D10">
          <w:rPr>
            <w:b w:val="0"/>
          </w:rPr>
        </w:r>
        <w:r w:rsidR="005F5D10" w:rsidDel="005F5D10">
          <w:rPr>
            <w:b w:val="0"/>
          </w:rPr>
          <w:fldChar w:fldCharType="separate"/>
        </w:r>
        <w:r w:rsidRPr="00766E73" w:rsidDel="005F5D10">
          <w:rPr>
            <w:rFonts w:eastAsia="Aptos" w:cs="Calibri"/>
            <w:i/>
            <w:iCs/>
            <w:color w:val="0000FF"/>
            <w:szCs w:val="22"/>
            <w:u w:val="single"/>
            <w:lang w:eastAsia="en-US"/>
          </w:rPr>
          <w:delText>https://student.buv.edu.vn/signin</w:delText>
        </w:r>
        <w:r w:rsidR="005F5D10" w:rsidDel="005F5D10">
          <w:rPr>
            <w:rFonts w:eastAsia="Aptos" w:cs="Calibri"/>
            <w:b w:val="0"/>
            <w:i/>
            <w:iCs/>
            <w:color w:val="0000FF"/>
            <w:szCs w:val="22"/>
            <w:u w:val="single"/>
            <w:lang w:eastAsia="en-US"/>
          </w:rPr>
          <w:fldChar w:fldCharType="end"/>
        </w:r>
      </w:del>
    </w:p>
    <w:p w14:paraId="3635E20F" w14:textId="4130A930"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07" w:author="An Tran, ACA (BUV)" w:date="2024-09-12T11:03:00Z" w16du:dateUtc="2024-09-12T04:03:00Z"/>
          <w:rFonts w:cs="Calibri"/>
          <w:i/>
          <w:iCs/>
          <w:szCs w:val="22"/>
          <w:lang w:eastAsia="en-US"/>
          <w14:ligatures w14:val="standardContextual"/>
        </w:rPr>
      </w:pPr>
      <w:del w:id="8708" w:author="An Tran, ACA (BUV)" w:date="2024-09-12T11:03:00Z" w16du:dateUtc="2024-09-12T04:03:00Z">
        <w:r w:rsidRPr="00766E73" w:rsidDel="005F5D10">
          <w:rPr>
            <w:rFonts w:cs="Calibri"/>
            <w:bCs/>
            <w:i/>
            <w:iCs/>
            <w:szCs w:val="22"/>
            <w:lang w:eastAsia="en-US"/>
            <w14:ligatures w14:val="standardContextual"/>
          </w:rPr>
          <w:delText>Bước 1:</w:delText>
        </w:r>
        <w:r w:rsidRPr="00766E73" w:rsidDel="005F5D10">
          <w:rPr>
            <w:rFonts w:cs="Calibri"/>
            <w:i/>
            <w:iCs/>
            <w:szCs w:val="22"/>
            <w:lang w:eastAsia="en-US"/>
            <w14:ligatures w14:val="standardContextual"/>
          </w:rPr>
          <w:delText xml:space="preserve"> Đăng nhập bằng email sinh viên BUV</w:delText>
        </w:r>
      </w:del>
    </w:p>
    <w:p w14:paraId="4C2E3B88" w14:textId="52BEEC6F"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09" w:author="An Tran, ACA (BUV)" w:date="2024-09-12T11:03:00Z" w16du:dateUtc="2024-09-12T04:03:00Z"/>
          <w:rFonts w:cs="Calibri"/>
          <w:i/>
          <w:iCs/>
          <w:szCs w:val="22"/>
          <w:lang w:eastAsia="en-US"/>
          <w14:ligatures w14:val="standardContextual"/>
        </w:rPr>
      </w:pPr>
      <w:del w:id="8710" w:author="An Tran, ACA (BUV)" w:date="2024-09-12T11:03:00Z" w16du:dateUtc="2024-09-12T04:03:00Z">
        <w:r w:rsidRPr="00766E73" w:rsidDel="005F5D10">
          <w:rPr>
            <w:rFonts w:cs="Calibri"/>
            <w:bCs/>
            <w:i/>
            <w:iCs/>
            <w:szCs w:val="22"/>
            <w:lang w:eastAsia="en-US"/>
            <w14:ligatures w14:val="standardContextual"/>
          </w:rPr>
          <w:delText>Bước 2:</w:delText>
        </w:r>
        <w:r w:rsidRPr="00766E73" w:rsidDel="005F5D10">
          <w:rPr>
            <w:rFonts w:cs="Calibri"/>
            <w:i/>
            <w:iCs/>
            <w:szCs w:val="22"/>
            <w:lang w:eastAsia="en-US"/>
            <w14:ligatures w14:val="standardContextual"/>
          </w:rPr>
          <w:delText xml:space="preserve"> Truy cập vào mục ‘Student Experience’</w:delText>
        </w:r>
      </w:del>
    </w:p>
    <w:p w14:paraId="24AEA155" w14:textId="33ECE219"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11" w:author="An Tran, ACA (BUV)" w:date="2024-09-12T11:03:00Z" w16du:dateUtc="2024-09-12T04:03:00Z"/>
          <w:rFonts w:cs="Calibri"/>
          <w:i/>
          <w:iCs/>
          <w:szCs w:val="22"/>
          <w:lang w:eastAsia="en-US"/>
          <w14:ligatures w14:val="standardContextual"/>
        </w:rPr>
      </w:pPr>
      <w:del w:id="8712" w:author="An Tran, ACA (BUV)" w:date="2024-09-12T11:03:00Z" w16du:dateUtc="2024-09-12T04:03:00Z">
        <w:r w:rsidRPr="00766E73" w:rsidDel="005F5D10">
          <w:rPr>
            <w:rFonts w:cs="Calibri"/>
            <w:bCs/>
            <w:i/>
            <w:iCs/>
            <w:szCs w:val="22"/>
            <w:lang w:eastAsia="en-US"/>
            <w14:ligatures w14:val="standardContextual"/>
          </w:rPr>
          <w:delText>Bước 3:</w:delText>
        </w:r>
        <w:r w:rsidRPr="00766E73" w:rsidDel="005F5D10">
          <w:rPr>
            <w:rFonts w:cs="Calibri"/>
            <w:i/>
            <w:iCs/>
            <w:szCs w:val="22"/>
            <w:lang w:eastAsia="en-US"/>
            <w14:ligatures w14:val="standardContextual"/>
          </w:rPr>
          <w:delText xml:space="preserve"> Nhấp vào ‘Activities Log’. Tất cả các hoạt động mà sinh viên đã tham gia và số điểm PSG tương ứng sẽ được hiển thị tại đây.</w:delText>
        </w:r>
        <w:r w:rsidRPr="00766E73" w:rsidDel="005F5D10">
          <w:rPr>
            <w:rFonts w:ascii="Arial" w:hAnsi="Arial" w:cs="Arial"/>
            <w:i/>
            <w:iCs/>
            <w:szCs w:val="22"/>
            <w:lang w:eastAsia="en-US"/>
            <w14:ligatures w14:val="standardContextual"/>
          </w:rPr>
          <w:delText>  </w:delText>
        </w:r>
      </w:del>
    </w:p>
    <w:p w14:paraId="5A6FF3F2" w14:textId="13B89D33" w:rsidR="00D85019" w:rsidRPr="00766E73" w:rsidDel="005F5D10" w:rsidRDefault="00D85019" w:rsidP="005F5D10">
      <w:pPr>
        <w:pStyle w:val="Question"/>
        <w:numPr>
          <w:ilvl w:val="0"/>
          <w:numId w:val="7"/>
        </w:numPr>
        <w:tabs>
          <w:tab w:val="left" w:pos="630"/>
          <w:tab w:val="left" w:pos="990"/>
        </w:tabs>
        <w:spacing w:before="100" w:line="400" w:lineRule="exact"/>
        <w:ind w:left="0" w:firstLine="720"/>
        <w:rPr>
          <w:del w:id="8713" w:author="An Tran, ACA (BUV)" w:date="2024-09-12T11:03:00Z" w16du:dateUtc="2024-09-12T04:03:00Z"/>
          <w:i/>
          <w:iCs/>
          <w:lang w:val="en-GB"/>
        </w:rPr>
      </w:pPr>
      <w:del w:id="8714" w:author="An Tran, ACA (BUV)" w:date="2024-09-12T11:03:00Z" w16du:dateUtc="2024-09-12T04:03:00Z">
        <w:r w:rsidRPr="00766E73" w:rsidDel="005F5D10">
          <w:rPr>
            <w:rFonts w:eastAsia="Aptos" w:cs="Calibri"/>
            <w:i/>
            <w:iCs/>
            <w:szCs w:val="22"/>
            <w:lang w:eastAsia="en-US"/>
          </w:rPr>
          <w:delTex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delText>
        </w:r>
        <w:r w:rsidR="005F5D10" w:rsidDel="005F5D10">
          <w:rPr>
            <w:b w:val="0"/>
          </w:rPr>
          <w:fldChar w:fldCharType="begin"/>
        </w:r>
        <w:r w:rsidR="005F5D10" w:rsidDel="005F5D10">
          <w:delInstrText>HYPERLINK "mailto:psg@buv.edu.vn"</w:delInstrText>
        </w:r>
        <w:r w:rsidR="005F5D10" w:rsidDel="005F5D10">
          <w:rPr>
            <w:b w:val="0"/>
          </w:rPr>
        </w:r>
        <w:r w:rsidR="005F5D10" w:rsidDel="005F5D10">
          <w:rPr>
            <w:b w:val="0"/>
          </w:rPr>
          <w:fldChar w:fldCharType="separate"/>
        </w:r>
        <w:r w:rsidRPr="00766E73" w:rsidDel="005F5D10">
          <w:rPr>
            <w:rFonts w:eastAsia="Aptos" w:cs="Calibri"/>
            <w:i/>
            <w:iCs/>
            <w:color w:val="0000FF"/>
            <w:szCs w:val="22"/>
            <w:u w:val="single"/>
            <w:lang w:eastAsia="en-US"/>
          </w:rPr>
          <w:delText>psg@buv.edu.vn</w:delText>
        </w:r>
        <w:r w:rsidR="005F5D10" w:rsidDel="005F5D10">
          <w:rPr>
            <w:rFonts w:eastAsia="Aptos" w:cs="Calibri"/>
            <w:b w:val="0"/>
            <w:i/>
            <w:iCs/>
            <w:color w:val="0000FF"/>
            <w:szCs w:val="22"/>
            <w:u w:val="single"/>
            <w:lang w:eastAsia="en-US"/>
          </w:rPr>
          <w:fldChar w:fldCharType="end"/>
        </w:r>
        <w:r w:rsidRPr="00766E73" w:rsidDel="005F5D10">
          <w:rPr>
            <w:rFonts w:eastAsia="Aptos" w:cs="Calibri"/>
            <w:i/>
            <w:iCs/>
            <w:szCs w:val="22"/>
            <w:lang w:eastAsia="en-US"/>
          </w:rPr>
          <w:delText>.</w:delText>
        </w:r>
      </w:del>
    </w:p>
    <w:p w14:paraId="1954EC40" w14:textId="0A80A288" w:rsidR="00AC0DCE" w:rsidRPr="004373E8" w:rsidRDefault="00AC0DCE" w:rsidP="003E1B62">
      <w:pPr>
        <w:ind w:firstLine="0"/>
        <w:rPr>
          <w:rFonts w:ascii="iCiel Avenir LT Std 35 Light" w:eastAsiaTheme="minorHAnsi" w:hAnsi="iCiel Avenir LT Std 35 Light"/>
          <w:sz w:val="22"/>
          <w:szCs w:val="22"/>
          <w:lang w:val="vi-VN"/>
        </w:rPr>
      </w:pPr>
    </w:p>
    <w:sectPr w:rsidR="00AC0DCE" w:rsidRPr="004373E8" w:rsidSect="00BF1779">
      <w:headerReference w:type="default" r:id="rId54"/>
      <w:footerReference w:type="default" r:id="rId55"/>
      <w:pgSz w:w="11906" w:h="16838" w:code="9"/>
      <w:pgMar w:top="2092" w:right="1045" w:bottom="1440" w:left="938" w:header="0" w:footer="13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BC85" w14:textId="77777777" w:rsidR="00BF1779" w:rsidRDefault="00BF1779">
      <w:r>
        <w:separator/>
      </w:r>
    </w:p>
  </w:endnote>
  <w:endnote w:type="continuationSeparator" w:id="0">
    <w:p w14:paraId="4050D815" w14:textId="77777777" w:rsidR="00BF1779" w:rsidRDefault="00BF1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Ciel Avenir LT Std 35 Light">
    <w:panose1 w:val="020B0402020203020204"/>
    <w:charset w:val="00"/>
    <w:family w:val="swiss"/>
    <w:pitch w:val="variable"/>
    <w:sig w:usb0="A00000EF" w:usb1="5000204A" w:usb2="00000000" w:usb3="00000000" w:csb0="000001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randon Grotesque Bold">
    <w:panose1 w:val="020B0803020203060202"/>
    <w:charset w:val="00"/>
    <w:family w:val="swiss"/>
    <w:notTrueType/>
    <w:pitch w:val="variable"/>
    <w:sig w:usb0="A00000EF" w:usb1="5000205B" w:usb2="00000000" w:usb3="00000000" w:csb0="0000019B"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venir Next LT Pro">
    <w:charset w:val="00"/>
    <w:family w:val="swiss"/>
    <w:pitch w:val="variable"/>
    <w:sig w:usb0="800000EF" w:usb1="5000204A" w:usb2="00000000" w:usb3="00000000" w:csb0="00000093" w:csb1="00000000"/>
  </w:font>
  <w:font w:name="iCiel Avenir LT Std 55 Roman">
    <w:panose1 w:val="020B0503020203020204"/>
    <w:charset w:val="00"/>
    <w:family w:val="swiss"/>
    <w:pitch w:val="variable"/>
    <w:sig w:usb0="A00000EF" w:usb1="5000204A" w:usb2="00000000" w:usb3="00000000" w:csb0="00000101" w:csb1="00000000"/>
  </w:font>
  <w:font w:name="Segoe UI">
    <w:panose1 w:val="020B0502040204020203"/>
    <w:charset w:val="00"/>
    <w:family w:val="swiss"/>
    <w:pitch w:val="variable"/>
    <w:sig w:usb0="E4002EFF" w:usb1="C000E47F" w:usb2="00000009" w:usb3="00000000" w:csb0="000001FF" w:csb1="00000000"/>
  </w:font>
  <w:font w:name="Avenir LT Std 35 Light">
    <w:panose1 w:val="020B0402020203020204"/>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iCiel Avenir LT Std 45 Book">
    <w:panose1 w:val="020B0502020203020204"/>
    <w:charset w:val="00"/>
    <w:family w:val="swiss"/>
    <w:pitch w:val="variable"/>
    <w:sig w:usb0="A00000EF" w:usb1="5000204A"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35F4" w14:textId="7103102A" w:rsidR="00BD4258" w:rsidRPr="00392BF9" w:rsidRDefault="00BF43A2" w:rsidP="00392BF9">
    <w:pPr>
      <w:pStyle w:val="Footer"/>
      <w:ind w:right="-319"/>
      <w:jc w:val="right"/>
      <w:rPr>
        <w:rFonts w:ascii="Avenir Next LT Pro" w:hAnsi="Avenir Next LT Pro"/>
        <w:sz w:val="20"/>
        <w:szCs w:val="20"/>
      </w:rPr>
    </w:pPr>
    <w:r w:rsidRPr="00392BF9">
      <w:rPr>
        <w:rFonts w:ascii="Avenir Next LT Pro" w:hAnsi="Avenir Next LT Pro"/>
        <w:noProof/>
        <w:sz w:val="20"/>
        <w:szCs w:val="20"/>
      </w:rPr>
      <mc:AlternateContent>
        <mc:Choice Requires="wps">
          <w:drawing>
            <wp:anchor distT="0" distB="0" distL="114300" distR="114300" simplePos="0" relativeHeight="251671552" behindDoc="0" locked="0" layoutInCell="1" allowOverlap="1" wp14:anchorId="434C6AA7" wp14:editId="0DEFF0CF">
              <wp:simplePos x="0" y="0"/>
              <wp:positionH relativeFrom="column">
                <wp:posOffset>-283845</wp:posOffset>
              </wp:positionH>
              <wp:positionV relativeFrom="paragraph">
                <wp:posOffset>200025</wp:posOffset>
              </wp:positionV>
              <wp:extent cx="379476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94760" cy="838200"/>
                      </a:xfrm>
                      <a:prstGeom prst="rect">
                        <a:avLst/>
                      </a:prstGeom>
                      <a:noFill/>
                      <a:ln w="6350">
                        <a:noFill/>
                      </a:ln>
                    </wps:spPr>
                    <wps:txbx>
                      <w:txbxContent>
                        <w:p w14:paraId="78CC97C5" w14:textId="5C0C9F50" w:rsidR="00CE0E29" w:rsidRPr="00AF48C3" w:rsidRDefault="004F668E" w:rsidP="006F68CC">
                          <w:pPr>
                            <w:ind w:firstLine="0"/>
                            <w:rPr>
                              <w:rFonts w:ascii="Brandon Grotesque Bold" w:hAnsi="Brandon Grotesque Bold"/>
                              <w:b/>
                              <w:bCs/>
                              <w:sz w:val="20"/>
                              <w:szCs w:val="20"/>
                            </w:rPr>
                          </w:pPr>
                          <w:ins w:id="8715" w:author="Uyen Tran, SIO (BUV)" w:date="2024-09-13T18:31:00Z" w16du:dateUtc="2024-09-13T11:31:00Z">
                            <w:r>
                              <w:rPr>
                                <w:rFonts w:ascii="Brandon Grotesque Bold" w:hAnsi="Brandon Grotesque Bold"/>
                                <w:b/>
                                <w:bCs/>
                                <w:sz w:val="20"/>
                                <w:szCs w:val="20"/>
                              </w:rPr>
                              <w:t>Stirling-</w:t>
                            </w:r>
                          </w:ins>
                          <w:del w:id="8716" w:author="Uyen Tran, SIO (BUV)" w:date="2024-09-13T18:31:00Z" w16du:dateUtc="2024-09-13T11:31:00Z">
                            <w:r w:rsidR="00445A5E" w:rsidDel="004F668E">
                              <w:rPr>
                                <w:rFonts w:ascii="Brandon Grotesque Bold" w:hAnsi="Brandon Grotesque Bold"/>
                                <w:b/>
                                <w:bCs/>
                                <w:sz w:val="20"/>
                                <w:szCs w:val="20"/>
                              </w:rPr>
                              <w:delText>SU</w:delText>
                            </w:r>
                          </w:del>
                          <w:r w:rsidR="00BF43A2">
                            <w:rPr>
                              <w:rFonts w:ascii="Brandon Grotesque Bold" w:hAnsi="Brandon Grotesque Bold"/>
                              <w:b/>
                              <w:bCs/>
                              <w:sz w:val="20"/>
                              <w:szCs w:val="20"/>
                            </w:rPr>
                            <w:t xml:space="preserve"> Students and Parents’ Frequently Asked Questions 202</w:t>
                          </w:r>
                          <w:r w:rsidR="0038636E">
                            <w:rPr>
                              <w:rFonts w:ascii="Brandon Grotesque Bold" w:hAnsi="Brandon Grotesque Bold"/>
                              <w:b/>
                              <w:bCs/>
                              <w:sz w:val="20"/>
                              <w:szCs w:val="20"/>
                            </w:rPr>
                            <w:t>4</w:t>
                          </w:r>
                          <w:del w:id="8717" w:author="Uyen Tran, SIO (BUV)" w:date="2024-09-13T18:31:00Z" w16du:dateUtc="2024-09-13T11:31:00Z">
                            <w:r w:rsidR="00BF43A2" w:rsidDel="004F668E">
                              <w:rPr>
                                <w:rFonts w:ascii="Brandon Grotesque Bold" w:hAnsi="Brandon Grotesque Bold"/>
                                <w:b/>
                                <w:bCs/>
                                <w:sz w:val="20"/>
                                <w:szCs w:val="20"/>
                              </w:rPr>
                              <w:delText xml:space="preserve"> (V</w:delText>
                            </w:r>
                            <w:r w:rsidR="001829CA" w:rsidDel="004F668E">
                              <w:rPr>
                                <w:rFonts w:ascii="Brandon Grotesque Bold" w:hAnsi="Brandon Grotesque Bold"/>
                                <w:b/>
                                <w:bCs/>
                                <w:sz w:val="20"/>
                                <w:szCs w:val="20"/>
                              </w:rPr>
                              <w:delText>3</w:delText>
                            </w:r>
                            <w:r w:rsidR="00BF43A2" w:rsidDel="004F668E">
                              <w:rPr>
                                <w:rFonts w:ascii="Brandon Grotesque Bold" w:hAnsi="Brandon Grotesque Bold"/>
                                <w:b/>
                                <w:bCs/>
                                <w:sz w:val="20"/>
                                <w:szCs w:val="20"/>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C6AA7" id="_x0000_t202" coordsize="21600,21600" o:spt="202" path="m,l,21600r21600,l21600,xe">
              <v:stroke joinstyle="miter"/>
              <v:path gradientshapeok="t" o:connecttype="rect"/>
            </v:shapetype>
            <v:shape id="Text Box 1" o:spid="_x0000_s1027" type="#_x0000_t202" style="position:absolute;left:0;text-align:left;margin-left:-22.35pt;margin-top:15.75pt;width:298.8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NG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" filled="f" stroked="f" strokeweight=".5pt">
              <v:textbox>
                <w:txbxContent>
                  <w:p w14:paraId="78CC97C5" w14:textId="5C0C9F50" w:rsidR="00CE0E29" w:rsidRPr="00AF48C3" w:rsidRDefault="004F668E" w:rsidP="006F68CC">
                    <w:pPr>
                      <w:ind w:firstLine="0"/>
                      <w:rPr>
                        <w:rFonts w:ascii="Brandon Grotesque Bold" w:hAnsi="Brandon Grotesque Bold"/>
                        <w:b/>
                        <w:bCs/>
                        <w:sz w:val="20"/>
                        <w:szCs w:val="20"/>
                      </w:rPr>
                    </w:pPr>
                    <w:ins w:id="8718" w:author="Uyen Tran, SIO (BUV)" w:date="2024-09-13T18:31:00Z" w16du:dateUtc="2024-09-13T11:31:00Z">
                      <w:r>
                        <w:rPr>
                          <w:rFonts w:ascii="Brandon Grotesque Bold" w:hAnsi="Brandon Grotesque Bold"/>
                          <w:b/>
                          <w:bCs/>
                          <w:sz w:val="20"/>
                          <w:szCs w:val="20"/>
                        </w:rPr>
                        <w:t>Stirling-</w:t>
                      </w:r>
                    </w:ins>
                    <w:del w:id="8719" w:author="Uyen Tran, SIO (BUV)" w:date="2024-09-13T18:31:00Z" w16du:dateUtc="2024-09-13T11:31:00Z">
                      <w:r w:rsidR="00445A5E" w:rsidDel="004F668E">
                        <w:rPr>
                          <w:rFonts w:ascii="Brandon Grotesque Bold" w:hAnsi="Brandon Grotesque Bold"/>
                          <w:b/>
                          <w:bCs/>
                          <w:sz w:val="20"/>
                          <w:szCs w:val="20"/>
                        </w:rPr>
                        <w:delText>SU</w:delText>
                      </w:r>
                    </w:del>
                    <w:r w:rsidR="00BF43A2">
                      <w:rPr>
                        <w:rFonts w:ascii="Brandon Grotesque Bold" w:hAnsi="Brandon Grotesque Bold"/>
                        <w:b/>
                        <w:bCs/>
                        <w:sz w:val="20"/>
                        <w:szCs w:val="20"/>
                      </w:rPr>
                      <w:t xml:space="preserve"> Students and Parents’ Frequently Asked Questions 202</w:t>
                    </w:r>
                    <w:r w:rsidR="0038636E">
                      <w:rPr>
                        <w:rFonts w:ascii="Brandon Grotesque Bold" w:hAnsi="Brandon Grotesque Bold"/>
                        <w:b/>
                        <w:bCs/>
                        <w:sz w:val="20"/>
                        <w:szCs w:val="20"/>
                      </w:rPr>
                      <w:t>4</w:t>
                    </w:r>
                    <w:del w:id="8720" w:author="Uyen Tran, SIO (BUV)" w:date="2024-09-13T18:31:00Z" w16du:dateUtc="2024-09-13T11:31:00Z">
                      <w:r w:rsidR="00BF43A2" w:rsidDel="004F668E">
                        <w:rPr>
                          <w:rFonts w:ascii="Brandon Grotesque Bold" w:hAnsi="Brandon Grotesque Bold"/>
                          <w:b/>
                          <w:bCs/>
                          <w:sz w:val="20"/>
                          <w:szCs w:val="20"/>
                        </w:rPr>
                        <w:delText xml:space="preserve"> (V</w:delText>
                      </w:r>
                      <w:r w:rsidR="001829CA" w:rsidDel="004F668E">
                        <w:rPr>
                          <w:rFonts w:ascii="Brandon Grotesque Bold" w:hAnsi="Brandon Grotesque Bold"/>
                          <w:b/>
                          <w:bCs/>
                          <w:sz w:val="20"/>
                          <w:szCs w:val="20"/>
                        </w:rPr>
                        <w:delText>3</w:delText>
                      </w:r>
                      <w:r w:rsidR="00BF43A2" w:rsidDel="004F668E">
                        <w:rPr>
                          <w:rFonts w:ascii="Brandon Grotesque Bold" w:hAnsi="Brandon Grotesque Bold"/>
                          <w:b/>
                          <w:bCs/>
                          <w:sz w:val="20"/>
                          <w:szCs w:val="20"/>
                        </w:rPr>
                        <w:delText>)</w:delText>
                      </w:r>
                    </w:del>
                  </w:p>
                </w:txbxContent>
              </v:textbox>
            </v:shape>
          </w:pict>
        </mc:Fallback>
      </mc:AlternateContent>
    </w:r>
    <w:sdt>
      <w:sdtPr>
        <w:rPr>
          <w:rFonts w:ascii="Avenir Next LT Pro" w:hAnsi="Avenir Next LT Pro"/>
          <w:sz w:val="20"/>
          <w:szCs w:val="20"/>
        </w:rPr>
        <w:id w:val="1198895003"/>
        <w:docPartObj>
          <w:docPartGallery w:val="Page Numbers (Bottom of Page)"/>
          <w:docPartUnique/>
        </w:docPartObj>
      </w:sdtPr>
      <w:sdtEndPr>
        <w:rPr>
          <w:noProof/>
        </w:rPr>
      </w:sdtEndPr>
      <w:sdtContent>
        <w:r w:rsidR="005D24DC" w:rsidRPr="00392BF9">
          <w:rPr>
            <w:rFonts w:ascii="Avenir Next LT Pro" w:hAnsi="Avenir Next LT Pro"/>
            <w:sz w:val="20"/>
            <w:szCs w:val="20"/>
            <w:lang w:val="vi-VN"/>
          </w:rPr>
          <w:t xml:space="preserve"> </w:t>
        </w:r>
        <w:r w:rsidR="00840425" w:rsidRPr="00392BF9">
          <w:rPr>
            <w:rFonts w:ascii="Avenir Next LT Pro" w:hAnsi="Avenir Next LT Pro"/>
            <w:sz w:val="20"/>
            <w:szCs w:val="20"/>
          </w:rPr>
          <w:fldChar w:fldCharType="begin"/>
        </w:r>
        <w:r w:rsidR="00840425" w:rsidRPr="00392BF9">
          <w:rPr>
            <w:rFonts w:ascii="Avenir Next LT Pro" w:hAnsi="Avenir Next LT Pro"/>
            <w:sz w:val="20"/>
            <w:szCs w:val="20"/>
          </w:rPr>
          <w:instrText xml:space="preserve"> PAGE   \* MERGEFORMAT </w:instrText>
        </w:r>
        <w:r w:rsidR="00840425" w:rsidRPr="00392BF9">
          <w:rPr>
            <w:rFonts w:ascii="Avenir Next LT Pro" w:hAnsi="Avenir Next LT Pro"/>
            <w:sz w:val="20"/>
            <w:szCs w:val="20"/>
          </w:rPr>
          <w:fldChar w:fldCharType="separate"/>
        </w:r>
        <w:r w:rsidR="00C93D4D" w:rsidRPr="00392BF9">
          <w:rPr>
            <w:rFonts w:ascii="Avenir Next LT Pro" w:hAnsi="Avenir Next LT Pro"/>
            <w:noProof/>
            <w:sz w:val="20"/>
            <w:szCs w:val="20"/>
          </w:rPr>
          <w:t>3</w:t>
        </w:r>
        <w:r w:rsidR="00840425" w:rsidRPr="00392BF9">
          <w:rPr>
            <w:rFonts w:ascii="Avenir Next LT Pro" w:hAnsi="Avenir Next LT Pro"/>
            <w:noProof/>
            <w:sz w:val="20"/>
            <w:szCs w:val="20"/>
          </w:rPr>
          <w:fldChar w:fldCharType="end"/>
        </w:r>
      </w:sdtContent>
    </w:sdt>
    <w:r w:rsidR="002D173E" w:rsidRPr="00392BF9">
      <w:rPr>
        <w:rFonts w:ascii="Avenir Next LT Pro" w:hAnsi="Avenir Next LT Pro"/>
        <w:noProof/>
        <w:sz w:val="20"/>
        <w:szCs w:val="20"/>
      </w:rPr>
      <w:drawing>
        <wp:anchor distT="0" distB="0" distL="114300" distR="114300" simplePos="0" relativeHeight="251666432" behindDoc="0" locked="0" layoutInCell="1" allowOverlap="1" wp14:anchorId="2F124F9B" wp14:editId="49609454">
          <wp:simplePos x="0" y="0"/>
          <wp:positionH relativeFrom="column">
            <wp:posOffset>-695484</wp:posOffset>
          </wp:positionH>
          <wp:positionV relativeFrom="paragraph">
            <wp:posOffset>220345</wp:posOffset>
          </wp:positionV>
          <wp:extent cx="7616507" cy="817880"/>
          <wp:effectExtent l="0" t="0" r="3810" b="0"/>
          <wp:wrapNone/>
          <wp:docPr id="34833721" name="Picture 3483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616507" cy="817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0F846" w14:textId="77777777" w:rsidR="00BF1779" w:rsidRDefault="00BF1779">
      <w:r>
        <w:t xml:space="preserve"> </w:t>
      </w:r>
      <w:r>
        <w:separator/>
      </w:r>
    </w:p>
  </w:footnote>
  <w:footnote w:type="continuationSeparator" w:id="0">
    <w:p w14:paraId="3408B3B9" w14:textId="77777777" w:rsidR="00BF1779" w:rsidRDefault="00BF1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F780" w14:textId="61BD7672" w:rsidR="00BD4258" w:rsidRPr="00DB3E7A" w:rsidRDefault="003806D2" w:rsidP="00DB3E7A">
    <w:pPr>
      <w:pStyle w:val="Header"/>
    </w:pPr>
    <w:r w:rsidRPr="00813141">
      <w:rPr>
        <w:rFonts w:ascii="Brandon Grotesque Bold" w:hAnsi="Brandon Grotesque Bold"/>
        <w:b/>
        <w:bCs/>
        <w:noProof/>
        <w:sz w:val="40"/>
        <w:szCs w:val="40"/>
      </w:rPr>
      <mc:AlternateContent>
        <mc:Choice Requires="wps">
          <w:drawing>
            <wp:anchor distT="45720" distB="45720" distL="114300" distR="114300" simplePos="0" relativeHeight="251675648" behindDoc="1" locked="0" layoutInCell="1" allowOverlap="1" wp14:anchorId="3C75CCE1" wp14:editId="30268BA3">
              <wp:simplePos x="0" y="0"/>
              <wp:positionH relativeFrom="page">
                <wp:posOffset>-364490</wp:posOffset>
              </wp:positionH>
              <wp:positionV relativeFrom="paragraph">
                <wp:posOffset>160020</wp:posOffset>
              </wp:positionV>
              <wp:extent cx="5219700"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22960"/>
                      </a:xfrm>
                      <a:prstGeom prst="rect">
                        <a:avLst/>
                      </a:prstGeom>
                      <a:noFill/>
                      <a:ln w="9525">
                        <a:noFill/>
                        <a:miter lim="800000"/>
                        <a:headEnd/>
                        <a:tailEnd/>
                      </a:ln>
                    </wps:spPr>
                    <wps:txb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5CCE1" id="_x0000_t202" coordsize="21600,21600" o:spt="202" path="m,l,21600r21600,l21600,xe">
              <v:stroke joinstyle="miter"/>
              <v:path gradientshapeok="t" o:connecttype="rect"/>
            </v:shapetype>
            <v:shape id="Text Box 2" o:spid="_x0000_s1026" type="#_x0000_t202" style="position:absolute;left:0;text-align:left;margin-left:-28.7pt;margin-top:12.6pt;width:411pt;height:64.8pt;z-index:-251640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" filled="f" stroked="f">
              <v:textbo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v:textbox>
              <w10:wrap anchorx="page"/>
            </v:shape>
          </w:pict>
        </mc:Fallback>
      </mc:AlternateContent>
    </w:r>
    <w:r w:rsidR="00DB3E7A" w:rsidRPr="00914832">
      <w:rPr>
        <w:rFonts w:ascii="Brandon Grotesque Bold" w:hAnsi="Brandon Grotesque Bold"/>
        <w:b/>
        <w:bCs/>
        <w:noProof/>
        <w:color w:val="FFFFFF" w:themeColor="background1"/>
        <w:sz w:val="40"/>
        <w:szCs w:val="40"/>
        <w:lang w:val="vi-VN"/>
      </w:rPr>
      <w:drawing>
        <wp:anchor distT="0" distB="0" distL="114300" distR="114300" simplePos="0" relativeHeight="251673600" behindDoc="1" locked="0" layoutInCell="1" allowOverlap="1" wp14:anchorId="2BB78423" wp14:editId="454EACFD">
          <wp:simplePos x="0" y="0"/>
          <wp:positionH relativeFrom="column">
            <wp:posOffset>-607747</wp:posOffset>
          </wp:positionH>
          <wp:positionV relativeFrom="paragraph">
            <wp:posOffset>0</wp:posOffset>
          </wp:positionV>
          <wp:extent cx="7570470" cy="1007745"/>
          <wp:effectExtent l="0" t="0" r="0" b="0"/>
          <wp:wrapNone/>
          <wp:docPr id="1928155844" name="Picture 192815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570470" cy="100774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bLNw5K/RtBTj6A" int2:id="zWrmVtcp">
      <int2:state int2:value="Rejected" int2:type="AugLoop_Text_Critique"/>
    </int2:textHash>
    <int2:textHash int2:hashCode="xZEbrDu1LBbuUo" int2:id="gVIypoe4">
      <int2:state int2:value="Rejected" int2:type="AugLoop_Text_Critique"/>
    </int2:textHash>
    <int2:textHash int2:hashCode="HEXtz+T4PyFSoL" int2:id="EIZi5kx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2C74"/>
    <w:multiLevelType w:val="multilevel"/>
    <w:tmpl w:val="4214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D5184"/>
    <w:multiLevelType w:val="hybridMultilevel"/>
    <w:tmpl w:val="E22A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1BBD"/>
    <w:multiLevelType w:val="multilevel"/>
    <w:tmpl w:val="58FACB3A"/>
    <w:styleLink w:val="CurrentList1"/>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3" w15:restartNumberingAfterBreak="0">
    <w:nsid w:val="0303326A"/>
    <w:multiLevelType w:val="hybridMultilevel"/>
    <w:tmpl w:val="A596DA04"/>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673169"/>
    <w:multiLevelType w:val="hybridMultilevel"/>
    <w:tmpl w:val="5EAC68E8"/>
    <w:lvl w:ilvl="0" w:tplc="29F88CB0">
      <w:start w:val="1"/>
      <w:numFmt w:val="decimal"/>
      <w:lvlText w:val="%1."/>
      <w:lvlJc w:val="left"/>
      <w:pPr>
        <w:ind w:left="927" w:hanging="360"/>
      </w:pPr>
      <w:rPr>
        <w:rFonts w:hint="default"/>
        <w:b/>
        <w:bCs/>
        <w:i w:val="0"/>
        <w:iCs w:val="0"/>
        <w:sz w:val="22"/>
        <w:szCs w:val="22"/>
      </w:rPr>
    </w:lvl>
    <w:lvl w:ilvl="1" w:tplc="04090019" w:tentative="1">
      <w:start w:val="1"/>
      <w:numFmt w:val="lowerLetter"/>
      <w:lvlText w:val="%2."/>
      <w:lvlJc w:val="left"/>
      <w:pPr>
        <w:ind w:left="-2583" w:hanging="360"/>
      </w:pPr>
    </w:lvl>
    <w:lvl w:ilvl="2" w:tplc="0409001B" w:tentative="1">
      <w:start w:val="1"/>
      <w:numFmt w:val="lowerRoman"/>
      <w:lvlText w:val="%3."/>
      <w:lvlJc w:val="right"/>
      <w:pPr>
        <w:ind w:left="-1863" w:hanging="180"/>
      </w:pPr>
    </w:lvl>
    <w:lvl w:ilvl="3" w:tplc="0409000F" w:tentative="1">
      <w:start w:val="1"/>
      <w:numFmt w:val="decimal"/>
      <w:lvlText w:val="%4."/>
      <w:lvlJc w:val="left"/>
      <w:pPr>
        <w:ind w:left="-1143" w:hanging="360"/>
      </w:pPr>
    </w:lvl>
    <w:lvl w:ilvl="4" w:tplc="04090019" w:tentative="1">
      <w:start w:val="1"/>
      <w:numFmt w:val="lowerLetter"/>
      <w:lvlText w:val="%5."/>
      <w:lvlJc w:val="left"/>
      <w:pPr>
        <w:ind w:left="-423" w:hanging="360"/>
      </w:pPr>
    </w:lvl>
    <w:lvl w:ilvl="5" w:tplc="0409001B" w:tentative="1">
      <w:start w:val="1"/>
      <w:numFmt w:val="lowerRoman"/>
      <w:lvlText w:val="%6."/>
      <w:lvlJc w:val="right"/>
      <w:pPr>
        <w:ind w:left="297" w:hanging="180"/>
      </w:pPr>
    </w:lvl>
    <w:lvl w:ilvl="6" w:tplc="0409000F" w:tentative="1">
      <w:start w:val="1"/>
      <w:numFmt w:val="decimal"/>
      <w:lvlText w:val="%7."/>
      <w:lvlJc w:val="left"/>
      <w:pPr>
        <w:ind w:left="1017" w:hanging="360"/>
      </w:pPr>
    </w:lvl>
    <w:lvl w:ilvl="7" w:tplc="04090019" w:tentative="1">
      <w:start w:val="1"/>
      <w:numFmt w:val="lowerLetter"/>
      <w:lvlText w:val="%8."/>
      <w:lvlJc w:val="left"/>
      <w:pPr>
        <w:ind w:left="1737" w:hanging="360"/>
      </w:pPr>
    </w:lvl>
    <w:lvl w:ilvl="8" w:tplc="0409001B" w:tentative="1">
      <w:start w:val="1"/>
      <w:numFmt w:val="lowerRoman"/>
      <w:lvlText w:val="%9."/>
      <w:lvlJc w:val="right"/>
      <w:pPr>
        <w:ind w:left="2457" w:hanging="180"/>
      </w:pPr>
    </w:lvl>
  </w:abstractNum>
  <w:abstractNum w:abstractNumId="5" w15:restartNumberingAfterBreak="0">
    <w:nsid w:val="05D15A56"/>
    <w:multiLevelType w:val="hybridMultilevel"/>
    <w:tmpl w:val="AF12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A2CEE"/>
    <w:multiLevelType w:val="hybridMultilevel"/>
    <w:tmpl w:val="A3A0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350141"/>
    <w:multiLevelType w:val="hybridMultilevel"/>
    <w:tmpl w:val="1D56BF44"/>
    <w:lvl w:ilvl="0" w:tplc="0409000F">
      <w:start w:val="1"/>
      <w:numFmt w:val="decimal"/>
      <w:lvlText w:val="%1."/>
      <w:lvlJc w:val="left"/>
      <w:pPr>
        <w:ind w:left="36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8" w15:restartNumberingAfterBreak="0">
    <w:nsid w:val="08571DF6"/>
    <w:multiLevelType w:val="hybridMultilevel"/>
    <w:tmpl w:val="4B602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8C21F4A"/>
    <w:multiLevelType w:val="hybridMultilevel"/>
    <w:tmpl w:val="4470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99AC66"/>
    <w:multiLevelType w:val="hybridMultilevel"/>
    <w:tmpl w:val="475E48B6"/>
    <w:lvl w:ilvl="0" w:tplc="0642787C">
      <w:start w:val="1"/>
      <w:numFmt w:val="bullet"/>
      <w:lvlText w:val=""/>
      <w:lvlJc w:val="left"/>
      <w:pPr>
        <w:ind w:left="1080" w:hanging="360"/>
      </w:pPr>
      <w:rPr>
        <w:rFonts w:ascii="Symbol" w:hAnsi="Symbol" w:hint="default"/>
      </w:rPr>
    </w:lvl>
    <w:lvl w:ilvl="1" w:tplc="BA1C780E">
      <w:start w:val="1"/>
      <w:numFmt w:val="bullet"/>
      <w:lvlText w:val="o"/>
      <w:lvlJc w:val="left"/>
      <w:pPr>
        <w:ind w:left="1800" w:hanging="360"/>
      </w:pPr>
      <w:rPr>
        <w:rFonts w:ascii="Courier New" w:hAnsi="Courier New" w:hint="default"/>
      </w:rPr>
    </w:lvl>
    <w:lvl w:ilvl="2" w:tplc="1C74EBBE">
      <w:start w:val="1"/>
      <w:numFmt w:val="bullet"/>
      <w:lvlText w:val=""/>
      <w:lvlJc w:val="left"/>
      <w:pPr>
        <w:ind w:left="2520" w:hanging="360"/>
      </w:pPr>
      <w:rPr>
        <w:rFonts w:ascii="Wingdings" w:hAnsi="Wingdings" w:hint="default"/>
      </w:rPr>
    </w:lvl>
    <w:lvl w:ilvl="3" w:tplc="8BCA6FC0">
      <w:start w:val="1"/>
      <w:numFmt w:val="bullet"/>
      <w:lvlText w:val=""/>
      <w:lvlJc w:val="left"/>
      <w:pPr>
        <w:ind w:left="3240" w:hanging="360"/>
      </w:pPr>
      <w:rPr>
        <w:rFonts w:ascii="Symbol" w:hAnsi="Symbol" w:hint="default"/>
      </w:rPr>
    </w:lvl>
    <w:lvl w:ilvl="4" w:tplc="8F540A3C">
      <w:start w:val="1"/>
      <w:numFmt w:val="bullet"/>
      <w:lvlText w:val="o"/>
      <w:lvlJc w:val="left"/>
      <w:pPr>
        <w:ind w:left="3960" w:hanging="360"/>
      </w:pPr>
      <w:rPr>
        <w:rFonts w:ascii="Courier New" w:hAnsi="Courier New" w:hint="default"/>
      </w:rPr>
    </w:lvl>
    <w:lvl w:ilvl="5" w:tplc="1C789A9C">
      <w:start w:val="1"/>
      <w:numFmt w:val="bullet"/>
      <w:lvlText w:val=""/>
      <w:lvlJc w:val="left"/>
      <w:pPr>
        <w:ind w:left="4680" w:hanging="360"/>
      </w:pPr>
      <w:rPr>
        <w:rFonts w:ascii="Wingdings" w:hAnsi="Wingdings" w:hint="default"/>
      </w:rPr>
    </w:lvl>
    <w:lvl w:ilvl="6" w:tplc="BE9C01C0">
      <w:start w:val="1"/>
      <w:numFmt w:val="bullet"/>
      <w:lvlText w:val=""/>
      <w:lvlJc w:val="left"/>
      <w:pPr>
        <w:ind w:left="5400" w:hanging="360"/>
      </w:pPr>
      <w:rPr>
        <w:rFonts w:ascii="Symbol" w:hAnsi="Symbol" w:hint="default"/>
      </w:rPr>
    </w:lvl>
    <w:lvl w:ilvl="7" w:tplc="8960C04E">
      <w:start w:val="1"/>
      <w:numFmt w:val="bullet"/>
      <w:lvlText w:val="o"/>
      <w:lvlJc w:val="left"/>
      <w:pPr>
        <w:ind w:left="6120" w:hanging="360"/>
      </w:pPr>
      <w:rPr>
        <w:rFonts w:ascii="Courier New" w:hAnsi="Courier New" w:hint="default"/>
      </w:rPr>
    </w:lvl>
    <w:lvl w:ilvl="8" w:tplc="FC46A710">
      <w:start w:val="1"/>
      <w:numFmt w:val="bullet"/>
      <w:lvlText w:val=""/>
      <w:lvlJc w:val="left"/>
      <w:pPr>
        <w:ind w:left="6840" w:hanging="360"/>
      </w:pPr>
      <w:rPr>
        <w:rFonts w:ascii="Wingdings" w:hAnsi="Wingdings" w:hint="default"/>
      </w:rPr>
    </w:lvl>
  </w:abstractNum>
  <w:abstractNum w:abstractNumId="11" w15:restartNumberingAfterBreak="0">
    <w:nsid w:val="100AA08E"/>
    <w:multiLevelType w:val="hybridMultilevel"/>
    <w:tmpl w:val="3BFC89C6"/>
    <w:lvl w:ilvl="0" w:tplc="F97CBFB6">
      <w:start w:val="1"/>
      <w:numFmt w:val="bullet"/>
      <w:lvlText w:val=""/>
      <w:lvlJc w:val="left"/>
      <w:pPr>
        <w:ind w:left="1080" w:hanging="360"/>
      </w:pPr>
      <w:rPr>
        <w:rFonts w:ascii="Symbol" w:hAnsi="Symbol" w:hint="default"/>
      </w:rPr>
    </w:lvl>
    <w:lvl w:ilvl="1" w:tplc="1F8E0C90">
      <w:start w:val="1"/>
      <w:numFmt w:val="bullet"/>
      <w:lvlText w:val="o"/>
      <w:lvlJc w:val="left"/>
      <w:pPr>
        <w:ind w:left="1800" w:hanging="360"/>
      </w:pPr>
      <w:rPr>
        <w:rFonts w:ascii="Courier New" w:hAnsi="Courier New" w:hint="default"/>
      </w:rPr>
    </w:lvl>
    <w:lvl w:ilvl="2" w:tplc="4014B246">
      <w:start w:val="1"/>
      <w:numFmt w:val="bullet"/>
      <w:lvlText w:val=""/>
      <w:lvlJc w:val="left"/>
      <w:pPr>
        <w:ind w:left="2520" w:hanging="360"/>
      </w:pPr>
      <w:rPr>
        <w:rFonts w:ascii="Wingdings" w:hAnsi="Wingdings" w:hint="default"/>
      </w:rPr>
    </w:lvl>
    <w:lvl w:ilvl="3" w:tplc="B1C440EE">
      <w:start w:val="1"/>
      <w:numFmt w:val="bullet"/>
      <w:lvlText w:val=""/>
      <w:lvlJc w:val="left"/>
      <w:pPr>
        <w:ind w:left="3240" w:hanging="360"/>
      </w:pPr>
      <w:rPr>
        <w:rFonts w:ascii="Symbol" w:hAnsi="Symbol" w:hint="default"/>
      </w:rPr>
    </w:lvl>
    <w:lvl w:ilvl="4" w:tplc="37C8736C">
      <w:start w:val="1"/>
      <w:numFmt w:val="bullet"/>
      <w:lvlText w:val="o"/>
      <w:lvlJc w:val="left"/>
      <w:pPr>
        <w:ind w:left="3960" w:hanging="360"/>
      </w:pPr>
      <w:rPr>
        <w:rFonts w:ascii="Courier New" w:hAnsi="Courier New" w:hint="default"/>
      </w:rPr>
    </w:lvl>
    <w:lvl w:ilvl="5" w:tplc="5658FAFC">
      <w:start w:val="1"/>
      <w:numFmt w:val="bullet"/>
      <w:lvlText w:val=""/>
      <w:lvlJc w:val="left"/>
      <w:pPr>
        <w:ind w:left="4680" w:hanging="360"/>
      </w:pPr>
      <w:rPr>
        <w:rFonts w:ascii="Wingdings" w:hAnsi="Wingdings" w:hint="default"/>
      </w:rPr>
    </w:lvl>
    <w:lvl w:ilvl="6" w:tplc="16E49FEE">
      <w:start w:val="1"/>
      <w:numFmt w:val="bullet"/>
      <w:lvlText w:val=""/>
      <w:lvlJc w:val="left"/>
      <w:pPr>
        <w:ind w:left="5400" w:hanging="360"/>
      </w:pPr>
      <w:rPr>
        <w:rFonts w:ascii="Symbol" w:hAnsi="Symbol" w:hint="default"/>
      </w:rPr>
    </w:lvl>
    <w:lvl w:ilvl="7" w:tplc="E40060F6">
      <w:start w:val="1"/>
      <w:numFmt w:val="bullet"/>
      <w:lvlText w:val="o"/>
      <w:lvlJc w:val="left"/>
      <w:pPr>
        <w:ind w:left="6120" w:hanging="360"/>
      </w:pPr>
      <w:rPr>
        <w:rFonts w:ascii="Courier New" w:hAnsi="Courier New" w:hint="default"/>
      </w:rPr>
    </w:lvl>
    <w:lvl w:ilvl="8" w:tplc="1BB45246">
      <w:start w:val="1"/>
      <w:numFmt w:val="bullet"/>
      <w:lvlText w:val=""/>
      <w:lvlJc w:val="left"/>
      <w:pPr>
        <w:ind w:left="6840" w:hanging="360"/>
      </w:pPr>
      <w:rPr>
        <w:rFonts w:ascii="Wingdings" w:hAnsi="Wingdings" w:hint="default"/>
      </w:rPr>
    </w:lvl>
  </w:abstractNum>
  <w:abstractNum w:abstractNumId="12" w15:restartNumberingAfterBreak="0">
    <w:nsid w:val="114C1354"/>
    <w:multiLevelType w:val="hybridMultilevel"/>
    <w:tmpl w:val="81225E1C"/>
    <w:lvl w:ilvl="0" w:tplc="AB205920">
      <w:start w:val="1"/>
      <w:numFmt w:val="bullet"/>
      <w:lvlText w:val="-"/>
      <w:lvlJc w:val="left"/>
      <w:pPr>
        <w:ind w:left="1080" w:hanging="360"/>
      </w:pPr>
      <w:rPr>
        <w:rFonts w:ascii="Aptos" w:hAnsi="Aptos" w:hint="default"/>
      </w:rPr>
    </w:lvl>
    <w:lvl w:ilvl="1" w:tplc="7C94A3BC">
      <w:start w:val="1"/>
      <w:numFmt w:val="bullet"/>
      <w:lvlText w:val="o"/>
      <w:lvlJc w:val="left"/>
      <w:pPr>
        <w:ind w:left="1800" w:hanging="360"/>
      </w:pPr>
      <w:rPr>
        <w:rFonts w:ascii="Courier New" w:hAnsi="Courier New" w:hint="default"/>
      </w:rPr>
    </w:lvl>
    <w:lvl w:ilvl="2" w:tplc="E6028DFC">
      <w:start w:val="1"/>
      <w:numFmt w:val="bullet"/>
      <w:lvlText w:val=""/>
      <w:lvlJc w:val="left"/>
      <w:pPr>
        <w:ind w:left="2520" w:hanging="360"/>
      </w:pPr>
      <w:rPr>
        <w:rFonts w:ascii="Wingdings" w:hAnsi="Wingdings" w:hint="default"/>
      </w:rPr>
    </w:lvl>
    <w:lvl w:ilvl="3" w:tplc="A0E86BE4">
      <w:start w:val="1"/>
      <w:numFmt w:val="bullet"/>
      <w:lvlText w:val=""/>
      <w:lvlJc w:val="left"/>
      <w:pPr>
        <w:ind w:left="3240" w:hanging="360"/>
      </w:pPr>
      <w:rPr>
        <w:rFonts w:ascii="Symbol" w:hAnsi="Symbol" w:hint="default"/>
      </w:rPr>
    </w:lvl>
    <w:lvl w:ilvl="4" w:tplc="A4388866">
      <w:start w:val="1"/>
      <w:numFmt w:val="bullet"/>
      <w:lvlText w:val="o"/>
      <w:lvlJc w:val="left"/>
      <w:pPr>
        <w:ind w:left="3960" w:hanging="360"/>
      </w:pPr>
      <w:rPr>
        <w:rFonts w:ascii="Courier New" w:hAnsi="Courier New" w:hint="default"/>
      </w:rPr>
    </w:lvl>
    <w:lvl w:ilvl="5" w:tplc="461402AE">
      <w:start w:val="1"/>
      <w:numFmt w:val="bullet"/>
      <w:lvlText w:val=""/>
      <w:lvlJc w:val="left"/>
      <w:pPr>
        <w:ind w:left="4680" w:hanging="360"/>
      </w:pPr>
      <w:rPr>
        <w:rFonts w:ascii="Wingdings" w:hAnsi="Wingdings" w:hint="default"/>
      </w:rPr>
    </w:lvl>
    <w:lvl w:ilvl="6" w:tplc="334EBB54">
      <w:start w:val="1"/>
      <w:numFmt w:val="bullet"/>
      <w:lvlText w:val=""/>
      <w:lvlJc w:val="left"/>
      <w:pPr>
        <w:ind w:left="5400" w:hanging="360"/>
      </w:pPr>
      <w:rPr>
        <w:rFonts w:ascii="Symbol" w:hAnsi="Symbol" w:hint="default"/>
      </w:rPr>
    </w:lvl>
    <w:lvl w:ilvl="7" w:tplc="FAA070DA">
      <w:start w:val="1"/>
      <w:numFmt w:val="bullet"/>
      <w:lvlText w:val="o"/>
      <w:lvlJc w:val="left"/>
      <w:pPr>
        <w:ind w:left="6120" w:hanging="360"/>
      </w:pPr>
      <w:rPr>
        <w:rFonts w:ascii="Courier New" w:hAnsi="Courier New" w:hint="default"/>
      </w:rPr>
    </w:lvl>
    <w:lvl w:ilvl="8" w:tplc="CD7CCD86">
      <w:start w:val="1"/>
      <w:numFmt w:val="bullet"/>
      <w:lvlText w:val=""/>
      <w:lvlJc w:val="left"/>
      <w:pPr>
        <w:ind w:left="6840" w:hanging="360"/>
      </w:pPr>
      <w:rPr>
        <w:rFonts w:ascii="Wingdings" w:hAnsi="Wingdings" w:hint="default"/>
      </w:rPr>
    </w:lvl>
  </w:abstractNum>
  <w:abstractNum w:abstractNumId="13" w15:restartNumberingAfterBreak="0">
    <w:nsid w:val="1200466E"/>
    <w:multiLevelType w:val="hybridMultilevel"/>
    <w:tmpl w:val="5AAC1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0C58F8"/>
    <w:multiLevelType w:val="hybridMultilevel"/>
    <w:tmpl w:val="38161996"/>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13252697"/>
    <w:multiLevelType w:val="hybridMultilevel"/>
    <w:tmpl w:val="6646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1A6236"/>
    <w:multiLevelType w:val="hybridMultilevel"/>
    <w:tmpl w:val="0442D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67839C4"/>
    <w:multiLevelType w:val="hybridMultilevel"/>
    <w:tmpl w:val="A9280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EF43EA"/>
    <w:multiLevelType w:val="hybridMultilevel"/>
    <w:tmpl w:val="4D56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2A0F13"/>
    <w:multiLevelType w:val="hybridMultilevel"/>
    <w:tmpl w:val="1B9A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0A2BF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1" w15:restartNumberingAfterBreak="0">
    <w:nsid w:val="217D665F"/>
    <w:multiLevelType w:val="hybridMultilevel"/>
    <w:tmpl w:val="0D4A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7D4838"/>
    <w:multiLevelType w:val="hybridMultilevel"/>
    <w:tmpl w:val="7AFC9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685D92"/>
    <w:multiLevelType w:val="hybridMultilevel"/>
    <w:tmpl w:val="EEFE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6D2611"/>
    <w:multiLevelType w:val="multilevel"/>
    <w:tmpl w:val="257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1724EF"/>
    <w:multiLevelType w:val="multilevel"/>
    <w:tmpl w:val="3A42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863C29"/>
    <w:multiLevelType w:val="hybridMultilevel"/>
    <w:tmpl w:val="6C36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332C69"/>
    <w:multiLevelType w:val="hybridMultilevel"/>
    <w:tmpl w:val="ECFAF860"/>
    <w:lvl w:ilvl="0" w:tplc="D53A9E92">
      <w:numFmt w:val="bullet"/>
      <w:lvlText w:val="•"/>
      <w:lvlJc w:val="left"/>
      <w:pPr>
        <w:ind w:left="720" w:hanging="360"/>
      </w:pPr>
      <w:rPr>
        <w:rFonts w:ascii="iCiel Avenir LT Std 35 Light" w:eastAsia="Times New Roman" w:hAnsi="iCiel Avenir LT Std 35 Light"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78C50B4"/>
    <w:multiLevelType w:val="hybridMultilevel"/>
    <w:tmpl w:val="3EE2EC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9345909"/>
    <w:multiLevelType w:val="hybridMultilevel"/>
    <w:tmpl w:val="FF84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862105"/>
    <w:multiLevelType w:val="hybridMultilevel"/>
    <w:tmpl w:val="C6100D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1" w15:restartNumberingAfterBreak="0">
    <w:nsid w:val="2B784E04"/>
    <w:multiLevelType w:val="hybridMultilevel"/>
    <w:tmpl w:val="2758B166"/>
    <w:lvl w:ilvl="0" w:tplc="D89A28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2E5940A0"/>
    <w:multiLevelType w:val="multilevel"/>
    <w:tmpl w:val="04F2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8B4C1E"/>
    <w:multiLevelType w:val="hybridMultilevel"/>
    <w:tmpl w:val="F86AC22C"/>
    <w:lvl w:ilvl="0" w:tplc="AA923F2A">
      <w:start w:val="12"/>
      <w:numFmt w:val="decimal"/>
      <w:lvlText w:val="%1."/>
      <w:lvlJc w:val="left"/>
      <w:pPr>
        <w:ind w:left="1440" w:hanging="360"/>
      </w:pPr>
      <w:rPr>
        <w:rFonts w:hint="default"/>
        <w:b/>
        <w:bCs/>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2F1C10E5"/>
    <w:multiLevelType w:val="multilevel"/>
    <w:tmpl w:val="9E7A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7F4648"/>
    <w:multiLevelType w:val="hybridMultilevel"/>
    <w:tmpl w:val="82B4AB52"/>
    <w:lvl w:ilvl="0" w:tplc="F336E970">
      <w:start w:val="1"/>
      <w:numFmt w:val="bullet"/>
      <w:lvlText w:val=""/>
      <w:lvlJc w:val="left"/>
      <w:pPr>
        <w:ind w:left="1080" w:hanging="360"/>
      </w:pPr>
      <w:rPr>
        <w:rFonts w:ascii="Symbol" w:hAnsi="Symbol" w:hint="default"/>
      </w:rPr>
    </w:lvl>
    <w:lvl w:ilvl="1" w:tplc="2D149E30">
      <w:start w:val="1"/>
      <w:numFmt w:val="bullet"/>
      <w:lvlText w:val="o"/>
      <w:lvlJc w:val="left"/>
      <w:pPr>
        <w:ind w:left="1800" w:hanging="360"/>
      </w:pPr>
      <w:rPr>
        <w:rFonts w:ascii="Courier New" w:hAnsi="Courier New" w:hint="default"/>
      </w:rPr>
    </w:lvl>
    <w:lvl w:ilvl="2" w:tplc="0E183314">
      <w:start w:val="1"/>
      <w:numFmt w:val="bullet"/>
      <w:lvlText w:val=""/>
      <w:lvlJc w:val="left"/>
      <w:pPr>
        <w:ind w:left="2520" w:hanging="360"/>
      </w:pPr>
      <w:rPr>
        <w:rFonts w:ascii="Wingdings" w:hAnsi="Wingdings" w:hint="default"/>
      </w:rPr>
    </w:lvl>
    <w:lvl w:ilvl="3" w:tplc="E8B61652">
      <w:start w:val="1"/>
      <w:numFmt w:val="bullet"/>
      <w:lvlText w:val=""/>
      <w:lvlJc w:val="left"/>
      <w:pPr>
        <w:ind w:left="3240" w:hanging="360"/>
      </w:pPr>
      <w:rPr>
        <w:rFonts w:ascii="Symbol" w:hAnsi="Symbol" w:hint="default"/>
      </w:rPr>
    </w:lvl>
    <w:lvl w:ilvl="4" w:tplc="9BEC2BEE">
      <w:start w:val="1"/>
      <w:numFmt w:val="bullet"/>
      <w:lvlText w:val="o"/>
      <w:lvlJc w:val="left"/>
      <w:pPr>
        <w:ind w:left="3960" w:hanging="360"/>
      </w:pPr>
      <w:rPr>
        <w:rFonts w:ascii="Courier New" w:hAnsi="Courier New" w:hint="default"/>
      </w:rPr>
    </w:lvl>
    <w:lvl w:ilvl="5" w:tplc="922AF74E">
      <w:start w:val="1"/>
      <w:numFmt w:val="bullet"/>
      <w:lvlText w:val=""/>
      <w:lvlJc w:val="left"/>
      <w:pPr>
        <w:ind w:left="4680" w:hanging="360"/>
      </w:pPr>
      <w:rPr>
        <w:rFonts w:ascii="Wingdings" w:hAnsi="Wingdings" w:hint="default"/>
      </w:rPr>
    </w:lvl>
    <w:lvl w:ilvl="6" w:tplc="083663A4">
      <w:start w:val="1"/>
      <w:numFmt w:val="bullet"/>
      <w:lvlText w:val=""/>
      <w:lvlJc w:val="left"/>
      <w:pPr>
        <w:ind w:left="5400" w:hanging="360"/>
      </w:pPr>
      <w:rPr>
        <w:rFonts w:ascii="Symbol" w:hAnsi="Symbol" w:hint="default"/>
      </w:rPr>
    </w:lvl>
    <w:lvl w:ilvl="7" w:tplc="EF9A75CA">
      <w:start w:val="1"/>
      <w:numFmt w:val="bullet"/>
      <w:lvlText w:val="o"/>
      <w:lvlJc w:val="left"/>
      <w:pPr>
        <w:ind w:left="6120" w:hanging="360"/>
      </w:pPr>
      <w:rPr>
        <w:rFonts w:ascii="Courier New" w:hAnsi="Courier New" w:hint="default"/>
      </w:rPr>
    </w:lvl>
    <w:lvl w:ilvl="8" w:tplc="42926DA2">
      <w:start w:val="1"/>
      <w:numFmt w:val="bullet"/>
      <w:lvlText w:val=""/>
      <w:lvlJc w:val="left"/>
      <w:pPr>
        <w:ind w:left="6840" w:hanging="360"/>
      </w:pPr>
      <w:rPr>
        <w:rFonts w:ascii="Wingdings" w:hAnsi="Wingdings" w:hint="default"/>
      </w:rPr>
    </w:lvl>
  </w:abstractNum>
  <w:abstractNum w:abstractNumId="36" w15:restartNumberingAfterBreak="0">
    <w:nsid w:val="2FCE2A1F"/>
    <w:multiLevelType w:val="multilevel"/>
    <w:tmpl w:val="4156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0E3C30"/>
    <w:multiLevelType w:val="hybridMultilevel"/>
    <w:tmpl w:val="82D6CC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0AD09B7"/>
    <w:multiLevelType w:val="hybridMultilevel"/>
    <w:tmpl w:val="CC046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FB3ACA"/>
    <w:multiLevelType w:val="hybridMultilevel"/>
    <w:tmpl w:val="3C4A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28662F"/>
    <w:multiLevelType w:val="multilevel"/>
    <w:tmpl w:val="AE98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2453341"/>
    <w:multiLevelType w:val="multilevel"/>
    <w:tmpl w:val="14C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8C50B5"/>
    <w:multiLevelType w:val="hybridMultilevel"/>
    <w:tmpl w:val="100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96307A"/>
    <w:multiLevelType w:val="hybridMultilevel"/>
    <w:tmpl w:val="07D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A20D6A"/>
    <w:multiLevelType w:val="hybridMultilevel"/>
    <w:tmpl w:val="7B165AE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33C006B6"/>
    <w:multiLevelType w:val="hybridMultilevel"/>
    <w:tmpl w:val="8CF8AF42"/>
    <w:lvl w:ilvl="0" w:tplc="EED061C0">
      <w:start w:val="1"/>
      <w:numFmt w:val="decimal"/>
      <w:lvlText w:val="%1."/>
      <w:lvlJc w:val="left"/>
      <w:pPr>
        <w:ind w:left="360" w:hanging="360"/>
      </w:pPr>
      <w:rPr>
        <w:rFonts w:hint="default"/>
        <w:b/>
        <w:bCs/>
        <w:i w:val="0"/>
        <w:iCs w:val="0"/>
        <w:color w:val="2F5496" w:themeColor="accent1" w:themeShade="BF"/>
        <w:sz w:val="22"/>
        <w:szCs w:val="22"/>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46" w15:restartNumberingAfterBreak="0">
    <w:nsid w:val="366919E9"/>
    <w:multiLevelType w:val="hybridMultilevel"/>
    <w:tmpl w:val="65AAB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703287F"/>
    <w:multiLevelType w:val="hybridMultilevel"/>
    <w:tmpl w:val="7FFED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572518"/>
    <w:multiLevelType w:val="hybridMultilevel"/>
    <w:tmpl w:val="96BA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CA557B"/>
    <w:multiLevelType w:val="hybridMultilevel"/>
    <w:tmpl w:val="548E5834"/>
    <w:lvl w:ilvl="0" w:tplc="E708BB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8D16605"/>
    <w:multiLevelType w:val="multilevel"/>
    <w:tmpl w:val="1338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F95ED9"/>
    <w:multiLevelType w:val="hybridMultilevel"/>
    <w:tmpl w:val="FA1A74E8"/>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8FA1EE2"/>
    <w:multiLevelType w:val="hybridMultilevel"/>
    <w:tmpl w:val="7C6CAFF0"/>
    <w:lvl w:ilvl="0" w:tplc="0FC20C1A">
      <w:start w:val="1"/>
      <w:numFmt w:val="upperRoman"/>
      <w:lvlText w:val="%1."/>
      <w:lvlJc w:val="left"/>
      <w:pPr>
        <w:ind w:left="1350" w:hanging="720"/>
      </w:pPr>
      <w:rPr>
        <w:rFonts w:hint="default"/>
        <w:b/>
        <w:bCs w:val="0"/>
        <w:sz w:val="32"/>
        <w:szCs w:val="32"/>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3" w15:restartNumberingAfterBreak="0">
    <w:nsid w:val="3B0B638A"/>
    <w:multiLevelType w:val="hybridMultilevel"/>
    <w:tmpl w:val="06C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5E2C4C"/>
    <w:multiLevelType w:val="hybridMultilevel"/>
    <w:tmpl w:val="2B640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1FCDFB"/>
    <w:multiLevelType w:val="hybridMultilevel"/>
    <w:tmpl w:val="F41202B4"/>
    <w:lvl w:ilvl="0" w:tplc="0666B48C">
      <w:start w:val="1"/>
      <w:numFmt w:val="bullet"/>
      <w:lvlText w:val="-"/>
      <w:lvlJc w:val="left"/>
      <w:pPr>
        <w:ind w:left="1080" w:hanging="360"/>
      </w:pPr>
      <w:rPr>
        <w:rFonts w:ascii="Aptos" w:hAnsi="Aptos" w:hint="default"/>
      </w:rPr>
    </w:lvl>
    <w:lvl w:ilvl="1" w:tplc="CF8E310A">
      <w:start w:val="1"/>
      <w:numFmt w:val="bullet"/>
      <w:lvlText w:val="o"/>
      <w:lvlJc w:val="left"/>
      <w:pPr>
        <w:ind w:left="1800" w:hanging="360"/>
      </w:pPr>
      <w:rPr>
        <w:rFonts w:ascii="Courier New" w:hAnsi="Courier New" w:hint="default"/>
      </w:rPr>
    </w:lvl>
    <w:lvl w:ilvl="2" w:tplc="94A4BA66">
      <w:start w:val="1"/>
      <w:numFmt w:val="bullet"/>
      <w:lvlText w:val=""/>
      <w:lvlJc w:val="left"/>
      <w:pPr>
        <w:ind w:left="2520" w:hanging="360"/>
      </w:pPr>
      <w:rPr>
        <w:rFonts w:ascii="Wingdings" w:hAnsi="Wingdings" w:hint="default"/>
      </w:rPr>
    </w:lvl>
    <w:lvl w:ilvl="3" w:tplc="5DEA4CA2">
      <w:start w:val="1"/>
      <w:numFmt w:val="bullet"/>
      <w:lvlText w:val=""/>
      <w:lvlJc w:val="left"/>
      <w:pPr>
        <w:ind w:left="3240" w:hanging="360"/>
      </w:pPr>
      <w:rPr>
        <w:rFonts w:ascii="Symbol" w:hAnsi="Symbol" w:hint="default"/>
      </w:rPr>
    </w:lvl>
    <w:lvl w:ilvl="4" w:tplc="3D30CAFE">
      <w:start w:val="1"/>
      <w:numFmt w:val="bullet"/>
      <w:lvlText w:val="o"/>
      <w:lvlJc w:val="left"/>
      <w:pPr>
        <w:ind w:left="3960" w:hanging="360"/>
      </w:pPr>
      <w:rPr>
        <w:rFonts w:ascii="Courier New" w:hAnsi="Courier New" w:hint="default"/>
      </w:rPr>
    </w:lvl>
    <w:lvl w:ilvl="5" w:tplc="F5984968">
      <w:start w:val="1"/>
      <w:numFmt w:val="bullet"/>
      <w:lvlText w:val=""/>
      <w:lvlJc w:val="left"/>
      <w:pPr>
        <w:ind w:left="4680" w:hanging="360"/>
      </w:pPr>
      <w:rPr>
        <w:rFonts w:ascii="Wingdings" w:hAnsi="Wingdings" w:hint="default"/>
      </w:rPr>
    </w:lvl>
    <w:lvl w:ilvl="6" w:tplc="8F182EF6">
      <w:start w:val="1"/>
      <w:numFmt w:val="bullet"/>
      <w:lvlText w:val=""/>
      <w:lvlJc w:val="left"/>
      <w:pPr>
        <w:ind w:left="5400" w:hanging="360"/>
      </w:pPr>
      <w:rPr>
        <w:rFonts w:ascii="Symbol" w:hAnsi="Symbol" w:hint="default"/>
      </w:rPr>
    </w:lvl>
    <w:lvl w:ilvl="7" w:tplc="E102CA32">
      <w:start w:val="1"/>
      <w:numFmt w:val="bullet"/>
      <w:lvlText w:val="o"/>
      <w:lvlJc w:val="left"/>
      <w:pPr>
        <w:ind w:left="6120" w:hanging="360"/>
      </w:pPr>
      <w:rPr>
        <w:rFonts w:ascii="Courier New" w:hAnsi="Courier New" w:hint="default"/>
      </w:rPr>
    </w:lvl>
    <w:lvl w:ilvl="8" w:tplc="68D4252A">
      <w:start w:val="1"/>
      <w:numFmt w:val="bullet"/>
      <w:lvlText w:val=""/>
      <w:lvlJc w:val="left"/>
      <w:pPr>
        <w:ind w:left="6840" w:hanging="360"/>
      </w:pPr>
      <w:rPr>
        <w:rFonts w:ascii="Wingdings" w:hAnsi="Wingdings" w:hint="default"/>
      </w:rPr>
    </w:lvl>
  </w:abstractNum>
  <w:abstractNum w:abstractNumId="56" w15:restartNumberingAfterBreak="0">
    <w:nsid w:val="3F821BEE"/>
    <w:multiLevelType w:val="hybridMultilevel"/>
    <w:tmpl w:val="5BAE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974967"/>
    <w:multiLevelType w:val="hybridMultilevel"/>
    <w:tmpl w:val="712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0623BF8"/>
    <w:multiLevelType w:val="hybridMultilevel"/>
    <w:tmpl w:val="43767314"/>
    <w:lvl w:ilvl="0" w:tplc="3A681162">
      <w:start w:val="1"/>
      <w:numFmt w:val="decimal"/>
      <w:lvlText w:val="%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1D6020B"/>
    <w:multiLevelType w:val="hybridMultilevel"/>
    <w:tmpl w:val="FED6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7D464C"/>
    <w:multiLevelType w:val="hybridMultilevel"/>
    <w:tmpl w:val="34D8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3A4338F"/>
    <w:multiLevelType w:val="hybridMultilevel"/>
    <w:tmpl w:val="787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0102C1"/>
    <w:multiLevelType w:val="hybridMultilevel"/>
    <w:tmpl w:val="A54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7117DF"/>
    <w:multiLevelType w:val="hybridMultilevel"/>
    <w:tmpl w:val="3AB23452"/>
    <w:lvl w:ilvl="0" w:tplc="0409000F">
      <w:start w:val="1"/>
      <w:numFmt w:val="decimal"/>
      <w:lvlText w:val="%1."/>
      <w:lvlJc w:val="left"/>
      <w:pPr>
        <w:ind w:left="2520" w:hanging="360"/>
      </w:pPr>
      <w:rPr>
        <w:rFonts w:hint="default"/>
        <w:b/>
        <w:bCs/>
        <w:i w:val="0"/>
        <w:iCs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1080" w:hanging="360"/>
      </w:pPr>
    </w:lvl>
    <w:lvl w:ilvl="7" w:tplc="04090019" w:tentative="1">
      <w:start w:val="1"/>
      <w:numFmt w:val="lowerLetter"/>
      <w:lvlText w:val="%8."/>
      <w:lvlJc w:val="left"/>
      <w:pPr>
        <w:ind w:left="-360" w:hanging="360"/>
      </w:pPr>
    </w:lvl>
    <w:lvl w:ilvl="8" w:tplc="0409001B" w:tentative="1">
      <w:start w:val="1"/>
      <w:numFmt w:val="lowerRoman"/>
      <w:lvlText w:val="%9."/>
      <w:lvlJc w:val="right"/>
      <w:pPr>
        <w:ind w:left="360" w:hanging="180"/>
      </w:pPr>
    </w:lvl>
  </w:abstractNum>
  <w:abstractNum w:abstractNumId="64" w15:restartNumberingAfterBreak="0">
    <w:nsid w:val="46EE54DD"/>
    <w:multiLevelType w:val="multilevel"/>
    <w:tmpl w:val="C3FC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A13EFE"/>
    <w:multiLevelType w:val="hybridMultilevel"/>
    <w:tmpl w:val="C77097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4C2E75F9"/>
    <w:multiLevelType w:val="hybridMultilevel"/>
    <w:tmpl w:val="D1E00822"/>
    <w:lvl w:ilvl="0" w:tplc="6CFA1CF8">
      <w:start w:val="1"/>
      <w:numFmt w:val="bullet"/>
      <w:lvlText w:val=""/>
      <w:lvlJc w:val="left"/>
      <w:pPr>
        <w:ind w:left="1080" w:hanging="360"/>
      </w:pPr>
      <w:rPr>
        <w:rFonts w:ascii="Symbol" w:hAnsi="Symbol" w:hint="default"/>
      </w:rPr>
    </w:lvl>
    <w:lvl w:ilvl="1" w:tplc="B9E4E2F4">
      <w:start w:val="1"/>
      <w:numFmt w:val="bullet"/>
      <w:lvlText w:val="o"/>
      <w:lvlJc w:val="left"/>
      <w:pPr>
        <w:ind w:left="1800" w:hanging="360"/>
      </w:pPr>
      <w:rPr>
        <w:rFonts w:ascii="Courier New" w:hAnsi="Courier New" w:hint="default"/>
      </w:rPr>
    </w:lvl>
    <w:lvl w:ilvl="2" w:tplc="399ED400">
      <w:start w:val="1"/>
      <w:numFmt w:val="bullet"/>
      <w:lvlText w:val=""/>
      <w:lvlJc w:val="left"/>
      <w:pPr>
        <w:ind w:left="2520" w:hanging="360"/>
      </w:pPr>
      <w:rPr>
        <w:rFonts w:ascii="Wingdings" w:hAnsi="Wingdings" w:hint="default"/>
      </w:rPr>
    </w:lvl>
    <w:lvl w:ilvl="3" w:tplc="BE8ECCC8">
      <w:start w:val="1"/>
      <w:numFmt w:val="bullet"/>
      <w:lvlText w:val=""/>
      <w:lvlJc w:val="left"/>
      <w:pPr>
        <w:ind w:left="3240" w:hanging="360"/>
      </w:pPr>
      <w:rPr>
        <w:rFonts w:ascii="Symbol" w:hAnsi="Symbol" w:hint="default"/>
      </w:rPr>
    </w:lvl>
    <w:lvl w:ilvl="4" w:tplc="C31CC500">
      <w:start w:val="1"/>
      <w:numFmt w:val="bullet"/>
      <w:lvlText w:val="o"/>
      <w:lvlJc w:val="left"/>
      <w:pPr>
        <w:ind w:left="3960" w:hanging="360"/>
      </w:pPr>
      <w:rPr>
        <w:rFonts w:ascii="Courier New" w:hAnsi="Courier New" w:hint="default"/>
      </w:rPr>
    </w:lvl>
    <w:lvl w:ilvl="5" w:tplc="3BD60D26">
      <w:start w:val="1"/>
      <w:numFmt w:val="bullet"/>
      <w:lvlText w:val=""/>
      <w:lvlJc w:val="left"/>
      <w:pPr>
        <w:ind w:left="4680" w:hanging="360"/>
      </w:pPr>
      <w:rPr>
        <w:rFonts w:ascii="Wingdings" w:hAnsi="Wingdings" w:hint="default"/>
      </w:rPr>
    </w:lvl>
    <w:lvl w:ilvl="6" w:tplc="C54A4F12">
      <w:start w:val="1"/>
      <w:numFmt w:val="bullet"/>
      <w:lvlText w:val=""/>
      <w:lvlJc w:val="left"/>
      <w:pPr>
        <w:ind w:left="5400" w:hanging="360"/>
      </w:pPr>
      <w:rPr>
        <w:rFonts w:ascii="Symbol" w:hAnsi="Symbol" w:hint="default"/>
      </w:rPr>
    </w:lvl>
    <w:lvl w:ilvl="7" w:tplc="C0BEE1E2">
      <w:start w:val="1"/>
      <w:numFmt w:val="bullet"/>
      <w:lvlText w:val="o"/>
      <w:lvlJc w:val="left"/>
      <w:pPr>
        <w:ind w:left="6120" w:hanging="360"/>
      </w:pPr>
      <w:rPr>
        <w:rFonts w:ascii="Courier New" w:hAnsi="Courier New" w:hint="default"/>
      </w:rPr>
    </w:lvl>
    <w:lvl w:ilvl="8" w:tplc="3CF4A946">
      <w:start w:val="1"/>
      <w:numFmt w:val="bullet"/>
      <w:lvlText w:val=""/>
      <w:lvlJc w:val="left"/>
      <w:pPr>
        <w:ind w:left="6840" w:hanging="360"/>
      </w:pPr>
      <w:rPr>
        <w:rFonts w:ascii="Wingdings" w:hAnsi="Wingdings" w:hint="default"/>
      </w:rPr>
    </w:lvl>
  </w:abstractNum>
  <w:abstractNum w:abstractNumId="67" w15:restartNumberingAfterBreak="0">
    <w:nsid w:val="4D7A1730"/>
    <w:multiLevelType w:val="hybridMultilevel"/>
    <w:tmpl w:val="23167DB6"/>
    <w:lvl w:ilvl="0" w:tplc="498CEAD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9053F9"/>
    <w:multiLevelType w:val="hybridMultilevel"/>
    <w:tmpl w:val="29B6AFAC"/>
    <w:lvl w:ilvl="0" w:tplc="F412EF04">
      <w:start w:val="1"/>
      <w:numFmt w:val="decimal"/>
      <w:lvlText w:val="%1."/>
      <w:lvlJc w:val="left"/>
      <w:pPr>
        <w:ind w:left="1170" w:hanging="360"/>
      </w:pPr>
      <w:rPr>
        <w:rFonts w:hint="default"/>
        <w:b/>
        <w:bCs/>
        <w:i w:val="0"/>
        <w:iCs w:val="0"/>
        <w:color w:val="2F5496" w:themeColor="accent1" w:themeShade="BF"/>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9" w15:restartNumberingAfterBreak="0">
    <w:nsid w:val="4E6E138B"/>
    <w:multiLevelType w:val="hybridMultilevel"/>
    <w:tmpl w:val="F4B42170"/>
    <w:lvl w:ilvl="0" w:tplc="D53A9E9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BF2139"/>
    <w:multiLevelType w:val="hybridMultilevel"/>
    <w:tmpl w:val="76BC6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122562C"/>
    <w:multiLevelType w:val="hybridMultilevel"/>
    <w:tmpl w:val="49745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3301507"/>
    <w:multiLevelType w:val="hybridMultilevel"/>
    <w:tmpl w:val="48204A9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2DCA286C">
      <w:start w:val="1"/>
      <w:numFmt w:val="bullet"/>
      <w:pStyle w:val="Headingtext2Blue"/>
      <w:lvlText w:val=""/>
      <w:lvlJc w:val="left"/>
      <w:pPr>
        <w:ind w:left="10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55D16AD7"/>
    <w:multiLevelType w:val="hybridMultilevel"/>
    <w:tmpl w:val="F0C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7511484"/>
    <w:multiLevelType w:val="multilevel"/>
    <w:tmpl w:val="E9283456"/>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88459A"/>
    <w:multiLevelType w:val="multilevel"/>
    <w:tmpl w:val="EBE2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89C1638"/>
    <w:multiLevelType w:val="hybridMultilevel"/>
    <w:tmpl w:val="5008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7C777A"/>
    <w:multiLevelType w:val="multilevel"/>
    <w:tmpl w:val="AA40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C770DB7"/>
    <w:multiLevelType w:val="multilevel"/>
    <w:tmpl w:val="58FACB3A"/>
    <w:styleLink w:val="CurrentList2"/>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79" w15:restartNumberingAfterBreak="0">
    <w:nsid w:val="5D0835F4"/>
    <w:multiLevelType w:val="hybridMultilevel"/>
    <w:tmpl w:val="3B0CB384"/>
    <w:lvl w:ilvl="0" w:tplc="772649B6">
      <w:start w:val="1"/>
      <w:numFmt w:val="bullet"/>
      <w:lvlText w:val=""/>
      <w:lvlJc w:val="left"/>
      <w:pPr>
        <w:ind w:left="1080" w:hanging="360"/>
      </w:pPr>
      <w:rPr>
        <w:rFonts w:ascii="Symbol" w:hAnsi="Symbol" w:hint="default"/>
      </w:rPr>
    </w:lvl>
    <w:lvl w:ilvl="1" w:tplc="35545456">
      <w:start w:val="1"/>
      <w:numFmt w:val="bullet"/>
      <w:lvlText w:val="o"/>
      <w:lvlJc w:val="left"/>
      <w:pPr>
        <w:ind w:left="1800" w:hanging="360"/>
      </w:pPr>
      <w:rPr>
        <w:rFonts w:ascii="Courier New" w:hAnsi="Courier New" w:hint="default"/>
      </w:rPr>
    </w:lvl>
    <w:lvl w:ilvl="2" w:tplc="D7820D22">
      <w:start w:val="1"/>
      <w:numFmt w:val="bullet"/>
      <w:lvlText w:val=""/>
      <w:lvlJc w:val="left"/>
      <w:pPr>
        <w:ind w:left="2520" w:hanging="360"/>
      </w:pPr>
      <w:rPr>
        <w:rFonts w:ascii="Wingdings" w:hAnsi="Wingdings" w:hint="default"/>
      </w:rPr>
    </w:lvl>
    <w:lvl w:ilvl="3" w:tplc="53C643BA">
      <w:start w:val="1"/>
      <w:numFmt w:val="bullet"/>
      <w:lvlText w:val=""/>
      <w:lvlJc w:val="left"/>
      <w:pPr>
        <w:ind w:left="3240" w:hanging="360"/>
      </w:pPr>
      <w:rPr>
        <w:rFonts w:ascii="Symbol" w:hAnsi="Symbol" w:hint="default"/>
      </w:rPr>
    </w:lvl>
    <w:lvl w:ilvl="4" w:tplc="966A01B4">
      <w:start w:val="1"/>
      <w:numFmt w:val="bullet"/>
      <w:lvlText w:val="o"/>
      <w:lvlJc w:val="left"/>
      <w:pPr>
        <w:ind w:left="3960" w:hanging="360"/>
      </w:pPr>
      <w:rPr>
        <w:rFonts w:ascii="Courier New" w:hAnsi="Courier New" w:hint="default"/>
      </w:rPr>
    </w:lvl>
    <w:lvl w:ilvl="5" w:tplc="AFD6144C">
      <w:start w:val="1"/>
      <w:numFmt w:val="bullet"/>
      <w:lvlText w:val=""/>
      <w:lvlJc w:val="left"/>
      <w:pPr>
        <w:ind w:left="4680" w:hanging="360"/>
      </w:pPr>
      <w:rPr>
        <w:rFonts w:ascii="Wingdings" w:hAnsi="Wingdings" w:hint="default"/>
      </w:rPr>
    </w:lvl>
    <w:lvl w:ilvl="6" w:tplc="241A6784">
      <w:start w:val="1"/>
      <w:numFmt w:val="bullet"/>
      <w:lvlText w:val=""/>
      <w:lvlJc w:val="left"/>
      <w:pPr>
        <w:ind w:left="5400" w:hanging="360"/>
      </w:pPr>
      <w:rPr>
        <w:rFonts w:ascii="Symbol" w:hAnsi="Symbol" w:hint="default"/>
      </w:rPr>
    </w:lvl>
    <w:lvl w:ilvl="7" w:tplc="A36E3740">
      <w:start w:val="1"/>
      <w:numFmt w:val="bullet"/>
      <w:lvlText w:val="o"/>
      <w:lvlJc w:val="left"/>
      <w:pPr>
        <w:ind w:left="6120" w:hanging="360"/>
      </w:pPr>
      <w:rPr>
        <w:rFonts w:ascii="Courier New" w:hAnsi="Courier New" w:hint="default"/>
      </w:rPr>
    </w:lvl>
    <w:lvl w:ilvl="8" w:tplc="F5C2AFA0">
      <w:start w:val="1"/>
      <w:numFmt w:val="bullet"/>
      <w:lvlText w:val=""/>
      <w:lvlJc w:val="left"/>
      <w:pPr>
        <w:ind w:left="6840" w:hanging="360"/>
      </w:pPr>
      <w:rPr>
        <w:rFonts w:ascii="Wingdings" w:hAnsi="Wingdings" w:hint="default"/>
      </w:rPr>
    </w:lvl>
  </w:abstractNum>
  <w:abstractNum w:abstractNumId="80" w15:restartNumberingAfterBreak="0">
    <w:nsid w:val="611E18B2"/>
    <w:multiLevelType w:val="hybridMultilevel"/>
    <w:tmpl w:val="2F9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6C26AA"/>
    <w:multiLevelType w:val="hybridMultilevel"/>
    <w:tmpl w:val="78E09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20C257C"/>
    <w:multiLevelType w:val="hybridMultilevel"/>
    <w:tmpl w:val="694C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006A56"/>
    <w:multiLevelType w:val="hybridMultilevel"/>
    <w:tmpl w:val="5BF65F1E"/>
    <w:lvl w:ilvl="0" w:tplc="D53A9E9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6CB3BB1"/>
    <w:multiLevelType w:val="hybridMultilevel"/>
    <w:tmpl w:val="74486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8247451"/>
    <w:multiLevelType w:val="hybridMultilevel"/>
    <w:tmpl w:val="319C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3A4941"/>
    <w:multiLevelType w:val="hybridMultilevel"/>
    <w:tmpl w:val="0C08D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91861D7"/>
    <w:multiLevelType w:val="hybridMultilevel"/>
    <w:tmpl w:val="CAE2EFDE"/>
    <w:lvl w:ilvl="0" w:tplc="999C93D0">
      <w:start w:val="1"/>
      <w:numFmt w:val="bullet"/>
      <w:lvlText w:val=""/>
      <w:lvlJc w:val="left"/>
      <w:pPr>
        <w:ind w:left="1080" w:hanging="360"/>
      </w:pPr>
      <w:rPr>
        <w:rFonts w:ascii="Symbol" w:hAnsi="Symbol" w:hint="default"/>
      </w:rPr>
    </w:lvl>
    <w:lvl w:ilvl="1" w:tplc="30DAAC8A">
      <w:start w:val="1"/>
      <w:numFmt w:val="bullet"/>
      <w:lvlText w:val="o"/>
      <w:lvlJc w:val="left"/>
      <w:pPr>
        <w:ind w:left="1800" w:hanging="360"/>
      </w:pPr>
      <w:rPr>
        <w:rFonts w:ascii="Courier New" w:hAnsi="Courier New" w:hint="default"/>
      </w:rPr>
    </w:lvl>
    <w:lvl w:ilvl="2" w:tplc="C4DCBE12">
      <w:start w:val="1"/>
      <w:numFmt w:val="bullet"/>
      <w:lvlText w:val=""/>
      <w:lvlJc w:val="left"/>
      <w:pPr>
        <w:ind w:left="2520" w:hanging="360"/>
      </w:pPr>
      <w:rPr>
        <w:rFonts w:ascii="Wingdings" w:hAnsi="Wingdings" w:hint="default"/>
      </w:rPr>
    </w:lvl>
    <w:lvl w:ilvl="3" w:tplc="42D66B6C">
      <w:start w:val="1"/>
      <w:numFmt w:val="bullet"/>
      <w:lvlText w:val=""/>
      <w:lvlJc w:val="left"/>
      <w:pPr>
        <w:ind w:left="3240" w:hanging="360"/>
      </w:pPr>
      <w:rPr>
        <w:rFonts w:ascii="Symbol" w:hAnsi="Symbol" w:hint="default"/>
      </w:rPr>
    </w:lvl>
    <w:lvl w:ilvl="4" w:tplc="7DF221E8">
      <w:start w:val="1"/>
      <w:numFmt w:val="bullet"/>
      <w:lvlText w:val="o"/>
      <w:lvlJc w:val="left"/>
      <w:pPr>
        <w:ind w:left="3960" w:hanging="360"/>
      </w:pPr>
      <w:rPr>
        <w:rFonts w:ascii="Courier New" w:hAnsi="Courier New" w:hint="default"/>
      </w:rPr>
    </w:lvl>
    <w:lvl w:ilvl="5" w:tplc="242862F8">
      <w:start w:val="1"/>
      <w:numFmt w:val="bullet"/>
      <w:lvlText w:val=""/>
      <w:lvlJc w:val="left"/>
      <w:pPr>
        <w:ind w:left="4680" w:hanging="360"/>
      </w:pPr>
      <w:rPr>
        <w:rFonts w:ascii="Wingdings" w:hAnsi="Wingdings" w:hint="default"/>
      </w:rPr>
    </w:lvl>
    <w:lvl w:ilvl="6" w:tplc="44524FE6">
      <w:start w:val="1"/>
      <w:numFmt w:val="bullet"/>
      <w:lvlText w:val=""/>
      <w:lvlJc w:val="left"/>
      <w:pPr>
        <w:ind w:left="5400" w:hanging="360"/>
      </w:pPr>
      <w:rPr>
        <w:rFonts w:ascii="Symbol" w:hAnsi="Symbol" w:hint="default"/>
      </w:rPr>
    </w:lvl>
    <w:lvl w:ilvl="7" w:tplc="B6209290">
      <w:start w:val="1"/>
      <w:numFmt w:val="bullet"/>
      <w:lvlText w:val="o"/>
      <w:lvlJc w:val="left"/>
      <w:pPr>
        <w:ind w:left="6120" w:hanging="360"/>
      </w:pPr>
      <w:rPr>
        <w:rFonts w:ascii="Courier New" w:hAnsi="Courier New" w:hint="default"/>
      </w:rPr>
    </w:lvl>
    <w:lvl w:ilvl="8" w:tplc="0F2AFECA">
      <w:start w:val="1"/>
      <w:numFmt w:val="bullet"/>
      <w:lvlText w:val=""/>
      <w:lvlJc w:val="left"/>
      <w:pPr>
        <w:ind w:left="6840" w:hanging="360"/>
      </w:pPr>
      <w:rPr>
        <w:rFonts w:ascii="Wingdings" w:hAnsi="Wingdings" w:hint="default"/>
      </w:rPr>
    </w:lvl>
  </w:abstractNum>
  <w:abstractNum w:abstractNumId="88" w15:restartNumberingAfterBreak="0">
    <w:nsid w:val="6C77592D"/>
    <w:multiLevelType w:val="hybridMultilevel"/>
    <w:tmpl w:val="EFC868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15:restartNumberingAfterBreak="0">
    <w:nsid w:val="6D4D024E"/>
    <w:multiLevelType w:val="hybridMultilevel"/>
    <w:tmpl w:val="4A56246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0" w15:restartNumberingAfterBreak="0">
    <w:nsid w:val="6E5929D0"/>
    <w:multiLevelType w:val="hybridMultilevel"/>
    <w:tmpl w:val="B0AA1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EFC18E3"/>
    <w:multiLevelType w:val="hybridMultilevel"/>
    <w:tmpl w:val="DF3E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4B51F4"/>
    <w:multiLevelType w:val="hybridMultilevel"/>
    <w:tmpl w:val="6AB40EF0"/>
    <w:lvl w:ilvl="0" w:tplc="703E54CE">
      <w:start w:val="1"/>
      <w:numFmt w:val="bullet"/>
      <w:lvlText w:val=""/>
      <w:lvlJc w:val="left"/>
      <w:pPr>
        <w:ind w:left="1080" w:hanging="360"/>
      </w:pPr>
      <w:rPr>
        <w:rFonts w:ascii="Symbol" w:hAnsi="Symbol" w:hint="default"/>
      </w:rPr>
    </w:lvl>
    <w:lvl w:ilvl="1" w:tplc="C2E41AF8">
      <w:start w:val="1"/>
      <w:numFmt w:val="bullet"/>
      <w:lvlText w:val="o"/>
      <w:lvlJc w:val="left"/>
      <w:pPr>
        <w:ind w:left="1800" w:hanging="360"/>
      </w:pPr>
      <w:rPr>
        <w:rFonts w:ascii="Courier New" w:hAnsi="Courier New" w:hint="default"/>
      </w:rPr>
    </w:lvl>
    <w:lvl w:ilvl="2" w:tplc="F4E492C0">
      <w:start w:val="1"/>
      <w:numFmt w:val="bullet"/>
      <w:lvlText w:val=""/>
      <w:lvlJc w:val="left"/>
      <w:pPr>
        <w:ind w:left="2520" w:hanging="360"/>
      </w:pPr>
      <w:rPr>
        <w:rFonts w:ascii="Wingdings" w:hAnsi="Wingdings" w:hint="default"/>
      </w:rPr>
    </w:lvl>
    <w:lvl w:ilvl="3" w:tplc="4B126602">
      <w:start w:val="1"/>
      <w:numFmt w:val="bullet"/>
      <w:lvlText w:val=""/>
      <w:lvlJc w:val="left"/>
      <w:pPr>
        <w:ind w:left="3240" w:hanging="360"/>
      </w:pPr>
      <w:rPr>
        <w:rFonts w:ascii="Symbol" w:hAnsi="Symbol" w:hint="default"/>
      </w:rPr>
    </w:lvl>
    <w:lvl w:ilvl="4" w:tplc="E8607290">
      <w:start w:val="1"/>
      <w:numFmt w:val="bullet"/>
      <w:lvlText w:val="o"/>
      <w:lvlJc w:val="left"/>
      <w:pPr>
        <w:ind w:left="3960" w:hanging="360"/>
      </w:pPr>
      <w:rPr>
        <w:rFonts w:ascii="Courier New" w:hAnsi="Courier New" w:hint="default"/>
      </w:rPr>
    </w:lvl>
    <w:lvl w:ilvl="5" w:tplc="746A7FCE">
      <w:start w:val="1"/>
      <w:numFmt w:val="bullet"/>
      <w:lvlText w:val=""/>
      <w:lvlJc w:val="left"/>
      <w:pPr>
        <w:ind w:left="4680" w:hanging="360"/>
      </w:pPr>
      <w:rPr>
        <w:rFonts w:ascii="Wingdings" w:hAnsi="Wingdings" w:hint="default"/>
      </w:rPr>
    </w:lvl>
    <w:lvl w:ilvl="6" w:tplc="97A4085A">
      <w:start w:val="1"/>
      <w:numFmt w:val="bullet"/>
      <w:lvlText w:val=""/>
      <w:lvlJc w:val="left"/>
      <w:pPr>
        <w:ind w:left="5400" w:hanging="360"/>
      </w:pPr>
      <w:rPr>
        <w:rFonts w:ascii="Symbol" w:hAnsi="Symbol" w:hint="default"/>
      </w:rPr>
    </w:lvl>
    <w:lvl w:ilvl="7" w:tplc="A874E7C4">
      <w:start w:val="1"/>
      <w:numFmt w:val="bullet"/>
      <w:lvlText w:val="o"/>
      <w:lvlJc w:val="left"/>
      <w:pPr>
        <w:ind w:left="6120" w:hanging="360"/>
      </w:pPr>
      <w:rPr>
        <w:rFonts w:ascii="Courier New" w:hAnsi="Courier New" w:hint="default"/>
      </w:rPr>
    </w:lvl>
    <w:lvl w:ilvl="8" w:tplc="CA42CF78">
      <w:start w:val="1"/>
      <w:numFmt w:val="bullet"/>
      <w:lvlText w:val=""/>
      <w:lvlJc w:val="left"/>
      <w:pPr>
        <w:ind w:left="6840" w:hanging="360"/>
      </w:pPr>
      <w:rPr>
        <w:rFonts w:ascii="Wingdings" w:hAnsi="Wingdings" w:hint="default"/>
      </w:rPr>
    </w:lvl>
  </w:abstractNum>
  <w:abstractNum w:abstractNumId="93" w15:restartNumberingAfterBreak="0">
    <w:nsid w:val="70E67BA0"/>
    <w:multiLevelType w:val="multilevel"/>
    <w:tmpl w:val="042A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DFD595"/>
    <w:multiLevelType w:val="hybridMultilevel"/>
    <w:tmpl w:val="57389C22"/>
    <w:lvl w:ilvl="0" w:tplc="5F62B442">
      <w:start w:val="1"/>
      <w:numFmt w:val="bullet"/>
      <w:lvlText w:val=""/>
      <w:lvlJc w:val="left"/>
      <w:pPr>
        <w:ind w:left="1080" w:hanging="360"/>
      </w:pPr>
      <w:rPr>
        <w:rFonts w:ascii="Symbol" w:hAnsi="Symbol" w:hint="default"/>
      </w:rPr>
    </w:lvl>
    <w:lvl w:ilvl="1" w:tplc="CD109072">
      <w:start w:val="1"/>
      <w:numFmt w:val="bullet"/>
      <w:lvlText w:val="o"/>
      <w:lvlJc w:val="left"/>
      <w:pPr>
        <w:ind w:left="1800" w:hanging="360"/>
      </w:pPr>
      <w:rPr>
        <w:rFonts w:ascii="Courier New" w:hAnsi="Courier New" w:hint="default"/>
      </w:rPr>
    </w:lvl>
    <w:lvl w:ilvl="2" w:tplc="E9DC229E">
      <w:start w:val="1"/>
      <w:numFmt w:val="bullet"/>
      <w:lvlText w:val=""/>
      <w:lvlJc w:val="left"/>
      <w:pPr>
        <w:ind w:left="2520" w:hanging="360"/>
      </w:pPr>
      <w:rPr>
        <w:rFonts w:ascii="Wingdings" w:hAnsi="Wingdings" w:hint="default"/>
      </w:rPr>
    </w:lvl>
    <w:lvl w:ilvl="3" w:tplc="53D80BBA">
      <w:start w:val="1"/>
      <w:numFmt w:val="bullet"/>
      <w:lvlText w:val=""/>
      <w:lvlJc w:val="left"/>
      <w:pPr>
        <w:ind w:left="3240" w:hanging="360"/>
      </w:pPr>
      <w:rPr>
        <w:rFonts w:ascii="Symbol" w:hAnsi="Symbol" w:hint="default"/>
      </w:rPr>
    </w:lvl>
    <w:lvl w:ilvl="4" w:tplc="5E8CBF98">
      <w:start w:val="1"/>
      <w:numFmt w:val="bullet"/>
      <w:lvlText w:val="o"/>
      <w:lvlJc w:val="left"/>
      <w:pPr>
        <w:ind w:left="3960" w:hanging="360"/>
      </w:pPr>
      <w:rPr>
        <w:rFonts w:ascii="Courier New" w:hAnsi="Courier New" w:hint="default"/>
      </w:rPr>
    </w:lvl>
    <w:lvl w:ilvl="5" w:tplc="D32E404A">
      <w:start w:val="1"/>
      <w:numFmt w:val="bullet"/>
      <w:lvlText w:val=""/>
      <w:lvlJc w:val="left"/>
      <w:pPr>
        <w:ind w:left="4680" w:hanging="360"/>
      </w:pPr>
      <w:rPr>
        <w:rFonts w:ascii="Wingdings" w:hAnsi="Wingdings" w:hint="default"/>
      </w:rPr>
    </w:lvl>
    <w:lvl w:ilvl="6" w:tplc="E7DA1D46">
      <w:start w:val="1"/>
      <w:numFmt w:val="bullet"/>
      <w:lvlText w:val=""/>
      <w:lvlJc w:val="left"/>
      <w:pPr>
        <w:ind w:left="5400" w:hanging="360"/>
      </w:pPr>
      <w:rPr>
        <w:rFonts w:ascii="Symbol" w:hAnsi="Symbol" w:hint="default"/>
      </w:rPr>
    </w:lvl>
    <w:lvl w:ilvl="7" w:tplc="6218C4FA">
      <w:start w:val="1"/>
      <w:numFmt w:val="bullet"/>
      <w:lvlText w:val="o"/>
      <w:lvlJc w:val="left"/>
      <w:pPr>
        <w:ind w:left="6120" w:hanging="360"/>
      </w:pPr>
      <w:rPr>
        <w:rFonts w:ascii="Courier New" w:hAnsi="Courier New" w:hint="default"/>
      </w:rPr>
    </w:lvl>
    <w:lvl w:ilvl="8" w:tplc="507CF8DE">
      <w:start w:val="1"/>
      <w:numFmt w:val="bullet"/>
      <w:lvlText w:val=""/>
      <w:lvlJc w:val="left"/>
      <w:pPr>
        <w:ind w:left="6840" w:hanging="360"/>
      </w:pPr>
      <w:rPr>
        <w:rFonts w:ascii="Wingdings" w:hAnsi="Wingdings" w:hint="default"/>
      </w:rPr>
    </w:lvl>
  </w:abstractNum>
  <w:abstractNum w:abstractNumId="95" w15:restartNumberingAfterBreak="0">
    <w:nsid w:val="74287871"/>
    <w:multiLevelType w:val="hybridMultilevel"/>
    <w:tmpl w:val="43767314"/>
    <w:lvl w:ilvl="0" w:tplc="FFFFFFFF">
      <w:start w:val="1"/>
      <w:numFmt w:val="decimal"/>
      <w:lvlText w:val="%1."/>
      <w:lvlJc w:val="left"/>
      <w:pPr>
        <w:ind w:left="720" w:hanging="360"/>
      </w:pPr>
      <w:rPr>
        <w:rFonts w:hint="default"/>
        <w:b/>
        <w:bCs/>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69B6AF9"/>
    <w:multiLevelType w:val="hybridMultilevel"/>
    <w:tmpl w:val="1E9CCD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77CC1F5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F13C53"/>
    <w:multiLevelType w:val="hybridMultilevel"/>
    <w:tmpl w:val="1DF2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8F50EAF"/>
    <w:multiLevelType w:val="hybridMultilevel"/>
    <w:tmpl w:val="3DCAE8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7A013CD5"/>
    <w:multiLevelType w:val="hybridMultilevel"/>
    <w:tmpl w:val="E1F6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30417D"/>
    <w:multiLevelType w:val="hybridMultilevel"/>
    <w:tmpl w:val="11262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C160CC"/>
    <w:multiLevelType w:val="hybridMultilevel"/>
    <w:tmpl w:val="7DACB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7D8C4A96"/>
    <w:multiLevelType w:val="hybridMultilevel"/>
    <w:tmpl w:val="28A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651231">
    <w:abstractNumId w:val="49"/>
  </w:num>
  <w:num w:numId="2" w16cid:durableId="1901862735">
    <w:abstractNumId w:val="100"/>
  </w:num>
  <w:num w:numId="3" w16cid:durableId="2045017917">
    <w:abstractNumId w:val="3"/>
  </w:num>
  <w:num w:numId="4" w16cid:durableId="437332429">
    <w:abstractNumId w:val="51"/>
  </w:num>
  <w:num w:numId="5" w16cid:durableId="2017537169">
    <w:abstractNumId w:val="52"/>
  </w:num>
  <w:num w:numId="6" w16cid:durableId="1936859395">
    <w:abstractNumId w:val="63"/>
  </w:num>
  <w:num w:numId="7" w16cid:durableId="1764180455">
    <w:abstractNumId w:val="4"/>
  </w:num>
  <w:num w:numId="8" w16cid:durableId="253363358">
    <w:abstractNumId w:val="68"/>
  </w:num>
  <w:num w:numId="9" w16cid:durableId="969818991">
    <w:abstractNumId w:val="37"/>
  </w:num>
  <w:num w:numId="10" w16cid:durableId="194732436">
    <w:abstractNumId w:val="97"/>
  </w:num>
  <w:num w:numId="11" w16cid:durableId="150219352">
    <w:abstractNumId w:val="99"/>
  </w:num>
  <w:num w:numId="12" w16cid:durableId="258678448">
    <w:abstractNumId w:val="89"/>
  </w:num>
  <w:num w:numId="13" w16cid:durableId="1113791133">
    <w:abstractNumId w:val="7"/>
  </w:num>
  <w:num w:numId="14" w16cid:durableId="294065197">
    <w:abstractNumId w:val="23"/>
  </w:num>
  <w:num w:numId="15" w16cid:durableId="1497188281">
    <w:abstractNumId w:val="54"/>
  </w:num>
  <w:num w:numId="16" w16cid:durableId="350572051">
    <w:abstractNumId w:val="84"/>
  </w:num>
  <w:num w:numId="17" w16cid:durableId="653722958">
    <w:abstractNumId w:val="8"/>
  </w:num>
  <w:num w:numId="18" w16cid:durableId="2012947421">
    <w:abstractNumId w:val="16"/>
  </w:num>
  <w:num w:numId="19" w16cid:durableId="1010836148">
    <w:abstractNumId w:val="19"/>
  </w:num>
  <w:num w:numId="20" w16cid:durableId="1821458730">
    <w:abstractNumId w:val="44"/>
  </w:num>
  <w:num w:numId="21" w16cid:durableId="1493834131">
    <w:abstractNumId w:val="2"/>
  </w:num>
  <w:num w:numId="22" w16cid:durableId="1639334057">
    <w:abstractNumId w:val="78"/>
  </w:num>
  <w:num w:numId="23" w16cid:durableId="959191248">
    <w:abstractNumId w:val="96"/>
  </w:num>
  <w:num w:numId="24" w16cid:durableId="910509731">
    <w:abstractNumId w:val="20"/>
  </w:num>
  <w:num w:numId="25" w16cid:durableId="1004934144">
    <w:abstractNumId w:val="74"/>
  </w:num>
  <w:num w:numId="26" w16cid:durableId="565140535">
    <w:abstractNumId w:val="14"/>
  </w:num>
  <w:num w:numId="27" w16cid:durableId="1834225097">
    <w:abstractNumId w:val="17"/>
  </w:num>
  <w:num w:numId="28" w16cid:durableId="990792831">
    <w:abstractNumId w:val="101"/>
  </w:num>
  <w:num w:numId="29" w16cid:durableId="1134056939">
    <w:abstractNumId w:val="82"/>
  </w:num>
  <w:num w:numId="30" w16cid:durableId="1967465299">
    <w:abstractNumId w:val="80"/>
  </w:num>
  <w:num w:numId="31" w16cid:durableId="1857232307">
    <w:abstractNumId w:val="13"/>
  </w:num>
  <w:num w:numId="32" w16cid:durableId="264115592">
    <w:abstractNumId w:val="38"/>
  </w:num>
  <w:num w:numId="33" w16cid:durableId="1943607333">
    <w:abstractNumId w:val="85"/>
  </w:num>
  <w:num w:numId="34" w16cid:durableId="359208245">
    <w:abstractNumId w:val="60"/>
  </w:num>
  <w:num w:numId="35" w16cid:durableId="1883784449">
    <w:abstractNumId w:val="98"/>
  </w:num>
  <w:num w:numId="36" w16cid:durableId="22024915">
    <w:abstractNumId w:val="73"/>
  </w:num>
  <w:num w:numId="37" w16cid:durableId="483862611">
    <w:abstractNumId w:val="42"/>
  </w:num>
  <w:num w:numId="38" w16cid:durableId="790243057">
    <w:abstractNumId w:val="46"/>
  </w:num>
  <w:num w:numId="39" w16cid:durableId="1342970171">
    <w:abstractNumId w:val="72"/>
  </w:num>
  <w:num w:numId="40" w16cid:durableId="1763792916">
    <w:abstractNumId w:val="65"/>
  </w:num>
  <w:num w:numId="41" w16cid:durableId="1635789014">
    <w:abstractNumId w:val="71"/>
  </w:num>
  <w:num w:numId="42" w16cid:durableId="335613092">
    <w:abstractNumId w:val="21"/>
  </w:num>
  <w:num w:numId="43" w16cid:durableId="878011110">
    <w:abstractNumId w:val="48"/>
  </w:num>
  <w:num w:numId="44" w16cid:durableId="614672777">
    <w:abstractNumId w:val="45"/>
  </w:num>
  <w:num w:numId="45" w16cid:durableId="1044216580">
    <w:abstractNumId w:val="29"/>
  </w:num>
  <w:num w:numId="46" w16cid:durableId="1373727031">
    <w:abstractNumId w:val="57"/>
  </w:num>
  <w:num w:numId="47" w16cid:durableId="906691830">
    <w:abstractNumId w:val="1"/>
  </w:num>
  <w:num w:numId="48" w16cid:durableId="2096976449">
    <w:abstractNumId w:val="102"/>
  </w:num>
  <w:num w:numId="49" w16cid:durableId="1503665276">
    <w:abstractNumId w:val="70"/>
  </w:num>
  <w:num w:numId="50" w16cid:durableId="278755923">
    <w:abstractNumId w:val="41"/>
  </w:num>
  <w:num w:numId="51" w16cid:durableId="1296445789">
    <w:abstractNumId w:val="25"/>
  </w:num>
  <w:num w:numId="52" w16cid:durableId="381292477">
    <w:abstractNumId w:val="91"/>
  </w:num>
  <w:num w:numId="53" w16cid:durableId="1185053457">
    <w:abstractNumId w:val="28"/>
  </w:num>
  <w:num w:numId="54" w16cid:durableId="517046175">
    <w:abstractNumId w:val="93"/>
  </w:num>
  <w:num w:numId="55" w16cid:durableId="127013416">
    <w:abstractNumId w:val="81"/>
  </w:num>
  <w:num w:numId="56" w16cid:durableId="162286506">
    <w:abstractNumId w:val="69"/>
  </w:num>
  <w:num w:numId="57" w16cid:durableId="801188415">
    <w:abstractNumId w:val="90"/>
  </w:num>
  <w:num w:numId="58" w16cid:durableId="1613899393">
    <w:abstractNumId w:val="83"/>
  </w:num>
  <w:num w:numId="59" w16cid:durableId="1962224884">
    <w:abstractNumId w:val="56"/>
  </w:num>
  <w:num w:numId="60" w16cid:durableId="2082412286">
    <w:abstractNumId w:val="67"/>
  </w:num>
  <w:num w:numId="61" w16cid:durableId="1358041613">
    <w:abstractNumId w:val="47"/>
  </w:num>
  <w:num w:numId="62" w16cid:durableId="1725248514">
    <w:abstractNumId w:val="27"/>
  </w:num>
  <w:num w:numId="63" w16cid:durableId="483204187">
    <w:abstractNumId w:val="77"/>
  </w:num>
  <w:num w:numId="64" w16cid:durableId="1825781201">
    <w:abstractNumId w:val="75"/>
  </w:num>
  <w:num w:numId="65" w16cid:durableId="1199202643">
    <w:abstractNumId w:val="40"/>
  </w:num>
  <w:num w:numId="66" w16cid:durableId="1065103013">
    <w:abstractNumId w:val="64"/>
  </w:num>
  <w:num w:numId="67" w16cid:durableId="877208198">
    <w:abstractNumId w:val="34"/>
  </w:num>
  <w:num w:numId="68" w16cid:durableId="1050693926">
    <w:abstractNumId w:val="50"/>
  </w:num>
  <w:num w:numId="69" w16cid:durableId="1562476368">
    <w:abstractNumId w:val="88"/>
  </w:num>
  <w:num w:numId="70" w16cid:durableId="1317032180">
    <w:abstractNumId w:val="86"/>
  </w:num>
  <w:num w:numId="71" w16cid:durableId="296305669">
    <w:abstractNumId w:val="0"/>
  </w:num>
  <w:num w:numId="72" w16cid:durableId="1668438539">
    <w:abstractNumId w:val="32"/>
  </w:num>
  <w:num w:numId="73" w16cid:durableId="510726592">
    <w:abstractNumId w:val="36"/>
  </w:num>
  <w:num w:numId="74" w16cid:durableId="1136681408">
    <w:abstractNumId w:val="24"/>
  </w:num>
  <w:num w:numId="75" w16cid:durableId="37520120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29536290">
    <w:abstractNumId w:val="61"/>
  </w:num>
  <w:num w:numId="77" w16cid:durableId="852114596">
    <w:abstractNumId w:val="26"/>
  </w:num>
  <w:num w:numId="78" w16cid:durableId="1291783737">
    <w:abstractNumId w:val="33"/>
  </w:num>
  <w:num w:numId="79" w16cid:durableId="557977870">
    <w:abstractNumId w:val="58"/>
  </w:num>
  <w:num w:numId="80" w16cid:durableId="65223650">
    <w:abstractNumId w:val="11"/>
  </w:num>
  <w:num w:numId="81" w16cid:durableId="1605727356">
    <w:abstractNumId w:val="10"/>
  </w:num>
  <w:num w:numId="82" w16cid:durableId="102771688">
    <w:abstractNumId w:val="87"/>
  </w:num>
  <w:num w:numId="83" w16cid:durableId="773133238">
    <w:abstractNumId w:val="66"/>
  </w:num>
  <w:num w:numId="84" w16cid:durableId="1915310970">
    <w:abstractNumId w:val="92"/>
  </w:num>
  <w:num w:numId="85" w16cid:durableId="985007852">
    <w:abstractNumId w:val="79"/>
  </w:num>
  <w:num w:numId="86" w16cid:durableId="41952229">
    <w:abstractNumId w:val="94"/>
  </w:num>
  <w:num w:numId="87" w16cid:durableId="469715790">
    <w:abstractNumId w:val="35"/>
  </w:num>
  <w:num w:numId="88" w16cid:durableId="187985197">
    <w:abstractNumId w:val="55"/>
  </w:num>
  <w:num w:numId="89" w16cid:durableId="1775633091">
    <w:abstractNumId w:val="12"/>
  </w:num>
  <w:num w:numId="90" w16cid:durableId="1086539984">
    <w:abstractNumId w:val="22"/>
  </w:num>
  <w:num w:numId="91" w16cid:durableId="1190800997">
    <w:abstractNumId w:val="18"/>
  </w:num>
  <w:num w:numId="92" w16cid:durableId="345596932">
    <w:abstractNumId w:val="39"/>
  </w:num>
  <w:num w:numId="93" w16cid:durableId="1908804918">
    <w:abstractNumId w:val="15"/>
  </w:num>
  <w:num w:numId="94" w16cid:durableId="1199439878">
    <w:abstractNumId w:val="9"/>
  </w:num>
  <w:num w:numId="95" w16cid:durableId="1024554306">
    <w:abstractNumId w:val="59"/>
  </w:num>
  <w:num w:numId="96" w16cid:durableId="890654328">
    <w:abstractNumId w:val="5"/>
  </w:num>
  <w:num w:numId="97" w16cid:durableId="1641223188">
    <w:abstractNumId w:val="103"/>
  </w:num>
  <w:num w:numId="98" w16cid:durableId="1675916719">
    <w:abstractNumId w:val="95"/>
  </w:num>
  <w:num w:numId="99" w16cid:durableId="728193314">
    <w:abstractNumId w:val="30"/>
  </w:num>
  <w:num w:numId="100" w16cid:durableId="1254240030">
    <w:abstractNumId w:val="76"/>
  </w:num>
  <w:num w:numId="101" w16cid:durableId="1858612654">
    <w:abstractNumId w:val="53"/>
  </w:num>
  <w:num w:numId="102" w16cid:durableId="1141340823">
    <w:abstractNumId w:val="43"/>
  </w:num>
  <w:num w:numId="103" w16cid:durableId="659191445">
    <w:abstractNumId w:val="6"/>
  </w:num>
  <w:num w:numId="104" w16cid:durableId="295184828">
    <w:abstractNumId w:val="62"/>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 Tran, ACA (BUV)">
    <w15:presenceInfo w15:providerId="None" w15:userId="An Tran, ACA (BUV)"/>
  </w15:person>
  <w15:person w15:author="Uyen Tran, SIO (BUV)">
    <w15:presenceInfo w15:providerId="AD" w15:userId="S::uyen.tt@buv.edu.vn::4413a833-8c07-459c-9592-445d2a47c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visionView w:markup="0"/>
  <w:trackRevisions/>
  <w:defaultTabStop w:val="62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yMjExMTexNLM0NTNS0lEKTi0uzszPAykwrgUACO0IFSwAAAA="/>
  </w:docVars>
  <w:rsids>
    <w:rsidRoot w:val="007C61CE"/>
    <w:rsid w:val="000001BA"/>
    <w:rsid w:val="00000774"/>
    <w:rsid w:val="00000A3E"/>
    <w:rsid w:val="000029B1"/>
    <w:rsid w:val="00004A0B"/>
    <w:rsid w:val="000067B7"/>
    <w:rsid w:val="000067F6"/>
    <w:rsid w:val="00007E67"/>
    <w:rsid w:val="000147A4"/>
    <w:rsid w:val="00016826"/>
    <w:rsid w:val="00017E20"/>
    <w:rsid w:val="00024B8B"/>
    <w:rsid w:val="00024F79"/>
    <w:rsid w:val="00025ADB"/>
    <w:rsid w:val="00027302"/>
    <w:rsid w:val="000304D6"/>
    <w:rsid w:val="00030566"/>
    <w:rsid w:val="00033784"/>
    <w:rsid w:val="000337CF"/>
    <w:rsid w:val="00036025"/>
    <w:rsid w:val="0003673C"/>
    <w:rsid w:val="00036C1D"/>
    <w:rsid w:val="000373F6"/>
    <w:rsid w:val="000378CB"/>
    <w:rsid w:val="0004022E"/>
    <w:rsid w:val="000411B0"/>
    <w:rsid w:val="00041E25"/>
    <w:rsid w:val="00044AB2"/>
    <w:rsid w:val="0004760C"/>
    <w:rsid w:val="00051F69"/>
    <w:rsid w:val="00055CEE"/>
    <w:rsid w:val="0005656D"/>
    <w:rsid w:val="00057C09"/>
    <w:rsid w:val="00060FE0"/>
    <w:rsid w:val="00062313"/>
    <w:rsid w:val="000626C2"/>
    <w:rsid w:val="00064767"/>
    <w:rsid w:val="00064B2C"/>
    <w:rsid w:val="0006517A"/>
    <w:rsid w:val="00065413"/>
    <w:rsid w:val="00066998"/>
    <w:rsid w:val="00066B1B"/>
    <w:rsid w:val="0006701F"/>
    <w:rsid w:val="00067398"/>
    <w:rsid w:val="00074D22"/>
    <w:rsid w:val="0007525B"/>
    <w:rsid w:val="000775F3"/>
    <w:rsid w:val="00080A2C"/>
    <w:rsid w:val="00082363"/>
    <w:rsid w:val="00084B2A"/>
    <w:rsid w:val="000860B6"/>
    <w:rsid w:val="000870A3"/>
    <w:rsid w:val="000910B2"/>
    <w:rsid w:val="00091494"/>
    <w:rsid w:val="000920AD"/>
    <w:rsid w:val="00093944"/>
    <w:rsid w:val="00093B79"/>
    <w:rsid w:val="00094B0C"/>
    <w:rsid w:val="000969A0"/>
    <w:rsid w:val="000A0F76"/>
    <w:rsid w:val="000A6806"/>
    <w:rsid w:val="000A7452"/>
    <w:rsid w:val="000B0897"/>
    <w:rsid w:val="000B1540"/>
    <w:rsid w:val="000B19EE"/>
    <w:rsid w:val="000B3544"/>
    <w:rsid w:val="000B40E1"/>
    <w:rsid w:val="000B7BDA"/>
    <w:rsid w:val="000C1CE4"/>
    <w:rsid w:val="000C1F1E"/>
    <w:rsid w:val="000C51D2"/>
    <w:rsid w:val="000C535E"/>
    <w:rsid w:val="000C547C"/>
    <w:rsid w:val="000C711F"/>
    <w:rsid w:val="000D00BB"/>
    <w:rsid w:val="000D03CF"/>
    <w:rsid w:val="000D485D"/>
    <w:rsid w:val="000D6197"/>
    <w:rsid w:val="000D6210"/>
    <w:rsid w:val="000D709C"/>
    <w:rsid w:val="000D7518"/>
    <w:rsid w:val="000E2FB3"/>
    <w:rsid w:val="000E31F3"/>
    <w:rsid w:val="000E5114"/>
    <w:rsid w:val="000E51DD"/>
    <w:rsid w:val="000E7558"/>
    <w:rsid w:val="000E7627"/>
    <w:rsid w:val="000E79A9"/>
    <w:rsid w:val="000E7FAB"/>
    <w:rsid w:val="000F0D14"/>
    <w:rsid w:val="000F219E"/>
    <w:rsid w:val="000F55AB"/>
    <w:rsid w:val="000F690F"/>
    <w:rsid w:val="000F6B7A"/>
    <w:rsid w:val="000F74E7"/>
    <w:rsid w:val="00100254"/>
    <w:rsid w:val="001016D1"/>
    <w:rsid w:val="001017FD"/>
    <w:rsid w:val="0010202C"/>
    <w:rsid w:val="00104263"/>
    <w:rsid w:val="0010596F"/>
    <w:rsid w:val="00106491"/>
    <w:rsid w:val="0011053C"/>
    <w:rsid w:val="0011380A"/>
    <w:rsid w:val="00113812"/>
    <w:rsid w:val="00115443"/>
    <w:rsid w:val="00116CB9"/>
    <w:rsid w:val="001171F0"/>
    <w:rsid w:val="0011732D"/>
    <w:rsid w:val="0011799D"/>
    <w:rsid w:val="001201EC"/>
    <w:rsid w:val="00122FB2"/>
    <w:rsid w:val="00131CAB"/>
    <w:rsid w:val="00132AFB"/>
    <w:rsid w:val="001342BA"/>
    <w:rsid w:val="001350E7"/>
    <w:rsid w:val="001361ED"/>
    <w:rsid w:val="00136B17"/>
    <w:rsid w:val="001370FB"/>
    <w:rsid w:val="00137802"/>
    <w:rsid w:val="0014055C"/>
    <w:rsid w:val="0014124C"/>
    <w:rsid w:val="0014195F"/>
    <w:rsid w:val="00142463"/>
    <w:rsid w:val="00146235"/>
    <w:rsid w:val="00146348"/>
    <w:rsid w:val="00146605"/>
    <w:rsid w:val="00146F51"/>
    <w:rsid w:val="001477AF"/>
    <w:rsid w:val="00150DD7"/>
    <w:rsid w:val="001515AE"/>
    <w:rsid w:val="001516A1"/>
    <w:rsid w:val="00163471"/>
    <w:rsid w:val="00163C55"/>
    <w:rsid w:val="0016445F"/>
    <w:rsid w:val="00164CFE"/>
    <w:rsid w:val="00164E18"/>
    <w:rsid w:val="00165154"/>
    <w:rsid w:val="00166081"/>
    <w:rsid w:val="00170561"/>
    <w:rsid w:val="00171B76"/>
    <w:rsid w:val="00173548"/>
    <w:rsid w:val="00175E18"/>
    <w:rsid w:val="001766D0"/>
    <w:rsid w:val="00176912"/>
    <w:rsid w:val="00177849"/>
    <w:rsid w:val="00180562"/>
    <w:rsid w:val="0018080B"/>
    <w:rsid w:val="00180A57"/>
    <w:rsid w:val="001829CA"/>
    <w:rsid w:val="0018652B"/>
    <w:rsid w:val="00186DD2"/>
    <w:rsid w:val="001870CB"/>
    <w:rsid w:val="00187BDE"/>
    <w:rsid w:val="0019071B"/>
    <w:rsid w:val="00191362"/>
    <w:rsid w:val="00192035"/>
    <w:rsid w:val="0019492B"/>
    <w:rsid w:val="001960F0"/>
    <w:rsid w:val="00196B2D"/>
    <w:rsid w:val="0019714E"/>
    <w:rsid w:val="001A0718"/>
    <w:rsid w:val="001A2E05"/>
    <w:rsid w:val="001A7D81"/>
    <w:rsid w:val="001B18F6"/>
    <w:rsid w:val="001B1F0C"/>
    <w:rsid w:val="001B21D1"/>
    <w:rsid w:val="001B466A"/>
    <w:rsid w:val="001B5894"/>
    <w:rsid w:val="001B65C3"/>
    <w:rsid w:val="001B6F55"/>
    <w:rsid w:val="001C0070"/>
    <w:rsid w:val="001C38F0"/>
    <w:rsid w:val="001C51B8"/>
    <w:rsid w:val="001C5704"/>
    <w:rsid w:val="001C6364"/>
    <w:rsid w:val="001D1BC7"/>
    <w:rsid w:val="001D2D51"/>
    <w:rsid w:val="001D350F"/>
    <w:rsid w:val="001D48EC"/>
    <w:rsid w:val="001D5DED"/>
    <w:rsid w:val="001D676E"/>
    <w:rsid w:val="001D754A"/>
    <w:rsid w:val="001E01B3"/>
    <w:rsid w:val="001E07AB"/>
    <w:rsid w:val="001E128D"/>
    <w:rsid w:val="001E2894"/>
    <w:rsid w:val="001E441F"/>
    <w:rsid w:val="001E78BB"/>
    <w:rsid w:val="001E7CBA"/>
    <w:rsid w:val="001F0C9F"/>
    <w:rsid w:val="001F38A3"/>
    <w:rsid w:val="001F3D29"/>
    <w:rsid w:val="001F405F"/>
    <w:rsid w:val="001F6978"/>
    <w:rsid w:val="00200010"/>
    <w:rsid w:val="00201EE9"/>
    <w:rsid w:val="002030D3"/>
    <w:rsid w:val="0020314F"/>
    <w:rsid w:val="0020459D"/>
    <w:rsid w:val="0020510A"/>
    <w:rsid w:val="00205217"/>
    <w:rsid w:val="002060BE"/>
    <w:rsid w:val="00206916"/>
    <w:rsid w:val="002072DE"/>
    <w:rsid w:val="00210A25"/>
    <w:rsid w:val="00212FFD"/>
    <w:rsid w:val="002145AB"/>
    <w:rsid w:val="00217F21"/>
    <w:rsid w:val="00220179"/>
    <w:rsid w:val="00220C1F"/>
    <w:rsid w:val="00222B14"/>
    <w:rsid w:val="00224CFA"/>
    <w:rsid w:val="002276D6"/>
    <w:rsid w:val="00227956"/>
    <w:rsid w:val="00232DDC"/>
    <w:rsid w:val="00233EF8"/>
    <w:rsid w:val="0023476A"/>
    <w:rsid w:val="00235B25"/>
    <w:rsid w:val="00235BF7"/>
    <w:rsid w:val="0023621B"/>
    <w:rsid w:val="00237F2D"/>
    <w:rsid w:val="00240363"/>
    <w:rsid w:val="0024053F"/>
    <w:rsid w:val="00240CCC"/>
    <w:rsid w:val="00242328"/>
    <w:rsid w:val="00242593"/>
    <w:rsid w:val="00243368"/>
    <w:rsid w:val="00245A6C"/>
    <w:rsid w:val="002471D5"/>
    <w:rsid w:val="00247898"/>
    <w:rsid w:val="00247B59"/>
    <w:rsid w:val="0025052B"/>
    <w:rsid w:val="002520B3"/>
    <w:rsid w:val="00253BBF"/>
    <w:rsid w:val="00254445"/>
    <w:rsid w:val="00254631"/>
    <w:rsid w:val="00254D46"/>
    <w:rsid w:val="002559DF"/>
    <w:rsid w:val="002562A0"/>
    <w:rsid w:val="00256CE9"/>
    <w:rsid w:val="00256D2C"/>
    <w:rsid w:val="00256F6B"/>
    <w:rsid w:val="0026012C"/>
    <w:rsid w:val="0026036C"/>
    <w:rsid w:val="00260905"/>
    <w:rsid w:val="00260BE0"/>
    <w:rsid w:val="002612D5"/>
    <w:rsid w:val="00262110"/>
    <w:rsid w:val="00262BD7"/>
    <w:rsid w:val="00262D6E"/>
    <w:rsid w:val="00263263"/>
    <w:rsid w:val="00263593"/>
    <w:rsid w:val="002638B3"/>
    <w:rsid w:val="0026566F"/>
    <w:rsid w:val="00265A85"/>
    <w:rsid w:val="0026684D"/>
    <w:rsid w:val="00267AF7"/>
    <w:rsid w:val="002704C3"/>
    <w:rsid w:val="00271A3C"/>
    <w:rsid w:val="00272CB7"/>
    <w:rsid w:val="002735C5"/>
    <w:rsid w:val="00273792"/>
    <w:rsid w:val="00274919"/>
    <w:rsid w:val="002763D8"/>
    <w:rsid w:val="002765D9"/>
    <w:rsid w:val="00277C2B"/>
    <w:rsid w:val="002802BB"/>
    <w:rsid w:val="002810EB"/>
    <w:rsid w:val="0028179B"/>
    <w:rsid w:val="00285932"/>
    <w:rsid w:val="00290FD5"/>
    <w:rsid w:val="00292371"/>
    <w:rsid w:val="002925F8"/>
    <w:rsid w:val="0029353A"/>
    <w:rsid w:val="00293CD6"/>
    <w:rsid w:val="00294004"/>
    <w:rsid w:val="0029534C"/>
    <w:rsid w:val="00297275"/>
    <w:rsid w:val="00297828"/>
    <w:rsid w:val="002A0D94"/>
    <w:rsid w:val="002A0FA4"/>
    <w:rsid w:val="002A1CEC"/>
    <w:rsid w:val="002A4072"/>
    <w:rsid w:val="002A7E4A"/>
    <w:rsid w:val="002B3C54"/>
    <w:rsid w:val="002B6CEA"/>
    <w:rsid w:val="002B764E"/>
    <w:rsid w:val="002B7A9B"/>
    <w:rsid w:val="002B7C89"/>
    <w:rsid w:val="002C4240"/>
    <w:rsid w:val="002C5C01"/>
    <w:rsid w:val="002C691E"/>
    <w:rsid w:val="002C6FEE"/>
    <w:rsid w:val="002C711C"/>
    <w:rsid w:val="002D10A3"/>
    <w:rsid w:val="002D173E"/>
    <w:rsid w:val="002D213C"/>
    <w:rsid w:val="002D4176"/>
    <w:rsid w:val="002D4A50"/>
    <w:rsid w:val="002D55AB"/>
    <w:rsid w:val="002D64E7"/>
    <w:rsid w:val="002D706C"/>
    <w:rsid w:val="002E1419"/>
    <w:rsid w:val="002E1AD0"/>
    <w:rsid w:val="002E1F17"/>
    <w:rsid w:val="002E2C89"/>
    <w:rsid w:val="002E4465"/>
    <w:rsid w:val="002E6B8E"/>
    <w:rsid w:val="002F2D0E"/>
    <w:rsid w:val="002F3E68"/>
    <w:rsid w:val="002F455F"/>
    <w:rsid w:val="002F4E9E"/>
    <w:rsid w:val="002F5887"/>
    <w:rsid w:val="002F6873"/>
    <w:rsid w:val="002F7490"/>
    <w:rsid w:val="002F7BC0"/>
    <w:rsid w:val="003027F7"/>
    <w:rsid w:val="00306058"/>
    <w:rsid w:val="0030691A"/>
    <w:rsid w:val="00307C44"/>
    <w:rsid w:val="00310639"/>
    <w:rsid w:val="00311111"/>
    <w:rsid w:val="00311887"/>
    <w:rsid w:val="00311F72"/>
    <w:rsid w:val="00312445"/>
    <w:rsid w:val="003127BD"/>
    <w:rsid w:val="003140AD"/>
    <w:rsid w:val="00314D8A"/>
    <w:rsid w:val="0031567A"/>
    <w:rsid w:val="00315854"/>
    <w:rsid w:val="00315940"/>
    <w:rsid w:val="003170DD"/>
    <w:rsid w:val="00320DE9"/>
    <w:rsid w:val="00321C9A"/>
    <w:rsid w:val="00322BC7"/>
    <w:rsid w:val="003244E8"/>
    <w:rsid w:val="00325E58"/>
    <w:rsid w:val="0032613B"/>
    <w:rsid w:val="00326586"/>
    <w:rsid w:val="00330474"/>
    <w:rsid w:val="00333D63"/>
    <w:rsid w:val="003361CB"/>
    <w:rsid w:val="003378E4"/>
    <w:rsid w:val="00337E60"/>
    <w:rsid w:val="00340932"/>
    <w:rsid w:val="003413AB"/>
    <w:rsid w:val="003429C1"/>
    <w:rsid w:val="00342F13"/>
    <w:rsid w:val="00343646"/>
    <w:rsid w:val="0034366E"/>
    <w:rsid w:val="003461AE"/>
    <w:rsid w:val="0034620E"/>
    <w:rsid w:val="00346B3A"/>
    <w:rsid w:val="0034740A"/>
    <w:rsid w:val="003503ED"/>
    <w:rsid w:val="00350991"/>
    <w:rsid w:val="00350B76"/>
    <w:rsid w:val="003513BE"/>
    <w:rsid w:val="0035171C"/>
    <w:rsid w:val="00353F82"/>
    <w:rsid w:val="00354F84"/>
    <w:rsid w:val="00355EB6"/>
    <w:rsid w:val="003577B6"/>
    <w:rsid w:val="00360897"/>
    <w:rsid w:val="00360A65"/>
    <w:rsid w:val="00363426"/>
    <w:rsid w:val="00363F39"/>
    <w:rsid w:val="003640AA"/>
    <w:rsid w:val="00364F9B"/>
    <w:rsid w:val="003662F2"/>
    <w:rsid w:val="00366AAA"/>
    <w:rsid w:val="00367BBC"/>
    <w:rsid w:val="00370856"/>
    <w:rsid w:val="00373618"/>
    <w:rsid w:val="00374FF1"/>
    <w:rsid w:val="0037692E"/>
    <w:rsid w:val="003773D4"/>
    <w:rsid w:val="003806D2"/>
    <w:rsid w:val="0038075D"/>
    <w:rsid w:val="00380AF3"/>
    <w:rsid w:val="00380F40"/>
    <w:rsid w:val="003824B8"/>
    <w:rsid w:val="0038636E"/>
    <w:rsid w:val="00387DFC"/>
    <w:rsid w:val="00392BF9"/>
    <w:rsid w:val="0039326E"/>
    <w:rsid w:val="00394372"/>
    <w:rsid w:val="00394D75"/>
    <w:rsid w:val="00395855"/>
    <w:rsid w:val="003A16D0"/>
    <w:rsid w:val="003A2253"/>
    <w:rsid w:val="003A2F0D"/>
    <w:rsid w:val="003A325C"/>
    <w:rsid w:val="003A6FEA"/>
    <w:rsid w:val="003A7157"/>
    <w:rsid w:val="003A732E"/>
    <w:rsid w:val="003B3DCC"/>
    <w:rsid w:val="003B68DC"/>
    <w:rsid w:val="003C0688"/>
    <w:rsid w:val="003C0C58"/>
    <w:rsid w:val="003C1225"/>
    <w:rsid w:val="003C20DD"/>
    <w:rsid w:val="003C54BB"/>
    <w:rsid w:val="003C59E2"/>
    <w:rsid w:val="003C5B90"/>
    <w:rsid w:val="003C6C5F"/>
    <w:rsid w:val="003D06C4"/>
    <w:rsid w:val="003D5078"/>
    <w:rsid w:val="003D507D"/>
    <w:rsid w:val="003D6352"/>
    <w:rsid w:val="003D6519"/>
    <w:rsid w:val="003D66E0"/>
    <w:rsid w:val="003E0B49"/>
    <w:rsid w:val="003E1B62"/>
    <w:rsid w:val="003E5BD2"/>
    <w:rsid w:val="003E6043"/>
    <w:rsid w:val="003E6279"/>
    <w:rsid w:val="003E7B45"/>
    <w:rsid w:val="003F0252"/>
    <w:rsid w:val="003F10E3"/>
    <w:rsid w:val="003F2086"/>
    <w:rsid w:val="003F27B5"/>
    <w:rsid w:val="003F29A9"/>
    <w:rsid w:val="003F2C45"/>
    <w:rsid w:val="003F3F70"/>
    <w:rsid w:val="003F7769"/>
    <w:rsid w:val="003F78F7"/>
    <w:rsid w:val="00401081"/>
    <w:rsid w:val="00401313"/>
    <w:rsid w:val="00401823"/>
    <w:rsid w:val="0040259D"/>
    <w:rsid w:val="004035FC"/>
    <w:rsid w:val="004040E5"/>
    <w:rsid w:val="004048F9"/>
    <w:rsid w:val="00406E50"/>
    <w:rsid w:val="00407226"/>
    <w:rsid w:val="004074AB"/>
    <w:rsid w:val="00407AC8"/>
    <w:rsid w:val="00410254"/>
    <w:rsid w:val="00412EE1"/>
    <w:rsid w:val="00420565"/>
    <w:rsid w:val="004206AD"/>
    <w:rsid w:val="00421B3C"/>
    <w:rsid w:val="004221AF"/>
    <w:rsid w:val="00422A5C"/>
    <w:rsid w:val="00423211"/>
    <w:rsid w:val="004232C1"/>
    <w:rsid w:val="0042405F"/>
    <w:rsid w:val="00425DEC"/>
    <w:rsid w:val="0042610F"/>
    <w:rsid w:val="00427249"/>
    <w:rsid w:val="00433234"/>
    <w:rsid w:val="00433305"/>
    <w:rsid w:val="00433AE6"/>
    <w:rsid w:val="004373E8"/>
    <w:rsid w:val="004403FB"/>
    <w:rsid w:val="00440681"/>
    <w:rsid w:val="00440BA3"/>
    <w:rsid w:val="004421B3"/>
    <w:rsid w:val="0044221D"/>
    <w:rsid w:val="00445A5E"/>
    <w:rsid w:val="0044799B"/>
    <w:rsid w:val="004502B8"/>
    <w:rsid w:val="0045155C"/>
    <w:rsid w:val="00452DC6"/>
    <w:rsid w:val="00454320"/>
    <w:rsid w:val="00455159"/>
    <w:rsid w:val="004556DC"/>
    <w:rsid w:val="00457AD8"/>
    <w:rsid w:val="00462707"/>
    <w:rsid w:val="00464123"/>
    <w:rsid w:val="00464CAD"/>
    <w:rsid w:val="00466E0E"/>
    <w:rsid w:val="00474E07"/>
    <w:rsid w:val="00476D8E"/>
    <w:rsid w:val="004775CC"/>
    <w:rsid w:val="0048083F"/>
    <w:rsid w:val="004808F6"/>
    <w:rsid w:val="00480D2A"/>
    <w:rsid w:val="00480F96"/>
    <w:rsid w:val="00481018"/>
    <w:rsid w:val="00481A03"/>
    <w:rsid w:val="00482BF2"/>
    <w:rsid w:val="00483ECA"/>
    <w:rsid w:val="00487C1E"/>
    <w:rsid w:val="00490315"/>
    <w:rsid w:val="00490DF8"/>
    <w:rsid w:val="004914B0"/>
    <w:rsid w:val="004919C1"/>
    <w:rsid w:val="00491E43"/>
    <w:rsid w:val="004923E4"/>
    <w:rsid w:val="004932FA"/>
    <w:rsid w:val="00493CA6"/>
    <w:rsid w:val="00494102"/>
    <w:rsid w:val="004A12B2"/>
    <w:rsid w:val="004A1BB4"/>
    <w:rsid w:val="004A3392"/>
    <w:rsid w:val="004A3396"/>
    <w:rsid w:val="004A5FF4"/>
    <w:rsid w:val="004A6C43"/>
    <w:rsid w:val="004B03A8"/>
    <w:rsid w:val="004B0768"/>
    <w:rsid w:val="004B0804"/>
    <w:rsid w:val="004B08D3"/>
    <w:rsid w:val="004B11E7"/>
    <w:rsid w:val="004B1972"/>
    <w:rsid w:val="004B25F3"/>
    <w:rsid w:val="004B3429"/>
    <w:rsid w:val="004B64BE"/>
    <w:rsid w:val="004B7321"/>
    <w:rsid w:val="004B77AA"/>
    <w:rsid w:val="004C0FF9"/>
    <w:rsid w:val="004C16BF"/>
    <w:rsid w:val="004C2D05"/>
    <w:rsid w:val="004C4B87"/>
    <w:rsid w:val="004D25FE"/>
    <w:rsid w:val="004D2B4A"/>
    <w:rsid w:val="004D3061"/>
    <w:rsid w:val="004D39DD"/>
    <w:rsid w:val="004D53DF"/>
    <w:rsid w:val="004D5990"/>
    <w:rsid w:val="004D640C"/>
    <w:rsid w:val="004D6EFD"/>
    <w:rsid w:val="004E0632"/>
    <w:rsid w:val="004E13ED"/>
    <w:rsid w:val="004E14E9"/>
    <w:rsid w:val="004E168C"/>
    <w:rsid w:val="004E2B40"/>
    <w:rsid w:val="004E3C65"/>
    <w:rsid w:val="004E4D48"/>
    <w:rsid w:val="004E4E48"/>
    <w:rsid w:val="004E67BE"/>
    <w:rsid w:val="004F192A"/>
    <w:rsid w:val="004F668E"/>
    <w:rsid w:val="004F730E"/>
    <w:rsid w:val="00501365"/>
    <w:rsid w:val="00501605"/>
    <w:rsid w:val="005019AD"/>
    <w:rsid w:val="0050280B"/>
    <w:rsid w:val="005032E7"/>
    <w:rsid w:val="00503351"/>
    <w:rsid w:val="0050536E"/>
    <w:rsid w:val="00505D65"/>
    <w:rsid w:val="00506107"/>
    <w:rsid w:val="005061E8"/>
    <w:rsid w:val="005105A7"/>
    <w:rsid w:val="005140FA"/>
    <w:rsid w:val="0051681A"/>
    <w:rsid w:val="00516B16"/>
    <w:rsid w:val="00517E53"/>
    <w:rsid w:val="005208AB"/>
    <w:rsid w:val="00522803"/>
    <w:rsid w:val="00523A1A"/>
    <w:rsid w:val="00523BF3"/>
    <w:rsid w:val="0052528E"/>
    <w:rsid w:val="005319A6"/>
    <w:rsid w:val="00533983"/>
    <w:rsid w:val="00533EC4"/>
    <w:rsid w:val="005358E3"/>
    <w:rsid w:val="00535B26"/>
    <w:rsid w:val="00536644"/>
    <w:rsid w:val="00537716"/>
    <w:rsid w:val="005378D1"/>
    <w:rsid w:val="00540689"/>
    <w:rsid w:val="00540A2E"/>
    <w:rsid w:val="0054138A"/>
    <w:rsid w:val="00541B7D"/>
    <w:rsid w:val="00541F5A"/>
    <w:rsid w:val="0054334D"/>
    <w:rsid w:val="00544101"/>
    <w:rsid w:val="0054484C"/>
    <w:rsid w:val="00545496"/>
    <w:rsid w:val="00546FC6"/>
    <w:rsid w:val="005471A2"/>
    <w:rsid w:val="00552D5D"/>
    <w:rsid w:val="00555100"/>
    <w:rsid w:val="005556B7"/>
    <w:rsid w:val="00560FEA"/>
    <w:rsid w:val="005645C9"/>
    <w:rsid w:val="00565BCE"/>
    <w:rsid w:val="005665C7"/>
    <w:rsid w:val="005679CF"/>
    <w:rsid w:val="00570471"/>
    <w:rsid w:val="00570D8D"/>
    <w:rsid w:val="00570F38"/>
    <w:rsid w:val="00571281"/>
    <w:rsid w:val="00571599"/>
    <w:rsid w:val="005743EC"/>
    <w:rsid w:val="00574EA8"/>
    <w:rsid w:val="00575954"/>
    <w:rsid w:val="005759BC"/>
    <w:rsid w:val="00577260"/>
    <w:rsid w:val="00580825"/>
    <w:rsid w:val="0058093A"/>
    <w:rsid w:val="005825EE"/>
    <w:rsid w:val="0058265D"/>
    <w:rsid w:val="005832E7"/>
    <w:rsid w:val="00591147"/>
    <w:rsid w:val="00591301"/>
    <w:rsid w:val="00592FFF"/>
    <w:rsid w:val="00594AA9"/>
    <w:rsid w:val="00594C42"/>
    <w:rsid w:val="00594E5D"/>
    <w:rsid w:val="005950EE"/>
    <w:rsid w:val="00595194"/>
    <w:rsid w:val="00595AD9"/>
    <w:rsid w:val="0059757A"/>
    <w:rsid w:val="005A03F2"/>
    <w:rsid w:val="005A17EE"/>
    <w:rsid w:val="005A1999"/>
    <w:rsid w:val="005A24F5"/>
    <w:rsid w:val="005A3797"/>
    <w:rsid w:val="005A60C1"/>
    <w:rsid w:val="005A6161"/>
    <w:rsid w:val="005A661C"/>
    <w:rsid w:val="005A6B0C"/>
    <w:rsid w:val="005A6B3F"/>
    <w:rsid w:val="005A6B9F"/>
    <w:rsid w:val="005B06DA"/>
    <w:rsid w:val="005B0D8A"/>
    <w:rsid w:val="005B4197"/>
    <w:rsid w:val="005B6005"/>
    <w:rsid w:val="005B7AD0"/>
    <w:rsid w:val="005B7FF2"/>
    <w:rsid w:val="005C0370"/>
    <w:rsid w:val="005C0DDC"/>
    <w:rsid w:val="005C36DA"/>
    <w:rsid w:val="005C40A2"/>
    <w:rsid w:val="005C4D77"/>
    <w:rsid w:val="005C5192"/>
    <w:rsid w:val="005C54A9"/>
    <w:rsid w:val="005D0323"/>
    <w:rsid w:val="005D24DC"/>
    <w:rsid w:val="005D2EB4"/>
    <w:rsid w:val="005D3B19"/>
    <w:rsid w:val="005D7942"/>
    <w:rsid w:val="005E2669"/>
    <w:rsid w:val="005E369A"/>
    <w:rsid w:val="005E5581"/>
    <w:rsid w:val="005E589D"/>
    <w:rsid w:val="005E763A"/>
    <w:rsid w:val="005E7872"/>
    <w:rsid w:val="005F0EDF"/>
    <w:rsid w:val="005F0F77"/>
    <w:rsid w:val="005F35AD"/>
    <w:rsid w:val="005F5346"/>
    <w:rsid w:val="005F5D10"/>
    <w:rsid w:val="005F5F1E"/>
    <w:rsid w:val="005F7167"/>
    <w:rsid w:val="00602915"/>
    <w:rsid w:val="00602FC2"/>
    <w:rsid w:val="006046F4"/>
    <w:rsid w:val="00606CEC"/>
    <w:rsid w:val="00607754"/>
    <w:rsid w:val="00611156"/>
    <w:rsid w:val="006134DE"/>
    <w:rsid w:val="00613DA1"/>
    <w:rsid w:val="00616770"/>
    <w:rsid w:val="00616EF4"/>
    <w:rsid w:val="00620974"/>
    <w:rsid w:val="00620A3C"/>
    <w:rsid w:val="006215DF"/>
    <w:rsid w:val="006219B7"/>
    <w:rsid w:val="006231D6"/>
    <w:rsid w:val="00626A67"/>
    <w:rsid w:val="00626E93"/>
    <w:rsid w:val="00627120"/>
    <w:rsid w:val="006316DE"/>
    <w:rsid w:val="00631C49"/>
    <w:rsid w:val="00633A22"/>
    <w:rsid w:val="00635195"/>
    <w:rsid w:val="00635C06"/>
    <w:rsid w:val="006401D7"/>
    <w:rsid w:val="006420EB"/>
    <w:rsid w:val="0064296F"/>
    <w:rsid w:val="006430EE"/>
    <w:rsid w:val="0064326F"/>
    <w:rsid w:val="00643921"/>
    <w:rsid w:val="006529CC"/>
    <w:rsid w:val="00653F33"/>
    <w:rsid w:val="00654334"/>
    <w:rsid w:val="00654423"/>
    <w:rsid w:val="00654A40"/>
    <w:rsid w:val="00657145"/>
    <w:rsid w:val="00660CEB"/>
    <w:rsid w:val="0066182E"/>
    <w:rsid w:val="00661D05"/>
    <w:rsid w:val="00662B0A"/>
    <w:rsid w:val="00663CDA"/>
    <w:rsid w:val="00664283"/>
    <w:rsid w:val="00664F67"/>
    <w:rsid w:val="006658E0"/>
    <w:rsid w:val="00665F8A"/>
    <w:rsid w:val="00666C0E"/>
    <w:rsid w:val="00673165"/>
    <w:rsid w:val="00675900"/>
    <w:rsid w:val="006764B6"/>
    <w:rsid w:val="006766A5"/>
    <w:rsid w:val="006805CE"/>
    <w:rsid w:val="00680D43"/>
    <w:rsid w:val="006820D7"/>
    <w:rsid w:val="006826C3"/>
    <w:rsid w:val="006846B4"/>
    <w:rsid w:val="00685206"/>
    <w:rsid w:val="006856FE"/>
    <w:rsid w:val="00685B88"/>
    <w:rsid w:val="0069120B"/>
    <w:rsid w:val="0069203F"/>
    <w:rsid w:val="00692FC6"/>
    <w:rsid w:val="00695845"/>
    <w:rsid w:val="00697D29"/>
    <w:rsid w:val="00697DCB"/>
    <w:rsid w:val="00697ECF"/>
    <w:rsid w:val="006A0A4C"/>
    <w:rsid w:val="006A1168"/>
    <w:rsid w:val="006A183B"/>
    <w:rsid w:val="006A1908"/>
    <w:rsid w:val="006A2807"/>
    <w:rsid w:val="006A2FFE"/>
    <w:rsid w:val="006A425D"/>
    <w:rsid w:val="006A4A65"/>
    <w:rsid w:val="006A5D72"/>
    <w:rsid w:val="006A7F30"/>
    <w:rsid w:val="006B057B"/>
    <w:rsid w:val="006B1329"/>
    <w:rsid w:val="006B22EF"/>
    <w:rsid w:val="006B3161"/>
    <w:rsid w:val="006B4E30"/>
    <w:rsid w:val="006B6790"/>
    <w:rsid w:val="006B6CED"/>
    <w:rsid w:val="006C026A"/>
    <w:rsid w:val="006C02C4"/>
    <w:rsid w:val="006C23C1"/>
    <w:rsid w:val="006C313E"/>
    <w:rsid w:val="006C6780"/>
    <w:rsid w:val="006C67D8"/>
    <w:rsid w:val="006D033E"/>
    <w:rsid w:val="006D0EAF"/>
    <w:rsid w:val="006D32D1"/>
    <w:rsid w:val="006D347D"/>
    <w:rsid w:val="006D51F7"/>
    <w:rsid w:val="006D61D4"/>
    <w:rsid w:val="006D721C"/>
    <w:rsid w:val="006D73FA"/>
    <w:rsid w:val="006D752C"/>
    <w:rsid w:val="006E0353"/>
    <w:rsid w:val="006E08BC"/>
    <w:rsid w:val="006E0E8F"/>
    <w:rsid w:val="006E1CC0"/>
    <w:rsid w:val="006E2F53"/>
    <w:rsid w:val="006E4AAB"/>
    <w:rsid w:val="006E5114"/>
    <w:rsid w:val="006F1DBF"/>
    <w:rsid w:val="006F2314"/>
    <w:rsid w:val="006F3A1F"/>
    <w:rsid w:val="006F3B49"/>
    <w:rsid w:val="006F68CC"/>
    <w:rsid w:val="006F716E"/>
    <w:rsid w:val="006F7EEF"/>
    <w:rsid w:val="007022CF"/>
    <w:rsid w:val="00702798"/>
    <w:rsid w:val="007027B9"/>
    <w:rsid w:val="007028B4"/>
    <w:rsid w:val="00702FAF"/>
    <w:rsid w:val="007047F9"/>
    <w:rsid w:val="00705168"/>
    <w:rsid w:val="00705C70"/>
    <w:rsid w:val="00706F2A"/>
    <w:rsid w:val="007073D3"/>
    <w:rsid w:val="007075E8"/>
    <w:rsid w:val="0071102C"/>
    <w:rsid w:val="007111FB"/>
    <w:rsid w:val="00712150"/>
    <w:rsid w:val="007121D0"/>
    <w:rsid w:val="007124E9"/>
    <w:rsid w:val="007150C5"/>
    <w:rsid w:val="0071627D"/>
    <w:rsid w:val="00716CED"/>
    <w:rsid w:val="00721252"/>
    <w:rsid w:val="0072217B"/>
    <w:rsid w:val="00722AB5"/>
    <w:rsid w:val="00723B9E"/>
    <w:rsid w:val="00725EDD"/>
    <w:rsid w:val="00725F79"/>
    <w:rsid w:val="00727C3C"/>
    <w:rsid w:val="00727CA7"/>
    <w:rsid w:val="00730A4C"/>
    <w:rsid w:val="00730DCB"/>
    <w:rsid w:val="00731D29"/>
    <w:rsid w:val="00734BF5"/>
    <w:rsid w:val="00734F86"/>
    <w:rsid w:val="0073501B"/>
    <w:rsid w:val="0073522B"/>
    <w:rsid w:val="007357C3"/>
    <w:rsid w:val="00736B0F"/>
    <w:rsid w:val="007379A7"/>
    <w:rsid w:val="00740CEB"/>
    <w:rsid w:val="0074133B"/>
    <w:rsid w:val="00744F88"/>
    <w:rsid w:val="007468F1"/>
    <w:rsid w:val="00746A7C"/>
    <w:rsid w:val="00752114"/>
    <w:rsid w:val="00754E38"/>
    <w:rsid w:val="00760D7F"/>
    <w:rsid w:val="00761206"/>
    <w:rsid w:val="00763AB1"/>
    <w:rsid w:val="00763E23"/>
    <w:rsid w:val="0076420C"/>
    <w:rsid w:val="007652AF"/>
    <w:rsid w:val="007655FD"/>
    <w:rsid w:val="007675C2"/>
    <w:rsid w:val="0077049D"/>
    <w:rsid w:val="00770783"/>
    <w:rsid w:val="00771C0D"/>
    <w:rsid w:val="00771CFF"/>
    <w:rsid w:val="0077334F"/>
    <w:rsid w:val="007733A7"/>
    <w:rsid w:val="00775193"/>
    <w:rsid w:val="007763E5"/>
    <w:rsid w:val="00776D4B"/>
    <w:rsid w:val="00785187"/>
    <w:rsid w:val="00785D0D"/>
    <w:rsid w:val="00787402"/>
    <w:rsid w:val="0079005D"/>
    <w:rsid w:val="00790B02"/>
    <w:rsid w:val="00791EC2"/>
    <w:rsid w:val="00792297"/>
    <w:rsid w:val="007928C0"/>
    <w:rsid w:val="00793878"/>
    <w:rsid w:val="007A04AE"/>
    <w:rsid w:val="007A1C6D"/>
    <w:rsid w:val="007A7A1D"/>
    <w:rsid w:val="007B0095"/>
    <w:rsid w:val="007B01BE"/>
    <w:rsid w:val="007B39D8"/>
    <w:rsid w:val="007B545B"/>
    <w:rsid w:val="007B5F25"/>
    <w:rsid w:val="007B7887"/>
    <w:rsid w:val="007C1486"/>
    <w:rsid w:val="007C252F"/>
    <w:rsid w:val="007C2826"/>
    <w:rsid w:val="007C347A"/>
    <w:rsid w:val="007C590E"/>
    <w:rsid w:val="007C61CE"/>
    <w:rsid w:val="007C77F4"/>
    <w:rsid w:val="007D0CE3"/>
    <w:rsid w:val="007D0D5A"/>
    <w:rsid w:val="007D0F0D"/>
    <w:rsid w:val="007D1E53"/>
    <w:rsid w:val="007D1FE6"/>
    <w:rsid w:val="007D2004"/>
    <w:rsid w:val="007D2366"/>
    <w:rsid w:val="007D2C3B"/>
    <w:rsid w:val="007D2FFD"/>
    <w:rsid w:val="007E0A08"/>
    <w:rsid w:val="007E1A33"/>
    <w:rsid w:val="007E2006"/>
    <w:rsid w:val="007E2BD0"/>
    <w:rsid w:val="007F0B89"/>
    <w:rsid w:val="007F1D84"/>
    <w:rsid w:val="007F20D6"/>
    <w:rsid w:val="007F4E7B"/>
    <w:rsid w:val="007F6C07"/>
    <w:rsid w:val="00800AA0"/>
    <w:rsid w:val="00801595"/>
    <w:rsid w:val="008015B4"/>
    <w:rsid w:val="00801E5D"/>
    <w:rsid w:val="008027C9"/>
    <w:rsid w:val="00806B47"/>
    <w:rsid w:val="00813141"/>
    <w:rsid w:val="00813F21"/>
    <w:rsid w:val="00815254"/>
    <w:rsid w:val="0081599E"/>
    <w:rsid w:val="008164C1"/>
    <w:rsid w:val="00816543"/>
    <w:rsid w:val="00817E23"/>
    <w:rsid w:val="00822499"/>
    <w:rsid w:val="008226A1"/>
    <w:rsid w:val="00822D35"/>
    <w:rsid w:val="00825058"/>
    <w:rsid w:val="00825084"/>
    <w:rsid w:val="00825F6F"/>
    <w:rsid w:val="008347AD"/>
    <w:rsid w:val="008356F1"/>
    <w:rsid w:val="0084004F"/>
    <w:rsid w:val="00840425"/>
    <w:rsid w:val="00843917"/>
    <w:rsid w:val="00847085"/>
    <w:rsid w:val="00847B8D"/>
    <w:rsid w:val="00851E4B"/>
    <w:rsid w:val="00854218"/>
    <w:rsid w:val="00854E46"/>
    <w:rsid w:val="00857411"/>
    <w:rsid w:val="0085780D"/>
    <w:rsid w:val="0086067F"/>
    <w:rsid w:val="00861D98"/>
    <w:rsid w:val="00861EAB"/>
    <w:rsid w:val="0086292C"/>
    <w:rsid w:val="00863B99"/>
    <w:rsid w:val="0086425D"/>
    <w:rsid w:val="00866E1F"/>
    <w:rsid w:val="0086709A"/>
    <w:rsid w:val="008672DC"/>
    <w:rsid w:val="00867663"/>
    <w:rsid w:val="0087054E"/>
    <w:rsid w:val="00871F0B"/>
    <w:rsid w:val="00873594"/>
    <w:rsid w:val="00874009"/>
    <w:rsid w:val="00874CB1"/>
    <w:rsid w:val="008769DF"/>
    <w:rsid w:val="00882292"/>
    <w:rsid w:val="00882A67"/>
    <w:rsid w:val="00882BCB"/>
    <w:rsid w:val="00885BB3"/>
    <w:rsid w:val="00886127"/>
    <w:rsid w:val="008862DE"/>
    <w:rsid w:val="0088697B"/>
    <w:rsid w:val="0089420D"/>
    <w:rsid w:val="00894329"/>
    <w:rsid w:val="008943C2"/>
    <w:rsid w:val="008A14A1"/>
    <w:rsid w:val="008A1BC9"/>
    <w:rsid w:val="008A2256"/>
    <w:rsid w:val="008A3990"/>
    <w:rsid w:val="008A3FF1"/>
    <w:rsid w:val="008A6618"/>
    <w:rsid w:val="008B0E1D"/>
    <w:rsid w:val="008B36F4"/>
    <w:rsid w:val="008B62BA"/>
    <w:rsid w:val="008C1344"/>
    <w:rsid w:val="008C1C11"/>
    <w:rsid w:val="008C202B"/>
    <w:rsid w:val="008C5340"/>
    <w:rsid w:val="008D0E1E"/>
    <w:rsid w:val="008D0E57"/>
    <w:rsid w:val="008D1BC6"/>
    <w:rsid w:val="008D2B5F"/>
    <w:rsid w:val="008D2CC3"/>
    <w:rsid w:val="008D2CED"/>
    <w:rsid w:val="008D3DAB"/>
    <w:rsid w:val="008D4B8B"/>
    <w:rsid w:val="008D7378"/>
    <w:rsid w:val="008E0ECC"/>
    <w:rsid w:val="008E13CE"/>
    <w:rsid w:val="008E18FE"/>
    <w:rsid w:val="008E4C34"/>
    <w:rsid w:val="008E5EEB"/>
    <w:rsid w:val="008E67CF"/>
    <w:rsid w:val="008E6A2D"/>
    <w:rsid w:val="008E7152"/>
    <w:rsid w:val="008F1ED2"/>
    <w:rsid w:val="008F6CB2"/>
    <w:rsid w:val="00901327"/>
    <w:rsid w:val="0090158C"/>
    <w:rsid w:val="009015E8"/>
    <w:rsid w:val="009030DB"/>
    <w:rsid w:val="009039A0"/>
    <w:rsid w:val="00904101"/>
    <w:rsid w:val="00905A2C"/>
    <w:rsid w:val="009062DC"/>
    <w:rsid w:val="00906820"/>
    <w:rsid w:val="00906C11"/>
    <w:rsid w:val="00907B13"/>
    <w:rsid w:val="00907CA0"/>
    <w:rsid w:val="0091160B"/>
    <w:rsid w:val="00911A40"/>
    <w:rsid w:val="00911BEE"/>
    <w:rsid w:val="00912C4E"/>
    <w:rsid w:val="009132EB"/>
    <w:rsid w:val="009136F3"/>
    <w:rsid w:val="00914832"/>
    <w:rsid w:val="00915C72"/>
    <w:rsid w:val="009163DC"/>
    <w:rsid w:val="009204F9"/>
    <w:rsid w:val="00922270"/>
    <w:rsid w:val="00922493"/>
    <w:rsid w:val="00923414"/>
    <w:rsid w:val="0092348D"/>
    <w:rsid w:val="009239F6"/>
    <w:rsid w:val="00924090"/>
    <w:rsid w:val="009251A2"/>
    <w:rsid w:val="009257F4"/>
    <w:rsid w:val="00931827"/>
    <w:rsid w:val="0093203D"/>
    <w:rsid w:val="009332BC"/>
    <w:rsid w:val="00933306"/>
    <w:rsid w:val="00937C71"/>
    <w:rsid w:val="00937FE1"/>
    <w:rsid w:val="00941BDE"/>
    <w:rsid w:val="00942EC7"/>
    <w:rsid w:val="00943A04"/>
    <w:rsid w:val="00947588"/>
    <w:rsid w:val="00947A27"/>
    <w:rsid w:val="00950C35"/>
    <w:rsid w:val="009531DC"/>
    <w:rsid w:val="009548A5"/>
    <w:rsid w:val="00954FEC"/>
    <w:rsid w:val="009550F7"/>
    <w:rsid w:val="009551E7"/>
    <w:rsid w:val="0095649E"/>
    <w:rsid w:val="0096234B"/>
    <w:rsid w:val="00963593"/>
    <w:rsid w:val="00964A02"/>
    <w:rsid w:val="00964AE9"/>
    <w:rsid w:val="009658B2"/>
    <w:rsid w:val="00967AEC"/>
    <w:rsid w:val="00972B74"/>
    <w:rsid w:val="009749A5"/>
    <w:rsid w:val="00975A7F"/>
    <w:rsid w:val="009761AE"/>
    <w:rsid w:val="0098189E"/>
    <w:rsid w:val="00982F48"/>
    <w:rsid w:val="0098383E"/>
    <w:rsid w:val="00986B26"/>
    <w:rsid w:val="00990A29"/>
    <w:rsid w:val="00990CE0"/>
    <w:rsid w:val="009917A1"/>
    <w:rsid w:val="00993A02"/>
    <w:rsid w:val="00994BA2"/>
    <w:rsid w:val="009954DD"/>
    <w:rsid w:val="00995E9A"/>
    <w:rsid w:val="00996A3D"/>
    <w:rsid w:val="00996ADE"/>
    <w:rsid w:val="009A065F"/>
    <w:rsid w:val="009A08E8"/>
    <w:rsid w:val="009A1281"/>
    <w:rsid w:val="009A148B"/>
    <w:rsid w:val="009A1DB2"/>
    <w:rsid w:val="009A21F1"/>
    <w:rsid w:val="009A2AED"/>
    <w:rsid w:val="009A2C85"/>
    <w:rsid w:val="009A2F4F"/>
    <w:rsid w:val="009A4BC8"/>
    <w:rsid w:val="009B0344"/>
    <w:rsid w:val="009B3F5B"/>
    <w:rsid w:val="009B5946"/>
    <w:rsid w:val="009B5D4C"/>
    <w:rsid w:val="009B60AC"/>
    <w:rsid w:val="009B6B4F"/>
    <w:rsid w:val="009B6CEE"/>
    <w:rsid w:val="009B7AE7"/>
    <w:rsid w:val="009C0516"/>
    <w:rsid w:val="009C0661"/>
    <w:rsid w:val="009C177B"/>
    <w:rsid w:val="009C5EAD"/>
    <w:rsid w:val="009C6D37"/>
    <w:rsid w:val="009C7F61"/>
    <w:rsid w:val="009D068F"/>
    <w:rsid w:val="009D0711"/>
    <w:rsid w:val="009D3AB7"/>
    <w:rsid w:val="009D4E46"/>
    <w:rsid w:val="009D6E0A"/>
    <w:rsid w:val="009D7C1A"/>
    <w:rsid w:val="009E0F62"/>
    <w:rsid w:val="009E3228"/>
    <w:rsid w:val="009E5D22"/>
    <w:rsid w:val="009F02C7"/>
    <w:rsid w:val="009F378F"/>
    <w:rsid w:val="009F3B40"/>
    <w:rsid w:val="009F50B0"/>
    <w:rsid w:val="009F7020"/>
    <w:rsid w:val="00A0046D"/>
    <w:rsid w:val="00A017E1"/>
    <w:rsid w:val="00A0357B"/>
    <w:rsid w:val="00A03E62"/>
    <w:rsid w:val="00A03EC9"/>
    <w:rsid w:val="00A044F2"/>
    <w:rsid w:val="00A052B7"/>
    <w:rsid w:val="00A05736"/>
    <w:rsid w:val="00A05FBD"/>
    <w:rsid w:val="00A06D08"/>
    <w:rsid w:val="00A076CF"/>
    <w:rsid w:val="00A10D39"/>
    <w:rsid w:val="00A11B51"/>
    <w:rsid w:val="00A11CC0"/>
    <w:rsid w:val="00A1352F"/>
    <w:rsid w:val="00A1451B"/>
    <w:rsid w:val="00A171EB"/>
    <w:rsid w:val="00A17D59"/>
    <w:rsid w:val="00A20A7D"/>
    <w:rsid w:val="00A21058"/>
    <w:rsid w:val="00A2135D"/>
    <w:rsid w:val="00A2175A"/>
    <w:rsid w:val="00A21CF6"/>
    <w:rsid w:val="00A21F2D"/>
    <w:rsid w:val="00A22B01"/>
    <w:rsid w:val="00A22F1E"/>
    <w:rsid w:val="00A23426"/>
    <w:rsid w:val="00A27BF8"/>
    <w:rsid w:val="00A33191"/>
    <w:rsid w:val="00A410EA"/>
    <w:rsid w:val="00A42757"/>
    <w:rsid w:val="00A448E1"/>
    <w:rsid w:val="00A460F1"/>
    <w:rsid w:val="00A52E03"/>
    <w:rsid w:val="00A531D1"/>
    <w:rsid w:val="00A548F8"/>
    <w:rsid w:val="00A54BF5"/>
    <w:rsid w:val="00A54DF7"/>
    <w:rsid w:val="00A5747D"/>
    <w:rsid w:val="00A57BC4"/>
    <w:rsid w:val="00A60544"/>
    <w:rsid w:val="00A609C3"/>
    <w:rsid w:val="00A61221"/>
    <w:rsid w:val="00A61519"/>
    <w:rsid w:val="00A63227"/>
    <w:rsid w:val="00A63A31"/>
    <w:rsid w:val="00A6519A"/>
    <w:rsid w:val="00A66363"/>
    <w:rsid w:val="00A664AE"/>
    <w:rsid w:val="00A70B72"/>
    <w:rsid w:val="00A70C3D"/>
    <w:rsid w:val="00A73963"/>
    <w:rsid w:val="00A7460B"/>
    <w:rsid w:val="00A7465A"/>
    <w:rsid w:val="00A75226"/>
    <w:rsid w:val="00A77EE1"/>
    <w:rsid w:val="00A81761"/>
    <w:rsid w:val="00A8258F"/>
    <w:rsid w:val="00A8264F"/>
    <w:rsid w:val="00A834EE"/>
    <w:rsid w:val="00A85498"/>
    <w:rsid w:val="00A8642C"/>
    <w:rsid w:val="00A93AE1"/>
    <w:rsid w:val="00A93DD5"/>
    <w:rsid w:val="00A95B52"/>
    <w:rsid w:val="00A96645"/>
    <w:rsid w:val="00A968F7"/>
    <w:rsid w:val="00A97F30"/>
    <w:rsid w:val="00AA1358"/>
    <w:rsid w:val="00AA14EC"/>
    <w:rsid w:val="00AA1881"/>
    <w:rsid w:val="00AA2B51"/>
    <w:rsid w:val="00AA46EE"/>
    <w:rsid w:val="00AA58F5"/>
    <w:rsid w:val="00AA636D"/>
    <w:rsid w:val="00AA7C3A"/>
    <w:rsid w:val="00AB0F81"/>
    <w:rsid w:val="00AB5A9A"/>
    <w:rsid w:val="00AC0151"/>
    <w:rsid w:val="00AC0839"/>
    <w:rsid w:val="00AC0DCE"/>
    <w:rsid w:val="00AC1087"/>
    <w:rsid w:val="00AC282C"/>
    <w:rsid w:val="00AC2DB9"/>
    <w:rsid w:val="00AC364F"/>
    <w:rsid w:val="00AC3A55"/>
    <w:rsid w:val="00AC3C95"/>
    <w:rsid w:val="00AC473C"/>
    <w:rsid w:val="00AC4892"/>
    <w:rsid w:val="00AC5386"/>
    <w:rsid w:val="00AC656F"/>
    <w:rsid w:val="00AC7CBC"/>
    <w:rsid w:val="00AD11F1"/>
    <w:rsid w:val="00AD3C6C"/>
    <w:rsid w:val="00AD4A28"/>
    <w:rsid w:val="00AD5A58"/>
    <w:rsid w:val="00AD6BDD"/>
    <w:rsid w:val="00AD7D13"/>
    <w:rsid w:val="00AE0450"/>
    <w:rsid w:val="00AE0FB8"/>
    <w:rsid w:val="00AE31A7"/>
    <w:rsid w:val="00AE5262"/>
    <w:rsid w:val="00AE5550"/>
    <w:rsid w:val="00AE5830"/>
    <w:rsid w:val="00AE5876"/>
    <w:rsid w:val="00AE5B5F"/>
    <w:rsid w:val="00AE63AC"/>
    <w:rsid w:val="00AF1184"/>
    <w:rsid w:val="00AF316F"/>
    <w:rsid w:val="00AF48C3"/>
    <w:rsid w:val="00AF4FD5"/>
    <w:rsid w:val="00AF521F"/>
    <w:rsid w:val="00AF6F4B"/>
    <w:rsid w:val="00B01A9B"/>
    <w:rsid w:val="00B01B24"/>
    <w:rsid w:val="00B01F50"/>
    <w:rsid w:val="00B02A0C"/>
    <w:rsid w:val="00B03AF2"/>
    <w:rsid w:val="00B06910"/>
    <w:rsid w:val="00B0724A"/>
    <w:rsid w:val="00B07F68"/>
    <w:rsid w:val="00B103A8"/>
    <w:rsid w:val="00B11350"/>
    <w:rsid w:val="00B138E3"/>
    <w:rsid w:val="00B1473D"/>
    <w:rsid w:val="00B155B1"/>
    <w:rsid w:val="00B16C03"/>
    <w:rsid w:val="00B16E01"/>
    <w:rsid w:val="00B20F70"/>
    <w:rsid w:val="00B212E9"/>
    <w:rsid w:val="00B22A85"/>
    <w:rsid w:val="00B23101"/>
    <w:rsid w:val="00B23242"/>
    <w:rsid w:val="00B2367F"/>
    <w:rsid w:val="00B238B5"/>
    <w:rsid w:val="00B258CA"/>
    <w:rsid w:val="00B25E4B"/>
    <w:rsid w:val="00B266BB"/>
    <w:rsid w:val="00B26AEE"/>
    <w:rsid w:val="00B332A2"/>
    <w:rsid w:val="00B34AD5"/>
    <w:rsid w:val="00B35FFC"/>
    <w:rsid w:val="00B3721B"/>
    <w:rsid w:val="00B41EF7"/>
    <w:rsid w:val="00B437C5"/>
    <w:rsid w:val="00B4625C"/>
    <w:rsid w:val="00B51EAA"/>
    <w:rsid w:val="00B5250D"/>
    <w:rsid w:val="00B525C1"/>
    <w:rsid w:val="00B52F41"/>
    <w:rsid w:val="00B556E7"/>
    <w:rsid w:val="00B560A2"/>
    <w:rsid w:val="00B614EB"/>
    <w:rsid w:val="00B61D3B"/>
    <w:rsid w:val="00B6236A"/>
    <w:rsid w:val="00B63CCA"/>
    <w:rsid w:val="00B64471"/>
    <w:rsid w:val="00B64B5B"/>
    <w:rsid w:val="00B656ED"/>
    <w:rsid w:val="00B6680F"/>
    <w:rsid w:val="00B67E84"/>
    <w:rsid w:val="00B73247"/>
    <w:rsid w:val="00B7669E"/>
    <w:rsid w:val="00B769D8"/>
    <w:rsid w:val="00B82DB3"/>
    <w:rsid w:val="00B8447E"/>
    <w:rsid w:val="00B871F4"/>
    <w:rsid w:val="00B91A57"/>
    <w:rsid w:val="00B938D5"/>
    <w:rsid w:val="00B93909"/>
    <w:rsid w:val="00B93D62"/>
    <w:rsid w:val="00B94884"/>
    <w:rsid w:val="00B94E46"/>
    <w:rsid w:val="00B95CF8"/>
    <w:rsid w:val="00BA05DF"/>
    <w:rsid w:val="00BA0924"/>
    <w:rsid w:val="00BA1FAA"/>
    <w:rsid w:val="00BA29BB"/>
    <w:rsid w:val="00BA2B6C"/>
    <w:rsid w:val="00BA3F88"/>
    <w:rsid w:val="00BA4645"/>
    <w:rsid w:val="00BA576A"/>
    <w:rsid w:val="00BA7428"/>
    <w:rsid w:val="00BB0E73"/>
    <w:rsid w:val="00BB24F9"/>
    <w:rsid w:val="00BB36F6"/>
    <w:rsid w:val="00BB3965"/>
    <w:rsid w:val="00BB3EA1"/>
    <w:rsid w:val="00BB4E33"/>
    <w:rsid w:val="00BB6302"/>
    <w:rsid w:val="00BB6E7E"/>
    <w:rsid w:val="00BC2E68"/>
    <w:rsid w:val="00BC304F"/>
    <w:rsid w:val="00BC3CB4"/>
    <w:rsid w:val="00BC74C7"/>
    <w:rsid w:val="00BC7D9D"/>
    <w:rsid w:val="00BD0B52"/>
    <w:rsid w:val="00BD12DF"/>
    <w:rsid w:val="00BD1548"/>
    <w:rsid w:val="00BD1657"/>
    <w:rsid w:val="00BD3CE9"/>
    <w:rsid w:val="00BD4258"/>
    <w:rsid w:val="00BD6EAE"/>
    <w:rsid w:val="00BD7464"/>
    <w:rsid w:val="00BE1657"/>
    <w:rsid w:val="00BE2C00"/>
    <w:rsid w:val="00BE3866"/>
    <w:rsid w:val="00BE51FE"/>
    <w:rsid w:val="00BF1779"/>
    <w:rsid w:val="00BF43A2"/>
    <w:rsid w:val="00BF4E75"/>
    <w:rsid w:val="00BF54C3"/>
    <w:rsid w:val="00BF6702"/>
    <w:rsid w:val="00BF7B96"/>
    <w:rsid w:val="00C021D9"/>
    <w:rsid w:val="00C03EEF"/>
    <w:rsid w:val="00C0418C"/>
    <w:rsid w:val="00C1013F"/>
    <w:rsid w:val="00C10B0A"/>
    <w:rsid w:val="00C10C75"/>
    <w:rsid w:val="00C12CCB"/>
    <w:rsid w:val="00C13410"/>
    <w:rsid w:val="00C1363F"/>
    <w:rsid w:val="00C13E15"/>
    <w:rsid w:val="00C15EA7"/>
    <w:rsid w:val="00C20244"/>
    <w:rsid w:val="00C204EB"/>
    <w:rsid w:val="00C248C0"/>
    <w:rsid w:val="00C2607E"/>
    <w:rsid w:val="00C268D5"/>
    <w:rsid w:val="00C27A4F"/>
    <w:rsid w:val="00C3028C"/>
    <w:rsid w:val="00C33B02"/>
    <w:rsid w:val="00C33C4E"/>
    <w:rsid w:val="00C34238"/>
    <w:rsid w:val="00C34723"/>
    <w:rsid w:val="00C421CE"/>
    <w:rsid w:val="00C42ABB"/>
    <w:rsid w:val="00C42AE9"/>
    <w:rsid w:val="00C45770"/>
    <w:rsid w:val="00C46139"/>
    <w:rsid w:val="00C47B57"/>
    <w:rsid w:val="00C47C77"/>
    <w:rsid w:val="00C507ED"/>
    <w:rsid w:val="00C50EB1"/>
    <w:rsid w:val="00C5678C"/>
    <w:rsid w:val="00C60952"/>
    <w:rsid w:val="00C60AC0"/>
    <w:rsid w:val="00C61648"/>
    <w:rsid w:val="00C62403"/>
    <w:rsid w:val="00C6305B"/>
    <w:rsid w:val="00C651B1"/>
    <w:rsid w:val="00C670DF"/>
    <w:rsid w:val="00C70495"/>
    <w:rsid w:val="00C707DD"/>
    <w:rsid w:val="00C74918"/>
    <w:rsid w:val="00C75109"/>
    <w:rsid w:val="00C76484"/>
    <w:rsid w:val="00C77453"/>
    <w:rsid w:val="00C77FA2"/>
    <w:rsid w:val="00C83304"/>
    <w:rsid w:val="00C86AD1"/>
    <w:rsid w:val="00C8714B"/>
    <w:rsid w:val="00C872E1"/>
    <w:rsid w:val="00C87A2A"/>
    <w:rsid w:val="00C91C40"/>
    <w:rsid w:val="00C93B62"/>
    <w:rsid w:val="00C93D4D"/>
    <w:rsid w:val="00C96478"/>
    <w:rsid w:val="00CA0AF1"/>
    <w:rsid w:val="00CA41A1"/>
    <w:rsid w:val="00CA6CC3"/>
    <w:rsid w:val="00CA6E93"/>
    <w:rsid w:val="00CA72F7"/>
    <w:rsid w:val="00CA787A"/>
    <w:rsid w:val="00CA79E2"/>
    <w:rsid w:val="00CB021C"/>
    <w:rsid w:val="00CB07C0"/>
    <w:rsid w:val="00CB0980"/>
    <w:rsid w:val="00CB1274"/>
    <w:rsid w:val="00CB2D8C"/>
    <w:rsid w:val="00CB3DAE"/>
    <w:rsid w:val="00CB3E89"/>
    <w:rsid w:val="00CB5BC0"/>
    <w:rsid w:val="00CB5C2C"/>
    <w:rsid w:val="00CB7A24"/>
    <w:rsid w:val="00CC49CB"/>
    <w:rsid w:val="00CC7FF2"/>
    <w:rsid w:val="00CD13E9"/>
    <w:rsid w:val="00CD19E1"/>
    <w:rsid w:val="00CD1A73"/>
    <w:rsid w:val="00CD1B1D"/>
    <w:rsid w:val="00CD1C15"/>
    <w:rsid w:val="00CD2878"/>
    <w:rsid w:val="00CD3DA3"/>
    <w:rsid w:val="00CD41BA"/>
    <w:rsid w:val="00CD5E97"/>
    <w:rsid w:val="00CE0658"/>
    <w:rsid w:val="00CE0E29"/>
    <w:rsid w:val="00CE3C26"/>
    <w:rsid w:val="00CE45A1"/>
    <w:rsid w:val="00CE5A55"/>
    <w:rsid w:val="00CF3159"/>
    <w:rsid w:val="00CF3444"/>
    <w:rsid w:val="00CF4790"/>
    <w:rsid w:val="00CF5636"/>
    <w:rsid w:val="00CF5FAE"/>
    <w:rsid w:val="00CF6FE5"/>
    <w:rsid w:val="00D007E2"/>
    <w:rsid w:val="00D015C1"/>
    <w:rsid w:val="00D017FE"/>
    <w:rsid w:val="00D0188D"/>
    <w:rsid w:val="00D02428"/>
    <w:rsid w:val="00D028E9"/>
    <w:rsid w:val="00D041BB"/>
    <w:rsid w:val="00D04359"/>
    <w:rsid w:val="00D0441B"/>
    <w:rsid w:val="00D0465A"/>
    <w:rsid w:val="00D04C16"/>
    <w:rsid w:val="00D05DC8"/>
    <w:rsid w:val="00D10D07"/>
    <w:rsid w:val="00D11C8D"/>
    <w:rsid w:val="00D11FFF"/>
    <w:rsid w:val="00D134E4"/>
    <w:rsid w:val="00D16C25"/>
    <w:rsid w:val="00D16FBD"/>
    <w:rsid w:val="00D2117B"/>
    <w:rsid w:val="00D218B8"/>
    <w:rsid w:val="00D221E5"/>
    <w:rsid w:val="00D2312B"/>
    <w:rsid w:val="00D25D01"/>
    <w:rsid w:val="00D273B1"/>
    <w:rsid w:val="00D27AA0"/>
    <w:rsid w:val="00D27BA9"/>
    <w:rsid w:val="00D302AD"/>
    <w:rsid w:val="00D30460"/>
    <w:rsid w:val="00D42EBC"/>
    <w:rsid w:val="00D435E6"/>
    <w:rsid w:val="00D4536C"/>
    <w:rsid w:val="00D46038"/>
    <w:rsid w:val="00D46842"/>
    <w:rsid w:val="00D47492"/>
    <w:rsid w:val="00D474AD"/>
    <w:rsid w:val="00D501CE"/>
    <w:rsid w:val="00D51431"/>
    <w:rsid w:val="00D535B8"/>
    <w:rsid w:val="00D557CF"/>
    <w:rsid w:val="00D55E02"/>
    <w:rsid w:val="00D60D05"/>
    <w:rsid w:val="00D60DB7"/>
    <w:rsid w:val="00D62028"/>
    <w:rsid w:val="00D62A93"/>
    <w:rsid w:val="00D6530D"/>
    <w:rsid w:val="00D67FAD"/>
    <w:rsid w:val="00D704E0"/>
    <w:rsid w:val="00D720DD"/>
    <w:rsid w:val="00D7230A"/>
    <w:rsid w:val="00D732EA"/>
    <w:rsid w:val="00D80E0C"/>
    <w:rsid w:val="00D82035"/>
    <w:rsid w:val="00D82774"/>
    <w:rsid w:val="00D83597"/>
    <w:rsid w:val="00D84599"/>
    <w:rsid w:val="00D85019"/>
    <w:rsid w:val="00D85B02"/>
    <w:rsid w:val="00D85D73"/>
    <w:rsid w:val="00D87B25"/>
    <w:rsid w:val="00D901E6"/>
    <w:rsid w:val="00D9034C"/>
    <w:rsid w:val="00D9177F"/>
    <w:rsid w:val="00D9207C"/>
    <w:rsid w:val="00D92CA1"/>
    <w:rsid w:val="00D936D4"/>
    <w:rsid w:val="00D9597F"/>
    <w:rsid w:val="00D95B2F"/>
    <w:rsid w:val="00D96BDE"/>
    <w:rsid w:val="00D97087"/>
    <w:rsid w:val="00D97CD1"/>
    <w:rsid w:val="00DA3211"/>
    <w:rsid w:val="00DA36A1"/>
    <w:rsid w:val="00DA6573"/>
    <w:rsid w:val="00DA7997"/>
    <w:rsid w:val="00DB01D1"/>
    <w:rsid w:val="00DB1BAF"/>
    <w:rsid w:val="00DB274D"/>
    <w:rsid w:val="00DB3516"/>
    <w:rsid w:val="00DB3E7A"/>
    <w:rsid w:val="00DB6355"/>
    <w:rsid w:val="00DB6950"/>
    <w:rsid w:val="00DB7137"/>
    <w:rsid w:val="00DB79E6"/>
    <w:rsid w:val="00DB7E97"/>
    <w:rsid w:val="00DC4FE7"/>
    <w:rsid w:val="00DC5305"/>
    <w:rsid w:val="00DC5A69"/>
    <w:rsid w:val="00DC6FAD"/>
    <w:rsid w:val="00DD1456"/>
    <w:rsid w:val="00DD1874"/>
    <w:rsid w:val="00DD1E31"/>
    <w:rsid w:val="00DD22EB"/>
    <w:rsid w:val="00DD2519"/>
    <w:rsid w:val="00DD3599"/>
    <w:rsid w:val="00DD390A"/>
    <w:rsid w:val="00DD3DB7"/>
    <w:rsid w:val="00DD56EC"/>
    <w:rsid w:val="00DD59BF"/>
    <w:rsid w:val="00DD5BDE"/>
    <w:rsid w:val="00DD70E5"/>
    <w:rsid w:val="00DE1F1E"/>
    <w:rsid w:val="00DE2396"/>
    <w:rsid w:val="00DE2586"/>
    <w:rsid w:val="00DE41FD"/>
    <w:rsid w:val="00DE53E9"/>
    <w:rsid w:val="00DE5C16"/>
    <w:rsid w:val="00DE70E3"/>
    <w:rsid w:val="00DE780B"/>
    <w:rsid w:val="00DE7BE0"/>
    <w:rsid w:val="00DF0282"/>
    <w:rsid w:val="00DF1075"/>
    <w:rsid w:val="00DF77A4"/>
    <w:rsid w:val="00DF7AC4"/>
    <w:rsid w:val="00E05508"/>
    <w:rsid w:val="00E063CF"/>
    <w:rsid w:val="00E06AA4"/>
    <w:rsid w:val="00E118BF"/>
    <w:rsid w:val="00E11EF7"/>
    <w:rsid w:val="00E12082"/>
    <w:rsid w:val="00E1302D"/>
    <w:rsid w:val="00E13720"/>
    <w:rsid w:val="00E14C81"/>
    <w:rsid w:val="00E17E48"/>
    <w:rsid w:val="00E207B9"/>
    <w:rsid w:val="00E20BF9"/>
    <w:rsid w:val="00E218F3"/>
    <w:rsid w:val="00E21BA6"/>
    <w:rsid w:val="00E230F9"/>
    <w:rsid w:val="00E240DE"/>
    <w:rsid w:val="00E24B6B"/>
    <w:rsid w:val="00E26449"/>
    <w:rsid w:val="00E26E62"/>
    <w:rsid w:val="00E27BD4"/>
    <w:rsid w:val="00E27E2F"/>
    <w:rsid w:val="00E337DC"/>
    <w:rsid w:val="00E33DB9"/>
    <w:rsid w:val="00E352EC"/>
    <w:rsid w:val="00E36CF2"/>
    <w:rsid w:val="00E3734B"/>
    <w:rsid w:val="00E40355"/>
    <w:rsid w:val="00E42593"/>
    <w:rsid w:val="00E4366B"/>
    <w:rsid w:val="00E43DA8"/>
    <w:rsid w:val="00E43FB8"/>
    <w:rsid w:val="00E44C16"/>
    <w:rsid w:val="00E45A51"/>
    <w:rsid w:val="00E5074C"/>
    <w:rsid w:val="00E52831"/>
    <w:rsid w:val="00E529FA"/>
    <w:rsid w:val="00E54BF8"/>
    <w:rsid w:val="00E56576"/>
    <w:rsid w:val="00E60209"/>
    <w:rsid w:val="00E60CC0"/>
    <w:rsid w:val="00E6198C"/>
    <w:rsid w:val="00E61A21"/>
    <w:rsid w:val="00E61E6B"/>
    <w:rsid w:val="00E635D9"/>
    <w:rsid w:val="00E63D24"/>
    <w:rsid w:val="00E64B20"/>
    <w:rsid w:val="00E66B98"/>
    <w:rsid w:val="00E71EC2"/>
    <w:rsid w:val="00E746F6"/>
    <w:rsid w:val="00E76E3C"/>
    <w:rsid w:val="00E81D59"/>
    <w:rsid w:val="00E825EA"/>
    <w:rsid w:val="00E858BE"/>
    <w:rsid w:val="00E869B6"/>
    <w:rsid w:val="00E903C5"/>
    <w:rsid w:val="00E9049D"/>
    <w:rsid w:val="00E933DB"/>
    <w:rsid w:val="00E93AF8"/>
    <w:rsid w:val="00E95A57"/>
    <w:rsid w:val="00E95B34"/>
    <w:rsid w:val="00E95E82"/>
    <w:rsid w:val="00E965E2"/>
    <w:rsid w:val="00E96E5F"/>
    <w:rsid w:val="00EA2A62"/>
    <w:rsid w:val="00EA7631"/>
    <w:rsid w:val="00EB33A3"/>
    <w:rsid w:val="00EB6375"/>
    <w:rsid w:val="00EB72E0"/>
    <w:rsid w:val="00EB7BA3"/>
    <w:rsid w:val="00EC171A"/>
    <w:rsid w:val="00EC3D3C"/>
    <w:rsid w:val="00EC4D59"/>
    <w:rsid w:val="00ED19F5"/>
    <w:rsid w:val="00ED1ABA"/>
    <w:rsid w:val="00ED3E5E"/>
    <w:rsid w:val="00EE07CA"/>
    <w:rsid w:val="00EE0CC6"/>
    <w:rsid w:val="00EE12D4"/>
    <w:rsid w:val="00EE19CB"/>
    <w:rsid w:val="00EE2411"/>
    <w:rsid w:val="00EE289C"/>
    <w:rsid w:val="00EE588E"/>
    <w:rsid w:val="00EE5D44"/>
    <w:rsid w:val="00EF1197"/>
    <w:rsid w:val="00EF2955"/>
    <w:rsid w:val="00EF38C6"/>
    <w:rsid w:val="00EF3D51"/>
    <w:rsid w:val="00EF4426"/>
    <w:rsid w:val="00EF46EF"/>
    <w:rsid w:val="00EF50EF"/>
    <w:rsid w:val="00EF6D40"/>
    <w:rsid w:val="00F008A0"/>
    <w:rsid w:val="00F021D2"/>
    <w:rsid w:val="00F02B4A"/>
    <w:rsid w:val="00F03176"/>
    <w:rsid w:val="00F031E3"/>
    <w:rsid w:val="00F03D3A"/>
    <w:rsid w:val="00F04795"/>
    <w:rsid w:val="00F06962"/>
    <w:rsid w:val="00F071D4"/>
    <w:rsid w:val="00F07C39"/>
    <w:rsid w:val="00F10293"/>
    <w:rsid w:val="00F139DF"/>
    <w:rsid w:val="00F1599C"/>
    <w:rsid w:val="00F1744D"/>
    <w:rsid w:val="00F17B1D"/>
    <w:rsid w:val="00F20706"/>
    <w:rsid w:val="00F20F5A"/>
    <w:rsid w:val="00F20F75"/>
    <w:rsid w:val="00F2136F"/>
    <w:rsid w:val="00F23872"/>
    <w:rsid w:val="00F23BE1"/>
    <w:rsid w:val="00F251B3"/>
    <w:rsid w:val="00F2774C"/>
    <w:rsid w:val="00F311B8"/>
    <w:rsid w:val="00F328DC"/>
    <w:rsid w:val="00F32B74"/>
    <w:rsid w:val="00F335DE"/>
    <w:rsid w:val="00F34077"/>
    <w:rsid w:val="00F34539"/>
    <w:rsid w:val="00F34E10"/>
    <w:rsid w:val="00F37430"/>
    <w:rsid w:val="00F4135D"/>
    <w:rsid w:val="00F419A0"/>
    <w:rsid w:val="00F43DBC"/>
    <w:rsid w:val="00F44560"/>
    <w:rsid w:val="00F4751A"/>
    <w:rsid w:val="00F5130F"/>
    <w:rsid w:val="00F52654"/>
    <w:rsid w:val="00F55E7A"/>
    <w:rsid w:val="00F576D4"/>
    <w:rsid w:val="00F6033C"/>
    <w:rsid w:val="00F60C36"/>
    <w:rsid w:val="00F622DD"/>
    <w:rsid w:val="00F62781"/>
    <w:rsid w:val="00F62C81"/>
    <w:rsid w:val="00F633AF"/>
    <w:rsid w:val="00F64519"/>
    <w:rsid w:val="00F662E3"/>
    <w:rsid w:val="00F670D8"/>
    <w:rsid w:val="00F67F39"/>
    <w:rsid w:val="00F70633"/>
    <w:rsid w:val="00F714B4"/>
    <w:rsid w:val="00F714F1"/>
    <w:rsid w:val="00F71542"/>
    <w:rsid w:val="00F72B68"/>
    <w:rsid w:val="00F734F1"/>
    <w:rsid w:val="00F80BA3"/>
    <w:rsid w:val="00F80F0F"/>
    <w:rsid w:val="00F810BC"/>
    <w:rsid w:val="00F823DC"/>
    <w:rsid w:val="00F84755"/>
    <w:rsid w:val="00F86060"/>
    <w:rsid w:val="00F86725"/>
    <w:rsid w:val="00F86F6D"/>
    <w:rsid w:val="00F90996"/>
    <w:rsid w:val="00F90BAA"/>
    <w:rsid w:val="00F918B8"/>
    <w:rsid w:val="00F91D69"/>
    <w:rsid w:val="00F92F24"/>
    <w:rsid w:val="00F97801"/>
    <w:rsid w:val="00F97BE8"/>
    <w:rsid w:val="00FA304E"/>
    <w:rsid w:val="00FA3638"/>
    <w:rsid w:val="00FA386D"/>
    <w:rsid w:val="00FA5543"/>
    <w:rsid w:val="00FA585C"/>
    <w:rsid w:val="00FA6EE5"/>
    <w:rsid w:val="00FA7ECE"/>
    <w:rsid w:val="00FB02A8"/>
    <w:rsid w:val="00FB0B8A"/>
    <w:rsid w:val="00FB0E8C"/>
    <w:rsid w:val="00FB1303"/>
    <w:rsid w:val="00FB1B34"/>
    <w:rsid w:val="00FB3E90"/>
    <w:rsid w:val="00FB5A09"/>
    <w:rsid w:val="00FB6568"/>
    <w:rsid w:val="00FD0CDB"/>
    <w:rsid w:val="00FD1647"/>
    <w:rsid w:val="00FD1E9D"/>
    <w:rsid w:val="00FD2743"/>
    <w:rsid w:val="00FD5D7D"/>
    <w:rsid w:val="00FD5E2F"/>
    <w:rsid w:val="00FD64B3"/>
    <w:rsid w:val="00FD6BC3"/>
    <w:rsid w:val="00FD7527"/>
    <w:rsid w:val="00FD78E5"/>
    <w:rsid w:val="00FE1A6D"/>
    <w:rsid w:val="00FE34F2"/>
    <w:rsid w:val="00FE3A1F"/>
    <w:rsid w:val="00FE571E"/>
    <w:rsid w:val="00FE6FBD"/>
    <w:rsid w:val="00FE78E7"/>
    <w:rsid w:val="00FE7B34"/>
    <w:rsid w:val="00FF1067"/>
    <w:rsid w:val="00FF4FEE"/>
    <w:rsid w:val="00FF565C"/>
    <w:rsid w:val="00FF6342"/>
    <w:rsid w:val="00FF6E56"/>
    <w:rsid w:val="00FF7DAF"/>
    <w:rsid w:val="018BB16D"/>
    <w:rsid w:val="0E2F8C39"/>
    <w:rsid w:val="0F890824"/>
    <w:rsid w:val="121BF796"/>
    <w:rsid w:val="14857C40"/>
    <w:rsid w:val="160720C0"/>
    <w:rsid w:val="1808467D"/>
    <w:rsid w:val="1857747D"/>
    <w:rsid w:val="1BECE7AB"/>
    <w:rsid w:val="24175036"/>
    <w:rsid w:val="25A8285A"/>
    <w:rsid w:val="27326858"/>
    <w:rsid w:val="27FC9657"/>
    <w:rsid w:val="2892BAF0"/>
    <w:rsid w:val="2EB7AA90"/>
    <w:rsid w:val="33EB18A3"/>
    <w:rsid w:val="340520F2"/>
    <w:rsid w:val="4B547AA5"/>
    <w:rsid w:val="4F5B05F9"/>
    <w:rsid w:val="502D7193"/>
    <w:rsid w:val="52F73E77"/>
    <w:rsid w:val="535C8D77"/>
    <w:rsid w:val="5496DDC4"/>
    <w:rsid w:val="5872AC09"/>
    <w:rsid w:val="5D198D07"/>
    <w:rsid w:val="5F5729F6"/>
    <w:rsid w:val="613A1C1C"/>
    <w:rsid w:val="633D2A96"/>
    <w:rsid w:val="66670FC4"/>
    <w:rsid w:val="691BD53B"/>
    <w:rsid w:val="6BABE852"/>
    <w:rsid w:val="75BF8526"/>
    <w:rsid w:val="7E01F2D5"/>
    <w:rsid w:val="7E021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C1EC"/>
  <w15:chartTrackingRefBased/>
  <w15:docId w15:val="{070C6DDF-BD4D-C645-BBB0-6FB89A8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13141"/>
    <w:pPr>
      <w:keepNext/>
      <w:numPr>
        <w:numId w:val="1"/>
      </w:numPr>
      <w:spacing w:before="240" w:after="60"/>
      <w:outlineLvl w:val="0"/>
    </w:pPr>
    <w:rPr>
      <w:rFonts w:ascii="Brandon Grotesque Bold" w:hAnsi="Brandon Grotesque Bold"/>
      <w:b/>
      <w:bCs/>
      <w:kern w:val="32"/>
      <w:sz w:val="32"/>
      <w:szCs w:val="32"/>
      <w:lang w:val="en-GB" w:eastAsia="en-US"/>
    </w:rPr>
  </w:style>
  <w:style w:type="paragraph" w:styleId="Heading2">
    <w:name w:val="heading 2"/>
    <w:basedOn w:val="Normal"/>
    <w:next w:val="Normal"/>
    <w:link w:val="Heading2Char"/>
    <w:uiPriority w:val="9"/>
    <w:semiHidden/>
    <w:unhideWhenUsed/>
    <w:qFormat/>
    <w:rsid w:val="00BF43A2"/>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ko-KR"/>
    </w:rPr>
  </w:style>
  <w:style w:type="paragraph" w:styleId="Heading5">
    <w:name w:val="heading 5"/>
    <w:basedOn w:val="Normal"/>
    <w:next w:val="Normal"/>
    <w:link w:val="Heading5Char"/>
    <w:uiPriority w:val="9"/>
    <w:semiHidden/>
    <w:unhideWhenUsed/>
    <w:qFormat/>
    <w:rsid w:val="005F5D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61CE"/>
    <w:pPr>
      <w:tabs>
        <w:tab w:val="center" w:pos="4513"/>
        <w:tab w:val="right" w:pos="9026"/>
      </w:tabs>
    </w:pPr>
    <w:rPr>
      <w:rFonts w:asciiTheme="minorHAnsi" w:eastAsiaTheme="minorEastAsia" w:hAnsiTheme="minorHAnsi" w:cstheme="minorBidi"/>
      <w:sz w:val="22"/>
      <w:szCs w:val="22"/>
      <w:lang w:val="en-GB" w:eastAsia="zh-CN"/>
    </w:rPr>
  </w:style>
  <w:style w:type="character" w:customStyle="1" w:styleId="FooterChar">
    <w:name w:val="Footer Char"/>
    <w:basedOn w:val="DefaultParagraphFont"/>
    <w:link w:val="Footer"/>
    <w:uiPriority w:val="99"/>
    <w:rsid w:val="007C61CE"/>
    <w:rPr>
      <w:rFonts w:eastAsiaTheme="minorEastAsia"/>
      <w:sz w:val="22"/>
      <w:szCs w:val="22"/>
      <w:lang w:val="en-GB" w:eastAsia="zh-CN"/>
    </w:rPr>
  </w:style>
  <w:style w:type="table" w:styleId="TableGrid">
    <w:name w:val="Table Grid"/>
    <w:basedOn w:val="TableNormal"/>
    <w:uiPriority w:val="39"/>
    <w:rsid w:val="007C61CE"/>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demodules--msteams-bridges-components-transcript-dist-es-src-transcripttranscripttextwhenenabledediting--2kco3">
    <w:name w:val="node_modules--msteams-bridges-components-transcript-dist-es-src-transcript__transcripttextwhenenabledediting--2kco3"/>
    <w:basedOn w:val="DefaultParagraphFont"/>
    <w:rsid w:val="007C61CE"/>
  </w:style>
  <w:style w:type="paragraph" w:styleId="ListParagraph">
    <w:name w:val="List Paragraph"/>
    <w:basedOn w:val="Normal"/>
    <w:link w:val="ListParagraphChar"/>
    <w:uiPriority w:val="34"/>
    <w:qFormat/>
    <w:rsid w:val="00776D4B"/>
    <w:pPr>
      <w:ind w:left="720"/>
      <w:contextualSpacing/>
    </w:pPr>
  </w:style>
  <w:style w:type="paragraph" w:styleId="Header">
    <w:name w:val="header"/>
    <w:basedOn w:val="Normal"/>
    <w:link w:val="HeaderChar"/>
    <w:uiPriority w:val="99"/>
    <w:unhideWhenUsed/>
    <w:rsid w:val="009F7020"/>
    <w:pPr>
      <w:tabs>
        <w:tab w:val="center" w:pos="4680"/>
        <w:tab w:val="right" w:pos="9360"/>
      </w:tabs>
    </w:pPr>
  </w:style>
  <w:style w:type="character" w:customStyle="1" w:styleId="HeaderChar">
    <w:name w:val="Header Char"/>
    <w:basedOn w:val="DefaultParagraphFont"/>
    <w:link w:val="Header"/>
    <w:uiPriority w:val="99"/>
    <w:rsid w:val="009F7020"/>
    <w:rPr>
      <w:rFonts w:ascii="Times New Roman" w:eastAsia="Times New Roman" w:hAnsi="Times New Roman" w:cs="Times New Roman"/>
      <w:lang w:eastAsia="en-GB"/>
    </w:rPr>
  </w:style>
  <w:style w:type="table" w:styleId="ListTable3">
    <w:name w:val="List Table 3"/>
    <w:basedOn w:val="TableNormal"/>
    <w:uiPriority w:val="48"/>
    <w:rsid w:val="00E27B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
    <w:name w:val="List Table 31"/>
    <w:basedOn w:val="TableNormal"/>
    <w:next w:val="ListTable3"/>
    <w:uiPriority w:val="48"/>
    <w:rsid w:val="00F662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813141"/>
    <w:rPr>
      <w:rFonts w:ascii="Brandon Grotesque Bold" w:eastAsia="Times New Roman" w:hAnsi="Brandon Grotesque Bold" w:cs="Times New Roman"/>
      <w:b/>
      <w:bCs/>
      <w:kern w:val="32"/>
      <w:sz w:val="32"/>
      <w:szCs w:val="32"/>
      <w:lang w:val="en-GB"/>
    </w:rPr>
  </w:style>
  <w:style w:type="paragraph" w:styleId="TOCHeading">
    <w:name w:val="TOC Heading"/>
    <w:basedOn w:val="Heading1"/>
    <w:next w:val="Normal"/>
    <w:uiPriority w:val="39"/>
    <w:unhideWhenUsed/>
    <w:qFormat/>
    <w:rsid w:val="00BF43A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501365"/>
    <w:pPr>
      <w:tabs>
        <w:tab w:val="left" w:pos="1100"/>
        <w:tab w:val="right" w:pos="9913"/>
      </w:tabs>
    </w:pPr>
    <w:rPr>
      <w:rFonts w:ascii="Avenir Next LT Pro" w:hAnsi="Avenir Next LT Pro" w:cs="Arial"/>
      <w:b/>
      <w:bCs/>
      <w:noProof/>
    </w:rPr>
  </w:style>
  <w:style w:type="paragraph" w:styleId="TOC2">
    <w:name w:val="toc 2"/>
    <w:basedOn w:val="Normal"/>
    <w:next w:val="Normal"/>
    <w:autoRedefine/>
    <w:uiPriority w:val="39"/>
    <w:unhideWhenUsed/>
    <w:rsid w:val="00B23242"/>
    <w:pPr>
      <w:tabs>
        <w:tab w:val="right" w:leader="dot" w:pos="9913"/>
      </w:tabs>
      <w:ind w:left="240"/>
    </w:pPr>
    <w:rPr>
      <w:rFonts w:ascii="iCiel Avenir LT Std 55 Roman" w:eastAsiaTheme="majorEastAsia" w:hAnsi="iCiel Avenir LT Std 55 Roman" w:cs="Arial"/>
      <w:noProof/>
      <w:lang w:eastAsia="ko-KR"/>
    </w:rPr>
  </w:style>
  <w:style w:type="character" w:customStyle="1" w:styleId="Heading2Char">
    <w:name w:val="Heading 2 Char"/>
    <w:basedOn w:val="DefaultParagraphFont"/>
    <w:link w:val="Heading2"/>
    <w:uiPriority w:val="9"/>
    <w:semiHidden/>
    <w:rsid w:val="00BF43A2"/>
    <w:rPr>
      <w:rFonts w:asciiTheme="majorHAnsi" w:eastAsiaTheme="majorEastAsia" w:hAnsiTheme="majorHAnsi" w:cstheme="majorBidi"/>
      <w:color w:val="2F5496" w:themeColor="accent1" w:themeShade="BF"/>
      <w:sz w:val="26"/>
      <w:szCs w:val="26"/>
      <w:lang w:eastAsia="ko-KR"/>
    </w:rPr>
  </w:style>
  <w:style w:type="paragraph" w:customStyle="1" w:styleId="Department">
    <w:name w:val="Department"/>
    <w:basedOn w:val="Heading1"/>
    <w:link w:val="DepartmentChar"/>
    <w:qFormat/>
    <w:rsid w:val="00BF43A2"/>
    <w:pPr>
      <w:keepLines/>
      <w:numPr>
        <w:numId w:val="0"/>
      </w:numPr>
      <w:spacing w:after="0" w:line="259" w:lineRule="auto"/>
      <w:ind w:left="720"/>
    </w:pPr>
    <w:rPr>
      <w:rFonts w:ascii="Arial" w:eastAsiaTheme="majorEastAsia" w:hAnsi="Arial" w:cstheme="majorBidi"/>
      <w:bCs w:val="0"/>
      <w:color w:val="2F5496" w:themeColor="accent1" w:themeShade="BF"/>
      <w:kern w:val="0"/>
      <w:sz w:val="40"/>
      <w:lang w:val="en-US" w:eastAsia="ko-KR"/>
    </w:rPr>
  </w:style>
  <w:style w:type="paragraph" w:customStyle="1" w:styleId="Question">
    <w:name w:val="Question"/>
    <w:basedOn w:val="Heading2"/>
    <w:link w:val="QuestionChar"/>
    <w:qFormat/>
    <w:rsid w:val="00BF43A2"/>
    <w:rPr>
      <w:rFonts w:ascii="iCiel Avenir LT Std 35 Light" w:hAnsi="iCiel Avenir LT Std 35 Light"/>
      <w:b/>
      <w:sz w:val="22"/>
    </w:rPr>
  </w:style>
  <w:style w:type="character" w:customStyle="1" w:styleId="DepartmentChar">
    <w:name w:val="Department Char"/>
    <w:basedOn w:val="DefaultParagraphFont"/>
    <w:link w:val="Department"/>
    <w:rsid w:val="00BF43A2"/>
    <w:rPr>
      <w:rFonts w:ascii="Arial" w:eastAsiaTheme="majorEastAsia" w:hAnsi="Arial" w:cstheme="majorBidi"/>
      <w:b/>
      <w:color w:val="2F5496" w:themeColor="accent1" w:themeShade="BF"/>
      <w:sz w:val="40"/>
      <w:szCs w:val="32"/>
      <w:lang w:eastAsia="ko-KR"/>
    </w:rPr>
  </w:style>
  <w:style w:type="character" w:customStyle="1" w:styleId="QuestionChar">
    <w:name w:val="Question Char"/>
    <w:basedOn w:val="DepartmentChar"/>
    <w:link w:val="Question"/>
    <w:rsid w:val="00BF43A2"/>
    <w:rPr>
      <w:rFonts w:ascii="iCiel Avenir LT Std 35 Light" w:eastAsiaTheme="majorEastAsia" w:hAnsi="iCiel Avenir LT Std 35 Light" w:cstheme="majorBidi"/>
      <w:b/>
      <w:color w:val="2F5496" w:themeColor="accent1" w:themeShade="BF"/>
      <w:sz w:val="22"/>
      <w:szCs w:val="26"/>
      <w:lang w:eastAsia="ko-KR"/>
    </w:rPr>
  </w:style>
  <w:style w:type="paragraph" w:customStyle="1" w:styleId="paragraph">
    <w:name w:val="paragraph"/>
    <w:basedOn w:val="Normal"/>
    <w:rsid w:val="00BF43A2"/>
    <w:rPr>
      <w:lang w:eastAsia="en-US"/>
    </w:rPr>
  </w:style>
  <w:style w:type="character" w:customStyle="1" w:styleId="normaltextrun">
    <w:name w:val="normaltextrun"/>
    <w:basedOn w:val="DefaultParagraphFont"/>
    <w:rsid w:val="00BF43A2"/>
  </w:style>
  <w:style w:type="character" w:customStyle="1" w:styleId="eop">
    <w:name w:val="eop"/>
    <w:basedOn w:val="DefaultParagraphFont"/>
    <w:rsid w:val="00BF43A2"/>
  </w:style>
  <w:style w:type="character" w:styleId="Hyperlink">
    <w:name w:val="Hyperlink"/>
    <w:basedOn w:val="DefaultParagraphFont"/>
    <w:uiPriority w:val="99"/>
    <w:unhideWhenUsed/>
    <w:rsid w:val="00BF43A2"/>
    <w:rPr>
      <w:color w:val="0563C1" w:themeColor="hyperlink"/>
      <w:u w:val="single"/>
    </w:rPr>
  </w:style>
  <w:style w:type="character" w:customStyle="1" w:styleId="UnresolvedMention1">
    <w:name w:val="Unresolved Mention1"/>
    <w:basedOn w:val="DefaultParagraphFont"/>
    <w:uiPriority w:val="99"/>
    <w:semiHidden/>
    <w:unhideWhenUsed/>
    <w:rsid w:val="00BF43A2"/>
    <w:rPr>
      <w:color w:val="605E5C"/>
      <w:shd w:val="clear" w:color="auto" w:fill="E1DFDD"/>
    </w:rPr>
  </w:style>
  <w:style w:type="character" w:styleId="UnresolvedMention">
    <w:name w:val="Unresolved Mention"/>
    <w:basedOn w:val="DefaultParagraphFont"/>
    <w:uiPriority w:val="99"/>
    <w:semiHidden/>
    <w:unhideWhenUsed/>
    <w:rsid w:val="00BF43A2"/>
    <w:rPr>
      <w:color w:val="605E5C"/>
      <w:shd w:val="clear" w:color="auto" w:fill="E1DFDD"/>
    </w:rPr>
  </w:style>
  <w:style w:type="character" w:customStyle="1" w:styleId="ListParagraphChar">
    <w:name w:val="List Paragraph Char"/>
    <w:basedOn w:val="DefaultParagraphFont"/>
    <w:link w:val="ListParagraph"/>
    <w:uiPriority w:val="34"/>
    <w:rsid w:val="00BF43A2"/>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BF43A2"/>
    <w:rPr>
      <w:sz w:val="16"/>
      <w:szCs w:val="16"/>
    </w:rPr>
  </w:style>
  <w:style w:type="paragraph" w:styleId="CommentText">
    <w:name w:val="annotation text"/>
    <w:basedOn w:val="Normal"/>
    <w:link w:val="CommentTextChar"/>
    <w:uiPriority w:val="99"/>
    <w:unhideWhenUsed/>
    <w:rsid w:val="00BF43A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BF43A2"/>
    <w:rPr>
      <w:sz w:val="20"/>
      <w:szCs w:val="20"/>
    </w:rPr>
  </w:style>
  <w:style w:type="paragraph" w:styleId="NoSpacing">
    <w:name w:val="No Spacing"/>
    <w:uiPriority w:val="1"/>
    <w:qFormat/>
    <w:rsid w:val="00BF43A2"/>
    <w:rPr>
      <w:rFonts w:eastAsiaTheme="minorEastAsia"/>
      <w:sz w:val="22"/>
      <w:szCs w:val="22"/>
      <w:lang w:eastAsia="ko-KR"/>
    </w:rPr>
  </w:style>
  <w:style w:type="paragraph" w:styleId="BalloonText">
    <w:name w:val="Balloon Text"/>
    <w:basedOn w:val="Normal"/>
    <w:link w:val="BalloonTextChar"/>
    <w:uiPriority w:val="99"/>
    <w:semiHidden/>
    <w:unhideWhenUsed/>
    <w:rsid w:val="00BF43A2"/>
    <w:rPr>
      <w:rFonts w:eastAsiaTheme="minorEastAsia"/>
      <w:sz w:val="18"/>
      <w:szCs w:val="18"/>
      <w:lang w:eastAsia="ko-KR"/>
    </w:rPr>
  </w:style>
  <w:style w:type="character" w:customStyle="1" w:styleId="BalloonTextChar">
    <w:name w:val="Balloon Text Char"/>
    <w:basedOn w:val="DefaultParagraphFont"/>
    <w:link w:val="BalloonText"/>
    <w:uiPriority w:val="99"/>
    <w:semiHidden/>
    <w:rsid w:val="00BF43A2"/>
    <w:rPr>
      <w:rFonts w:ascii="Times New Roman" w:eastAsiaTheme="minorEastAsia" w:hAnsi="Times New Roman" w:cs="Times New Roman"/>
      <w:sz w:val="18"/>
      <w:szCs w:val="18"/>
      <w:lang w:eastAsia="ko-KR"/>
    </w:rPr>
  </w:style>
  <w:style w:type="paragraph" w:styleId="CommentSubject">
    <w:name w:val="annotation subject"/>
    <w:basedOn w:val="CommentText"/>
    <w:next w:val="CommentText"/>
    <w:link w:val="CommentSubjectChar"/>
    <w:uiPriority w:val="99"/>
    <w:semiHidden/>
    <w:unhideWhenUsed/>
    <w:rsid w:val="00BF43A2"/>
    <w:rPr>
      <w:rFonts w:eastAsiaTheme="minorEastAsia"/>
      <w:b/>
      <w:bCs/>
      <w:lang w:eastAsia="ko-KR"/>
    </w:rPr>
  </w:style>
  <w:style w:type="character" w:customStyle="1" w:styleId="CommentSubjectChar">
    <w:name w:val="Comment Subject Char"/>
    <w:basedOn w:val="CommentTextChar"/>
    <w:link w:val="CommentSubject"/>
    <w:uiPriority w:val="99"/>
    <w:semiHidden/>
    <w:rsid w:val="00BF43A2"/>
    <w:rPr>
      <w:rFonts w:eastAsiaTheme="minorEastAsia"/>
      <w:b/>
      <w:bCs/>
      <w:sz w:val="20"/>
      <w:szCs w:val="20"/>
      <w:lang w:eastAsia="ko-KR"/>
    </w:rPr>
  </w:style>
  <w:style w:type="paragraph" w:styleId="Revision">
    <w:name w:val="Revision"/>
    <w:hidden/>
    <w:uiPriority w:val="99"/>
    <w:semiHidden/>
    <w:rsid w:val="00BF43A2"/>
    <w:rPr>
      <w:rFonts w:eastAsiaTheme="minorEastAsia"/>
      <w:sz w:val="22"/>
      <w:szCs w:val="22"/>
      <w:lang w:eastAsia="ko-KR"/>
    </w:rPr>
  </w:style>
  <w:style w:type="paragraph" w:styleId="TOC3">
    <w:name w:val="toc 3"/>
    <w:basedOn w:val="Normal"/>
    <w:next w:val="Normal"/>
    <w:autoRedefine/>
    <w:uiPriority w:val="39"/>
    <w:unhideWhenUsed/>
    <w:rsid w:val="00BF43A2"/>
    <w:pPr>
      <w:spacing w:line="259" w:lineRule="auto"/>
      <w:ind w:left="440"/>
    </w:pPr>
    <w:rPr>
      <w:rFonts w:asciiTheme="minorHAnsi" w:eastAsiaTheme="minorEastAsia" w:hAnsiTheme="minorHAnsi" w:cstheme="minorBidi"/>
      <w:sz w:val="22"/>
      <w:szCs w:val="22"/>
      <w:lang w:eastAsia="en-US"/>
    </w:rPr>
  </w:style>
  <w:style w:type="paragraph" w:styleId="TOC4">
    <w:name w:val="toc 4"/>
    <w:basedOn w:val="Normal"/>
    <w:next w:val="Normal"/>
    <w:autoRedefine/>
    <w:uiPriority w:val="39"/>
    <w:unhideWhenUsed/>
    <w:rsid w:val="00BF43A2"/>
    <w:pPr>
      <w:spacing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BF43A2"/>
    <w:pPr>
      <w:spacing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F43A2"/>
    <w:pPr>
      <w:spacing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F43A2"/>
    <w:pPr>
      <w:spacing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F43A2"/>
    <w:pPr>
      <w:spacing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F43A2"/>
    <w:pPr>
      <w:spacing w:line="259" w:lineRule="auto"/>
      <w:ind w:left="1760"/>
    </w:pPr>
    <w:rPr>
      <w:rFonts w:asciiTheme="minorHAnsi" w:eastAsiaTheme="minorEastAsia" w:hAnsiTheme="minorHAnsi" w:cstheme="minorBidi"/>
      <w:sz w:val="22"/>
      <w:szCs w:val="22"/>
      <w:lang w:eastAsia="en-US"/>
    </w:rPr>
  </w:style>
  <w:style w:type="character" w:styleId="FollowedHyperlink">
    <w:name w:val="FollowedHyperlink"/>
    <w:basedOn w:val="DefaultParagraphFont"/>
    <w:uiPriority w:val="99"/>
    <w:semiHidden/>
    <w:unhideWhenUsed/>
    <w:rsid w:val="008D4B8B"/>
    <w:rPr>
      <w:color w:val="954F72" w:themeColor="followedHyperlink"/>
      <w:u w:val="single"/>
    </w:rPr>
  </w:style>
  <w:style w:type="character" w:customStyle="1" w:styleId="cf01">
    <w:name w:val="cf01"/>
    <w:basedOn w:val="DefaultParagraphFont"/>
    <w:rsid w:val="00F43DBC"/>
    <w:rPr>
      <w:rFonts w:ascii="Segoe UI" w:hAnsi="Segoe UI" w:cs="Segoe UI" w:hint="default"/>
      <w:color w:val="FF0000"/>
      <w:sz w:val="18"/>
      <w:szCs w:val="18"/>
    </w:rPr>
  </w:style>
  <w:style w:type="character" w:customStyle="1" w:styleId="cf11">
    <w:name w:val="cf11"/>
    <w:basedOn w:val="DefaultParagraphFont"/>
    <w:rsid w:val="0077049D"/>
    <w:rPr>
      <w:rFonts w:ascii="Segoe UI" w:hAnsi="Segoe UI" w:cs="Segoe UI" w:hint="default"/>
      <w:sz w:val="18"/>
      <w:szCs w:val="18"/>
      <w:shd w:val="clear" w:color="auto" w:fill="FFFF00"/>
    </w:rPr>
  </w:style>
  <w:style w:type="paragraph" w:styleId="NormalWeb">
    <w:name w:val="Normal (Web)"/>
    <w:basedOn w:val="Normal"/>
    <w:uiPriority w:val="99"/>
    <w:unhideWhenUsed/>
    <w:rsid w:val="00EF4426"/>
    <w:pPr>
      <w:spacing w:line="240" w:lineRule="auto"/>
      <w:ind w:firstLine="0"/>
      <w:jc w:val="left"/>
    </w:pPr>
    <w:rPr>
      <w:lang w:eastAsia="en-US"/>
    </w:rPr>
  </w:style>
  <w:style w:type="character" w:styleId="Strong">
    <w:name w:val="Strong"/>
    <w:basedOn w:val="DefaultParagraphFont"/>
    <w:uiPriority w:val="22"/>
    <w:qFormat/>
    <w:rsid w:val="00EF4426"/>
    <w:rPr>
      <w:b/>
      <w:bCs/>
    </w:rPr>
  </w:style>
  <w:style w:type="paragraph" w:customStyle="1" w:styleId="Default">
    <w:name w:val="Default"/>
    <w:rsid w:val="00712150"/>
    <w:pPr>
      <w:autoSpaceDE w:val="0"/>
      <w:autoSpaceDN w:val="0"/>
      <w:adjustRightInd w:val="0"/>
      <w:spacing w:before="0" w:beforeAutospacing="0" w:after="0" w:afterAutospacing="0" w:line="240" w:lineRule="auto"/>
      <w:ind w:firstLine="0"/>
      <w:jc w:val="left"/>
    </w:pPr>
    <w:rPr>
      <w:rFonts w:ascii="Avenir Next LT Pro" w:hAnsi="Avenir Next LT Pro" w:cs="Avenir Next LT Pro"/>
      <w:color w:val="000000"/>
    </w:rPr>
  </w:style>
  <w:style w:type="character" w:customStyle="1" w:styleId="markhex55ojfl">
    <w:name w:val="markhex55ojfl"/>
    <w:basedOn w:val="DefaultParagraphFont"/>
    <w:rsid w:val="00AC656F"/>
  </w:style>
  <w:style w:type="numbering" w:customStyle="1" w:styleId="CurrentList1">
    <w:name w:val="Current List1"/>
    <w:uiPriority w:val="99"/>
    <w:rsid w:val="00911BEE"/>
    <w:pPr>
      <w:numPr>
        <w:numId w:val="21"/>
      </w:numPr>
    </w:pPr>
  </w:style>
  <w:style w:type="numbering" w:customStyle="1" w:styleId="CurrentList2">
    <w:name w:val="Current List2"/>
    <w:uiPriority w:val="99"/>
    <w:rsid w:val="00911BEE"/>
    <w:pPr>
      <w:numPr>
        <w:numId w:val="22"/>
      </w:numPr>
    </w:pPr>
  </w:style>
  <w:style w:type="table" w:customStyle="1" w:styleId="TableGrid1">
    <w:name w:val="Table Grid1"/>
    <w:basedOn w:val="TableNormal"/>
    <w:next w:val="TableGrid"/>
    <w:uiPriority w:val="39"/>
    <w:rsid w:val="00315854"/>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5E8"/>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2F5887"/>
  </w:style>
  <w:style w:type="paragraph" w:customStyle="1" w:styleId="Headingtext2Blue">
    <w:name w:val="Heading text 2 + Blue"/>
    <w:basedOn w:val="Normal"/>
    <w:autoRedefine/>
    <w:rsid w:val="00EE588E"/>
    <w:pPr>
      <w:numPr>
        <w:ilvl w:val="3"/>
        <w:numId w:val="39"/>
      </w:numPr>
      <w:spacing w:before="0" w:beforeAutospacing="0" w:after="0" w:afterAutospacing="0" w:line="360" w:lineRule="auto"/>
      <w:ind w:firstLine="0"/>
      <w:contextualSpacing/>
    </w:pPr>
    <w:rPr>
      <w:i/>
      <w:color w:val="002060"/>
      <w:sz w:val="26"/>
      <w:szCs w:val="26"/>
      <w:lang w:eastAsia="en-US"/>
    </w:rPr>
  </w:style>
  <w:style w:type="table" w:customStyle="1" w:styleId="TableGrid3">
    <w:name w:val="Table Grid3"/>
    <w:basedOn w:val="TableNormal"/>
    <w:next w:val="TableGrid"/>
    <w:uiPriority w:val="39"/>
    <w:rsid w:val="003F29A9"/>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2F455F"/>
    <w:pPr>
      <w:spacing w:line="240" w:lineRule="auto"/>
      <w:ind w:firstLine="0"/>
      <w:jc w:val="left"/>
    </w:pPr>
    <w:rPr>
      <w:lang w:val="en-GB"/>
    </w:rPr>
  </w:style>
  <w:style w:type="character" w:customStyle="1" w:styleId="Heading5Char">
    <w:name w:val="Heading 5 Char"/>
    <w:basedOn w:val="DefaultParagraphFont"/>
    <w:link w:val="Heading5"/>
    <w:uiPriority w:val="9"/>
    <w:semiHidden/>
    <w:rsid w:val="005F5D10"/>
    <w:rPr>
      <w:rFonts w:asciiTheme="majorHAnsi" w:eastAsiaTheme="majorEastAsia" w:hAnsiTheme="majorHAnsi" w:cstheme="majorBidi"/>
      <w:color w:val="2F5496" w:themeColor="accent1" w:themeShade="BF"/>
      <w:lang w:eastAsia="en-GB"/>
    </w:rPr>
  </w:style>
  <w:style w:type="character" w:styleId="Mention">
    <w:name w:val="Mention"/>
    <w:basedOn w:val="DefaultParagraphFont"/>
    <w:uiPriority w:val="99"/>
    <w:unhideWhenUsed/>
    <w:rsid w:val="005F5D1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4099">
      <w:bodyDiv w:val="1"/>
      <w:marLeft w:val="0"/>
      <w:marRight w:val="0"/>
      <w:marTop w:val="0"/>
      <w:marBottom w:val="0"/>
      <w:divBdr>
        <w:top w:val="none" w:sz="0" w:space="0" w:color="auto"/>
        <w:left w:val="none" w:sz="0" w:space="0" w:color="auto"/>
        <w:bottom w:val="none" w:sz="0" w:space="0" w:color="auto"/>
        <w:right w:val="none" w:sz="0" w:space="0" w:color="auto"/>
      </w:divBdr>
    </w:div>
    <w:div w:id="118039733">
      <w:bodyDiv w:val="1"/>
      <w:marLeft w:val="0"/>
      <w:marRight w:val="0"/>
      <w:marTop w:val="0"/>
      <w:marBottom w:val="0"/>
      <w:divBdr>
        <w:top w:val="none" w:sz="0" w:space="0" w:color="auto"/>
        <w:left w:val="none" w:sz="0" w:space="0" w:color="auto"/>
        <w:bottom w:val="none" w:sz="0" w:space="0" w:color="auto"/>
        <w:right w:val="none" w:sz="0" w:space="0" w:color="auto"/>
      </w:divBdr>
    </w:div>
    <w:div w:id="246961708">
      <w:bodyDiv w:val="1"/>
      <w:marLeft w:val="0"/>
      <w:marRight w:val="0"/>
      <w:marTop w:val="0"/>
      <w:marBottom w:val="0"/>
      <w:divBdr>
        <w:top w:val="none" w:sz="0" w:space="0" w:color="auto"/>
        <w:left w:val="none" w:sz="0" w:space="0" w:color="auto"/>
        <w:bottom w:val="none" w:sz="0" w:space="0" w:color="auto"/>
        <w:right w:val="none" w:sz="0" w:space="0" w:color="auto"/>
      </w:divBdr>
    </w:div>
    <w:div w:id="252054350">
      <w:bodyDiv w:val="1"/>
      <w:marLeft w:val="0"/>
      <w:marRight w:val="0"/>
      <w:marTop w:val="0"/>
      <w:marBottom w:val="0"/>
      <w:divBdr>
        <w:top w:val="none" w:sz="0" w:space="0" w:color="auto"/>
        <w:left w:val="none" w:sz="0" w:space="0" w:color="auto"/>
        <w:bottom w:val="none" w:sz="0" w:space="0" w:color="auto"/>
        <w:right w:val="none" w:sz="0" w:space="0" w:color="auto"/>
      </w:divBdr>
    </w:div>
    <w:div w:id="253516800">
      <w:bodyDiv w:val="1"/>
      <w:marLeft w:val="0"/>
      <w:marRight w:val="0"/>
      <w:marTop w:val="0"/>
      <w:marBottom w:val="0"/>
      <w:divBdr>
        <w:top w:val="none" w:sz="0" w:space="0" w:color="auto"/>
        <w:left w:val="none" w:sz="0" w:space="0" w:color="auto"/>
        <w:bottom w:val="none" w:sz="0" w:space="0" w:color="auto"/>
        <w:right w:val="none" w:sz="0" w:space="0" w:color="auto"/>
      </w:divBdr>
    </w:div>
    <w:div w:id="326714828">
      <w:bodyDiv w:val="1"/>
      <w:marLeft w:val="0"/>
      <w:marRight w:val="0"/>
      <w:marTop w:val="0"/>
      <w:marBottom w:val="0"/>
      <w:divBdr>
        <w:top w:val="none" w:sz="0" w:space="0" w:color="auto"/>
        <w:left w:val="none" w:sz="0" w:space="0" w:color="auto"/>
        <w:bottom w:val="none" w:sz="0" w:space="0" w:color="auto"/>
        <w:right w:val="none" w:sz="0" w:space="0" w:color="auto"/>
      </w:divBdr>
    </w:div>
    <w:div w:id="430054683">
      <w:bodyDiv w:val="1"/>
      <w:marLeft w:val="0"/>
      <w:marRight w:val="0"/>
      <w:marTop w:val="0"/>
      <w:marBottom w:val="0"/>
      <w:divBdr>
        <w:top w:val="none" w:sz="0" w:space="0" w:color="auto"/>
        <w:left w:val="none" w:sz="0" w:space="0" w:color="auto"/>
        <w:bottom w:val="none" w:sz="0" w:space="0" w:color="auto"/>
        <w:right w:val="none" w:sz="0" w:space="0" w:color="auto"/>
      </w:divBdr>
    </w:div>
    <w:div w:id="438571216">
      <w:bodyDiv w:val="1"/>
      <w:marLeft w:val="0"/>
      <w:marRight w:val="0"/>
      <w:marTop w:val="0"/>
      <w:marBottom w:val="0"/>
      <w:divBdr>
        <w:top w:val="none" w:sz="0" w:space="0" w:color="auto"/>
        <w:left w:val="none" w:sz="0" w:space="0" w:color="auto"/>
        <w:bottom w:val="none" w:sz="0" w:space="0" w:color="auto"/>
        <w:right w:val="none" w:sz="0" w:space="0" w:color="auto"/>
      </w:divBdr>
    </w:div>
    <w:div w:id="728379099">
      <w:bodyDiv w:val="1"/>
      <w:marLeft w:val="0"/>
      <w:marRight w:val="0"/>
      <w:marTop w:val="0"/>
      <w:marBottom w:val="0"/>
      <w:divBdr>
        <w:top w:val="none" w:sz="0" w:space="0" w:color="auto"/>
        <w:left w:val="none" w:sz="0" w:space="0" w:color="auto"/>
        <w:bottom w:val="none" w:sz="0" w:space="0" w:color="auto"/>
        <w:right w:val="none" w:sz="0" w:space="0" w:color="auto"/>
      </w:divBdr>
    </w:div>
    <w:div w:id="859318969">
      <w:bodyDiv w:val="1"/>
      <w:marLeft w:val="0"/>
      <w:marRight w:val="0"/>
      <w:marTop w:val="0"/>
      <w:marBottom w:val="0"/>
      <w:divBdr>
        <w:top w:val="none" w:sz="0" w:space="0" w:color="auto"/>
        <w:left w:val="none" w:sz="0" w:space="0" w:color="auto"/>
        <w:bottom w:val="none" w:sz="0" w:space="0" w:color="auto"/>
        <w:right w:val="none" w:sz="0" w:space="0" w:color="auto"/>
      </w:divBdr>
    </w:div>
    <w:div w:id="1116295545">
      <w:bodyDiv w:val="1"/>
      <w:marLeft w:val="0"/>
      <w:marRight w:val="0"/>
      <w:marTop w:val="0"/>
      <w:marBottom w:val="0"/>
      <w:divBdr>
        <w:top w:val="none" w:sz="0" w:space="0" w:color="auto"/>
        <w:left w:val="none" w:sz="0" w:space="0" w:color="auto"/>
        <w:bottom w:val="none" w:sz="0" w:space="0" w:color="auto"/>
        <w:right w:val="none" w:sz="0" w:space="0" w:color="auto"/>
      </w:divBdr>
    </w:div>
    <w:div w:id="1256750487">
      <w:bodyDiv w:val="1"/>
      <w:marLeft w:val="0"/>
      <w:marRight w:val="0"/>
      <w:marTop w:val="0"/>
      <w:marBottom w:val="0"/>
      <w:divBdr>
        <w:top w:val="none" w:sz="0" w:space="0" w:color="auto"/>
        <w:left w:val="none" w:sz="0" w:space="0" w:color="auto"/>
        <w:bottom w:val="none" w:sz="0" w:space="0" w:color="auto"/>
        <w:right w:val="none" w:sz="0" w:space="0" w:color="auto"/>
      </w:divBdr>
    </w:div>
    <w:div w:id="1262910978">
      <w:bodyDiv w:val="1"/>
      <w:marLeft w:val="0"/>
      <w:marRight w:val="0"/>
      <w:marTop w:val="0"/>
      <w:marBottom w:val="0"/>
      <w:divBdr>
        <w:top w:val="none" w:sz="0" w:space="0" w:color="auto"/>
        <w:left w:val="none" w:sz="0" w:space="0" w:color="auto"/>
        <w:bottom w:val="none" w:sz="0" w:space="0" w:color="auto"/>
        <w:right w:val="none" w:sz="0" w:space="0" w:color="auto"/>
      </w:divBdr>
    </w:div>
    <w:div w:id="1356662729">
      <w:bodyDiv w:val="1"/>
      <w:marLeft w:val="0"/>
      <w:marRight w:val="0"/>
      <w:marTop w:val="0"/>
      <w:marBottom w:val="0"/>
      <w:divBdr>
        <w:top w:val="none" w:sz="0" w:space="0" w:color="auto"/>
        <w:left w:val="none" w:sz="0" w:space="0" w:color="auto"/>
        <w:bottom w:val="none" w:sz="0" w:space="0" w:color="auto"/>
        <w:right w:val="none" w:sz="0" w:space="0" w:color="auto"/>
      </w:divBdr>
    </w:div>
    <w:div w:id="1429083074">
      <w:bodyDiv w:val="1"/>
      <w:marLeft w:val="0"/>
      <w:marRight w:val="0"/>
      <w:marTop w:val="0"/>
      <w:marBottom w:val="0"/>
      <w:divBdr>
        <w:top w:val="none" w:sz="0" w:space="0" w:color="auto"/>
        <w:left w:val="none" w:sz="0" w:space="0" w:color="auto"/>
        <w:bottom w:val="none" w:sz="0" w:space="0" w:color="auto"/>
        <w:right w:val="none" w:sz="0" w:space="0" w:color="auto"/>
      </w:divBdr>
    </w:div>
    <w:div w:id="1498111331">
      <w:bodyDiv w:val="1"/>
      <w:marLeft w:val="0"/>
      <w:marRight w:val="0"/>
      <w:marTop w:val="0"/>
      <w:marBottom w:val="0"/>
      <w:divBdr>
        <w:top w:val="none" w:sz="0" w:space="0" w:color="auto"/>
        <w:left w:val="none" w:sz="0" w:space="0" w:color="auto"/>
        <w:bottom w:val="none" w:sz="0" w:space="0" w:color="auto"/>
        <w:right w:val="none" w:sz="0" w:space="0" w:color="auto"/>
      </w:divBdr>
    </w:div>
    <w:div w:id="1569923851">
      <w:bodyDiv w:val="1"/>
      <w:marLeft w:val="0"/>
      <w:marRight w:val="0"/>
      <w:marTop w:val="0"/>
      <w:marBottom w:val="0"/>
      <w:divBdr>
        <w:top w:val="none" w:sz="0" w:space="0" w:color="auto"/>
        <w:left w:val="none" w:sz="0" w:space="0" w:color="auto"/>
        <w:bottom w:val="none" w:sz="0" w:space="0" w:color="auto"/>
        <w:right w:val="none" w:sz="0" w:space="0" w:color="auto"/>
      </w:divBdr>
    </w:div>
    <w:div w:id="1638609557">
      <w:bodyDiv w:val="1"/>
      <w:marLeft w:val="0"/>
      <w:marRight w:val="0"/>
      <w:marTop w:val="0"/>
      <w:marBottom w:val="0"/>
      <w:divBdr>
        <w:top w:val="none" w:sz="0" w:space="0" w:color="auto"/>
        <w:left w:val="none" w:sz="0" w:space="0" w:color="auto"/>
        <w:bottom w:val="none" w:sz="0" w:space="0" w:color="auto"/>
        <w:right w:val="none" w:sz="0" w:space="0" w:color="auto"/>
      </w:divBdr>
    </w:div>
    <w:div w:id="1840848765">
      <w:bodyDiv w:val="1"/>
      <w:marLeft w:val="0"/>
      <w:marRight w:val="0"/>
      <w:marTop w:val="0"/>
      <w:marBottom w:val="0"/>
      <w:divBdr>
        <w:top w:val="none" w:sz="0" w:space="0" w:color="auto"/>
        <w:left w:val="none" w:sz="0" w:space="0" w:color="auto"/>
        <w:bottom w:val="none" w:sz="0" w:space="0" w:color="auto"/>
        <w:right w:val="none" w:sz="0" w:space="0" w:color="auto"/>
      </w:divBdr>
      <w:divsChild>
        <w:div w:id="1718579606">
          <w:marLeft w:val="0"/>
          <w:marRight w:val="0"/>
          <w:marTop w:val="0"/>
          <w:marBottom w:val="0"/>
          <w:divBdr>
            <w:top w:val="none" w:sz="0" w:space="0" w:color="auto"/>
            <w:left w:val="none" w:sz="0" w:space="0" w:color="auto"/>
            <w:bottom w:val="none" w:sz="0" w:space="0" w:color="auto"/>
            <w:right w:val="none" w:sz="0" w:space="0" w:color="auto"/>
          </w:divBdr>
          <w:divsChild>
            <w:div w:id="1770394941">
              <w:marLeft w:val="0"/>
              <w:marRight w:val="0"/>
              <w:marTop w:val="0"/>
              <w:marBottom w:val="0"/>
              <w:divBdr>
                <w:top w:val="none" w:sz="0" w:space="0" w:color="auto"/>
                <w:left w:val="none" w:sz="0" w:space="0" w:color="auto"/>
                <w:bottom w:val="none" w:sz="0" w:space="0" w:color="auto"/>
                <w:right w:val="none" w:sz="0" w:space="0" w:color="auto"/>
              </w:divBdr>
              <w:divsChild>
                <w:div w:id="19818052">
                  <w:marLeft w:val="0"/>
                  <w:marRight w:val="0"/>
                  <w:marTop w:val="0"/>
                  <w:marBottom w:val="0"/>
                  <w:divBdr>
                    <w:top w:val="none" w:sz="0" w:space="0" w:color="auto"/>
                    <w:left w:val="none" w:sz="0" w:space="0" w:color="auto"/>
                    <w:bottom w:val="none" w:sz="0" w:space="0" w:color="auto"/>
                    <w:right w:val="none" w:sz="0" w:space="0" w:color="auto"/>
                  </w:divBdr>
                  <w:divsChild>
                    <w:div w:id="1998727484">
                      <w:marLeft w:val="0"/>
                      <w:marRight w:val="0"/>
                      <w:marTop w:val="0"/>
                      <w:marBottom w:val="0"/>
                      <w:divBdr>
                        <w:top w:val="none" w:sz="0" w:space="0" w:color="auto"/>
                        <w:left w:val="none" w:sz="0" w:space="0" w:color="auto"/>
                        <w:bottom w:val="none" w:sz="0" w:space="0" w:color="auto"/>
                        <w:right w:val="none" w:sz="0" w:space="0" w:color="auto"/>
                      </w:divBdr>
                      <w:divsChild>
                        <w:div w:id="801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53314">
          <w:marLeft w:val="0"/>
          <w:marRight w:val="0"/>
          <w:marTop w:val="0"/>
          <w:marBottom w:val="0"/>
          <w:divBdr>
            <w:top w:val="none" w:sz="0" w:space="0" w:color="auto"/>
            <w:left w:val="none" w:sz="0" w:space="0" w:color="auto"/>
            <w:bottom w:val="none" w:sz="0" w:space="0" w:color="auto"/>
            <w:right w:val="none" w:sz="0" w:space="0" w:color="auto"/>
          </w:divBdr>
          <w:divsChild>
            <w:div w:id="2087611979">
              <w:marLeft w:val="0"/>
              <w:marRight w:val="0"/>
              <w:marTop w:val="0"/>
              <w:marBottom w:val="0"/>
              <w:divBdr>
                <w:top w:val="none" w:sz="0" w:space="0" w:color="auto"/>
                <w:left w:val="none" w:sz="0" w:space="0" w:color="auto"/>
                <w:bottom w:val="none" w:sz="0" w:space="0" w:color="auto"/>
                <w:right w:val="none" w:sz="0" w:space="0" w:color="auto"/>
              </w:divBdr>
              <w:divsChild>
                <w:div w:id="1379164507">
                  <w:marLeft w:val="0"/>
                  <w:marRight w:val="0"/>
                  <w:marTop w:val="0"/>
                  <w:marBottom w:val="0"/>
                  <w:divBdr>
                    <w:top w:val="none" w:sz="0" w:space="0" w:color="auto"/>
                    <w:left w:val="none" w:sz="0" w:space="0" w:color="auto"/>
                    <w:bottom w:val="none" w:sz="0" w:space="0" w:color="auto"/>
                    <w:right w:val="none" w:sz="0" w:space="0" w:color="auto"/>
                  </w:divBdr>
                  <w:divsChild>
                    <w:div w:id="5332961">
                      <w:marLeft w:val="0"/>
                      <w:marRight w:val="0"/>
                      <w:marTop w:val="0"/>
                      <w:marBottom w:val="0"/>
                      <w:divBdr>
                        <w:top w:val="none" w:sz="0" w:space="0" w:color="auto"/>
                        <w:left w:val="none" w:sz="0" w:space="0" w:color="auto"/>
                        <w:bottom w:val="none" w:sz="0" w:space="0" w:color="auto"/>
                        <w:right w:val="none" w:sz="0" w:space="0" w:color="auto"/>
                      </w:divBdr>
                      <w:divsChild>
                        <w:div w:id="10674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868628">
      <w:bodyDiv w:val="1"/>
      <w:marLeft w:val="0"/>
      <w:marRight w:val="0"/>
      <w:marTop w:val="0"/>
      <w:marBottom w:val="0"/>
      <w:divBdr>
        <w:top w:val="none" w:sz="0" w:space="0" w:color="auto"/>
        <w:left w:val="none" w:sz="0" w:space="0" w:color="auto"/>
        <w:bottom w:val="none" w:sz="0" w:space="0" w:color="auto"/>
        <w:right w:val="none" w:sz="0" w:space="0" w:color="auto"/>
      </w:divBdr>
    </w:div>
    <w:div w:id="1950965069">
      <w:bodyDiv w:val="1"/>
      <w:marLeft w:val="0"/>
      <w:marRight w:val="0"/>
      <w:marTop w:val="0"/>
      <w:marBottom w:val="0"/>
      <w:divBdr>
        <w:top w:val="none" w:sz="0" w:space="0" w:color="auto"/>
        <w:left w:val="none" w:sz="0" w:space="0" w:color="auto"/>
        <w:bottom w:val="none" w:sz="0" w:space="0" w:color="auto"/>
        <w:right w:val="none" w:sz="0" w:space="0" w:color="auto"/>
      </w:divBdr>
      <w:divsChild>
        <w:div w:id="805120965">
          <w:marLeft w:val="0"/>
          <w:marRight w:val="0"/>
          <w:marTop w:val="0"/>
          <w:marBottom w:val="0"/>
          <w:divBdr>
            <w:top w:val="none" w:sz="0" w:space="0" w:color="auto"/>
            <w:left w:val="none" w:sz="0" w:space="0" w:color="auto"/>
            <w:bottom w:val="none" w:sz="0" w:space="0" w:color="auto"/>
            <w:right w:val="none" w:sz="0" w:space="0" w:color="auto"/>
          </w:divBdr>
          <w:divsChild>
            <w:div w:id="421269433">
              <w:marLeft w:val="0"/>
              <w:marRight w:val="0"/>
              <w:marTop w:val="0"/>
              <w:marBottom w:val="0"/>
              <w:divBdr>
                <w:top w:val="none" w:sz="0" w:space="0" w:color="auto"/>
                <w:left w:val="none" w:sz="0" w:space="0" w:color="auto"/>
                <w:bottom w:val="none" w:sz="0" w:space="0" w:color="auto"/>
                <w:right w:val="none" w:sz="0" w:space="0" w:color="auto"/>
              </w:divBdr>
              <w:divsChild>
                <w:div w:id="2142726989">
                  <w:marLeft w:val="0"/>
                  <w:marRight w:val="0"/>
                  <w:marTop w:val="0"/>
                  <w:marBottom w:val="0"/>
                  <w:divBdr>
                    <w:top w:val="none" w:sz="0" w:space="0" w:color="auto"/>
                    <w:left w:val="none" w:sz="0" w:space="0" w:color="auto"/>
                    <w:bottom w:val="none" w:sz="0" w:space="0" w:color="auto"/>
                    <w:right w:val="none" w:sz="0" w:space="0" w:color="auto"/>
                  </w:divBdr>
                  <w:divsChild>
                    <w:div w:id="459497572">
                      <w:marLeft w:val="0"/>
                      <w:marRight w:val="0"/>
                      <w:marTop w:val="0"/>
                      <w:marBottom w:val="0"/>
                      <w:divBdr>
                        <w:top w:val="none" w:sz="0" w:space="0" w:color="auto"/>
                        <w:left w:val="none" w:sz="0" w:space="0" w:color="auto"/>
                        <w:bottom w:val="none" w:sz="0" w:space="0" w:color="auto"/>
                        <w:right w:val="none" w:sz="0" w:space="0" w:color="auto"/>
                      </w:divBdr>
                      <w:divsChild>
                        <w:div w:id="1211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217">
          <w:marLeft w:val="0"/>
          <w:marRight w:val="0"/>
          <w:marTop w:val="0"/>
          <w:marBottom w:val="0"/>
          <w:divBdr>
            <w:top w:val="none" w:sz="0" w:space="0" w:color="auto"/>
            <w:left w:val="none" w:sz="0" w:space="0" w:color="auto"/>
            <w:bottom w:val="none" w:sz="0" w:space="0" w:color="auto"/>
            <w:right w:val="none" w:sz="0" w:space="0" w:color="auto"/>
          </w:divBdr>
          <w:divsChild>
            <w:div w:id="1462461380">
              <w:marLeft w:val="0"/>
              <w:marRight w:val="0"/>
              <w:marTop w:val="0"/>
              <w:marBottom w:val="0"/>
              <w:divBdr>
                <w:top w:val="none" w:sz="0" w:space="0" w:color="auto"/>
                <w:left w:val="none" w:sz="0" w:space="0" w:color="auto"/>
                <w:bottom w:val="none" w:sz="0" w:space="0" w:color="auto"/>
                <w:right w:val="none" w:sz="0" w:space="0" w:color="auto"/>
              </w:divBdr>
              <w:divsChild>
                <w:div w:id="628433508">
                  <w:marLeft w:val="0"/>
                  <w:marRight w:val="0"/>
                  <w:marTop w:val="0"/>
                  <w:marBottom w:val="0"/>
                  <w:divBdr>
                    <w:top w:val="none" w:sz="0" w:space="0" w:color="auto"/>
                    <w:left w:val="none" w:sz="0" w:space="0" w:color="auto"/>
                    <w:bottom w:val="none" w:sz="0" w:space="0" w:color="auto"/>
                    <w:right w:val="none" w:sz="0" w:space="0" w:color="auto"/>
                  </w:divBdr>
                  <w:divsChild>
                    <w:div w:id="1640376317">
                      <w:marLeft w:val="0"/>
                      <w:marRight w:val="0"/>
                      <w:marTop w:val="0"/>
                      <w:marBottom w:val="0"/>
                      <w:divBdr>
                        <w:top w:val="none" w:sz="0" w:space="0" w:color="auto"/>
                        <w:left w:val="none" w:sz="0" w:space="0" w:color="auto"/>
                        <w:bottom w:val="none" w:sz="0" w:space="0" w:color="auto"/>
                        <w:right w:val="none" w:sz="0" w:space="0" w:color="auto"/>
                      </w:divBdr>
                      <w:divsChild>
                        <w:div w:id="6494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8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udentservice@buv.edu.vn" TargetMode="External"/><Relationship Id="rId18" Type="http://schemas.openxmlformats.org/officeDocument/2006/relationships/hyperlink" Target="mailto:studentservice@buv.edu.vn" TargetMode="External"/><Relationship Id="rId26" Type="http://schemas.openxmlformats.org/officeDocument/2006/relationships/hyperlink" Target="https://buveduvn0-my.sharepoint.com/personal/studentservice_buv_edu_vn/_layouts/15/guestaccess.aspx?share=Enul4z_EOQhLrCG0w_qMySQBW70VkOmkjxvI38hD85mkdg&amp;e=7584bo" TargetMode="External"/><Relationship Id="rId39" Type="http://schemas.openxmlformats.org/officeDocument/2006/relationships/hyperlink" Target="mailto:services@buv.edu.vn" TargetMode="External"/><Relationship Id="rId21" Type="http://schemas.openxmlformats.org/officeDocument/2006/relationships/image" Target="media/image1.png"/><Relationship Id="rId34" Type="http://schemas.openxmlformats.org/officeDocument/2006/relationships/image" Target="media/image3.png"/><Relationship Id="rId42" Type="http://schemas.openxmlformats.org/officeDocument/2006/relationships/hyperlink" Target="mailto:transportation@buv.edu.vn" TargetMode="External"/><Relationship Id="rId47" Type="http://schemas.openxmlformats.org/officeDocument/2006/relationships/hyperlink" Target="mailto:transportation@buv.edu.vn" TargetMode="External"/><Relationship Id="rId50" Type="http://schemas.openxmlformats.org/officeDocument/2006/relationships/hyperlink" Target="mailto:transportation@buv.edu.v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examoffice@buv.edu.vn" TargetMode="External"/><Relationship Id="rId29" Type="http://schemas.openxmlformats.org/officeDocument/2006/relationships/hyperlink" Target="mailto:cais@buv.edu.vn" TargetMode="External"/><Relationship Id="rId11" Type="http://schemas.openxmlformats.org/officeDocument/2006/relationships/hyperlink" Target="mailto:studentservice@buv.edu.vn" TargetMode="External"/><Relationship Id="rId24" Type="http://schemas.openxmlformats.org/officeDocument/2006/relationships/hyperlink" Target="https://buveduvn0-my.sharepoint.com/personal/thuy_nt5_buv_edu_vn/_layouts/15/guestaccess.aspx?share=EeO90yZx2N9CiItNEIsbH0gBHGlgK9SAzAm3_Vxrqg2-Jw&amp;e=xAUjJv" TargetMode="External"/><Relationship Id="rId32" Type="http://schemas.openxmlformats.org/officeDocument/2006/relationships/hyperlink" Target="mailto:cais@buv.edu.vn" TargetMode="External"/><Relationship Id="rId37" Type="http://schemas.openxmlformats.org/officeDocument/2006/relationships/hyperlink" Target="mailto:studentservice@buv.edu.vn" TargetMode="External"/><Relationship Id="rId40" Type="http://schemas.openxmlformats.org/officeDocument/2006/relationships/hyperlink" Target="mailto:transportation@buv.edu.vn" TargetMode="External"/><Relationship Id="rId45" Type="http://schemas.openxmlformats.org/officeDocument/2006/relationships/hyperlink" Target="mailto:transportation@buv.edu.vn" TargetMode="External"/><Relationship Id="rId53" Type="http://schemas.openxmlformats.org/officeDocument/2006/relationships/image" Target="media/image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academic-support@buv.edu.vn" TargetMode="External"/><Relationship Id="rId4" Type="http://schemas.openxmlformats.org/officeDocument/2006/relationships/settings" Target="settings.xml"/><Relationship Id="rId9" Type="http://schemas.openxmlformats.org/officeDocument/2006/relationships/hyperlink" Target="mailto:studentservice@buv.edu.vn" TargetMode="External"/><Relationship Id="rId14"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22" Type="http://schemas.openxmlformats.org/officeDocument/2006/relationships/hyperlink" Target="https://buveduvn0-my.sharepoint.com/personal/thuy_nt5_buv_edu_vn/_layouts/15/guestaccess.aspx?share=EeO90yZx2N9CiItNEIsbH0gBHGlgK9SAzAm3_Vxrqg2-Jw&amp;e=xAUjJv" TargetMode="External"/><Relationship Id="rId27" Type="http://schemas.openxmlformats.org/officeDocument/2006/relationships/hyperlink" Target="mailto:studentservice@buv.edu.vn" TargetMode="External"/><Relationship Id="rId30" Type="http://schemas.openxmlformats.org/officeDocument/2006/relationships/hyperlink" Target="mailto:cais@buv.edu.vn" TargetMode="External"/><Relationship Id="rId35" Type="http://schemas.openxmlformats.org/officeDocument/2006/relationships/hyperlink" Target="https://adenvn-schools.com/en/" TargetMode="External"/><Relationship Id="rId43" Type="http://schemas.openxmlformats.org/officeDocument/2006/relationships/image" Target="media/image4.jpeg"/><Relationship Id="rId48" Type="http://schemas.openxmlformats.org/officeDocument/2006/relationships/hyperlink" Target="mailto:transportation@buv.edu.vn" TargetMode="External"/><Relationship Id="rId56" Type="http://schemas.openxmlformats.org/officeDocument/2006/relationships/fontTable" Target="fontTable.xml"/><Relationship Id="rId8" Type="http://schemas.openxmlformats.org/officeDocument/2006/relationships/hyperlink" Target="mailto:studentservice@buv.edu.vn" TargetMode="External"/><Relationship Id="rId51" Type="http://schemas.openxmlformats.org/officeDocument/2006/relationships/hyperlink" Target="mailto:SE-careers@buv.edu.vn" TargetMode="External"/><Relationship Id="rId3" Type="http://schemas.openxmlformats.org/officeDocument/2006/relationships/styles" Target="styles.xml"/><Relationship Id="rId12"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17" Type="http://schemas.openxmlformats.org/officeDocument/2006/relationships/hyperlink" Target="mailto:examoffice@buv.edu.vn" TargetMode="External"/><Relationship Id="rId25" Type="http://schemas.openxmlformats.org/officeDocument/2006/relationships/hyperlink" Target="mailto:international@buv.edu.vn" TargetMode="External"/><Relationship Id="rId33" Type="http://schemas.openxmlformats.org/officeDocument/2006/relationships/image" Target="media/image2.png"/><Relationship Id="rId38" Type="http://schemas.openxmlformats.org/officeDocument/2006/relationships/hyperlink" Target="mailto:services@buv.edu.vn" TargetMode="External"/><Relationship Id="rId46" Type="http://schemas.openxmlformats.org/officeDocument/2006/relationships/hyperlink" Target="mailto:transportation@buv.edu.vn" TargetMode="External"/><Relationship Id="rId59" Type="http://schemas.microsoft.com/office/2020/10/relationships/intelligence" Target="intelligence2.xml"/><Relationship Id="rId20" Type="http://schemas.openxmlformats.org/officeDocument/2006/relationships/hyperlink" Target="mailto:academic-support@buv.edu.vn" TargetMode="External"/><Relationship Id="rId41" Type="http://schemas.openxmlformats.org/officeDocument/2006/relationships/hyperlink" Target="mailto:transportation@buv.edu.vn"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udentservice@buv.edu.vn" TargetMode="External"/><Relationship Id="rId23" Type="http://schemas.openxmlformats.org/officeDocument/2006/relationships/hyperlink" Target="mailto:international@buv.edu.vn" TargetMode="External"/><Relationship Id="rId28" Type="http://schemas.openxmlformats.org/officeDocument/2006/relationships/hyperlink" Target="mailto:studentservice@buv.edu.vn" TargetMode="External"/><Relationship Id="rId36" Type="http://schemas.openxmlformats.org/officeDocument/2006/relationships/hyperlink" Target="http://adenvn-schools.com/vi" TargetMode="External"/><Relationship Id="rId49" Type="http://schemas.openxmlformats.org/officeDocument/2006/relationships/hyperlink" Target="mailto:transportation@buv.edu.vn" TargetMode="External"/><Relationship Id="rId57" Type="http://schemas.microsoft.com/office/2011/relationships/people" Target="people.xml"/><Relationship Id="rId10" Type="http://schemas.openxmlformats.org/officeDocument/2006/relationships/hyperlink" Target="mailto:studentservice@buv.edu.vn" TargetMode="External"/><Relationship Id="rId31" Type="http://schemas.openxmlformats.org/officeDocument/2006/relationships/hyperlink" Target="mailto:cais@buv.edu.vn" TargetMode="External"/><Relationship Id="rId44" Type="http://schemas.openxmlformats.org/officeDocument/2006/relationships/hyperlink" Target="mailto:transportation@buv.edu.vn" TargetMode="External"/><Relationship Id="rId52" Type="http://schemas.openxmlformats.org/officeDocument/2006/relationships/hyperlink" Target="mailto:SE-careers@buv.edu.v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A8-ACCE-48F1-BCD9-390E8DBEB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14</Pages>
  <Words>60296</Words>
  <Characters>343690</Characters>
  <Application>Microsoft Office Word</Application>
  <DocSecurity>0</DocSecurity>
  <Lines>2864</Lines>
  <Paragraphs>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Tran, ACA Compliance (BUV)</dc:creator>
  <cp:keywords/>
  <dc:description/>
  <cp:lastModifiedBy>Uyen Tran, SIO (BUV)</cp:lastModifiedBy>
  <cp:revision>143</cp:revision>
  <cp:lastPrinted>2024-07-26T03:52:00Z</cp:lastPrinted>
  <dcterms:created xsi:type="dcterms:W3CDTF">2023-12-26T06:43:00Z</dcterms:created>
  <dcterms:modified xsi:type="dcterms:W3CDTF">2024-09-13T11:31:00Z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ab47aa1a31a8cb9d49a8fa65929532b894d6a71aea8eebcfbdc7c11ed203185d</vt:lpwstr>
  </property>
  <property fmtid="{D5CDD505-2E9C-101B-9397-08002B2CF9AE}" pid="3" name="_DocHome">
    <vt:i4>862698757</vt:i4>
  </property>
</Properties>
</file>